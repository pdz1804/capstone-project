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5500B" w14:textId="1F6840A0" w:rsidR="00C778EC" w:rsidRPr="00F37467" w:rsidRDefault="00C778EC">
      <w:pPr>
        <w:pStyle w:val="1"/>
        <w:ind w:firstLineChars="100" w:firstLine="281"/>
        <w:rPr>
          <w:rFonts w:ascii="Meiryo UI" w:eastAsia="Meiryo UI" w:hAnsi="Meiryo UI"/>
          <w:rPrChange w:id="0" w:author="Sasaki Kenji／佐々木　研二／AI" w:date="2021-11-19T14:16:00Z">
            <w:rPr>
              <w:rFonts w:ascii="ＭＳ ゴシック" w:eastAsia="ＭＳ ゴシック" w:hAnsi="ＭＳ ゴシック"/>
            </w:rPr>
          </w:rPrChange>
        </w:rPr>
      </w:pPr>
      <w:bookmarkStart w:id="1" w:name="_Toc258526119"/>
      <w:bookmarkStart w:id="2" w:name="_Toc260502788"/>
      <w:bookmarkStart w:id="3" w:name="_Toc260502956"/>
      <w:bookmarkStart w:id="4" w:name="_Toc258526120"/>
      <w:bookmarkStart w:id="5" w:name="_Toc260502789"/>
      <w:bookmarkStart w:id="6" w:name="_Toc260502957"/>
      <w:bookmarkStart w:id="7" w:name="_Toc80878034"/>
      <w:bookmarkStart w:id="8" w:name="_Toc189941479"/>
      <w:r w:rsidRPr="00F37467">
        <w:rPr>
          <w:lang w:val="en"/>
          <w:rPrChange w:id="9" w:author="Sasaki Kenji／佐々木　研二／AI" w:date="2021-11-19T14:16:00Z">
            <w:rPr>
              <w:rFonts w:ascii="ＭＳ ゴシック" w:eastAsia="ＭＳ ゴシック" w:hAnsi="ＭＳ ゴシック"/>
            </w:rPr>
          </w:rPrChange>
        </w:rPr>
        <w:t>0-1.</w:t>
      </w:r>
      <w:ins w:id="10" w:author="Sugahara, Hikaru/菅原 光" w:date="2022-06-25T17:40:00Z">
        <w:r w:rsidR="009C1BE0" w:rsidRPr="009C1BE0">
          <w:rPr>
            <w:rFonts w:ascii="Meiryo UI" w:eastAsia="Meiryo UI" w:hAnsi="Meiryo UI" w:hint="eastAsia"/>
          </w:rPr>
          <w:t xml:space="preserve"> </w:t>
        </w:r>
        <w:r w:rsidR="009C1BE0" w:rsidRPr="00B3199B">
          <w:rPr>
            <w:rFonts w:ascii="Meiryo UI" w:eastAsia="Meiryo UI" w:hAnsi="Meiryo UI" w:hint="eastAsia"/>
          </w:rPr>
          <w:t>変更履歴</w:t>
        </w:r>
        <w:r w:rsidR="009C1BE0">
          <w:rPr>
            <w:rFonts w:ascii="Meiryo UI" w:eastAsia="Meiryo UI" w:hAnsi="Meiryo UI" w:hint="eastAsia"/>
          </w:rPr>
          <w:t xml:space="preserve"> </w:t>
        </w:r>
      </w:ins>
      <w:r w:rsidRPr="00F37467">
        <w:rPr>
          <w:lang w:val="en"/>
          <w:rPrChange w:id="11" w:author="Sasaki Kenji／佐々木　研二／AI" w:date="2021-11-19T14:16:00Z">
            <w:rPr>
              <w:rFonts w:ascii="ＭＳ ゴシック" w:eastAsia="ＭＳ ゴシック" w:hAnsi="ＭＳ ゴシック"/>
            </w:rPr>
          </w:rPrChange>
        </w:rPr>
        <w:t>Change History</w:t>
      </w:r>
      <w:bookmarkEnd w:id="1"/>
      <w:bookmarkEnd w:id="2"/>
      <w:bookmarkEnd w:id="3"/>
      <w:bookmarkEnd w:id="4"/>
      <w:bookmarkEnd w:id="5"/>
      <w:bookmarkEnd w:id="6"/>
      <w:bookmarkEnd w:id="7"/>
      <w:bookmarkEnd w:id="8"/>
    </w:p>
    <w:tbl>
      <w:tblPr>
        <w:tblpPr w:leftFromText="142" w:rightFromText="142" w:vertAnchor="text" w:horzAnchor="margin"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Change w:id="12" w:author="Nakamura, Taiki/中村 泰貴" w:date="2021-09-05T17:45:00Z">
          <w:tblPr>
            <w:tblpPr w:leftFromText="142" w:rightFromText="142" w:vertAnchor="text" w:horzAnchor="margin"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978"/>
        <w:gridCol w:w="3808"/>
        <w:gridCol w:w="1276"/>
        <w:gridCol w:w="1441"/>
        <w:gridCol w:w="1217"/>
        <w:tblGridChange w:id="13">
          <w:tblGrid>
            <w:gridCol w:w="853"/>
            <w:gridCol w:w="125"/>
            <w:gridCol w:w="3153"/>
            <w:gridCol w:w="655"/>
            <w:gridCol w:w="494"/>
            <w:gridCol w:w="782"/>
            <w:gridCol w:w="1441"/>
            <w:gridCol w:w="340"/>
            <w:gridCol w:w="877"/>
          </w:tblGrid>
        </w:tblGridChange>
      </w:tblGrid>
      <w:tr w:rsidR="00C778EC" w:rsidRPr="009C78C3" w14:paraId="1A3B40A9" w14:textId="77777777" w:rsidTr="00D976CE">
        <w:trPr>
          <w:trHeight w:val="343"/>
          <w:trPrChange w:id="14" w:author="Nakamura, Taiki/中村 泰貴" w:date="2021-09-05T17:45:00Z">
            <w:trPr>
              <w:trHeight w:val="343"/>
            </w:trPr>
          </w:trPrChange>
        </w:trPr>
        <w:tc>
          <w:tcPr>
            <w:tcW w:w="978" w:type="dxa"/>
            <w:tcPrChange w:id="15" w:author="Nakamura, Taiki/中村 泰貴" w:date="2021-09-05T17:45:00Z">
              <w:tcPr>
                <w:tcW w:w="853" w:type="dxa"/>
              </w:tcPr>
            </w:tcPrChange>
          </w:tcPr>
          <w:p w14:paraId="0C7C85CC" w14:textId="77777777" w:rsidR="00C778EC" w:rsidRPr="003667A2" w:rsidRDefault="00C778EC" w:rsidP="00D976CE">
            <w:pPr>
              <w:jc w:val="center"/>
              <w:rPr>
                <w:rFonts w:ascii="Meiryo UI" w:eastAsia="Meiryo UI" w:hAnsi="Meiryo UI" w:cs="Meiryo UI"/>
                <w:szCs w:val="20"/>
              </w:rPr>
            </w:pPr>
            <w:r w:rsidRPr="003667A2">
              <w:rPr>
                <w:szCs w:val="20"/>
                <w:lang w:val="en"/>
              </w:rPr>
              <w:t>See</w:t>
            </w:r>
          </w:p>
        </w:tc>
        <w:tc>
          <w:tcPr>
            <w:tcW w:w="3808" w:type="dxa"/>
            <w:tcPrChange w:id="16" w:author="Nakamura, Taiki/中村 泰貴" w:date="2021-09-05T17:45:00Z">
              <w:tcPr>
                <w:tcW w:w="3278" w:type="dxa"/>
                <w:gridSpan w:val="2"/>
              </w:tcPr>
            </w:tcPrChange>
          </w:tcPr>
          <w:p w14:paraId="245A0E4D" w14:textId="219DCABA" w:rsidR="009C1BE0" w:rsidRDefault="009C1BE0">
            <w:pPr>
              <w:jc w:val="center"/>
              <w:rPr>
                <w:ins w:id="17" w:author="Sugahara, Hikaru/菅原 光" w:date="2022-06-25T17:41:00Z"/>
                <w:szCs w:val="20"/>
                <w:lang w:val="en"/>
              </w:rPr>
              <w:pPrChange w:id="18" w:author="Nakamura, Taiki/中村 泰貴" w:date="2021-09-05T17:45:00Z">
                <w:pPr>
                  <w:framePr w:hSpace="142" w:wrap="around" w:vAnchor="text" w:hAnchor="margin" w:y="208"/>
                </w:pPr>
              </w:pPrChange>
            </w:pPr>
            <w:ins w:id="19" w:author="Sugahara, Hikaru/菅原 光" w:date="2022-06-25T17:41:00Z">
              <w:r w:rsidRPr="003667A2">
                <w:rPr>
                  <w:rFonts w:ascii="Meiryo UI" w:eastAsia="Meiryo UI" w:hAnsi="Meiryo UI" w:cs="Meiryo UI" w:hint="eastAsia"/>
                  <w:szCs w:val="20"/>
                </w:rPr>
                <w:t>変更内容</w:t>
              </w:r>
            </w:ins>
          </w:p>
          <w:p w14:paraId="2025A7BF" w14:textId="482DE940" w:rsidR="00C778EC" w:rsidRPr="003667A2" w:rsidRDefault="00C778EC">
            <w:pPr>
              <w:jc w:val="center"/>
              <w:rPr>
                <w:rFonts w:ascii="Meiryo UI" w:eastAsia="Meiryo UI" w:hAnsi="Meiryo UI" w:cs="Meiryo UI"/>
                <w:szCs w:val="20"/>
              </w:rPr>
              <w:pPrChange w:id="20" w:author="Nakamura, Taiki/中村 泰貴" w:date="2021-09-05T17:45:00Z">
                <w:pPr>
                  <w:framePr w:hSpace="142" w:wrap="around" w:vAnchor="text" w:hAnchor="margin" w:y="208"/>
                </w:pPr>
              </w:pPrChange>
            </w:pPr>
            <w:r w:rsidRPr="003667A2">
              <w:rPr>
                <w:szCs w:val="20"/>
                <w:lang w:val="en"/>
              </w:rPr>
              <w:t>What's changed?</w:t>
            </w:r>
          </w:p>
        </w:tc>
        <w:tc>
          <w:tcPr>
            <w:tcW w:w="1276" w:type="dxa"/>
            <w:tcPrChange w:id="21" w:author="Nakamura, Taiki/中村 泰貴" w:date="2021-09-05T17:45:00Z">
              <w:tcPr>
                <w:tcW w:w="1149" w:type="dxa"/>
                <w:gridSpan w:val="2"/>
              </w:tcPr>
            </w:tcPrChange>
          </w:tcPr>
          <w:p w14:paraId="05C5F325" w14:textId="648FED68" w:rsidR="009C1BE0" w:rsidRDefault="009C1BE0">
            <w:pPr>
              <w:jc w:val="center"/>
              <w:rPr>
                <w:ins w:id="22" w:author="Sugahara, Hikaru/菅原 光" w:date="2022-06-25T17:41:00Z"/>
                <w:szCs w:val="20"/>
                <w:lang w:val="en"/>
              </w:rPr>
              <w:pPrChange w:id="23" w:author="Nakamura, Taiki/中村 泰貴" w:date="2021-09-05T17:45:00Z">
                <w:pPr>
                  <w:framePr w:hSpace="142" w:wrap="around" w:vAnchor="text" w:hAnchor="margin" w:y="208"/>
                </w:pPr>
              </w:pPrChange>
            </w:pPr>
            <w:ins w:id="24" w:author="Sugahara, Hikaru/菅原 光" w:date="2022-06-25T17:41:00Z">
              <w:r w:rsidRPr="003667A2">
                <w:rPr>
                  <w:rFonts w:ascii="Meiryo UI" w:eastAsia="Meiryo UI" w:hAnsi="Meiryo UI" w:cs="Meiryo UI" w:hint="eastAsia"/>
                  <w:szCs w:val="20"/>
                </w:rPr>
                <w:t>作成者</w:t>
              </w:r>
            </w:ins>
          </w:p>
          <w:p w14:paraId="5FA10C8C" w14:textId="0290BD97" w:rsidR="00C778EC" w:rsidRPr="009C78C3" w:rsidRDefault="00C778EC">
            <w:pPr>
              <w:jc w:val="center"/>
              <w:rPr>
                <w:rFonts w:ascii="Meiryo UI" w:eastAsia="Meiryo UI" w:hAnsi="Meiryo UI" w:cs="Meiryo UI"/>
                <w:szCs w:val="20"/>
              </w:rPr>
              <w:pPrChange w:id="25" w:author="Nakamura, Taiki/中村 泰貴" w:date="2021-09-05T17:45:00Z">
                <w:pPr>
                  <w:framePr w:hSpace="142" w:wrap="around" w:vAnchor="text" w:hAnchor="margin" w:y="208"/>
                </w:pPr>
              </w:pPrChange>
            </w:pPr>
            <w:r w:rsidRPr="003667A2">
              <w:rPr>
                <w:szCs w:val="20"/>
                <w:lang w:val="en"/>
              </w:rPr>
              <w:t>author</w:t>
            </w:r>
          </w:p>
        </w:tc>
        <w:tc>
          <w:tcPr>
            <w:tcW w:w="1441" w:type="dxa"/>
            <w:tcPrChange w:id="26" w:author="Nakamura, Taiki/中村 泰貴" w:date="2021-09-05T17:45:00Z">
              <w:tcPr>
                <w:tcW w:w="2563" w:type="dxa"/>
                <w:gridSpan w:val="3"/>
              </w:tcPr>
            </w:tcPrChange>
          </w:tcPr>
          <w:p w14:paraId="4C1E6917" w14:textId="5BF8EB37" w:rsidR="009C1BE0" w:rsidRDefault="009C1BE0">
            <w:pPr>
              <w:jc w:val="center"/>
              <w:rPr>
                <w:ins w:id="27" w:author="Sugahara, Hikaru/菅原 光" w:date="2022-06-25T17:41:00Z"/>
                <w:szCs w:val="20"/>
                <w:lang w:val="en"/>
              </w:rPr>
              <w:pPrChange w:id="28" w:author="Nakamura, Taiki/中村 泰貴" w:date="2021-09-05T17:45:00Z">
                <w:pPr>
                  <w:framePr w:hSpace="142" w:wrap="around" w:vAnchor="text" w:hAnchor="margin" w:y="208"/>
                </w:pPr>
              </w:pPrChange>
            </w:pPr>
            <w:ins w:id="29" w:author="Sugahara, Hikaru/菅原 光" w:date="2022-06-25T17:41:00Z">
              <w:r>
                <w:rPr>
                  <w:rFonts w:hint="eastAsia"/>
                  <w:szCs w:val="20"/>
                  <w:lang w:val="en"/>
                </w:rPr>
                <w:t>日付</w:t>
              </w:r>
            </w:ins>
          </w:p>
          <w:p w14:paraId="406B3F9C" w14:textId="25731CA3" w:rsidR="00C778EC" w:rsidRPr="009C78C3" w:rsidRDefault="00C778EC">
            <w:pPr>
              <w:jc w:val="center"/>
              <w:rPr>
                <w:rFonts w:ascii="Meiryo UI" w:eastAsia="Meiryo UI" w:hAnsi="Meiryo UI" w:cs="Meiryo UI"/>
                <w:szCs w:val="20"/>
              </w:rPr>
              <w:pPrChange w:id="30" w:author="Nakamura, Taiki/中村 泰貴" w:date="2021-09-05T17:45:00Z">
                <w:pPr>
                  <w:framePr w:hSpace="142" w:wrap="around" w:vAnchor="text" w:hAnchor="margin" w:y="208"/>
                </w:pPr>
              </w:pPrChange>
            </w:pPr>
            <w:r w:rsidRPr="009C78C3">
              <w:rPr>
                <w:szCs w:val="20"/>
                <w:lang w:val="en"/>
              </w:rPr>
              <w:t>date</w:t>
            </w:r>
          </w:p>
        </w:tc>
        <w:tc>
          <w:tcPr>
            <w:tcW w:w="1217" w:type="dxa"/>
            <w:tcPrChange w:id="31" w:author="Nakamura, Taiki/中村 泰貴" w:date="2021-09-05T17:45:00Z">
              <w:tcPr>
                <w:tcW w:w="877" w:type="dxa"/>
              </w:tcPr>
            </w:tcPrChange>
          </w:tcPr>
          <w:p w14:paraId="6ED31030" w14:textId="77777777" w:rsidR="009C1BE0" w:rsidRDefault="009C1BE0">
            <w:pPr>
              <w:jc w:val="center"/>
              <w:rPr>
                <w:ins w:id="32" w:author="Sugahara, Hikaru/菅原 光" w:date="2022-06-25T17:41:00Z"/>
                <w:szCs w:val="20"/>
                <w:lang w:val="en"/>
              </w:rPr>
              <w:pPrChange w:id="33" w:author="Nakamura, Taiki/中村 泰貴" w:date="2021-09-05T17:45:00Z">
                <w:pPr>
                  <w:framePr w:hSpace="142" w:wrap="around" w:vAnchor="text" w:hAnchor="margin" w:y="208"/>
                </w:pPr>
              </w:pPrChange>
            </w:pPr>
            <w:ins w:id="34" w:author="Sugahara, Hikaru/菅原 光" w:date="2022-06-25T17:41:00Z">
              <w:r>
                <w:rPr>
                  <w:rFonts w:hint="eastAsia"/>
                  <w:szCs w:val="20"/>
                  <w:lang w:val="en"/>
                </w:rPr>
                <w:t>正式発効</w:t>
              </w:r>
            </w:ins>
          </w:p>
          <w:p w14:paraId="6D741AF6" w14:textId="1F111EB0" w:rsidR="00C778EC" w:rsidRPr="009C78C3" w:rsidRDefault="00C778EC">
            <w:pPr>
              <w:jc w:val="center"/>
              <w:rPr>
                <w:rFonts w:ascii="Meiryo UI" w:eastAsia="Meiryo UI" w:hAnsi="Meiryo UI" w:cs="Meiryo UI"/>
                <w:szCs w:val="20"/>
              </w:rPr>
              <w:pPrChange w:id="35" w:author="Nakamura, Taiki/中村 泰貴" w:date="2021-09-05T17:45:00Z">
                <w:pPr>
                  <w:framePr w:hSpace="142" w:wrap="around" w:vAnchor="text" w:hAnchor="margin" w:y="208"/>
                </w:pPr>
              </w:pPrChange>
            </w:pPr>
            <w:r w:rsidRPr="009C78C3">
              <w:rPr>
                <w:szCs w:val="20"/>
                <w:lang w:val="en"/>
              </w:rPr>
              <w:t>Official publication</w:t>
            </w:r>
          </w:p>
        </w:tc>
      </w:tr>
      <w:tr w:rsidR="00634388" w:rsidRPr="009C78C3" w14:paraId="7495AF2B" w14:textId="77777777" w:rsidTr="00D976CE">
        <w:trPr>
          <w:trHeight w:val="85"/>
          <w:trPrChange w:id="36" w:author="Nakamura, Taiki/中村 泰貴" w:date="2021-09-05T17:45:00Z">
            <w:trPr>
              <w:trHeight w:val="85"/>
            </w:trPr>
          </w:trPrChange>
        </w:trPr>
        <w:tc>
          <w:tcPr>
            <w:tcW w:w="978" w:type="dxa"/>
            <w:tcPrChange w:id="37" w:author="Nakamura, Taiki/中村 泰貴" w:date="2021-09-05T17:45:00Z">
              <w:tcPr>
                <w:tcW w:w="853" w:type="dxa"/>
              </w:tcPr>
            </w:tcPrChange>
          </w:tcPr>
          <w:p w14:paraId="6E2C5F72" w14:textId="77777777" w:rsidR="00634388" w:rsidRPr="00F37467" w:rsidRDefault="00D976CE" w:rsidP="00683E8B">
            <w:pPr>
              <w:jc w:val="center"/>
              <w:rPr>
                <w:rFonts w:ascii="Meiryo UI" w:eastAsia="Meiryo UI" w:hAnsi="Meiryo UI" w:cs="Meiryo UI"/>
                <w:color w:val="000000"/>
                <w:szCs w:val="20"/>
                <w:rPrChange w:id="38" w:author="Sasaki Kenji／佐々木　研二／AI" w:date="2021-11-19T14:16:00Z">
                  <w:rPr>
                    <w:rFonts w:ascii="Meiryo UI" w:eastAsia="Meiryo UI" w:hAnsi="Meiryo UI" w:cs="Meiryo UI"/>
                    <w:szCs w:val="20"/>
                  </w:rPr>
                </w:rPrChange>
              </w:rPr>
            </w:pPr>
            <w:ins w:id="39" w:author="Nakamura, Taiki/中村 泰貴" w:date="2021-09-05T17:44:00Z">
              <w:r w:rsidRPr="00F37467">
                <w:rPr>
                  <w:color w:val="000000"/>
                  <w:szCs w:val="20"/>
                  <w:lang w:val="en"/>
                  <w:rPrChange w:id="40" w:author="Sasaki Kenji／佐々木　研二／AI" w:date="2021-11-19T14:16:00Z">
                    <w:rPr>
                      <w:rFonts w:ascii="Meiryo UI" w:eastAsia="Meiryo UI" w:hAnsi="Meiryo UI" w:cs="Meiryo UI"/>
                      <w:color w:val="FF0000"/>
                      <w:szCs w:val="20"/>
                    </w:rPr>
                  </w:rPrChange>
                </w:rPr>
                <w:t>2.00</w:t>
              </w:r>
            </w:ins>
            <w:del w:id="41" w:author="Nakamura, Taiki/中村 泰貴" w:date="2021-09-05T17:44:00Z">
              <w:r w:rsidR="00634388" w:rsidRPr="00F37467" w:rsidDel="00D976CE">
                <w:rPr>
                  <w:color w:val="000000"/>
                  <w:szCs w:val="20"/>
                  <w:lang w:val="en"/>
                  <w:rPrChange w:id="42" w:author="Sasaki Kenji／佐々木　研二／AI" w:date="2021-11-19T14:16:00Z">
                    <w:rPr>
                      <w:rFonts w:ascii="Meiryo UI" w:eastAsia="Meiryo UI" w:hAnsi="Meiryo UI" w:cs="Meiryo UI"/>
                      <w:color w:val="FF0000"/>
                      <w:szCs w:val="20"/>
                    </w:rPr>
                  </w:rPrChange>
                </w:rPr>
                <w:delText>0.5</w:delText>
              </w:r>
            </w:del>
          </w:p>
        </w:tc>
        <w:tc>
          <w:tcPr>
            <w:tcW w:w="3808" w:type="dxa"/>
            <w:tcPrChange w:id="43" w:author="Nakamura, Taiki/中村 泰貴" w:date="2021-09-05T17:45:00Z">
              <w:tcPr>
                <w:tcW w:w="3278" w:type="dxa"/>
                <w:gridSpan w:val="2"/>
              </w:tcPr>
            </w:tcPrChange>
          </w:tcPr>
          <w:p w14:paraId="01F3D9C7" w14:textId="77777777" w:rsidR="009C1BE0" w:rsidRDefault="009C1BE0">
            <w:pPr>
              <w:jc w:val="left"/>
              <w:rPr>
                <w:ins w:id="44" w:author="Sugahara, Hikaru/菅原 光" w:date="2022-06-25T17:42:00Z"/>
                <w:color w:val="000000"/>
                <w:szCs w:val="20"/>
                <w:lang w:val="en"/>
              </w:rPr>
              <w:pPrChange w:id="45" w:author="Nakamura, Taiki/中村 泰貴" w:date="2021-09-05T17:45:00Z">
                <w:pPr>
                  <w:framePr w:hSpace="142" w:wrap="around" w:vAnchor="text" w:hAnchor="margin" w:y="208"/>
                </w:pPr>
              </w:pPrChange>
            </w:pPr>
            <w:ins w:id="46" w:author="Sugahara, Hikaru/菅原 光" w:date="2022-06-25T17:42:00Z">
              <w:r>
                <w:rPr>
                  <w:rFonts w:hint="eastAsia"/>
                  <w:color w:val="000000"/>
                  <w:szCs w:val="20"/>
                  <w:lang w:val="en"/>
                </w:rPr>
                <w:t>新規作成</w:t>
              </w:r>
            </w:ins>
          </w:p>
          <w:p w14:paraId="37568044" w14:textId="4CEED87C" w:rsidR="00634388" w:rsidRPr="00F37467" w:rsidRDefault="00634388">
            <w:pPr>
              <w:jc w:val="left"/>
              <w:rPr>
                <w:rFonts w:ascii="Meiryo UI" w:eastAsia="Meiryo UI" w:hAnsi="Meiryo UI" w:cs="Meiryo UI"/>
                <w:color w:val="000000"/>
                <w:szCs w:val="20"/>
                <w:rPrChange w:id="47" w:author="Sasaki Kenji／佐々木　研二／AI" w:date="2021-11-19T14:16:00Z">
                  <w:rPr>
                    <w:rFonts w:ascii="Meiryo UI" w:eastAsia="Meiryo UI" w:hAnsi="Meiryo UI" w:cs="Meiryo UI"/>
                    <w:szCs w:val="20"/>
                  </w:rPr>
                </w:rPrChange>
              </w:rPr>
              <w:pPrChange w:id="48" w:author="Nakamura, Taiki/中村 泰貴" w:date="2021-09-05T17:45:00Z">
                <w:pPr>
                  <w:framePr w:hSpace="142" w:wrap="around" w:vAnchor="text" w:hAnchor="margin" w:y="208"/>
                </w:pPr>
              </w:pPrChange>
            </w:pPr>
            <w:r w:rsidRPr="00F37467">
              <w:rPr>
                <w:color w:val="000000"/>
                <w:szCs w:val="20"/>
                <w:lang w:val="en"/>
                <w:rPrChange w:id="49" w:author="Sasaki Kenji／佐々木　研二／AI" w:date="2021-11-19T14:16:00Z">
                  <w:rPr>
                    <w:rFonts w:ascii="Meiryo UI" w:eastAsia="Meiryo UI" w:hAnsi="Meiryo UI" w:cs="Meiryo UI"/>
                    <w:color w:val="FF0000"/>
                    <w:szCs w:val="20"/>
                  </w:rPr>
                </w:rPrChange>
              </w:rPr>
              <w:t>New</w:t>
            </w:r>
          </w:p>
        </w:tc>
        <w:tc>
          <w:tcPr>
            <w:tcW w:w="1276" w:type="dxa"/>
            <w:tcPrChange w:id="50" w:author="Nakamura, Taiki/中村 泰貴" w:date="2021-09-05T17:45:00Z">
              <w:tcPr>
                <w:tcW w:w="1149" w:type="dxa"/>
                <w:gridSpan w:val="2"/>
              </w:tcPr>
            </w:tcPrChange>
          </w:tcPr>
          <w:p w14:paraId="0C838141" w14:textId="77777777" w:rsidR="00634388" w:rsidRPr="00F37467" w:rsidRDefault="00634388">
            <w:pPr>
              <w:jc w:val="center"/>
              <w:rPr>
                <w:rFonts w:ascii="Meiryo UI" w:eastAsia="Meiryo UI" w:hAnsi="Meiryo UI" w:cs="Meiryo UI"/>
                <w:color w:val="000000"/>
                <w:szCs w:val="20"/>
                <w:rPrChange w:id="51" w:author="Sasaki Kenji／佐々木　研二／AI" w:date="2021-11-19T14:16:00Z">
                  <w:rPr>
                    <w:rFonts w:ascii="Meiryo UI" w:eastAsia="Meiryo UI" w:hAnsi="Meiryo UI" w:cs="Meiryo UI"/>
                    <w:szCs w:val="20"/>
                  </w:rPr>
                </w:rPrChange>
              </w:rPr>
              <w:pPrChange w:id="52" w:author="Nakamura, Taiki/中村 泰貴" w:date="2021-09-05T17:45:00Z">
                <w:pPr>
                  <w:framePr w:hSpace="142" w:wrap="around" w:vAnchor="text" w:hAnchor="margin" w:y="208"/>
                </w:pPr>
              </w:pPrChange>
            </w:pPr>
            <w:del w:id="53" w:author="Nakamura, Taiki/中村 泰貴" w:date="2021-09-05T17:44:00Z">
              <w:r w:rsidRPr="00F37467" w:rsidDel="00D976CE">
                <w:rPr>
                  <w:color w:val="000000"/>
                  <w:szCs w:val="20"/>
                  <w:lang w:val="en"/>
                  <w:rPrChange w:id="54" w:author="Sasaki Kenji／佐々木　研二／AI" w:date="2021-11-19T14:16:00Z">
                    <w:rPr>
                      <w:rFonts w:ascii="Meiryo UI" w:eastAsia="Meiryo UI" w:hAnsi="Meiryo UI" w:cs="Meiryo UI"/>
                      <w:color w:val="FF0000"/>
                      <w:szCs w:val="20"/>
                    </w:rPr>
                  </w:rPrChange>
                </w:rPr>
                <w:delText xml:space="preserve">LBS </w:delText>
              </w:r>
            </w:del>
            <w:ins w:id="55" w:author="Nakamura, Taiki/中村 泰貴" w:date="2021-09-05T17:45:00Z">
              <w:r w:rsidR="00D976CE" w:rsidRPr="00F37467">
                <w:rPr>
                  <w:color w:val="000000"/>
                  <w:szCs w:val="20"/>
                  <w:lang w:val="en"/>
                  <w:rPrChange w:id="56" w:author="Sasaki Kenji／佐々木　研二／AI" w:date="2021-11-19T14:16:00Z">
                    <w:rPr>
                      <w:rFonts w:ascii="Meiryo UI" w:eastAsia="Meiryo UI" w:hAnsi="Meiryo UI" w:cs="Meiryo UI"/>
                      <w:color w:val="FF0000"/>
                      <w:szCs w:val="20"/>
                    </w:rPr>
                  </w:rPrChange>
                </w:rPr>
                <w:t>VC</w:t>
              </w:r>
            </w:ins>
            <w:del w:id="57" w:author="Nakamura, Taiki/中村 泰貴" w:date="2021-09-05T17:45:00Z">
              <w:r w:rsidRPr="00F37467" w:rsidDel="00D976CE">
                <w:rPr>
                  <w:color w:val="000000"/>
                  <w:szCs w:val="20"/>
                  <w:lang w:val="en"/>
                  <w:rPrChange w:id="58" w:author="Sasaki Kenji／佐々木　研二／AI" w:date="2021-11-19T14:16:00Z">
                    <w:rPr>
                      <w:rFonts w:ascii="Meiryo UI" w:eastAsia="Meiryo UI" w:hAnsi="Meiryo UI" w:cs="Meiryo UI"/>
                      <w:color w:val="FF0000"/>
                      <w:szCs w:val="20"/>
                    </w:rPr>
                  </w:rPrChange>
                </w:rPr>
                <w:delText>VC</w:delText>
              </w:r>
            </w:del>
            <w:r w:rsidRPr="00F37467">
              <w:rPr>
                <w:rFonts w:hint="eastAsia"/>
                <w:color w:val="000000"/>
                <w:szCs w:val="20"/>
                <w:lang w:val="en"/>
                <w:rPrChange w:id="59" w:author="Sasaki Kenji／佐々木　研二／AI" w:date="2021-11-19T14:16:00Z">
                  <w:rPr>
                    <w:rFonts w:ascii="Meiryo UI" w:eastAsia="Meiryo UI" w:hAnsi="Meiryo UI" w:cs="Meiryo UI" w:hint="eastAsia"/>
                    <w:color w:val="FF0000"/>
                    <w:szCs w:val="20"/>
                  </w:rPr>
                </w:rPrChange>
              </w:rPr>
              <w:t>基</w:t>
            </w:r>
            <w:ins w:id="60" w:author="Nakamura, Taiki/中村 泰貴" w:date="2021-09-05T17:44:00Z">
              <w:r w:rsidR="00D976CE" w:rsidRPr="00F37467">
                <w:rPr>
                  <w:color w:val="000000"/>
                  <w:szCs w:val="20"/>
                  <w:lang w:val="en"/>
                  <w:rPrChange w:id="61" w:author="Sasaki Kenji／佐々木　研二／AI" w:date="2021-11-19T14:16:00Z">
                    <w:rPr>
                      <w:rFonts w:ascii="Meiryo UI" w:eastAsia="Meiryo UI" w:hAnsi="Meiryo UI" w:cs="Meiryo UI"/>
                      <w:color w:val="FF0000"/>
                      <w:szCs w:val="20"/>
                    </w:rPr>
                  </w:rPrChange>
                </w:rPr>
                <w:t xml:space="preserve"> LBS</w:t>
              </w:r>
            </w:ins>
            <w:del w:id="62" w:author="Nakamura, Taiki/中村 泰貴" w:date="2021-09-05T17:44:00Z">
              <w:r w:rsidRPr="00F37467" w:rsidDel="00D976CE">
                <w:rPr>
                  <w:rFonts w:hint="eastAsia"/>
                  <w:color w:val="000000"/>
                  <w:szCs w:val="20"/>
                  <w:lang w:val="en"/>
                  <w:rPrChange w:id="63" w:author="Sasaki Kenji／佐々木　研二／AI" w:date="2021-11-19T14:16:00Z">
                    <w:rPr>
                      <w:rFonts w:ascii="Meiryo UI" w:eastAsia="Meiryo UI" w:hAnsi="Meiryo UI" w:cs="Meiryo UI" w:hint="eastAsia"/>
                      <w:color w:val="FF0000"/>
                      <w:szCs w:val="20"/>
                    </w:rPr>
                  </w:rPrChange>
                </w:rPr>
                <w:delText>盤</w:delText>
              </w:r>
            </w:del>
          </w:p>
        </w:tc>
        <w:tc>
          <w:tcPr>
            <w:tcW w:w="1441" w:type="dxa"/>
            <w:tcPrChange w:id="64" w:author="Nakamura, Taiki/中村 泰貴" w:date="2021-09-05T17:45:00Z">
              <w:tcPr>
                <w:tcW w:w="2563" w:type="dxa"/>
                <w:gridSpan w:val="3"/>
              </w:tcPr>
            </w:tcPrChange>
          </w:tcPr>
          <w:p w14:paraId="2C025835" w14:textId="77777777" w:rsidR="00634388" w:rsidRPr="00F37467" w:rsidRDefault="00634388">
            <w:pPr>
              <w:jc w:val="center"/>
              <w:rPr>
                <w:rFonts w:ascii="Meiryo UI" w:eastAsia="Meiryo UI" w:hAnsi="Meiryo UI" w:cs="Meiryo UI"/>
                <w:color w:val="000000"/>
                <w:szCs w:val="20"/>
                <w:rPrChange w:id="65" w:author="Sasaki Kenji／佐々木　研二／AI" w:date="2021-11-19T14:16:00Z">
                  <w:rPr>
                    <w:rFonts w:ascii="Meiryo UI" w:eastAsia="Meiryo UI" w:hAnsi="Meiryo UI" w:cs="Meiryo UI"/>
                    <w:szCs w:val="20"/>
                  </w:rPr>
                </w:rPrChange>
              </w:rPr>
              <w:pPrChange w:id="66" w:author="Nakamura, Taiki/中村 泰貴" w:date="2021-09-05T17:45:00Z">
                <w:pPr>
                  <w:framePr w:hSpace="142" w:wrap="around" w:vAnchor="text" w:hAnchor="margin" w:y="208"/>
                </w:pPr>
              </w:pPrChange>
            </w:pPr>
            <w:r w:rsidRPr="00F37467">
              <w:rPr>
                <w:color w:val="000000"/>
                <w:szCs w:val="20"/>
                <w:lang w:val="en"/>
                <w:rPrChange w:id="67" w:author="Sasaki Kenji／佐々木　研二／AI" w:date="2021-11-19T14:16:00Z">
                  <w:rPr>
                    <w:rFonts w:ascii="Meiryo UI" w:eastAsia="Meiryo UI" w:hAnsi="Meiryo UI" w:cs="Meiryo UI"/>
                    <w:color w:val="FF0000"/>
                    <w:szCs w:val="20"/>
                  </w:rPr>
                </w:rPrChange>
              </w:rPr>
              <w:t>2021/0</w:t>
            </w:r>
            <w:ins w:id="68" w:author="Nakamura, Taiki/中村 泰貴" w:date="2021-09-05T17:44:00Z">
              <w:r w:rsidR="00D976CE" w:rsidRPr="00F37467">
                <w:rPr>
                  <w:color w:val="000000"/>
                  <w:szCs w:val="20"/>
                  <w:lang w:val="en"/>
                  <w:rPrChange w:id="69" w:author="Sasaki Kenji／佐々木　研二／AI" w:date="2021-11-19T14:16:00Z">
                    <w:rPr>
                      <w:rFonts w:ascii="Meiryo UI" w:eastAsia="Meiryo UI" w:hAnsi="Meiryo UI" w:cs="Meiryo UI"/>
                      <w:color w:val="FF0000"/>
                      <w:szCs w:val="20"/>
                    </w:rPr>
                  </w:rPrChange>
                </w:rPr>
                <w:t>9</w:t>
              </w:r>
            </w:ins>
            <w:ins w:id="70" w:author="Ito Hiroki／伊藤　大貴／AI" w:date="2021-08-26T13:29:00Z">
              <w:del w:id="71" w:author="Nakamura, Taiki/中村 泰貴" w:date="2021-09-05T17:44:00Z">
                <w:r w:rsidR="006F2F7F" w:rsidRPr="00F37467" w:rsidDel="00D976CE">
                  <w:rPr>
                    <w:color w:val="000000"/>
                    <w:szCs w:val="20"/>
                    <w:lang w:val="en"/>
                    <w:rPrChange w:id="72" w:author="Sasaki Kenji／佐々木　研二／AI" w:date="2021-11-19T14:16:00Z">
                      <w:rPr>
                        <w:rFonts w:ascii="Meiryo UI" w:eastAsia="Meiryo UI" w:hAnsi="Meiryo UI" w:cs="Meiryo UI"/>
                        <w:color w:val="FF0000"/>
                        <w:szCs w:val="20"/>
                      </w:rPr>
                    </w:rPrChange>
                  </w:rPr>
                  <w:delText>8</w:delText>
                </w:r>
              </w:del>
            </w:ins>
            <w:del w:id="73" w:author="Ito Hiroki／伊藤　大貴／AI" w:date="2021-08-26T13:29:00Z">
              <w:r w:rsidRPr="00F37467" w:rsidDel="006F2F7F">
                <w:rPr>
                  <w:color w:val="000000"/>
                  <w:szCs w:val="20"/>
                  <w:lang w:val="en"/>
                  <w:rPrChange w:id="74" w:author="Sasaki Kenji／佐々木　研二／AI" w:date="2021-11-19T14:16:00Z">
                    <w:rPr>
                      <w:rFonts w:ascii="Meiryo UI" w:eastAsia="Meiryo UI" w:hAnsi="Meiryo UI" w:cs="Meiryo UI"/>
                      <w:color w:val="FF0000"/>
                      <w:szCs w:val="20"/>
                    </w:rPr>
                  </w:rPrChange>
                </w:rPr>
                <w:delText>5</w:delText>
              </w:r>
            </w:del>
            <w:r w:rsidRPr="00F37467">
              <w:rPr>
                <w:color w:val="000000"/>
                <w:szCs w:val="20"/>
                <w:lang w:val="en"/>
                <w:rPrChange w:id="75" w:author="Sasaki Kenji／佐々木　研二／AI" w:date="2021-11-19T14:16:00Z">
                  <w:rPr>
                    <w:rFonts w:ascii="Meiryo UI" w:eastAsia="Meiryo UI" w:hAnsi="Meiryo UI" w:cs="Meiryo UI"/>
                    <w:color w:val="FF0000"/>
                    <w:szCs w:val="20"/>
                  </w:rPr>
                </w:rPrChange>
              </w:rPr>
              <w:t>/</w:t>
            </w:r>
            <w:ins w:id="76" w:author="Nakamura, Taiki/中村 泰貴" w:date="2021-09-05T17:44:00Z">
              <w:r w:rsidR="00D976CE" w:rsidRPr="00F37467">
                <w:rPr>
                  <w:color w:val="000000"/>
                  <w:szCs w:val="20"/>
                  <w:lang w:val="en"/>
                  <w:rPrChange w:id="77" w:author="Sasaki Kenji／佐々木　研二／AI" w:date="2021-11-19T14:16:00Z">
                    <w:rPr>
                      <w:rFonts w:ascii="Meiryo UI" w:eastAsia="Meiryo UI" w:hAnsi="Meiryo UI" w:cs="Meiryo UI"/>
                      <w:color w:val="FF0000"/>
                      <w:szCs w:val="20"/>
                    </w:rPr>
                  </w:rPrChange>
                </w:rPr>
                <w:t>06</w:t>
              </w:r>
            </w:ins>
            <w:del w:id="78" w:author="Ito Hiroki／伊藤　大貴／AI" w:date="2021-08-26T13:29:00Z">
              <w:r w:rsidRPr="00F37467" w:rsidDel="006F2F7F">
                <w:rPr>
                  <w:color w:val="000000"/>
                  <w:szCs w:val="20"/>
                  <w:lang w:val="en"/>
                  <w:rPrChange w:id="79" w:author="Sasaki Kenji／佐々木　研二／AI" w:date="2021-11-19T14:16:00Z">
                    <w:rPr>
                      <w:rFonts w:ascii="Meiryo UI" w:eastAsia="Meiryo UI" w:hAnsi="Meiryo UI" w:cs="Meiryo UI"/>
                      <w:color w:val="FF0000"/>
                      <w:szCs w:val="20"/>
                    </w:rPr>
                  </w:rPrChange>
                </w:rPr>
                <w:delText>31</w:delText>
              </w:r>
            </w:del>
            <w:ins w:id="80" w:author="Ito Hiroki／伊藤　大貴／AI" w:date="2021-08-26T13:29:00Z">
              <w:del w:id="81" w:author="Nakamura, Taiki/中村 泰貴" w:date="2021-09-05T17:44:00Z">
                <w:r w:rsidR="006F2F7F" w:rsidRPr="00F37467" w:rsidDel="00D976CE">
                  <w:rPr>
                    <w:color w:val="000000"/>
                    <w:szCs w:val="20"/>
                    <w:lang w:val="en"/>
                    <w:rPrChange w:id="82" w:author="Sasaki Kenji／佐々木　研二／AI" w:date="2021-11-19T14:16:00Z">
                      <w:rPr>
                        <w:rFonts w:ascii="Meiryo UI" w:eastAsia="Meiryo UI" w:hAnsi="Meiryo UI" w:cs="Meiryo UI"/>
                        <w:color w:val="FF0000"/>
                        <w:szCs w:val="20"/>
                      </w:rPr>
                    </w:rPrChange>
                  </w:rPr>
                  <w:delText>27</w:delText>
                </w:r>
              </w:del>
            </w:ins>
          </w:p>
        </w:tc>
        <w:tc>
          <w:tcPr>
            <w:tcW w:w="1217" w:type="dxa"/>
            <w:tcPrChange w:id="83" w:author="Nakamura, Taiki/中村 泰貴" w:date="2021-09-05T17:45:00Z">
              <w:tcPr>
                <w:tcW w:w="877" w:type="dxa"/>
              </w:tcPr>
            </w:tcPrChange>
          </w:tcPr>
          <w:p w14:paraId="70FEA891" w14:textId="77777777" w:rsidR="00634388" w:rsidRPr="00F37467" w:rsidRDefault="002E4C21">
            <w:pPr>
              <w:jc w:val="center"/>
              <w:rPr>
                <w:rFonts w:ascii="Meiryo UI" w:eastAsia="Meiryo UI" w:hAnsi="Meiryo UI" w:cs="Meiryo UI"/>
                <w:color w:val="000000"/>
                <w:szCs w:val="20"/>
                <w:rPrChange w:id="84" w:author="Sasaki Kenji／佐々木　研二／AI" w:date="2021-11-19T14:16:00Z">
                  <w:rPr>
                    <w:rFonts w:ascii="Meiryo UI" w:eastAsia="Meiryo UI" w:hAnsi="Meiryo UI" w:cs="Meiryo UI"/>
                    <w:szCs w:val="20"/>
                  </w:rPr>
                </w:rPrChange>
              </w:rPr>
              <w:pPrChange w:id="85" w:author="Nakamura, Taiki/中村 泰貴" w:date="2021-09-05T17:45:00Z">
                <w:pPr>
                  <w:framePr w:hSpace="142" w:wrap="around" w:vAnchor="text" w:hAnchor="margin" w:y="208"/>
                </w:pPr>
              </w:pPrChange>
            </w:pPr>
            <w:ins w:id="86" w:author="Sasaki Kenji／佐々木　研二／AI" w:date="2021-11-11T18:43:00Z">
              <w:r w:rsidRPr="00F37467">
                <w:rPr>
                  <w:rFonts w:hint="eastAsia"/>
                  <w:color w:val="000000"/>
                  <w:szCs w:val="20"/>
                  <w:lang w:val="en"/>
                  <w:rPrChange w:id="87" w:author="Sasaki Kenji／佐々木　研二／AI" w:date="2021-11-19T14:16:00Z">
                    <w:rPr>
                      <w:rFonts w:ascii="Meiryo UI" w:eastAsia="Meiryo UI" w:hAnsi="Meiryo UI" w:cs="Meiryo UI" w:hint="eastAsia"/>
                      <w:szCs w:val="20"/>
                    </w:rPr>
                  </w:rPrChange>
                </w:rPr>
                <w:t>―</w:t>
              </w:r>
            </w:ins>
            <w:ins w:id="88" w:author="Nakamura, Taiki/中村 泰貴" w:date="2021-09-05T17:45:00Z">
              <w:del w:id="89" w:author="Sasaki Kenji／佐々木　研二／AI" w:date="2021-11-11T18:43:00Z">
                <w:r w:rsidR="00D976CE" w:rsidRPr="00F37467" w:rsidDel="002E4C21">
                  <w:rPr>
                    <w:rFonts w:hint="eastAsia"/>
                    <w:color w:val="000000"/>
                    <w:szCs w:val="20"/>
                    <w:lang w:val="en"/>
                    <w:rPrChange w:id="90" w:author="Sasaki Kenji／佐々木　研二／AI" w:date="2021-11-19T14:16:00Z">
                      <w:rPr>
                        <w:rFonts w:ascii="Meiryo UI" w:eastAsia="Meiryo UI" w:hAnsi="Meiryo UI" w:cs="Meiryo UI" w:hint="eastAsia"/>
                        <w:szCs w:val="20"/>
                      </w:rPr>
                    </w:rPrChange>
                  </w:rPr>
                  <w:delText>〇</w:delText>
                </w:r>
              </w:del>
            </w:ins>
          </w:p>
        </w:tc>
      </w:tr>
      <w:tr w:rsidR="002E4C21" w:rsidRPr="009C78C3" w14:paraId="1BB2A023" w14:textId="77777777" w:rsidTr="00D976CE">
        <w:trPr>
          <w:trHeight w:val="85"/>
          <w:ins w:id="91" w:author="Sasaki Kenji／佐々木　研二／AI" w:date="2021-11-11T18:42:00Z"/>
        </w:trPr>
        <w:tc>
          <w:tcPr>
            <w:tcW w:w="978" w:type="dxa"/>
          </w:tcPr>
          <w:p w14:paraId="2D6E056D" w14:textId="77777777" w:rsidR="002E4C21" w:rsidRPr="00114D96" w:rsidRDefault="002E4C21" w:rsidP="00683E8B">
            <w:pPr>
              <w:jc w:val="center"/>
              <w:rPr>
                <w:ins w:id="92" w:author="Sasaki Kenji／佐々木　研二／AI" w:date="2021-11-11T18:42:00Z"/>
                <w:rFonts w:ascii="Meiryo UI" w:eastAsia="Meiryo UI" w:hAnsi="Meiryo UI" w:cs="Meiryo UI"/>
                <w:szCs w:val="20"/>
                <w:rPrChange w:id="93" w:author="Sugahara, Hikaru/菅原 光" w:date="2022-06-25T17:44:00Z">
                  <w:rPr>
                    <w:ins w:id="94" w:author="Sasaki Kenji／佐々木　研二／AI" w:date="2021-11-11T18:42:00Z"/>
                    <w:rFonts w:ascii="Meiryo UI" w:eastAsia="Meiryo UI" w:hAnsi="Meiryo UI" w:cs="Meiryo UI"/>
                    <w:color w:val="FF0000"/>
                    <w:szCs w:val="20"/>
                  </w:rPr>
                </w:rPrChange>
              </w:rPr>
            </w:pPr>
            <w:ins w:id="95" w:author="Sasaki Kenji／佐々木　研二／AI" w:date="2021-11-11T18:42:00Z">
              <w:r w:rsidRPr="00114D96">
                <w:rPr>
                  <w:szCs w:val="20"/>
                  <w:lang w:val="en"/>
                  <w:rPrChange w:id="96" w:author="Sugahara, Hikaru/菅原 光" w:date="2022-06-25T17:44:00Z">
                    <w:rPr>
                      <w:color w:val="FF0000"/>
                      <w:szCs w:val="20"/>
                      <w:lang w:val="en"/>
                    </w:rPr>
                  </w:rPrChange>
                </w:rPr>
                <w:t>3.00</w:t>
              </w:r>
            </w:ins>
          </w:p>
        </w:tc>
        <w:tc>
          <w:tcPr>
            <w:tcW w:w="3808" w:type="dxa"/>
          </w:tcPr>
          <w:p w14:paraId="78A7FD2D" w14:textId="11ECAD2E" w:rsidR="009C1BE0" w:rsidRPr="00114D96" w:rsidRDefault="009C1BE0" w:rsidP="00D976CE">
            <w:pPr>
              <w:jc w:val="left"/>
              <w:rPr>
                <w:ins w:id="97" w:author="Sugahara, Hikaru/菅原 光" w:date="2022-06-25T17:42:00Z"/>
                <w:szCs w:val="20"/>
                <w:rPrChange w:id="98" w:author="Sugahara, Hikaru/菅原 光" w:date="2022-06-25T17:44:00Z">
                  <w:rPr>
                    <w:ins w:id="99" w:author="Sugahara, Hikaru/菅原 光" w:date="2022-06-25T17:42:00Z"/>
                    <w:color w:val="FF0000"/>
                    <w:szCs w:val="20"/>
                    <w:lang w:val="en"/>
                  </w:rPr>
                </w:rPrChange>
              </w:rPr>
            </w:pPr>
            <w:ins w:id="100" w:author="Sugahara, Hikaru/菅原 光" w:date="2022-06-25T17:42:00Z">
              <w:r w:rsidRPr="00114D96">
                <w:rPr>
                  <w:rFonts w:hint="eastAsia"/>
                  <w:szCs w:val="20"/>
                  <w:rPrChange w:id="101" w:author="Sugahara, Hikaru/菅原 光" w:date="2022-06-25T17:44:00Z">
                    <w:rPr>
                      <w:rFonts w:hint="eastAsia"/>
                      <w:color w:val="FF0000"/>
                      <w:szCs w:val="20"/>
                    </w:rPr>
                  </w:rPrChange>
                </w:rPr>
                <w:t>全体　文字フォントを</w:t>
              </w:r>
              <w:proofErr w:type="spellStart"/>
              <w:r w:rsidRPr="00114D96">
                <w:rPr>
                  <w:szCs w:val="20"/>
                  <w:rPrChange w:id="102" w:author="Sugahara, Hikaru/菅原 光" w:date="2022-06-25T17:44:00Z">
                    <w:rPr>
                      <w:color w:val="FF0000"/>
                      <w:szCs w:val="20"/>
                    </w:rPr>
                  </w:rPrChange>
                </w:rPr>
                <w:t>MeiryoUI</w:t>
              </w:r>
              <w:proofErr w:type="spellEnd"/>
              <w:r w:rsidRPr="00114D96">
                <w:rPr>
                  <w:rFonts w:hint="eastAsia"/>
                  <w:szCs w:val="20"/>
                  <w:rPrChange w:id="103" w:author="Sugahara, Hikaru/菅原 光" w:date="2022-06-25T17:44:00Z">
                    <w:rPr>
                      <w:rFonts w:hint="eastAsia"/>
                      <w:color w:val="FF0000"/>
                      <w:szCs w:val="20"/>
                    </w:rPr>
                  </w:rPrChange>
                </w:rPr>
                <w:t>に統一</w:t>
              </w:r>
            </w:ins>
          </w:p>
          <w:p w14:paraId="70D2E35D" w14:textId="748DA2B5" w:rsidR="00F37467" w:rsidRPr="00114D96" w:rsidRDefault="00F37467" w:rsidP="00D976CE">
            <w:pPr>
              <w:jc w:val="left"/>
              <w:rPr>
                <w:ins w:id="104" w:author="Sasaki Kenji／佐々木　研二／AI" w:date="2021-11-19T14:15:00Z"/>
                <w:rFonts w:ascii="Meiryo UI" w:eastAsia="Meiryo UI" w:hAnsi="Meiryo UI" w:cs="Meiryo UI"/>
                <w:szCs w:val="20"/>
                <w:rPrChange w:id="105" w:author="Sugahara, Hikaru/菅原 光" w:date="2022-06-25T17:44:00Z">
                  <w:rPr>
                    <w:ins w:id="106" w:author="Sasaki Kenji／佐々木　研二／AI" w:date="2021-11-19T14:15:00Z"/>
                    <w:rFonts w:ascii="Meiryo UI" w:eastAsia="Meiryo UI" w:hAnsi="Meiryo UI" w:cs="Meiryo UI"/>
                    <w:color w:val="FF0000"/>
                    <w:szCs w:val="20"/>
                  </w:rPr>
                </w:rPrChange>
              </w:rPr>
            </w:pPr>
            <w:ins w:id="107" w:author="Sasaki Kenji／佐々木　研二／AI" w:date="2021-11-19T14:15:00Z">
              <w:r w:rsidRPr="00114D96">
                <w:rPr>
                  <w:szCs w:val="20"/>
                  <w:lang w:val="en"/>
                  <w:rPrChange w:id="108" w:author="Sugahara, Hikaru/菅原 光" w:date="2022-06-25T17:44:00Z">
                    <w:rPr>
                      <w:color w:val="FF0000"/>
                      <w:szCs w:val="20"/>
                      <w:lang w:val="en"/>
                    </w:rPr>
                  </w:rPrChange>
                </w:rPr>
                <w:t xml:space="preserve">Unify entire character fonts into </w:t>
              </w:r>
              <w:proofErr w:type="spellStart"/>
              <w:r w:rsidRPr="00114D96">
                <w:rPr>
                  <w:szCs w:val="20"/>
                  <w:lang w:val="en"/>
                  <w:rPrChange w:id="109" w:author="Sugahara, Hikaru/菅原 光" w:date="2022-06-25T17:44:00Z">
                    <w:rPr>
                      <w:color w:val="FF0000"/>
                      <w:szCs w:val="20"/>
                      <w:lang w:val="en"/>
                    </w:rPr>
                  </w:rPrChange>
                </w:rPr>
                <w:t>MeyryoUI</w:t>
              </w:r>
              <w:proofErr w:type="spellEnd"/>
            </w:ins>
          </w:p>
          <w:p w14:paraId="7C27BE35" w14:textId="77777777" w:rsidR="00114D96" w:rsidRPr="00114D96" w:rsidRDefault="00114D96" w:rsidP="00114D96">
            <w:pPr>
              <w:jc w:val="left"/>
              <w:rPr>
                <w:ins w:id="110" w:author="Sugahara, Hikaru/菅原 光" w:date="2022-06-25T17:42:00Z"/>
                <w:rFonts w:ascii="Meiryo UI" w:eastAsia="Meiryo UI" w:hAnsi="Meiryo UI" w:cs="Meiryo UI"/>
                <w:szCs w:val="20"/>
                <w:rPrChange w:id="111" w:author="Sugahara, Hikaru/菅原 光" w:date="2022-06-25T17:44:00Z">
                  <w:rPr>
                    <w:ins w:id="112" w:author="Sugahara, Hikaru/菅原 光" w:date="2022-06-25T17:42:00Z"/>
                    <w:rFonts w:ascii="Meiryo UI" w:eastAsia="Meiryo UI" w:hAnsi="Meiryo UI" w:cs="Meiryo UI"/>
                    <w:color w:val="FF0000"/>
                    <w:szCs w:val="20"/>
                  </w:rPr>
                </w:rPrChange>
              </w:rPr>
            </w:pPr>
            <w:ins w:id="113" w:author="Sugahara, Hikaru/菅原 光" w:date="2022-06-25T17:42:00Z">
              <w:r w:rsidRPr="00114D96">
                <w:rPr>
                  <w:rFonts w:ascii="Meiryo UI" w:eastAsia="Meiryo UI" w:hAnsi="Meiryo UI" w:cs="Meiryo UI"/>
                  <w:szCs w:val="20"/>
                  <w:rPrChange w:id="114" w:author="Sugahara, Hikaru/菅原 光" w:date="2022-06-25T17:44:00Z">
                    <w:rPr>
                      <w:rFonts w:ascii="Meiryo UI" w:eastAsia="Meiryo UI" w:hAnsi="Meiryo UI" w:cs="Meiryo UI"/>
                      <w:color w:val="FF0000"/>
                      <w:szCs w:val="20"/>
                    </w:rPr>
                  </w:rPrChange>
                </w:rPr>
                <w:t>5-2記念日案内のQOS等を追記</w:t>
              </w:r>
            </w:ins>
          </w:p>
          <w:p w14:paraId="65694C89" w14:textId="2E2CB923" w:rsidR="002E4C21" w:rsidRPr="00114D96" w:rsidRDefault="00A9143D" w:rsidP="00D976CE">
            <w:pPr>
              <w:jc w:val="left"/>
              <w:rPr>
                <w:ins w:id="115" w:author="Nakamura, Taiki/中村 泰貴" w:date="2021-12-06T21:30:00Z"/>
                <w:rFonts w:ascii="Meiryo UI" w:eastAsia="Meiryo UI" w:hAnsi="Meiryo UI" w:cs="Meiryo UI"/>
                <w:szCs w:val="20"/>
                <w:rPrChange w:id="116" w:author="Sugahara, Hikaru/菅原 光" w:date="2022-06-25T17:44:00Z">
                  <w:rPr>
                    <w:ins w:id="117" w:author="Nakamura, Taiki/中村 泰貴" w:date="2021-12-06T21:30:00Z"/>
                    <w:rFonts w:ascii="Meiryo UI" w:eastAsia="Meiryo UI" w:hAnsi="Meiryo UI" w:cs="Meiryo UI"/>
                    <w:color w:val="FF0000"/>
                    <w:szCs w:val="20"/>
                  </w:rPr>
                </w:rPrChange>
              </w:rPr>
            </w:pPr>
            <w:ins w:id="118" w:author="Sasaki Kenji／佐々木　研二／AI" w:date="2021-11-12T14:37:00Z">
              <w:r w:rsidRPr="00114D96">
                <w:rPr>
                  <w:szCs w:val="20"/>
                  <w:lang w:val="en"/>
                  <w:rPrChange w:id="119" w:author="Sugahara, Hikaru/菅原 光" w:date="2022-06-25T17:44:00Z">
                    <w:rPr>
                      <w:color w:val="FF0000"/>
                      <w:szCs w:val="20"/>
                      <w:lang w:val="en"/>
                    </w:rPr>
                  </w:rPrChange>
                </w:rPr>
                <w:t>5-2 QOS, etc. of anniversary information are added</w:t>
              </w:r>
            </w:ins>
          </w:p>
          <w:p w14:paraId="10C20B1C" w14:textId="77777777" w:rsidR="00114D96" w:rsidRPr="00114D96" w:rsidRDefault="00114D96" w:rsidP="00114D96">
            <w:pPr>
              <w:jc w:val="left"/>
              <w:rPr>
                <w:ins w:id="120" w:author="Sugahara, Hikaru/菅原 光" w:date="2022-06-25T17:42:00Z"/>
                <w:rFonts w:ascii="Meiryo UI" w:eastAsia="Meiryo UI" w:hAnsi="Meiryo UI" w:cs="Meiryo UI"/>
                <w:szCs w:val="20"/>
                <w:rPrChange w:id="121" w:author="Sugahara, Hikaru/菅原 光" w:date="2022-06-25T17:44:00Z">
                  <w:rPr>
                    <w:ins w:id="122" w:author="Sugahara, Hikaru/菅原 光" w:date="2022-06-25T17:42:00Z"/>
                    <w:rFonts w:ascii="Meiryo UI" w:eastAsia="Meiryo UI" w:hAnsi="Meiryo UI" w:cs="Meiryo UI"/>
                    <w:color w:val="FF0000"/>
                    <w:szCs w:val="20"/>
                  </w:rPr>
                </w:rPrChange>
              </w:rPr>
            </w:pPr>
            <w:ins w:id="123" w:author="Sugahara, Hikaru/菅原 光" w:date="2022-06-25T17:42:00Z">
              <w:r w:rsidRPr="00114D96">
                <w:rPr>
                  <w:rFonts w:ascii="Meiryo UI" w:eastAsia="Meiryo UI" w:hAnsi="Meiryo UI" w:cs="Meiryo UI" w:hint="eastAsia"/>
                  <w:szCs w:val="20"/>
                  <w:rPrChange w:id="124" w:author="Sugahara, Hikaru/菅原 光" w:date="2022-06-25T17:44:00Z">
                    <w:rPr>
                      <w:rFonts w:ascii="Meiryo UI" w:eastAsia="Meiryo UI" w:hAnsi="Meiryo UI" w:cs="Meiryo UI" w:hint="eastAsia"/>
                      <w:color w:val="FF0000"/>
                      <w:szCs w:val="20"/>
                    </w:rPr>
                  </w:rPrChange>
                </w:rPr>
                <w:t>・５－４－２．基本動作（正常系）</w:t>
              </w:r>
            </w:ins>
          </w:p>
          <w:p w14:paraId="13AA1763" w14:textId="098231BA" w:rsidR="003667A2" w:rsidRPr="00114D96" w:rsidRDefault="003667A2" w:rsidP="00D976CE">
            <w:pPr>
              <w:jc w:val="left"/>
              <w:rPr>
                <w:ins w:id="125" w:author="Nakamura, Taiki/中村 泰貴" w:date="2021-12-06T21:31:00Z"/>
                <w:rFonts w:ascii="Meiryo UI" w:eastAsia="Meiryo UI" w:hAnsi="Meiryo UI" w:cs="Meiryo UI"/>
                <w:szCs w:val="20"/>
                <w:rPrChange w:id="126" w:author="Sugahara, Hikaru/菅原 光" w:date="2022-06-25T17:44:00Z">
                  <w:rPr>
                    <w:ins w:id="127" w:author="Nakamura, Taiki/中村 泰貴" w:date="2021-12-06T21:31:00Z"/>
                    <w:rFonts w:ascii="Meiryo UI" w:eastAsia="Meiryo UI" w:hAnsi="Meiryo UI" w:cs="Meiryo UI"/>
                    <w:color w:val="FF0000"/>
                    <w:szCs w:val="20"/>
                  </w:rPr>
                </w:rPrChange>
              </w:rPr>
            </w:pPr>
            <w:ins w:id="128" w:author="Nakamura, Taiki/中村 泰貴" w:date="2021-12-06T21:31:00Z">
              <w:r w:rsidRPr="00114D96">
                <w:rPr>
                  <w:rFonts w:hint="eastAsia"/>
                  <w:szCs w:val="20"/>
                  <w:lang w:val="en"/>
                  <w:rPrChange w:id="129" w:author="Sugahara, Hikaru/菅原 光" w:date="2022-06-25T17:44:00Z">
                    <w:rPr>
                      <w:rFonts w:hint="eastAsia"/>
                      <w:color w:val="FF0000"/>
                      <w:szCs w:val="20"/>
                      <w:lang w:val="en"/>
                    </w:rPr>
                  </w:rPrChange>
                </w:rPr>
                <w:t>・５－４－２．</w:t>
              </w:r>
              <w:r w:rsidRPr="00114D96">
                <w:rPr>
                  <w:szCs w:val="20"/>
                  <w:lang w:val="en"/>
                  <w:rPrChange w:id="130" w:author="Sugahara, Hikaru/菅原 光" w:date="2022-06-25T17:44:00Z">
                    <w:rPr>
                      <w:color w:val="FF0000"/>
                      <w:szCs w:val="20"/>
                      <w:lang w:val="en"/>
                    </w:rPr>
                  </w:rPrChange>
                </w:rPr>
                <w:t xml:space="preserve"> Basic movements (normal).</w:t>
              </w:r>
            </w:ins>
          </w:p>
          <w:p w14:paraId="4406CA64" w14:textId="33978EE8" w:rsidR="00114D96" w:rsidRPr="00114D96" w:rsidRDefault="00114D96" w:rsidP="00557DD5">
            <w:pPr>
              <w:jc w:val="left"/>
              <w:rPr>
                <w:ins w:id="131" w:author="Sugahara, Hikaru/菅原 光" w:date="2022-06-25T17:42:00Z"/>
                <w:szCs w:val="20"/>
                <w:lang w:val="en"/>
                <w:rPrChange w:id="132" w:author="Sugahara, Hikaru/菅原 光" w:date="2022-06-25T17:44:00Z">
                  <w:rPr>
                    <w:ins w:id="133" w:author="Sugahara, Hikaru/菅原 光" w:date="2022-06-25T17:42:00Z"/>
                    <w:color w:val="FF0000"/>
                    <w:szCs w:val="20"/>
                    <w:lang w:val="en"/>
                  </w:rPr>
                </w:rPrChange>
              </w:rPr>
            </w:pPr>
            <w:ins w:id="134" w:author="Sugahara, Hikaru/菅原 光" w:date="2022-06-25T17:42:00Z">
              <w:r w:rsidRPr="00114D96">
                <w:rPr>
                  <w:rFonts w:ascii="Meiryo UI" w:eastAsia="Meiryo UI" w:hAnsi="Meiryo UI" w:cs="Meiryo UI" w:hint="eastAsia"/>
                  <w:szCs w:val="20"/>
                  <w:rPrChange w:id="135" w:author="Sugahara, Hikaru/菅原 光" w:date="2022-06-25T17:44:00Z">
                    <w:rPr>
                      <w:rFonts w:ascii="Meiryo UI" w:eastAsia="Meiryo UI" w:hAnsi="Meiryo UI" w:cs="Meiryo UI" w:hint="eastAsia"/>
                      <w:color w:val="FF0000"/>
                      <w:szCs w:val="20"/>
                    </w:rPr>
                  </w:rPrChange>
                </w:rPr>
                <w:t xml:space="preserve">　ユーザがカスタマイズできる旨を追記</w:t>
              </w:r>
            </w:ins>
          </w:p>
          <w:p w14:paraId="7F4FEEDA" w14:textId="09A2C25B" w:rsidR="003667A2" w:rsidRPr="00114D96" w:rsidRDefault="003667A2" w:rsidP="00D976CE">
            <w:pPr>
              <w:jc w:val="left"/>
              <w:rPr>
                <w:ins w:id="136" w:author="Sasaki Kenji／佐々木　研二／AI" w:date="2021-11-11T18:42:00Z"/>
                <w:rFonts w:ascii="Meiryo UI" w:eastAsia="Meiryo UI" w:hAnsi="Meiryo UI" w:cs="Meiryo UI"/>
                <w:szCs w:val="20"/>
                <w:rPrChange w:id="137" w:author="Sugahara, Hikaru/菅原 光" w:date="2022-06-25T17:44:00Z">
                  <w:rPr>
                    <w:ins w:id="138" w:author="Sasaki Kenji／佐々木　研二／AI" w:date="2021-11-11T18:42:00Z"/>
                    <w:rFonts w:ascii="Meiryo UI" w:eastAsia="Meiryo UI" w:hAnsi="Meiryo UI" w:cs="Meiryo UI"/>
                    <w:color w:val="FF0000"/>
                    <w:szCs w:val="20"/>
                  </w:rPr>
                </w:rPrChange>
              </w:rPr>
            </w:pPr>
            <w:ins w:id="139" w:author="Nakamura, Taiki/中村 泰貴" w:date="2021-12-06T21:31:00Z">
              <w:r w:rsidRPr="00114D96">
                <w:rPr>
                  <w:szCs w:val="20"/>
                  <w:lang w:val="en"/>
                  <w:rPrChange w:id="140" w:author="Sugahara, Hikaru/菅原 光" w:date="2022-06-25T17:44:00Z">
                    <w:rPr>
                      <w:color w:val="FF0000"/>
                      <w:szCs w:val="20"/>
                      <w:lang w:val="en"/>
                    </w:rPr>
                  </w:rPrChange>
                </w:rPr>
                <w:t>Added that users can customize</w:t>
              </w:r>
            </w:ins>
          </w:p>
        </w:tc>
        <w:tc>
          <w:tcPr>
            <w:tcW w:w="1276" w:type="dxa"/>
          </w:tcPr>
          <w:p w14:paraId="388B22BF" w14:textId="77777777" w:rsidR="002E4C21" w:rsidRPr="00114D96" w:rsidDel="00D976CE" w:rsidRDefault="002E4C21" w:rsidP="00D976CE">
            <w:pPr>
              <w:jc w:val="center"/>
              <w:rPr>
                <w:ins w:id="141" w:author="Sasaki Kenji／佐々木　研二／AI" w:date="2021-11-11T18:42:00Z"/>
                <w:rFonts w:ascii="Meiryo UI" w:eastAsia="Meiryo UI" w:hAnsi="Meiryo UI" w:cs="Meiryo UI"/>
                <w:szCs w:val="20"/>
                <w:rPrChange w:id="142" w:author="Sugahara, Hikaru/菅原 光" w:date="2022-06-25T17:44:00Z">
                  <w:rPr>
                    <w:ins w:id="143" w:author="Sasaki Kenji／佐々木　研二／AI" w:date="2021-11-11T18:42:00Z"/>
                    <w:rFonts w:ascii="Meiryo UI" w:eastAsia="Meiryo UI" w:hAnsi="Meiryo UI" w:cs="Meiryo UI"/>
                    <w:color w:val="FF0000"/>
                    <w:szCs w:val="20"/>
                  </w:rPr>
                </w:rPrChange>
              </w:rPr>
            </w:pPr>
            <w:ins w:id="144" w:author="Sasaki Kenji／佐々木　研二／AI" w:date="2021-11-11T18:43:00Z">
              <w:r w:rsidRPr="00114D96">
                <w:rPr>
                  <w:szCs w:val="20"/>
                  <w:lang w:val="en"/>
                  <w:rPrChange w:id="145" w:author="Sugahara, Hikaru/菅原 光" w:date="2022-06-25T17:44:00Z">
                    <w:rPr>
                      <w:color w:val="FF0000"/>
                      <w:szCs w:val="20"/>
                      <w:lang w:val="en"/>
                    </w:rPr>
                  </w:rPrChange>
                </w:rPr>
                <w:t>VC-based LBS</w:t>
              </w:r>
            </w:ins>
          </w:p>
        </w:tc>
        <w:tc>
          <w:tcPr>
            <w:tcW w:w="1441" w:type="dxa"/>
          </w:tcPr>
          <w:p w14:paraId="4CC0D579" w14:textId="77777777" w:rsidR="002E4C21" w:rsidRPr="00114D96" w:rsidRDefault="002E4C21" w:rsidP="00D976CE">
            <w:pPr>
              <w:jc w:val="center"/>
              <w:rPr>
                <w:ins w:id="146" w:author="Sasaki Kenji／佐々木　研二／AI" w:date="2021-11-11T18:42:00Z"/>
                <w:rFonts w:ascii="Meiryo UI" w:eastAsia="Meiryo UI" w:hAnsi="Meiryo UI" w:cs="Meiryo UI"/>
                <w:szCs w:val="20"/>
                <w:rPrChange w:id="147" w:author="Sugahara, Hikaru/菅原 光" w:date="2022-06-25T17:44:00Z">
                  <w:rPr>
                    <w:ins w:id="148" w:author="Sasaki Kenji／佐々木　研二／AI" w:date="2021-11-11T18:42:00Z"/>
                    <w:rFonts w:ascii="Meiryo UI" w:eastAsia="Meiryo UI" w:hAnsi="Meiryo UI" w:cs="Meiryo UI"/>
                    <w:color w:val="FF0000"/>
                    <w:szCs w:val="20"/>
                  </w:rPr>
                </w:rPrChange>
              </w:rPr>
            </w:pPr>
            <w:ins w:id="149" w:author="Sasaki Kenji／佐々木　研二／AI" w:date="2021-11-11T18:43:00Z">
              <w:r w:rsidRPr="00114D96">
                <w:rPr>
                  <w:szCs w:val="20"/>
                  <w:lang w:val="en"/>
                  <w:rPrChange w:id="150" w:author="Sugahara, Hikaru/菅原 光" w:date="2022-06-25T17:44:00Z">
                    <w:rPr>
                      <w:color w:val="FF0000"/>
                      <w:szCs w:val="20"/>
                      <w:lang w:val="en"/>
                    </w:rPr>
                  </w:rPrChange>
                </w:rPr>
                <w:t>2021/11/19</w:t>
              </w:r>
            </w:ins>
          </w:p>
        </w:tc>
        <w:tc>
          <w:tcPr>
            <w:tcW w:w="1217" w:type="dxa"/>
          </w:tcPr>
          <w:p w14:paraId="1CCA65DD" w14:textId="77777777" w:rsidR="002E4C21" w:rsidRPr="00114D96" w:rsidRDefault="002E4C21" w:rsidP="00D976CE">
            <w:pPr>
              <w:jc w:val="center"/>
              <w:rPr>
                <w:ins w:id="151" w:author="Sasaki Kenji／佐々木　研二／AI" w:date="2021-11-11T18:42:00Z"/>
                <w:rFonts w:ascii="Meiryo UI" w:eastAsia="Meiryo UI" w:hAnsi="Meiryo UI" w:cs="Meiryo UI"/>
                <w:szCs w:val="20"/>
              </w:rPr>
            </w:pPr>
            <w:ins w:id="152" w:author="Sasaki Kenji／佐々木　研二／AI" w:date="2021-11-11T18:43:00Z">
              <w:r w:rsidRPr="00114D96">
                <w:rPr>
                  <w:rFonts w:hint="eastAsia"/>
                  <w:szCs w:val="20"/>
                  <w:lang w:val="en"/>
                  <w:rPrChange w:id="153" w:author="Sugahara, Hikaru/菅原 光" w:date="2022-06-25T17:44:00Z">
                    <w:rPr>
                      <w:rFonts w:ascii="Meiryo UI" w:eastAsia="Meiryo UI" w:hAnsi="Meiryo UI" w:cs="Meiryo UI" w:hint="eastAsia"/>
                      <w:szCs w:val="20"/>
                    </w:rPr>
                  </w:rPrChange>
                </w:rPr>
                <w:t>〇</w:t>
              </w:r>
            </w:ins>
          </w:p>
        </w:tc>
      </w:tr>
      <w:tr w:rsidR="00C67973" w:rsidRPr="009C78C3" w14:paraId="76337C73" w14:textId="77777777" w:rsidTr="00D976CE">
        <w:trPr>
          <w:trHeight w:val="85"/>
          <w:ins w:id="154" w:author="Kumagai, Tetsuo/熊谷 哲男" w:date="2022-03-25T12:27:00Z"/>
        </w:trPr>
        <w:tc>
          <w:tcPr>
            <w:tcW w:w="978" w:type="dxa"/>
          </w:tcPr>
          <w:p w14:paraId="05CF4899" w14:textId="21F9630C" w:rsidR="00C67973" w:rsidRPr="00114D96" w:rsidRDefault="00C67973" w:rsidP="00683E8B">
            <w:pPr>
              <w:jc w:val="center"/>
              <w:rPr>
                <w:ins w:id="155" w:author="Kumagai, Tetsuo/熊谷 哲男" w:date="2022-03-25T12:27:00Z"/>
                <w:szCs w:val="20"/>
                <w:lang w:val="en"/>
                <w:rPrChange w:id="156" w:author="Sugahara, Hikaru/菅原 光" w:date="2022-06-25T17:44:00Z">
                  <w:rPr>
                    <w:ins w:id="157" w:author="Kumagai, Tetsuo/熊谷 哲男" w:date="2022-03-25T12:27:00Z"/>
                    <w:color w:val="FF0000"/>
                    <w:szCs w:val="20"/>
                    <w:lang w:val="en"/>
                  </w:rPr>
                </w:rPrChange>
              </w:rPr>
            </w:pPr>
            <w:ins w:id="158" w:author="Kumagai, Tetsuo/熊谷 哲男" w:date="2022-03-25T12:28:00Z">
              <w:r w:rsidRPr="00114D96">
                <w:rPr>
                  <w:szCs w:val="20"/>
                  <w:lang w:val="en"/>
                  <w:rPrChange w:id="159" w:author="Sugahara, Hikaru/菅原 光" w:date="2022-06-25T17:44:00Z">
                    <w:rPr>
                      <w:color w:val="FF0000"/>
                      <w:szCs w:val="20"/>
                      <w:lang w:val="en"/>
                    </w:rPr>
                  </w:rPrChange>
                </w:rPr>
                <w:t>24MM</w:t>
              </w:r>
            </w:ins>
          </w:p>
        </w:tc>
        <w:tc>
          <w:tcPr>
            <w:tcW w:w="3808" w:type="dxa"/>
          </w:tcPr>
          <w:p w14:paraId="7C20BF9D" w14:textId="542A94EE" w:rsidR="00C67973" w:rsidRPr="00114D96" w:rsidRDefault="00C67973" w:rsidP="00D976CE">
            <w:pPr>
              <w:jc w:val="left"/>
              <w:rPr>
                <w:ins w:id="160" w:author="Kumagai, Tetsuo/熊谷 哲男" w:date="2022-03-25T12:27:00Z"/>
                <w:szCs w:val="20"/>
                <w:lang w:val="en"/>
                <w:rPrChange w:id="161" w:author="Sugahara, Hikaru/菅原 光" w:date="2022-06-25T17:44:00Z">
                  <w:rPr>
                    <w:ins w:id="162" w:author="Kumagai, Tetsuo/熊谷 哲男" w:date="2022-03-25T12:27:00Z"/>
                    <w:color w:val="FF0000"/>
                    <w:szCs w:val="20"/>
                    <w:lang w:val="en"/>
                  </w:rPr>
                </w:rPrChange>
              </w:rPr>
            </w:pPr>
            <w:ins w:id="163" w:author="Kumagai, Tetsuo/熊谷 哲男" w:date="2022-03-25T12:28:00Z">
              <w:r w:rsidRPr="00114D96">
                <w:rPr>
                  <w:szCs w:val="20"/>
                  <w:lang w:val="en"/>
                  <w:rPrChange w:id="164" w:author="Sugahara, Hikaru/菅原 光" w:date="2022-06-25T17:44:00Z">
                    <w:rPr>
                      <w:color w:val="FF0000"/>
                      <w:szCs w:val="20"/>
                      <w:lang w:val="en"/>
                    </w:rPr>
                  </w:rPrChange>
                </w:rPr>
                <w:t>24MM</w:t>
              </w:r>
            </w:ins>
          </w:p>
        </w:tc>
        <w:tc>
          <w:tcPr>
            <w:tcW w:w="1276" w:type="dxa"/>
          </w:tcPr>
          <w:p w14:paraId="0F63E66B" w14:textId="1328A3DC" w:rsidR="00C67973" w:rsidRPr="00114D96" w:rsidRDefault="00C67973" w:rsidP="00D976CE">
            <w:pPr>
              <w:jc w:val="center"/>
              <w:rPr>
                <w:ins w:id="165" w:author="Kumagai, Tetsuo/熊谷 哲男" w:date="2022-03-25T12:27:00Z"/>
                <w:szCs w:val="20"/>
                <w:lang w:val="en"/>
                <w:rPrChange w:id="166" w:author="Sugahara, Hikaru/菅原 光" w:date="2022-06-25T17:44:00Z">
                  <w:rPr>
                    <w:ins w:id="167" w:author="Kumagai, Tetsuo/熊谷 哲男" w:date="2022-03-25T12:27:00Z"/>
                    <w:color w:val="FF0000"/>
                    <w:szCs w:val="20"/>
                    <w:lang w:val="en"/>
                  </w:rPr>
                </w:rPrChange>
              </w:rPr>
            </w:pPr>
            <w:ins w:id="168" w:author="Kumagai, Tetsuo/熊谷 哲男" w:date="2022-03-25T12:28:00Z">
              <w:r w:rsidRPr="00114D96">
                <w:rPr>
                  <w:szCs w:val="20"/>
                  <w:lang w:val="en"/>
                  <w:rPrChange w:id="169" w:author="Sugahara, Hikaru/菅原 光" w:date="2022-06-25T17:44:00Z">
                    <w:rPr>
                      <w:color w:val="FF0000"/>
                      <w:szCs w:val="20"/>
                      <w:lang w:val="en"/>
                    </w:rPr>
                  </w:rPrChange>
                </w:rPr>
                <w:t>-</w:t>
              </w:r>
            </w:ins>
          </w:p>
        </w:tc>
        <w:tc>
          <w:tcPr>
            <w:tcW w:w="1441" w:type="dxa"/>
          </w:tcPr>
          <w:p w14:paraId="068B5E6E" w14:textId="5EC8FA05" w:rsidR="00C67973" w:rsidRPr="00114D96" w:rsidRDefault="00C67973" w:rsidP="00D976CE">
            <w:pPr>
              <w:jc w:val="center"/>
              <w:rPr>
                <w:ins w:id="170" w:author="Kumagai, Tetsuo/熊谷 哲男" w:date="2022-03-25T12:27:00Z"/>
                <w:szCs w:val="20"/>
                <w:lang w:val="en"/>
                <w:rPrChange w:id="171" w:author="Sugahara, Hikaru/菅原 光" w:date="2022-06-25T17:44:00Z">
                  <w:rPr>
                    <w:ins w:id="172" w:author="Kumagai, Tetsuo/熊谷 哲男" w:date="2022-03-25T12:27:00Z"/>
                    <w:color w:val="FF0000"/>
                    <w:szCs w:val="20"/>
                    <w:lang w:val="en"/>
                  </w:rPr>
                </w:rPrChange>
              </w:rPr>
            </w:pPr>
            <w:ins w:id="173" w:author="Kumagai, Tetsuo/熊谷 哲男" w:date="2022-03-25T12:28:00Z">
              <w:r w:rsidRPr="00114D96">
                <w:rPr>
                  <w:szCs w:val="20"/>
                  <w:lang w:val="en"/>
                  <w:rPrChange w:id="174" w:author="Sugahara, Hikaru/菅原 光" w:date="2022-06-25T17:44:00Z">
                    <w:rPr>
                      <w:color w:val="FF0000"/>
                      <w:szCs w:val="20"/>
                      <w:lang w:val="en"/>
                    </w:rPr>
                  </w:rPrChange>
                </w:rPr>
                <w:t>-</w:t>
              </w:r>
            </w:ins>
          </w:p>
        </w:tc>
        <w:tc>
          <w:tcPr>
            <w:tcW w:w="1217" w:type="dxa"/>
          </w:tcPr>
          <w:p w14:paraId="2BB26759" w14:textId="1FCBAD23" w:rsidR="00C67973" w:rsidRPr="00114D96" w:rsidRDefault="00C67973" w:rsidP="00D976CE">
            <w:pPr>
              <w:jc w:val="center"/>
              <w:rPr>
                <w:ins w:id="175" w:author="Kumagai, Tetsuo/熊谷 哲男" w:date="2022-03-25T12:27:00Z"/>
                <w:szCs w:val="20"/>
                <w:lang w:val="en"/>
                <w:rPrChange w:id="176" w:author="Sugahara, Hikaru/菅原 光" w:date="2022-06-25T17:44:00Z">
                  <w:rPr>
                    <w:ins w:id="177" w:author="Kumagai, Tetsuo/熊谷 哲男" w:date="2022-03-25T12:27:00Z"/>
                    <w:color w:val="FF0000"/>
                    <w:szCs w:val="20"/>
                    <w:lang w:val="en"/>
                  </w:rPr>
                </w:rPrChange>
              </w:rPr>
            </w:pPr>
            <w:ins w:id="178" w:author="Kumagai, Tetsuo/熊谷 哲男" w:date="2022-03-25T12:28:00Z">
              <w:r w:rsidRPr="00114D96">
                <w:rPr>
                  <w:szCs w:val="20"/>
                  <w:lang w:val="en"/>
                  <w:rPrChange w:id="179" w:author="Sugahara, Hikaru/菅原 光" w:date="2022-06-25T17:44:00Z">
                    <w:rPr>
                      <w:color w:val="FF0000"/>
                      <w:szCs w:val="20"/>
                      <w:lang w:val="en"/>
                    </w:rPr>
                  </w:rPrChange>
                </w:rPr>
                <w:t>-</w:t>
              </w:r>
            </w:ins>
          </w:p>
        </w:tc>
      </w:tr>
      <w:tr w:rsidR="00C67973" w:rsidRPr="009C78C3" w14:paraId="51F0FDED" w14:textId="77777777" w:rsidTr="00D976CE">
        <w:trPr>
          <w:trHeight w:val="85"/>
          <w:ins w:id="180" w:author="Kumagai, Tetsuo/熊谷 哲男" w:date="2022-03-25T12:28:00Z"/>
        </w:trPr>
        <w:tc>
          <w:tcPr>
            <w:tcW w:w="978" w:type="dxa"/>
          </w:tcPr>
          <w:p w14:paraId="7EBD417D" w14:textId="53561CA9" w:rsidR="00C67973" w:rsidRPr="00114D96" w:rsidRDefault="00C67973" w:rsidP="00683E8B">
            <w:pPr>
              <w:jc w:val="center"/>
              <w:rPr>
                <w:ins w:id="181" w:author="Kumagai, Tetsuo/熊谷 哲男" w:date="2022-03-25T12:28:00Z"/>
                <w:szCs w:val="20"/>
                <w:lang w:val="en"/>
                <w:rPrChange w:id="182" w:author="Sugahara, Hikaru/菅原 光" w:date="2022-06-25T17:44:00Z">
                  <w:rPr>
                    <w:ins w:id="183" w:author="Kumagai, Tetsuo/熊谷 哲男" w:date="2022-03-25T12:28:00Z"/>
                    <w:color w:val="FF0000"/>
                    <w:szCs w:val="20"/>
                    <w:lang w:val="en"/>
                  </w:rPr>
                </w:rPrChange>
              </w:rPr>
            </w:pPr>
            <w:ins w:id="184" w:author="Kumagai, Tetsuo/熊谷 哲男" w:date="2022-03-25T12:28:00Z">
              <w:r w:rsidRPr="00114D96">
                <w:rPr>
                  <w:szCs w:val="20"/>
                  <w:lang w:val="en"/>
                  <w:rPrChange w:id="185" w:author="Sugahara, Hikaru/菅原 光" w:date="2022-06-25T17:44:00Z">
                    <w:rPr>
                      <w:color w:val="FF0000"/>
                      <w:szCs w:val="20"/>
                      <w:lang w:val="en"/>
                    </w:rPr>
                  </w:rPrChange>
                </w:rPr>
                <w:t>1.00</w:t>
              </w:r>
            </w:ins>
          </w:p>
        </w:tc>
        <w:tc>
          <w:tcPr>
            <w:tcW w:w="3808" w:type="dxa"/>
          </w:tcPr>
          <w:p w14:paraId="478CF7F7" w14:textId="77777777" w:rsidR="00C67973" w:rsidRPr="00114D96" w:rsidRDefault="00C67973" w:rsidP="00D976CE">
            <w:pPr>
              <w:jc w:val="left"/>
              <w:rPr>
                <w:ins w:id="186" w:author="Nakamura, Taiki/中村 泰貴" w:date="2022-03-25T21:57:00Z"/>
                <w:szCs w:val="20"/>
                <w:lang w:val="en"/>
                <w:rPrChange w:id="187" w:author="Sugahara, Hikaru/菅原 光" w:date="2022-06-25T17:44:00Z">
                  <w:rPr>
                    <w:ins w:id="188" w:author="Nakamura, Taiki/中村 泰貴" w:date="2022-03-25T21:57:00Z"/>
                    <w:color w:val="FF0000"/>
                    <w:szCs w:val="20"/>
                    <w:lang w:val="en"/>
                  </w:rPr>
                </w:rPrChange>
              </w:rPr>
            </w:pPr>
            <w:ins w:id="189" w:author="Kumagai, Tetsuo/熊谷 哲男" w:date="2022-03-25T12:28:00Z">
              <w:r w:rsidRPr="00114D96">
                <w:rPr>
                  <w:szCs w:val="20"/>
                  <w:lang w:val="en"/>
                  <w:rPrChange w:id="190" w:author="Sugahara, Hikaru/菅原 光" w:date="2022-06-25T17:44:00Z">
                    <w:rPr>
                      <w:color w:val="FF0000"/>
                      <w:szCs w:val="20"/>
                      <w:lang w:val="en"/>
                    </w:rPr>
                  </w:rPrChange>
                </w:rPr>
                <w:t>New</w:t>
              </w:r>
            </w:ins>
          </w:p>
          <w:p w14:paraId="54C564DF" w14:textId="77777777" w:rsidR="007A3007" w:rsidRPr="00114D96" w:rsidRDefault="007A3007" w:rsidP="00D976CE">
            <w:pPr>
              <w:jc w:val="left"/>
              <w:rPr>
                <w:ins w:id="191" w:author="Nakamura, Taiki/中村 泰貴" w:date="2022-03-25T21:57:00Z"/>
                <w:szCs w:val="20"/>
                <w:lang w:val="en"/>
                <w:rPrChange w:id="192" w:author="Sugahara, Hikaru/菅原 光" w:date="2022-06-25T17:44:00Z">
                  <w:rPr>
                    <w:ins w:id="193" w:author="Nakamura, Taiki/中村 泰貴" w:date="2022-03-25T21:57:00Z"/>
                    <w:color w:val="FF0000"/>
                    <w:szCs w:val="20"/>
                    <w:lang w:val="en"/>
                  </w:rPr>
                </w:rPrChange>
              </w:rPr>
            </w:pPr>
            <w:ins w:id="194" w:author="Nakamura, Taiki/中村 泰貴" w:date="2022-03-25T21:57:00Z">
              <w:r w:rsidRPr="00114D96">
                <w:rPr>
                  <w:szCs w:val="20"/>
                  <w:lang w:val="en"/>
                  <w:rPrChange w:id="195" w:author="Sugahara, Hikaru/菅原 光" w:date="2022-06-25T17:44:00Z">
                    <w:rPr>
                      <w:color w:val="FF0000"/>
                      <w:szCs w:val="20"/>
                      <w:lang w:val="en"/>
                    </w:rPr>
                  </w:rPrChange>
                </w:rPr>
                <w:t>5</w:t>
              </w:r>
              <w:r w:rsidRPr="00114D96">
                <w:rPr>
                  <w:rFonts w:hint="eastAsia"/>
                  <w:szCs w:val="20"/>
                  <w:lang w:val="en"/>
                  <w:rPrChange w:id="196" w:author="Sugahara, Hikaru/菅原 光" w:date="2022-06-25T17:44:00Z">
                    <w:rPr>
                      <w:rFonts w:hint="eastAsia"/>
                      <w:color w:val="FF0000"/>
                      <w:szCs w:val="20"/>
                      <w:lang w:val="en"/>
                    </w:rPr>
                  </w:rPrChange>
                </w:rPr>
                <w:t>－</w:t>
              </w:r>
              <w:r w:rsidRPr="00114D96">
                <w:rPr>
                  <w:szCs w:val="20"/>
                  <w:lang w:val="en"/>
                  <w:rPrChange w:id="197" w:author="Sugahara, Hikaru/菅原 光" w:date="2022-06-25T17:44:00Z">
                    <w:rPr>
                      <w:color w:val="FF0000"/>
                      <w:szCs w:val="20"/>
                      <w:lang w:val="en"/>
                    </w:rPr>
                  </w:rPrChange>
                </w:rPr>
                <w:t>4</w:t>
              </w:r>
              <w:r w:rsidRPr="00114D96">
                <w:rPr>
                  <w:rFonts w:hint="eastAsia"/>
                  <w:szCs w:val="20"/>
                  <w:lang w:val="en"/>
                  <w:rPrChange w:id="198" w:author="Sugahara, Hikaru/菅原 光" w:date="2022-06-25T17:44:00Z">
                    <w:rPr>
                      <w:rFonts w:hint="eastAsia"/>
                      <w:color w:val="FF0000"/>
                      <w:szCs w:val="20"/>
                      <w:lang w:val="en"/>
                    </w:rPr>
                  </w:rPrChange>
                </w:rPr>
                <w:t>．</w:t>
              </w:r>
              <w:r w:rsidRPr="00114D96">
                <w:rPr>
                  <w:szCs w:val="20"/>
                  <w:lang w:val="en"/>
                  <w:rPrChange w:id="199" w:author="Sugahara, Hikaru/菅原 光" w:date="2022-06-25T17:44:00Z">
                    <w:rPr>
                      <w:color w:val="FF0000"/>
                      <w:szCs w:val="20"/>
                      <w:lang w:val="en"/>
                    </w:rPr>
                  </w:rPrChange>
                </w:rPr>
                <w:t xml:space="preserve"> Heartful Effect</w:t>
              </w:r>
            </w:ins>
          </w:p>
          <w:p w14:paraId="3D8660B5" w14:textId="68C7AE3C" w:rsidR="007A3007" w:rsidRPr="00114D96" w:rsidRDefault="007A3007" w:rsidP="00D976CE">
            <w:pPr>
              <w:jc w:val="left"/>
              <w:rPr>
                <w:ins w:id="200" w:author="Kumagai, Tetsuo/熊谷 哲男" w:date="2022-03-25T12:28:00Z"/>
                <w:szCs w:val="20"/>
                <w:lang w:val="en"/>
                <w:rPrChange w:id="201" w:author="Sugahara, Hikaru/菅原 光" w:date="2022-06-25T17:44:00Z">
                  <w:rPr>
                    <w:ins w:id="202" w:author="Kumagai, Tetsuo/熊谷 哲男" w:date="2022-03-25T12:28:00Z"/>
                    <w:color w:val="FF0000"/>
                    <w:szCs w:val="20"/>
                    <w:lang w:val="en"/>
                  </w:rPr>
                </w:rPrChange>
              </w:rPr>
            </w:pPr>
            <w:ins w:id="203" w:author="Nakamura, Taiki/中村 泰貴" w:date="2022-03-25T21:57:00Z">
              <w:r w:rsidRPr="00114D96">
                <w:rPr>
                  <w:rFonts w:hint="eastAsia"/>
                  <w:szCs w:val="20"/>
                  <w:lang w:val="en"/>
                  <w:rPrChange w:id="204" w:author="Sugahara, Hikaru/菅原 光" w:date="2022-06-25T17:44:00Z">
                    <w:rPr>
                      <w:rFonts w:hint="eastAsia"/>
                      <w:color w:val="FF0000"/>
                      <w:szCs w:val="20"/>
                      <w:lang w:val="en"/>
                    </w:rPr>
                  </w:rPrChange>
                </w:rPr>
                <w:t xml:space="preserve">　機能削除</w:t>
              </w:r>
            </w:ins>
          </w:p>
        </w:tc>
        <w:tc>
          <w:tcPr>
            <w:tcW w:w="1276" w:type="dxa"/>
          </w:tcPr>
          <w:p w14:paraId="6738C2D0" w14:textId="3EFC9FBB" w:rsidR="00C67973" w:rsidRPr="00114D96" w:rsidRDefault="00C67973" w:rsidP="00D976CE">
            <w:pPr>
              <w:jc w:val="center"/>
              <w:rPr>
                <w:ins w:id="205" w:author="Kumagai, Tetsuo/熊谷 哲男" w:date="2022-03-25T12:28:00Z"/>
                <w:szCs w:val="20"/>
                <w:lang w:val="en"/>
                <w:rPrChange w:id="206" w:author="Sugahara, Hikaru/菅原 光" w:date="2022-06-25T17:44:00Z">
                  <w:rPr>
                    <w:ins w:id="207" w:author="Kumagai, Tetsuo/熊谷 哲男" w:date="2022-03-25T12:28:00Z"/>
                    <w:color w:val="FF0000"/>
                    <w:szCs w:val="20"/>
                    <w:lang w:val="en"/>
                  </w:rPr>
                </w:rPrChange>
              </w:rPr>
            </w:pPr>
            <w:ins w:id="208" w:author="Kumagai, Tetsuo/熊谷 哲男" w:date="2022-03-25T12:28:00Z">
              <w:r w:rsidRPr="00114D96">
                <w:rPr>
                  <w:szCs w:val="20"/>
                  <w:lang w:val="en"/>
                  <w:rPrChange w:id="209" w:author="Sugahara, Hikaru/菅原 光" w:date="2022-06-25T17:44:00Z">
                    <w:rPr>
                      <w:color w:val="FF0000"/>
                      <w:szCs w:val="20"/>
                      <w:lang w:val="en"/>
                    </w:rPr>
                  </w:rPrChange>
                </w:rPr>
                <w:t>LBS</w:t>
              </w:r>
            </w:ins>
          </w:p>
        </w:tc>
        <w:tc>
          <w:tcPr>
            <w:tcW w:w="1441" w:type="dxa"/>
          </w:tcPr>
          <w:p w14:paraId="07969536" w14:textId="6AED5468" w:rsidR="00C67973" w:rsidRPr="00114D96" w:rsidRDefault="00C67973" w:rsidP="00D976CE">
            <w:pPr>
              <w:jc w:val="center"/>
              <w:rPr>
                <w:ins w:id="210" w:author="Kumagai, Tetsuo/熊谷 哲男" w:date="2022-03-25T12:28:00Z"/>
                <w:szCs w:val="20"/>
                <w:lang w:val="en"/>
                <w:rPrChange w:id="211" w:author="Sugahara, Hikaru/菅原 光" w:date="2022-06-25T17:44:00Z">
                  <w:rPr>
                    <w:ins w:id="212" w:author="Kumagai, Tetsuo/熊谷 哲男" w:date="2022-03-25T12:28:00Z"/>
                    <w:color w:val="FF0000"/>
                    <w:szCs w:val="20"/>
                    <w:lang w:val="en"/>
                  </w:rPr>
                </w:rPrChange>
              </w:rPr>
            </w:pPr>
            <w:ins w:id="213" w:author="Kumagai, Tetsuo/熊谷 哲男" w:date="2022-03-25T12:28:00Z">
              <w:r w:rsidRPr="00114D96">
                <w:rPr>
                  <w:szCs w:val="20"/>
                  <w:lang w:val="en"/>
                  <w:rPrChange w:id="214" w:author="Sugahara, Hikaru/菅原 光" w:date="2022-06-25T17:44:00Z">
                    <w:rPr>
                      <w:color w:val="FF0000"/>
                      <w:szCs w:val="20"/>
                      <w:lang w:val="en"/>
                    </w:rPr>
                  </w:rPrChange>
                </w:rPr>
                <w:t>2022/3/31</w:t>
              </w:r>
            </w:ins>
          </w:p>
        </w:tc>
        <w:tc>
          <w:tcPr>
            <w:tcW w:w="1217" w:type="dxa"/>
          </w:tcPr>
          <w:p w14:paraId="36E6DE75" w14:textId="6DD66BED" w:rsidR="00C67973" w:rsidRPr="00114D96" w:rsidRDefault="00C67973" w:rsidP="00D976CE">
            <w:pPr>
              <w:jc w:val="center"/>
              <w:rPr>
                <w:ins w:id="215" w:author="Kumagai, Tetsuo/熊谷 哲男" w:date="2022-03-25T12:28:00Z"/>
                <w:szCs w:val="20"/>
                <w:lang w:val="en"/>
                <w:rPrChange w:id="216" w:author="Sugahara, Hikaru/菅原 光" w:date="2022-06-25T17:44:00Z">
                  <w:rPr>
                    <w:ins w:id="217" w:author="Kumagai, Tetsuo/熊谷 哲男" w:date="2022-03-25T12:28:00Z"/>
                    <w:color w:val="FF0000"/>
                    <w:szCs w:val="20"/>
                    <w:lang w:val="en"/>
                  </w:rPr>
                </w:rPrChange>
              </w:rPr>
            </w:pPr>
            <w:ins w:id="218" w:author="Kumagai, Tetsuo/熊谷 哲男" w:date="2022-03-25T12:28:00Z">
              <w:r w:rsidRPr="00114D96">
                <w:rPr>
                  <w:rFonts w:hint="eastAsia"/>
                  <w:szCs w:val="20"/>
                  <w:lang w:val="en"/>
                  <w:rPrChange w:id="219" w:author="Sugahara, Hikaru/菅原 光" w:date="2022-06-25T17:44:00Z">
                    <w:rPr>
                      <w:rFonts w:hint="eastAsia"/>
                      <w:color w:val="FF0000"/>
                      <w:szCs w:val="20"/>
                      <w:lang w:val="en"/>
                    </w:rPr>
                  </w:rPrChange>
                </w:rPr>
                <w:t>〇</w:t>
              </w:r>
            </w:ins>
          </w:p>
        </w:tc>
      </w:tr>
      <w:tr w:rsidR="00C67973" w:rsidRPr="009C78C3" w14:paraId="3E203CE7" w14:textId="77777777" w:rsidTr="00D976CE">
        <w:trPr>
          <w:trHeight w:val="85"/>
          <w:ins w:id="220" w:author="Kumagai, Tetsuo/熊谷 哲男" w:date="2022-03-25T12:27:00Z"/>
        </w:trPr>
        <w:tc>
          <w:tcPr>
            <w:tcW w:w="978" w:type="dxa"/>
          </w:tcPr>
          <w:p w14:paraId="5D61B1AA" w14:textId="3D4C0FA5" w:rsidR="00C67973" w:rsidRPr="00AD1BB8" w:rsidRDefault="009C1BE0" w:rsidP="00557DD5">
            <w:pPr>
              <w:jc w:val="center"/>
              <w:rPr>
                <w:ins w:id="221" w:author="Kumagai, Tetsuo/熊谷 哲男" w:date="2022-03-25T12:27:00Z"/>
                <w:color w:val="000000" w:themeColor="text1"/>
                <w:szCs w:val="20"/>
                <w:lang w:val="en"/>
                <w:rPrChange w:id="222" w:author="Shimizu, Yuya/清水 裕也" w:date="2025-02-08T21:02:00Z">
                  <w:rPr>
                    <w:ins w:id="223" w:author="Kumagai, Tetsuo/熊谷 哲男" w:date="2022-03-25T12:27:00Z"/>
                    <w:color w:val="FF0000"/>
                    <w:szCs w:val="20"/>
                    <w:lang w:val="en"/>
                  </w:rPr>
                </w:rPrChange>
              </w:rPr>
            </w:pPr>
            <w:ins w:id="224" w:author="Sugahara, Hikaru/菅原 光" w:date="2022-06-25T17:32:00Z">
              <w:r w:rsidRPr="00AD1BB8">
                <w:rPr>
                  <w:color w:val="000000" w:themeColor="text1"/>
                  <w:szCs w:val="20"/>
                  <w:lang w:val="en"/>
                  <w:rPrChange w:id="225" w:author="Shimizu, Yuya/清水 裕也" w:date="2025-02-08T21:02:00Z">
                    <w:rPr>
                      <w:color w:val="FF0000"/>
                      <w:szCs w:val="20"/>
                      <w:lang w:val="en"/>
                    </w:rPr>
                  </w:rPrChange>
                </w:rPr>
                <w:t>1.</w:t>
              </w:r>
            </w:ins>
            <w:ins w:id="226" w:author="Sugahara, Hikaru/菅原 光" w:date="2022-06-25T17:33:00Z">
              <w:r w:rsidRPr="00AD1BB8">
                <w:rPr>
                  <w:color w:val="000000" w:themeColor="text1"/>
                  <w:szCs w:val="20"/>
                  <w:lang w:val="en"/>
                  <w:rPrChange w:id="227" w:author="Shimizu, Yuya/清水 裕也" w:date="2025-02-08T21:02:00Z">
                    <w:rPr>
                      <w:color w:val="FF0000"/>
                      <w:szCs w:val="20"/>
                      <w:lang w:val="en"/>
                    </w:rPr>
                  </w:rPrChange>
                </w:rPr>
                <w:t>1</w:t>
              </w:r>
            </w:ins>
            <w:ins w:id="228" w:author="Sugahara, Hikaru/菅原 光" w:date="2022-06-25T17:32:00Z">
              <w:r w:rsidRPr="00AD1BB8">
                <w:rPr>
                  <w:color w:val="000000" w:themeColor="text1"/>
                  <w:szCs w:val="20"/>
                  <w:lang w:val="en"/>
                  <w:rPrChange w:id="229" w:author="Shimizu, Yuya/清水 裕也" w:date="2025-02-08T21:02:00Z">
                    <w:rPr>
                      <w:color w:val="FF0000"/>
                      <w:szCs w:val="20"/>
                      <w:lang w:val="en"/>
                    </w:rPr>
                  </w:rPrChange>
                </w:rPr>
                <w:t>0</w:t>
              </w:r>
            </w:ins>
          </w:p>
        </w:tc>
        <w:tc>
          <w:tcPr>
            <w:tcW w:w="3808" w:type="dxa"/>
          </w:tcPr>
          <w:p w14:paraId="532421E1" w14:textId="77777777" w:rsidR="00C67973" w:rsidRPr="00AD1BB8" w:rsidRDefault="009C1BE0" w:rsidP="00D976CE">
            <w:pPr>
              <w:jc w:val="left"/>
              <w:rPr>
                <w:ins w:id="230" w:author="Sugahara, Hikaru/菅原 光" w:date="2022-06-25T17:33:00Z"/>
                <w:color w:val="000000" w:themeColor="text1"/>
                <w:szCs w:val="20"/>
                <w:lang w:val="en"/>
                <w:rPrChange w:id="231" w:author="Shimizu, Yuya/清水 裕也" w:date="2025-02-08T21:02:00Z">
                  <w:rPr>
                    <w:ins w:id="232" w:author="Sugahara, Hikaru/菅原 光" w:date="2022-06-25T17:33:00Z"/>
                    <w:color w:val="FF0000"/>
                    <w:szCs w:val="20"/>
                    <w:lang w:val="en"/>
                  </w:rPr>
                </w:rPrChange>
              </w:rPr>
            </w:pPr>
            <w:ins w:id="233" w:author="Sugahara, Hikaru/菅原 光" w:date="2022-06-25T17:33:00Z">
              <w:r w:rsidRPr="00AD1BB8">
                <w:rPr>
                  <w:rFonts w:hint="eastAsia"/>
                  <w:color w:val="000000" w:themeColor="text1"/>
                  <w:szCs w:val="20"/>
                  <w:lang w:val="en"/>
                  <w:rPrChange w:id="234" w:author="Shimizu, Yuya/清水 裕也" w:date="2025-02-08T21:02:00Z">
                    <w:rPr>
                      <w:rFonts w:hint="eastAsia"/>
                      <w:color w:val="FF0000"/>
                      <w:szCs w:val="20"/>
                      <w:lang w:val="en"/>
                    </w:rPr>
                  </w:rPrChange>
                </w:rPr>
                <w:t>和英併記</w:t>
              </w:r>
            </w:ins>
          </w:p>
          <w:p w14:paraId="07E9B907" w14:textId="488AD5CA" w:rsidR="009C1BE0" w:rsidRPr="00AD1BB8" w:rsidRDefault="009C1BE0" w:rsidP="00D976CE">
            <w:pPr>
              <w:jc w:val="left"/>
              <w:rPr>
                <w:ins w:id="235" w:author="Kumagai, Tetsuo/熊谷 哲男" w:date="2022-03-25T12:27:00Z"/>
                <w:color w:val="000000" w:themeColor="text1"/>
                <w:szCs w:val="20"/>
                <w:lang w:val="en"/>
                <w:rPrChange w:id="236" w:author="Shimizu, Yuya/清水 裕也" w:date="2025-02-08T21:02:00Z">
                  <w:rPr>
                    <w:ins w:id="237" w:author="Kumagai, Tetsuo/熊谷 哲男" w:date="2022-03-25T12:27:00Z"/>
                    <w:color w:val="FF0000"/>
                    <w:szCs w:val="20"/>
                    <w:lang w:val="en"/>
                  </w:rPr>
                </w:rPrChange>
              </w:rPr>
            </w:pPr>
            <w:ins w:id="238" w:author="Sugahara, Hikaru/菅原 光" w:date="2022-06-25T17:33:00Z">
              <w:r w:rsidRPr="00AD1BB8">
                <w:rPr>
                  <w:color w:val="000000" w:themeColor="text1"/>
                  <w:szCs w:val="20"/>
                  <w:lang w:val="en"/>
                  <w:rPrChange w:id="239" w:author="Shimizu, Yuya/清水 裕也" w:date="2025-02-08T21:02:00Z">
                    <w:rPr>
                      <w:color w:val="FF0000"/>
                      <w:szCs w:val="20"/>
                      <w:lang w:val="en"/>
                    </w:rPr>
                  </w:rPrChange>
                </w:rPr>
                <w:t>Also in Japanese</w:t>
              </w:r>
            </w:ins>
          </w:p>
        </w:tc>
        <w:tc>
          <w:tcPr>
            <w:tcW w:w="1276" w:type="dxa"/>
          </w:tcPr>
          <w:p w14:paraId="0C42A050" w14:textId="77777777" w:rsidR="00C67973" w:rsidRPr="00AD1BB8" w:rsidRDefault="009C1BE0" w:rsidP="00D976CE">
            <w:pPr>
              <w:jc w:val="center"/>
              <w:rPr>
                <w:ins w:id="240" w:author="Sugahara, Hikaru/菅原 光" w:date="2022-06-25T17:34:00Z"/>
                <w:color w:val="000000" w:themeColor="text1"/>
                <w:szCs w:val="20"/>
                <w:lang w:val="en"/>
                <w:rPrChange w:id="241" w:author="Shimizu, Yuya/清水 裕也" w:date="2025-02-08T21:02:00Z">
                  <w:rPr>
                    <w:ins w:id="242" w:author="Sugahara, Hikaru/菅原 光" w:date="2022-06-25T17:34:00Z"/>
                    <w:color w:val="FF0000"/>
                    <w:szCs w:val="20"/>
                    <w:lang w:val="en"/>
                  </w:rPr>
                </w:rPrChange>
              </w:rPr>
            </w:pPr>
            <w:ins w:id="243" w:author="Sugahara, Hikaru/菅原 光" w:date="2022-06-25T17:33:00Z">
              <w:r w:rsidRPr="00AD1BB8">
                <w:rPr>
                  <w:color w:val="000000" w:themeColor="text1"/>
                  <w:szCs w:val="20"/>
                  <w:lang w:val="en"/>
                  <w:rPrChange w:id="244" w:author="Shimizu, Yuya/清水 裕也" w:date="2025-02-08T21:02:00Z">
                    <w:rPr>
                      <w:color w:val="FF0000"/>
                      <w:szCs w:val="20"/>
                      <w:lang w:val="en"/>
                    </w:rPr>
                  </w:rPrChange>
                </w:rPr>
                <w:t>VC LBS</w:t>
              </w:r>
            </w:ins>
          </w:p>
          <w:p w14:paraId="46DEA63F" w14:textId="77777777" w:rsidR="009C1BE0" w:rsidRPr="00AD1BB8" w:rsidRDefault="009C1BE0" w:rsidP="00D976CE">
            <w:pPr>
              <w:jc w:val="center"/>
              <w:rPr>
                <w:ins w:id="245" w:author="Sugahara, Hikaru/菅原 光" w:date="2022-06-25T17:34:00Z"/>
                <w:color w:val="000000" w:themeColor="text1"/>
                <w:szCs w:val="20"/>
                <w:lang w:val="en"/>
                <w:rPrChange w:id="246" w:author="Shimizu, Yuya/清水 裕也" w:date="2025-02-08T21:02:00Z">
                  <w:rPr>
                    <w:ins w:id="247" w:author="Sugahara, Hikaru/菅原 光" w:date="2022-06-25T17:34:00Z"/>
                    <w:color w:val="FF0000"/>
                    <w:szCs w:val="20"/>
                    <w:lang w:val="en"/>
                  </w:rPr>
                </w:rPrChange>
              </w:rPr>
            </w:pPr>
            <w:ins w:id="248" w:author="Sugahara, Hikaru/菅原 光" w:date="2022-06-25T17:34:00Z">
              <w:r w:rsidRPr="00AD1BB8">
                <w:rPr>
                  <w:color w:val="000000" w:themeColor="text1"/>
                  <w:szCs w:val="20"/>
                  <w:lang w:val="en"/>
                  <w:rPrChange w:id="249" w:author="Shimizu, Yuya/清水 裕也" w:date="2025-02-08T21:02:00Z">
                    <w:rPr>
                      <w:color w:val="FF0000"/>
                      <w:szCs w:val="20"/>
                      <w:lang w:val="en"/>
                    </w:rPr>
                  </w:rPrChange>
                </w:rPr>
                <w:t>Hikaru</w:t>
              </w:r>
            </w:ins>
          </w:p>
          <w:p w14:paraId="2C6BF518" w14:textId="6AD1F147" w:rsidR="009C1BE0" w:rsidRPr="00AD1BB8" w:rsidRDefault="009C1BE0" w:rsidP="00D976CE">
            <w:pPr>
              <w:jc w:val="center"/>
              <w:rPr>
                <w:ins w:id="250" w:author="Kumagai, Tetsuo/熊谷 哲男" w:date="2022-03-25T12:27:00Z"/>
                <w:color w:val="000000" w:themeColor="text1"/>
                <w:szCs w:val="20"/>
                <w:lang w:val="en"/>
                <w:rPrChange w:id="251" w:author="Shimizu, Yuya/清水 裕也" w:date="2025-02-08T21:02:00Z">
                  <w:rPr>
                    <w:ins w:id="252" w:author="Kumagai, Tetsuo/熊谷 哲男" w:date="2022-03-25T12:27:00Z"/>
                    <w:color w:val="FF0000"/>
                    <w:szCs w:val="20"/>
                    <w:lang w:val="en"/>
                  </w:rPr>
                </w:rPrChange>
              </w:rPr>
            </w:pPr>
            <w:ins w:id="253" w:author="Sugahara, Hikaru/菅原 光" w:date="2022-06-25T17:34:00Z">
              <w:r w:rsidRPr="00AD1BB8">
                <w:rPr>
                  <w:color w:val="000000" w:themeColor="text1"/>
                  <w:szCs w:val="20"/>
                  <w:lang w:val="en"/>
                  <w:rPrChange w:id="254" w:author="Shimizu, Yuya/清水 裕也" w:date="2025-02-08T21:02:00Z">
                    <w:rPr>
                      <w:color w:val="FF0000"/>
                      <w:szCs w:val="20"/>
                      <w:lang w:val="en"/>
                    </w:rPr>
                  </w:rPrChange>
                </w:rPr>
                <w:t>Sugahara</w:t>
              </w:r>
            </w:ins>
          </w:p>
        </w:tc>
        <w:tc>
          <w:tcPr>
            <w:tcW w:w="1441" w:type="dxa"/>
          </w:tcPr>
          <w:p w14:paraId="44A6725C" w14:textId="185BD936" w:rsidR="00C67973" w:rsidRPr="00AD1BB8" w:rsidRDefault="009C1BE0" w:rsidP="00D976CE">
            <w:pPr>
              <w:jc w:val="center"/>
              <w:rPr>
                <w:ins w:id="255" w:author="Kumagai, Tetsuo/熊谷 哲男" w:date="2022-03-25T12:27:00Z"/>
                <w:color w:val="000000" w:themeColor="text1"/>
                <w:szCs w:val="20"/>
                <w:lang w:val="en"/>
                <w:rPrChange w:id="256" w:author="Shimizu, Yuya/清水 裕也" w:date="2025-02-08T21:02:00Z">
                  <w:rPr>
                    <w:ins w:id="257" w:author="Kumagai, Tetsuo/熊谷 哲男" w:date="2022-03-25T12:27:00Z"/>
                    <w:color w:val="FF0000"/>
                    <w:szCs w:val="20"/>
                    <w:lang w:val="en"/>
                  </w:rPr>
                </w:rPrChange>
              </w:rPr>
            </w:pPr>
            <w:ins w:id="258" w:author="Sugahara, Hikaru/菅原 光" w:date="2022-06-25T17:33:00Z">
              <w:r w:rsidRPr="00AD1BB8">
                <w:rPr>
                  <w:color w:val="000000" w:themeColor="text1"/>
                  <w:szCs w:val="20"/>
                  <w:lang w:val="en"/>
                  <w:rPrChange w:id="259" w:author="Shimizu, Yuya/清水 裕也" w:date="2025-02-08T21:02:00Z">
                    <w:rPr>
                      <w:color w:val="FF0000"/>
                      <w:szCs w:val="20"/>
                      <w:lang w:val="en"/>
                    </w:rPr>
                  </w:rPrChange>
                </w:rPr>
                <w:t>2022/7/21</w:t>
              </w:r>
            </w:ins>
          </w:p>
        </w:tc>
        <w:tc>
          <w:tcPr>
            <w:tcW w:w="1217" w:type="dxa"/>
          </w:tcPr>
          <w:p w14:paraId="407E08B1" w14:textId="45FC33F0" w:rsidR="00C67973" w:rsidRPr="00AD1BB8" w:rsidRDefault="009C1BE0" w:rsidP="00D976CE">
            <w:pPr>
              <w:jc w:val="center"/>
              <w:rPr>
                <w:ins w:id="260" w:author="Kumagai, Tetsuo/熊谷 哲男" w:date="2022-03-25T12:27:00Z"/>
                <w:color w:val="000000" w:themeColor="text1"/>
                <w:szCs w:val="20"/>
                <w:lang w:val="en"/>
                <w:rPrChange w:id="261" w:author="Shimizu, Yuya/清水 裕也" w:date="2025-02-08T21:02:00Z">
                  <w:rPr>
                    <w:ins w:id="262" w:author="Kumagai, Tetsuo/熊谷 哲男" w:date="2022-03-25T12:27:00Z"/>
                    <w:color w:val="FF0000"/>
                    <w:szCs w:val="20"/>
                    <w:lang w:val="en"/>
                  </w:rPr>
                </w:rPrChange>
              </w:rPr>
            </w:pPr>
            <w:ins w:id="263" w:author="Sugahara, Hikaru/菅原 光" w:date="2022-06-25T17:33:00Z">
              <w:r w:rsidRPr="00AD1BB8">
                <w:rPr>
                  <w:rFonts w:hint="eastAsia"/>
                  <w:color w:val="000000" w:themeColor="text1"/>
                  <w:szCs w:val="20"/>
                  <w:lang w:val="en"/>
                  <w:rPrChange w:id="264" w:author="Shimizu, Yuya/清水 裕也" w:date="2025-02-08T21:02:00Z">
                    <w:rPr>
                      <w:rFonts w:hint="eastAsia"/>
                      <w:color w:val="FF0000"/>
                      <w:szCs w:val="20"/>
                      <w:lang w:val="en"/>
                    </w:rPr>
                  </w:rPrChange>
                </w:rPr>
                <w:t>○</w:t>
              </w:r>
            </w:ins>
          </w:p>
        </w:tc>
      </w:tr>
      <w:tr w:rsidR="00AD1BB8" w:rsidRPr="009C78C3" w14:paraId="5FDD7EC1" w14:textId="77777777" w:rsidTr="00D976CE">
        <w:trPr>
          <w:trHeight w:val="85"/>
          <w:ins w:id="265" w:author="Shimizu, Yuya/清水 裕也" w:date="2025-02-08T21:03:00Z"/>
        </w:trPr>
        <w:tc>
          <w:tcPr>
            <w:tcW w:w="978" w:type="dxa"/>
          </w:tcPr>
          <w:p w14:paraId="7DF045D5" w14:textId="70172C33" w:rsidR="00AD1BB8" w:rsidRPr="00AD1BB8" w:rsidRDefault="00AD1BB8" w:rsidP="00557DD5">
            <w:pPr>
              <w:jc w:val="center"/>
              <w:rPr>
                <w:ins w:id="266" w:author="Shimizu, Yuya/清水 裕也" w:date="2025-02-08T21:03:00Z"/>
                <w:color w:val="FF0000"/>
                <w:szCs w:val="20"/>
                <w:lang w:val="en"/>
                <w:rPrChange w:id="267" w:author="Shimizu, Yuya/清水 裕也" w:date="2025-02-08T21:05:00Z">
                  <w:rPr>
                    <w:ins w:id="268" w:author="Shimizu, Yuya/清水 裕也" w:date="2025-02-08T21:03:00Z"/>
                    <w:color w:val="000000" w:themeColor="text1"/>
                    <w:szCs w:val="20"/>
                    <w:lang w:val="en"/>
                  </w:rPr>
                </w:rPrChange>
              </w:rPr>
            </w:pPr>
            <w:ins w:id="269" w:author="Shimizu, Yuya/清水 裕也" w:date="2025-02-08T21:03:00Z">
              <w:r w:rsidRPr="00AD1BB8">
                <w:rPr>
                  <w:color w:val="FF0000"/>
                  <w:szCs w:val="20"/>
                  <w:lang w:val="en"/>
                  <w:rPrChange w:id="270" w:author="Shimizu, Yuya/清水 裕也" w:date="2025-02-08T21:05:00Z">
                    <w:rPr>
                      <w:color w:val="000000" w:themeColor="text1"/>
                      <w:szCs w:val="20"/>
                      <w:lang w:val="en"/>
                    </w:rPr>
                  </w:rPrChange>
                </w:rPr>
                <w:t>7.</w:t>
              </w:r>
            </w:ins>
            <w:ins w:id="271" w:author="Tawatari, Masataka/田渡 将隆" w:date="2025-03-10T08:46:00Z">
              <w:r w:rsidR="001C5912">
                <w:rPr>
                  <w:rFonts w:hint="eastAsia"/>
                  <w:color w:val="FF0000"/>
                  <w:szCs w:val="20"/>
                  <w:lang w:val="en"/>
                </w:rPr>
                <w:t>20</w:t>
              </w:r>
            </w:ins>
            <w:ins w:id="272" w:author="Shimizu, Yuya/清水 裕也" w:date="2025-02-08T21:03:00Z">
              <w:del w:id="273" w:author="Tawatari, Masataka/田渡 将隆" w:date="2025-03-10T08:46:00Z">
                <w:r w:rsidRPr="00AD1BB8" w:rsidDel="001C5912">
                  <w:rPr>
                    <w:color w:val="FF0000"/>
                    <w:szCs w:val="20"/>
                    <w:lang w:val="en"/>
                    <w:rPrChange w:id="274" w:author="Shimizu, Yuya/清水 裕也" w:date="2025-02-08T21:05:00Z">
                      <w:rPr>
                        <w:color w:val="000000" w:themeColor="text1"/>
                        <w:szCs w:val="20"/>
                        <w:lang w:val="en"/>
                      </w:rPr>
                    </w:rPrChange>
                  </w:rPr>
                  <w:delText>11</w:delText>
                </w:r>
              </w:del>
            </w:ins>
          </w:p>
        </w:tc>
        <w:tc>
          <w:tcPr>
            <w:tcW w:w="3808" w:type="dxa"/>
          </w:tcPr>
          <w:p w14:paraId="403FEDAE" w14:textId="442C552C" w:rsidR="00AD1BB8" w:rsidRPr="00AD1BB8" w:rsidRDefault="00AD1BB8">
            <w:pPr>
              <w:rPr>
                <w:ins w:id="275" w:author="Shimizu, Yuya/清水 裕也" w:date="2025-02-08T21:05:00Z"/>
                <w:color w:val="FF0000"/>
              </w:rPr>
              <w:pPrChange w:id="276" w:author="Shimizu, Yuya/清水 裕也" w:date="2025-02-08T21:05:00Z">
                <w:pPr>
                  <w:ind w:firstLineChars="50" w:firstLine="100"/>
                </w:pPr>
              </w:pPrChange>
            </w:pPr>
            <w:ins w:id="277" w:author="Shimizu, Yuya/清水 裕也" w:date="2025-02-08T21:05:00Z">
              <w:r>
                <w:rPr>
                  <w:rFonts w:hint="eastAsia"/>
                  <w:color w:val="FF0000"/>
                </w:rPr>
                <w:t>【</w:t>
              </w:r>
              <w:del w:id="278" w:author="Tawatari, Masataka/田渡 将隆" w:date="2025-03-10T08:47:00Z">
                <w:r w:rsidRPr="00AD1BB8" w:rsidDel="00506587">
                  <w:rPr>
                    <w:rFonts w:hint="eastAsia"/>
                    <w:color w:val="FF0000"/>
                  </w:rPr>
                  <w:delText>24MM</w:delText>
                </w:r>
                <w:r w:rsidRPr="00AD1BB8" w:rsidDel="00506587">
                  <w:rPr>
                    <w:rFonts w:hint="eastAsia"/>
                    <w:color w:val="FF0000"/>
                  </w:rPr>
                  <w:delText>：</w:delText>
                </w:r>
                <w:r w:rsidRPr="00AD1BB8" w:rsidDel="00506587">
                  <w:rPr>
                    <w:rFonts w:hint="eastAsia"/>
                    <w:color w:val="FF0000"/>
                  </w:rPr>
                  <w:delText>1A</w:delText>
                </w:r>
                <w:r w:rsidRPr="00AD1BB8" w:rsidDel="00506587">
                  <w:rPr>
                    <w:rFonts w:hint="eastAsia"/>
                    <w:color w:val="FF0000"/>
                  </w:rPr>
                  <w:delText>、</w:delText>
                </w:r>
              </w:del>
              <w:r w:rsidRPr="00AD1BB8">
                <w:rPr>
                  <w:rFonts w:hint="eastAsia"/>
                  <w:color w:val="FF0000"/>
                </w:rPr>
                <w:t>24SU/CDC</w:t>
              </w:r>
              <w:r w:rsidRPr="00AD1BB8">
                <w:rPr>
                  <w:rFonts w:hint="eastAsia"/>
                  <w:color w:val="FF0000"/>
                </w:rPr>
                <w:t>：</w:t>
              </w:r>
              <w:r w:rsidRPr="00AD1BB8">
                <w:rPr>
                  <w:rFonts w:hint="eastAsia"/>
                  <w:color w:val="FF0000"/>
                </w:rPr>
                <w:t>CV</w:t>
              </w:r>
              <w:r>
                <w:rPr>
                  <w:rFonts w:hint="eastAsia"/>
                  <w:color w:val="FF0000"/>
                </w:rPr>
                <w:t>】</w:t>
              </w:r>
            </w:ins>
          </w:p>
          <w:p w14:paraId="319B51C5" w14:textId="5E9CB494" w:rsidR="00AD1BB8" w:rsidRPr="00AD1BB8" w:rsidRDefault="00AD1BB8">
            <w:pPr>
              <w:rPr>
                <w:ins w:id="279" w:author="Shimizu, Yuya/清水 裕也" w:date="2025-02-08T21:04:00Z"/>
                <w:color w:val="FF0000"/>
                <w:lang w:val="en"/>
              </w:rPr>
              <w:pPrChange w:id="280" w:author="Shimizu, Yuya/清水 裕也" w:date="2025-02-08T21:05:00Z">
                <w:pPr>
                  <w:ind w:firstLineChars="50" w:firstLine="100"/>
                </w:pPr>
              </w:pPrChange>
            </w:pPr>
            <w:ins w:id="281" w:author="Shimizu, Yuya/清水 裕也" w:date="2025-02-08T21:04:00Z">
              <w:r w:rsidRPr="00AD1BB8">
                <w:rPr>
                  <w:rFonts w:hint="eastAsia"/>
                  <w:color w:val="FF0000"/>
                  <w:lang w:val="en"/>
                </w:rPr>
                <w:t>変連№</w:t>
              </w:r>
              <w:r w:rsidRPr="00AD1BB8">
                <w:rPr>
                  <w:color w:val="FF0000"/>
                </w:rPr>
                <w:t>DC24-63294</w:t>
              </w:r>
              <w:r w:rsidRPr="00AD1BB8">
                <w:rPr>
                  <w:rFonts w:hint="eastAsia"/>
                  <w:color w:val="FF0000"/>
                </w:rPr>
                <w:t>（</w:t>
              </w:r>
              <w:r w:rsidRPr="00AD1BB8">
                <w:rPr>
                  <w:color w:val="FF0000"/>
                </w:rPr>
                <w:t>SUCDC-109</w:t>
              </w:r>
              <w:r w:rsidRPr="00AD1BB8">
                <w:rPr>
                  <w:rFonts w:hint="eastAsia"/>
                  <w:color w:val="FF0000"/>
                </w:rPr>
                <w:t>）</w:t>
              </w:r>
            </w:ins>
          </w:p>
          <w:p w14:paraId="05B40354" w14:textId="42461C74" w:rsidR="00AD1BB8" w:rsidRPr="00AD1BB8" w:rsidRDefault="00AD1BB8" w:rsidP="00AD1BB8">
            <w:pPr>
              <w:jc w:val="left"/>
              <w:rPr>
                <w:ins w:id="282" w:author="Shimizu, Yuya/清水 裕也" w:date="2025-02-08T21:03:00Z"/>
                <w:color w:val="FF0000"/>
                <w:szCs w:val="20"/>
                <w:lang w:val="en"/>
                <w:rPrChange w:id="283" w:author="Shimizu, Yuya/清水 裕也" w:date="2025-02-08T21:05:00Z">
                  <w:rPr>
                    <w:ins w:id="284" w:author="Shimizu, Yuya/清水 裕也" w:date="2025-02-08T21:03:00Z"/>
                    <w:color w:val="000000" w:themeColor="text1"/>
                    <w:szCs w:val="20"/>
                    <w:lang w:val="en"/>
                  </w:rPr>
                </w:rPrChange>
              </w:rPr>
            </w:pPr>
            <w:ins w:id="285" w:author="Shimizu, Yuya/清水 裕也" w:date="2025-02-08T21:04:00Z">
              <w:r w:rsidRPr="00AD1BB8">
                <w:rPr>
                  <w:rFonts w:hint="eastAsia"/>
                  <w:color w:val="FF0000"/>
                </w:rPr>
                <w:t>各種サービス要求仕様書から</w:t>
              </w:r>
              <w:r w:rsidRPr="00AD1BB8">
                <w:rPr>
                  <w:rFonts w:hint="eastAsia"/>
                  <w:color w:val="FF0000"/>
                </w:rPr>
                <w:t>006_</w:t>
              </w:r>
              <w:r w:rsidRPr="00AD1BB8">
                <w:rPr>
                  <w:rFonts w:hint="eastAsia"/>
                  <w:color w:val="FF0000"/>
                </w:rPr>
                <w:t>性能要求</w:t>
              </w:r>
              <w:r w:rsidRPr="00AD1BB8">
                <w:rPr>
                  <w:rFonts w:hint="eastAsia"/>
                  <w:color w:val="FF0000"/>
                </w:rPr>
                <w:t>_</w:t>
              </w:r>
              <w:proofErr w:type="spellStart"/>
              <w:r w:rsidRPr="00AD1BB8">
                <w:rPr>
                  <w:rFonts w:hint="eastAsia"/>
                  <w:color w:val="FF0000"/>
                </w:rPr>
                <w:t>Performance_Requirement</w:t>
              </w:r>
              <w:proofErr w:type="spellEnd"/>
              <w:r w:rsidRPr="00AD1BB8">
                <w:rPr>
                  <w:rFonts w:hint="eastAsia"/>
                  <w:color w:val="FF0000"/>
                </w:rPr>
                <w:t>に</w:t>
              </w:r>
              <w:r w:rsidRPr="00AD1BB8">
                <w:rPr>
                  <w:rFonts w:hint="eastAsia"/>
                  <w:color w:val="FF0000"/>
                </w:rPr>
                <w:t>QOS</w:t>
              </w:r>
              <w:r w:rsidRPr="00AD1BB8">
                <w:rPr>
                  <w:rFonts w:hint="eastAsia"/>
                  <w:color w:val="FF0000"/>
                </w:rPr>
                <w:t>を統合</w:t>
              </w:r>
              <w:r w:rsidRPr="00AD1BB8">
                <w:rPr>
                  <w:rFonts w:hint="eastAsia"/>
                  <w:color w:val="FF0000"/>
                </w:rPr>
                <w:t>Integrate QOS from various service requirement specifications into "006_</w:t>
              </w:r>
              <w:r w:rsidRPr="00AD1BB8">
                <w:rPr>
                  <w:rFonts w:hint="eastAsia"/>
                  <w:color w:val="FF0000"/>
                </w:rPr>
                <w:t>性能要求</w:t>
              </w:r>
              <w:r w:rsidRPr="00AD1BB8">
                <w:rPr>
                  <w:rFonts w:hint="eastAsia"/>
                  <w:color w:val="FF0000"/>
                </w:rPr>
                <w:t>_</w:t>
              </w:r>
              <w:proofErr w:type="spellStart"/>
              <w:r w:rsidRPr="00AD1BB8">
                <w:rPr>
                  <w:rFonts w:hint="eastAsia"/>
                  <w:color w:val="FF0000"/>
                </w:rPr>
                <w:t>Performance_Requirement</w:t>
              </w:r>
              <w:proofErr w:type="spellEnd"/>
              <w:r w:rsidRPr="00AD1BB8">
                <w:rPr>
                  <w:rFonts w:hint="eastAsia"/>
                  <w:color w:val="FF0000"/>
                </w:rPr>
                <w:t>"</w:t>
              </w:r>
            </w:ins>
          </w:p>
        </w:tc>
        <w:tc>
          <w:tcPr>
            <w:tcW w:w="1276" w:type="dxa"/>
          </w:tcPr>
          <w:p w14:paraId="55A95608" w14:textId="77777777" w:rsidR="00AD1BB8" w:rsidRPr="00AD1BB8" w:rsidRDefault="00AD1BB8" w:rsidP="00AD1BB8">
            <w:pPr>
              <w:jc w:val="center"/>
              <w:rPr>
                <w:ins w:id="286" w:author="Shimizu, Yuya/清水 裕也" w:date="2025-02-08T21:04:00Z"/>
                <w:color w:val="FF0000"/>
                <w:szCs w:val="20"/>
                <w:lang w:val="en"/>
                <w:rPrChange w:id="287" w:author="Shimizu, Yuya/清水 裕也" w:date="2025-02-08T21:05:00Z">
                  <w:rPr>
                    <w:ins w:id="288" w:author="Shimizu, Yuya/清水 裕也" w:date="2025-02-08T21:04:00Z"/>
                    <w:color w:val="000000" w:themeColor="text1"/>
                    <w:szCs w:val="20"/>
                    <w:lang w:val="en"/>
                  </w:rPr>
                </w:rPrChange>
              </w:rPr>
            </w:pPr>
            <w:ins w:id="289" w:author="Shimizu, Yuya/清水 裕也" w:date="2025-02-08T21:04:00Z">
              <w:r w:rsidRPr="00AD1BB8">
                <w:rPr>
                  <w:color w:val="FF0000"/>
                  <w:szCs w:val="20"/>
                  <w:lang w:val="en"/>
                  <w:rPrChange w:id="290" w:author="Shimizu, Yuya/清水 裕也" w:date="2025-02-08T21:05:00Z">
                    <w:rPr>
                      <w:color w:val="000000" w:themeColor="text1"/>
                      <w:szCs w:val="20"/>
                      <w:lang w:val="en"/>
                    </w:rPr>
                  </w:rPrChange>
                </w:rPr>
                <w:t>LBS</w:t>
              </w:r>
            </w:ins>
          </w:p>
          <w:p w14:paraId="65F0663C" w14:textId="3514BE36" w:rsidR="00AD1BB8" w:rsidRPr="00AD1BB8" w:rsidRDefault="00AD1BB8" w:rsidP="00AD1BB8">
            <w:pPr>
              <w:jc w:val="center"/>
              <w:rPr>
                <w:ins w:id="291" w:author="Shimizu, Yuya/清水 裕也" w:date="2025-02-08T21:03:00Z"/>
                <w:color w:val="FF0000"/>
                <w:szCs w:val="20"/>
                <w:lang w:val="en"/>
                <w:rPrChange w:id="292" w:author="Shimizu, Yuya/清水 裕也" w:date="2025-02-08T21:05:00Z">
                  <w:rPr>
                    <w:ins w:id="293" w:author="Shimizu, Yuya/清水 裕也" w:date="2025-02-08T21:03:00Z"/>
                    <w:color w:val="000000" w:themeColor="text1"/>
                    <w:szCs w:val="20"/>
                    <w:lang w:val="en"/>
                  </w:rPr>
                </w:rPrChange>
              </w:rPr>
            </w:pPr>
            <w:ins w:id="294" w:author="Shimizu, Yuya/清水 裕也" w:date="2025-02-08T21:04:00Z">
              <w:r w:rsidRPr="00AD1BB8">
                <w:rPr>
                  <w:color w:val="FF0000"/>
                  <w:szCs w:val="20"/>
                  <w:lang w:val="en"/>
                  <w:rPrChange w:id="295" w:author="Shimizu, Yuya/清水 裕也" w:date="2025-02-08T21:05:00Z">
                    <w:rPr>
                      <w:color w:val="000000" w:themeColor="text1"/>
                      <w:szCs w:val="20"/>
                      <w:lang w:val="en"/>
                    </w:rPr>
                  </w:rPrChange>
                </w:rPr>
                <w:t>Yuya Shimizu</w:t>
              </w:r>
            </w:ins>
          </w:p>
        </w:tc>
        <w:tc>
          <w:tcPr>
            <w:tcW w:w="1441" w:type="dxa"/>
          </w:tcPr>
          <w:p w14:paraId="528EF8E4" w14:textId="6EF8CBA3" w:rsidR="00AD1BB8" w:rsidRPr="00AD1BB8" w:rsidRDefault="00893F0E" w:rsidP="00D976CE">
            <w:pPr>
              <w:jc w:val="center"/>
              <w:rPr>
                <w:ins w:id="296" w:author="Shimizu, Yuya/清水 裕也" w:date="2025-02-08T21:03:00Z"/>
                <w:color w:val="FF0000"/>
                <w:szCs w:val="20"/>
                <w:lang w:val="en"/>
                <w:rPrChange w:id="297" w:author="Shimizu, Yuya/清水 裕也" w:date="2025-02-08T21:05:00Z">
                  <w:rPr>
                    <w:ins w:id="298" w:author="Shimizu, Yuya/清水 裕也" w:date="2025-02-08T21:03:00Z"/>
                    <w:color w:val="000000" w:themeColor="text1"/>
                    <w:szCs w:val="20"/>
                    <w:lang w:val="en"/>
                  </w:rPr>
                </w:rPrChange>
              </w:rPr>
            </w:pPr>
            <w:ins w:id="299" w:author="Tawatari, Masataka/田渡 将隆" w:date="2025-03-10T15:17:00Z">
              <w:r>
                <w:rPr>
                  <w:rFonts w:hint="eastAsia"/>
                  <w:color w:val="FF0000"/>
                  <w:szCs w:val="20"/>
                  <w:lang w:val="en"/>
                </w:rPr>
                <w:t>2025/03/14</w:t>
              </w:r>
            </w:ins>
          </w:p>
        </w:tc>
        <w:tc>
          <w:tcPr>
            <w:tcW w:w="1217" w:type="dxa"/>
          </w:tcPr>
          <w:p w14:paraId="51EF2EA6" w14:textId="017BF825" w:rsidR="00AD1BB8" w:rsidRPr="00AD1BB8" w:rsidRDefault="00893F0E" w:rsidP="00D976CE">
            <w:pPr>
              <w:jc w:val="center"/>
              <w:rPr>
                <w:ins w:id="300" w:author="Shimizu, Yuya/清水 裕也" w:date="2025-02-08T21:03:00Z"/>
                <w:color w:val="FF0000"/>
                <w:szCs w:val="20"/>
                <w:lang w:val="en"/>
                <w:rPrChange w:id="301" w:author="Shimizu, Yuya/清水 裕也" w:date="2025-02-08T21:05:00Z">
                  <w:rPr>
                    <w:ins w:id="302" w:author="Shimizu, Yuya/清水 裕也" w:date="2025-02-08T21:03:00Z"/>
                    <w:color w:val="000000" w:themeColor="text1"/>
                    <w:szCs w:val="20"/>
                    <w:lang w:val="en"/>
                  </w:rPr>
                </w:rPrChange>
              </w:rPr>
            </w:pPr>
            <w:ins w:id="303" w:author="Tawatari, Masataka/田渡 将隆" w:date="2025-03-10T15:17:00Z">
              <w:r>
                <w:rPr>
                  <w:rFonts w:hint="eastAsia"/>
                  <w:color w:val="FF0000"/>
                  <w:szCs w:val="20"/>
                  <w:lang w:val="en"/>
                </w:rPr>
                <w:t>〇</w:t>
              </w:r>
            </w:ins>
          </w:p>
        </w:tc>
      </w:tr>
    </w:tbl>
    <w:p w14:paraId="2EB611D1" w14:textId="5C015AF5" w:rsidR="00C778EC" w:rsidRPr="00F37467" w:rsidRDefault="00C778EC">
      <w:pPr>
        <w:jc w:val="center"/>
        <w:rPr>
          <w:rFonts w:ascii="Meiryo UI" w:eastAsia="Meiryo UI" w:hAnsi="Meiryo UI"/>
          <w:b/>
          <w:bCs/>
          <w:rPrChange w:id="304" w:author="Sasaki Kenji／佐々木　研二／AI" w:date="2021-11-19T14:16:00Z">
            <w:rPr>
              <w:rFonts w:ascii="ＭＳ ゴシック" w:eastAsia="ＭＳ ゴシック" w:hAnsi="ＭＳ ゴシック"/>
              <w:b/>
              <w:bCs/>
            </w:rPr>
          </w:rPrChange>
        </w:rPr>
      </w:pPr>
      <w:r w:rsidRPr="00F37467">
        <w:rPr>
          <w:lang w:val="en"/>
          <w:rPrChange w:id="305" w:author="Sasaki Kenji／佐々木　研二／AI" w:date="2021-11-19T14:16:00Z">
            <w:rPr>
              <w:rFonts w:ascii="ＭＳ ゴシック" w:eastAsia="ＭＳ ゴシック" w:hAnsi="ＭＳ ゴシック"/>
            </w:rPr>
          </w:rPrChange>
        </w:rPr>
        <w:br w:type="page"/>
      </w:r>
      <w:ins w:id="306" w:author="Sugahara, Hikaru/菅原 光" w:date="2022-06-25T17:44:00Z">
        <w:r w:rsidR="00114D96" w:rsidRPr="00B3199B">
          <w:rPr>
            <w:rFonts w:ascii="Meiryo UI" w:eastAsia="Meiryo UI" w:hAnsi="Meiryo UI" w:hint="eastAsia"/>
            <w:b/>
            <w:bCs/>
            <w:sz w:val="28"/>
          </w:rPr>
          <w:lastRenderedPageBreak/>
          <w:t>目次</w:t>
        </w:r>
        <w:r w:rsidR="00114D96">
          <w:rPr>
            <w:rFonts w:ascii="Meiryo UI" w:eastAsia="Meiryo UI" w:hAnsi="Meiryo UI" w:hint="eastAsia"/>
            <w:b/>
            <w:bCs/>
            <w:sz w:val="28"/>
          </w:rPr>
          <w:t xml:space="preserve">　</w:t>
        </w:r>
      </w:ins>
      <w:r w:rsidRPr="00F37467">
        <w:rPr>
          <w:b/>
          <w:bCs/>
          <w:sz w:val="28"/>
          <w:lang w:val="en"/>
          <w:rPrChange w:id="307" w:author="Sasaki Kenji／佐々木　研二／AI" w:date="2021-11-19T14:16:00Z">
            <w:rPr>
              <w:rFonts w:ascii="ＭＳ ゴシック" w:eastAsia="ＭＳ ゴシック" w:hAnsi="ＭＳ ゴシック"/>
              <w:b/>
              <w:bCs/>
              <w:sz w:val="28"/>
            </w:rPr>
          </w:rPrChange>
        </w:rPr>
        <w:t>table of contents</w:t>
      </w:r>
    </w:p>
    <w:customXmlInsRangeStart w:id="308" w:author="Sugahara, Hikaru/菅原 光" w:date="2022-06-25T17:49:00Z"/>
    <w:sdt>
      <w:sdtPr>
        <w:rPr>
          <w:rFonts w:ascii="Century" w:eastAsia="ＭＳ Ｐゴシック" w:hAnsi="Century" w:cs="Times New Roman"/>
          <w:color w:val="auto"/>
          <w:kern w:val="2"/>
          <w:sz w:val="20"/>
          <w:szCs w:val="24"/>
          <w:lang w:val="ja-JP"/>
        </w:rPr>
        <w:id w:val="-1615893466"/>
        <w:docPartObj>
          <w:docPartGallery w:val="Table of Contents"/>
          <w:docPartUnique/>
        </w:docPartObj>
      </w:sdtPr>
      <w:sdtEndPr>
        <w:rPr>
          <w:b/>
          <w:bCs/>
        </w:rPr>
      </w:sdtEndPr>
      <w:sdtContent>
        <w:customXmlInsRangeEnd w:id="308"/>
        <w:p w14:paraId="47A068CE" w14:textId="45E856DF" w:rsidR="00114D96" w:rsidRDefault="00114D96">
          <w:pPr>
            <w:pStyle w:val="af6"/>
            <w:rPr>
              <w:ins w:id="309" w:author="Sugahara, Hikaru/菅原 光" w:date="2022-06-25T17:49:00Z"/>
            </w:rPr>
          </w:pPr>
        </w:p>
        <w:p w14:paraId="205A556B" w14:textId="17842167" w:rsidR="006F02A3" w:rsidRDefault="00114D96">
          <w:pPr>
            <w:pStyle w:val="10"/>
            <w:tabs>
              <w:tab w:val="right" w:leader="dot" w:pos="8494"/>
            </w:tabs>
            <w:rPr>
              <w:ins w:id="310" w:author="Shimizu, Yuya/清水 裕也" w:date="2025-02-08T21:11:00Z"/>
              <w:rFonts w:asciiTheme="minorHAnsi" w:eastAsiaTheme="minorEastAsia" w:hAnsiTheme="minorHAnsi" w:cstheme="minorBidi"/>
              <w:b w:val="0"/>
              <w:bCs w:val="0"/>
              <w:i w:val="0"/>
              <w:iCs w:val="0"/>
              <w:noProof/>
              <w:sz w:val="21"/>
              <w:szCs w:val="22"/>
              <w14:ligatures w14:val="standardContextual"/>
            </w:rPr>
          </w:pPr>
          <w:ins w:id="311" w:author="Sugahara, Hikaru/菅原 光" w:date="2022-06-25T17:49:00Z">
            <w:r>
              <w:fldChar w:fldCharType="begin"/>
            </w:r>
            <w:r>
              <w:instrText xml:space="preserve"> TOC \o "1-3" \h \z \u </w:instrText>
            </w:r>
            <w:r>
              <w:fldChar w:fldCharType="separate"/>
            </w:r>
          </w:ins>
          <w:ins w:id="312" w:author="Shimizu, Yuya/清水 裕也" w:date="2025-02-08T21:11:00Z">
            <w:r w:rsidR="006F02A3" w:rsidRPr="009C43D0">
              <w:rPr>
                <w:rStyle w:val="a4"/>
                <w:noProof/>
              </w:rPr>
              <w:fldChar w:fldCharType="begin"/>
            </w:r>
            <w:r w:rsidR="006F02A3" w:rsidRPr="009C43D0">
              <w:rPr>
                <w:rStyle w:val="a4"/>
                <w:noProof/>
              </w:rPr>
              <w:instrText xml:space="preserve"> </w:instrText>
            </w:r>
            <w:r w:rsidR="006F02A3">
              <w:rPr>
                <w:noProof/>
              </w:rPr>
              <w:instrText>HYPERLINK \l "_Toc189941479"</w:instrText>
            </w:r>
            <w:r w:rsidR="006F02A3" w:rsidRPr="009C43D0">
              <w:rPr>
                <w:rStyle w:val="a4"/>
                <w:noProof/>
              </w:rPr>
              <w:instrText xml:space="preserve"> </w:instrText>
            </w:r>
            <w:r w:rsidR="006F02A3" w:rsidRPr="009C43D0">
              <w:rPr>
                <w:rStyle w:val="a4"/>
                <w:noProof/>
              </w:rPr>
            </w:r>
            <w:r w:rsidR="006F02A3" w:rsidRPr="009C43D0">
              <w:rPr>
                <w:rStyle w:val="a4"/>
                <w:noProof/>
              </w:rPr>
              <w:fldChar w:fldCharType="separate"/>
            </w:r>
            <w:r w:rsidR="006F02A3" w:rsidRPr="009C43D0">
              <w:rPr>
                <w:rStyle w:val="a4"/>
                <w:noProof/>
                <w:lang w:val="en"/>
              </w:rPr>
              <w:t>0-1.</w:t>
            </w:r>
            <w:r w:rsidR="006F02A3" w:rsidRPr="009C43D0">
              <w:rPr>
                <w:rStyle w:val="a4"/>
                <w:rFonts w:ascii="Meiryo UI" w:eastAsia="Meiryo UI" w:hAnsi="Meiryo UI"/>
                <w:noProof/>
              </w:rPr>
              <w:t xml:space="preserve"> 変更履歴 </w:t>
            </w:r>
            <w:r w:rsidR="006F02A3" w:rsidRPr="009C43D0">
              <w:rPr>
                <w:rStyle w:val="a4"/>
                <w:noProof/>
                <w:lang w:val="en"/>
              </w:rPr>
              <w:t>Change History</w:t>
            </w:r>
            <w:r w:rsidR="006F02A3">
              <w:rPr>
                <w:noProof/>
                <w:webHidden/>
              </w:rPr>
              <w:tab/>
            </w:r>
            <w:r w:rsidR="006F02A3">
              <w:rPr>
                <w:noProof/>
                <w:webHidden/>
              </w:rPr>
              <w:fldChar w:fldCharType="begin"/>
            </w:r>
            <w:r w:rsidR="006F02A3">
              <w:rPr>
                <w:noProof/>
                <w:webHidden/>
              </w:rPr>
              <w:instrText xml:space="preserve"> PAGEREF _Toc189941479 \h </w:instrText>
            </w:r>
          </w:ins>
          <w:r w:rsidR="006F02A3">
            <w:rPr>
              <w:noProof/>
              <w:webHidden/>
            </w:rPr>
          </w:r>
          <w:r w:rsidR="006F02A3">
            <w:rPr>
              <w:noProof/>
              <w:webHidden/>
            </w:rPr>
            <w:fldChar w:fldCharType="separate"/>
          </w:r>
          <w:ins w:id="313" w:author="Shimizu, Yuya/清水 裕也" w:date="2025-02-08T21:11:00Z">
            <w:r w:rsidR="006F02A3">
              <w:rPr>
                <w:noProof/>
                <w:webHidden/>
              </w:rPr>
              <w:t>1</w:t>
            </w:r>
            <w:r w:rsidR="006F02A3">
              <w:rPr>
                <w:noProof/>
                <w:webHidden/>
              </w:rPr>
              <w:fldChar w:fldCharType="end"/>
            </w:r>
            <w:r w:rsidR="006F02A3" w:rsidRPr="009C43D0">
              <w:rPr>
                <w:rStyle w:val="a4"/>
                <w:noProof/>
              </w:rPr>
              <w:fldChar w:fldCharType="end"/>
            </w:r>
          </w:ins>
        </w:p>
        <w:p w14:paraId="448BB360" w14:textId="3A9D835F" w:rsidR="006F02A3" w:rsidRDefault="006F02A3">
          <w:pPr>
            <w:pStyle w:val="20"/>
            <w:tabs>
              <w:tab w:val="right" w:leader="dot" w:pos="8494"/>
            </w:tabs>
            <w:rPr>
              <w:ins w:id="314" w:author="Shimizu, Yuya/清水 裕也" w:date="2025-02-08T21:11:00Z"/>
              <w:rFonts w:asciiTheme="minorHAnsi" w:eastAsiaTheme="minorEastAsia" w:hAnsiTheme="minorHAnsi" w:cstheme="minorBidi"/>
              <w:b w:val="0"/>
              <w:bCs w:val="0"/>
              <w:noProof/>
              <w:sz w:val="21"/>
              <w:szCs w:val="22"/>
              <w14:ligatures w14:val="standardContextual"/>
            </w:rPr>
          </w:pPr>
          <w:ins w:id="315"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"_Toc189941480"</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0</w:t>
            </w:r>
            <w:r w:rsidRPr="009C43D0">
              <w:rPr>
                <w:rStyle w:val="a4"/>
                <w:noProof/>
                <w:lang w:val="en"/>
              </w:rPr>
              <w:t>－</w:t>
            </w:r>
            <w:r w:rsidRPr="009C43D0">
              <w:rPr>
                <w:rStyle w:val="a4"/>
                <w:noProof/>
                <w:lang w:val="en"/>
              </w:rPr>
              <w:t>2</w:t>
            </w:r>
            <w:r w:rsidRPr="009C43D0">
              <w:rPr>
                <w:rStyle w:val="a4"/>
                <w:noProof/>
                <w:lang w:val="en"/>
              </w:rPr>
              <w:t>．</w:t>
            </w:r>
            <w:r w:rsidRPr="009C43D0">
              <w:rPr>
                <w:rStyle w:val="a4"/>
                <w:noProof/>
                <w:lang w:val="en"/>
              </w:rPr>
              <w:t xml:space="preserve"> </w:t>
            </w:r>
            <w:r w:rsidRPr="009C43D0">
              <w:rPr>
                <w:rStyle w:val="a4"/>
                <w:rFonts w:ascii="Meiryo UI" w:eastAsia="Meiryo UI" w:hAnsi="Meiryo UI"/>
                <w:noProof/>
              </w:rPr>
              <w:t xml:space="preserve">用語定義　</w:t>
            </w:r>
            <w:r w:rsidRPr="009C43D0">
              <w:rPr>
                <w:rStyle w:val="a4"/>
                <w:noProof/>
                <w:lang w:val="en"/>
              </w:rPr>
              <w:t>Term definition</w:t>
            </w:r>
            <w:r>
              <w:rPr>
                <w:noProof/>
                <w:webHidden/>
              </w:rPr>
              <w:tab/>
            </w:r>
            <w:r>
              <w:rPr>
                <w:noProof/>
                <w:webHidden/>
              </w:rPr>
              <w:fldChar w:fldCharType="begin"/>
            </w:r>
            <w:r>
              <w:rPr>
                <w:noProof/>
                <w:webHidden/>
              </w:rPr>
              <w:instrText xml:space="preserve"> PAGEREF _Toc189941480 \h </w:instrText>
            </w:r>
          </w:ins>
          <w:r>
            <w:rPr>
              <w:noProof/>
              <w:webHidden/>
            </w:rPr>
          </w:r>
          <w:r>
            <w:rPr>
              <w:noProof/>
              <w:webHidden/>
            </w:rPr>
            <w:fldChar w:fldCharType="separate"/>
          </w:r>
          <w:ins w:id="316" w:author="Shimizu, Yuya/清水 裕也" w:date="2025-02-08T21:11:00Z">
            <w:r>
              <w:rPr>
                <w:noProof/>
                <w:webHidden/>
              </w:rPr>
              <w:t>4</w:t>
            </w:r>
            <w:r>
              <w:rPr>
                <w:noProof/>
                <w:webHidden/>
              </w:rPr>
              <w:fldChar w:fldCharType="end"/>
            </w:r>
            <w:r w:rsidRPr="009C43D0">
              <w:rPr>
                <w:rStyle w:val="a4"/>
                <w:noProof/>
              </w:rPr>
              <w:fldChar w:fldCharType="end"/>
            </w:r>
          </w:ins>
        </w:p>
        <w:p w14:paraId="3E6D4AFC" w14:textId="1373B2F0" w:rsidR="006F02A3" w:rsidRDefault="006F02A3">
          <w:pPr>
            <w:pStyle w:val="10"/>
            <w:tabs>
              <w:tab w:val="right" w:leader="dot" w:pos="8494"/>
            </w:tabs>
            <w:rPr>
              <w:ins w:id="317" w:author="Shimizu, Yuya/清水 裕也" w:date="2025-02-08T21:11:00Z"/>
              <w:rFonts w:asciiTheme="minorHAnsi" w:eastAsiaTheme="minorEastAsia" w:hAnsiTheme="minorHAnsi" w:cstheme="minorBidi"/>
              <w:b w:val="0"/>
              <w:bCs w:val="0"/>
              <w:i w:val="0"/>
              <w:iCs w:val="0"/>
              <w:noProof/>
              <w:sz w:val="21"/>
              <w:szCs w:val="22"/>
              <w14:ligatures w14:val="standardContextual"/>
            </w:rPr>
          </w:pPr>
          <w:ins w:id="318"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"_Toc189941481"</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1</w:t>
            </w:r>
            <w:r w:rsidRPr="009C43D0">
              <w:rPr>
                <w:rStyle w:val="a4"/>
                <w:noProof/>
                <w:lang w:val="en"/>
              </w:rPr>
              <w:t>．</w:t>
            </w:r>
            <w:r w:rsidRPr="009C43D0">
              <w:rPr>
                <w:rStyle w:val="a4"/>
                <w:noProof/>
                <w:lang w:val="en"/>
              </w:rPr>
              <w:t xml:space="preserve"> </w:t>
            </w:r>
            <w:r w:rsidRPr="009C43D0">
              <w:rPr>
                <w:rStyle w:val="a4"/>
                <w:rFonts w:ascii="Meiryo UI" w:eastAsia="Meiryo UI" w:hAnsi="Meiryo UI"/>
                <w:noProof/>
              </w:rPr>
              <w:t xml:space="preserve">サービスの狙い　</w:t>
            </w:r>
            <w:r w:rsidRPr="009C43D0">
              <w:rPr>
                <w:rStyle w:val="a4"/>
                <w:noProof/>
                <w:lang w:val="en"/>
              </w:rPr>
              <w:t>Aim of service</w:t>
            </w:r>
            <w:r>
              <w:rPr>
                <w:noProof/>
                <w:webHidden/>
              </w:rPr>
              <w:tab/>
            </w:r>
            <w:r>
              <w:rPr>
                <w:noProof/>
                <w:webHidden/>
              </w:rPr>
              <w:fldChar w:fldCharType="begin"/>
            </w:r>
            <w:r>
              <w:rPr>
                <w:noProof/>
                <w:webHidden/>
              </w:rPr>
              <w:instrText xml:space="preserve"> PAGEREF _Toc189941481 \h </w:instrText>
            </w:r>
          </w:ins>
          <w:r>
            <w:rPr>
              <w:noProof/>
              <w:webHidden/>
            </w:rPr>
          </w:r>
          <w:r>
            <w:rPr>
              <w:noProof/>
              <w:webHidden/>
            </w:rPr>
            <w:fldChar w:fldCharType="separate"/>
          </w:r>
          <w:ins w:id="319" w:author="Shimizu, Yuya/清水 裕也" w:date="2025-02-08T21:11:00Z">
            <w:r>
              <w:rPr>
                <w:noProof/>
                <w:webHidden/>
              </w:rPr>
              <w:t>5</w:t>
            </w:r>
            <w:r>
              <w:rPr>
                <w:noProof/>
                <w:webHidden/>
              </w:rPr>
              <w:fldChar w:fldCharType="end"/>
            </w:r>
            <w:r w:rsidRPr="009C43D0">
              <w:rPr>
                <w:rStyle w:val="a4"/>
                <w:noProof/>
              </w:rPr>
              <w:fldChar w:fldCharType="end"/>
            </w:r>
          </w:ins>
        </w:p>
        <w:p w14:paraId="01E2689D" w14:textId="30279D43" w:rsidR="006F02A3" w:rsidRDefault="006F02A3">
          <w:pPr>
            <w:pStyle w:val="10"/>
            <w:tabs>
              <w:tab w:val="right" w:leader="dot" w:pos="8494"/>
            </w:tabs>
            <w:rPr>
              <w:ins w:id="320" w:author="Shimizu, Yuya/清水 裕也" w:date="2025-02-08T21:11:00Z"/>
              <w:rFonts w:asciiTheme="minorHAnsi" w:eastAsiaTheme="minorEastAsia" w:hAnsiTheme="minorHAnsi" w:cstheme="minorBidi"/>
              <w:b w:val="0"/>
              <w:bCs w:val="0"/>
              <w:i w:val="0"/>
              <w:iCs w:val="0"/>
              <w:noProof/>
              <w:sz w:val="21"/>
              <w:szCs w:val="22"/>
              <w14:ligatures w14:val="standardContextual"/>
            </w:rPr>
          </w:pPr>
          <w:ins w:id="321"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"_Toc189941482"</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2</w:t>
            </w:r>
            <w:r w:rsidRPr="009C43D0">
              <w:rPr>
                <w:rStyle w:val="a4"/>
                <w:noProof/>
                <w:lang w:val="en"/>
              </w:rPr>
              <w:t>．</w:t>
            </w:r>
            <w:r w:rsidRPr="009C43D0">
              <w:rPr>
                <w:rStyle w:val="a4"/>
                <w:noProof/>
                <w:lang w:val="en"/>
              </w:rPr>
              <w:t xml:space="preserve"> </w:t>
            </w:r>
            <w:r w:rsidRPr="009C43D0">
              <w:rPr>
                <w:rStyle w:val="a4"/>
                <w:rFonts w:ascii="Meiryo UI" w:eastAsia="Meiryo UI" w:hAnsi="Meiryo UI"/>
                <w:noProof/>
              </w:rPr>
              <w:t xml:space="preserve">主な利用シーン　</w:t>
            </w:r>
            <w:r w:rsidRPr="009C43D0">
              <w:rPr>
                <w:rStyle w:val="a4"/>
                <w:noProof/>
                <w:lang w:val="en"/>
              </w:rPr>
              <w:t>Main usage scenes</w:t>
            </w:r>
            <w:r>
              <w:rPr>
                <w:noProof/>
                <w:webHidden/>
              </w:rPr>
              <w:tab/>
            </w:r>
            <w:r>
              <w:rPr>
                <w:noProof/>
                <w:webHidden/>
              </w:rPr>
              <w:fldChar w:fldCharType="begin"/>
            </w:r>
            <w:r>
              <w:rPr>
                <w:noProof/>
                <w:webHidden/>
              </w:rPr>
              <w:instrText xml:space="preserve"> PAGEREF _Toc189941482 \h </w:instrText>
            </w:r>
          </w:ins>
          <w:r>
            <w:rPr>
              <w:noProof/>
              <w:webHidden/>
            </w:rPr>
          </w:r>
          <w:r>
            <w:rPr>
              <w:noProof/>
              <w:webHidden/>
            </w:rPr>
            <w:fldChar w:fldCharType="separate"/>
          </w:r>
          <w:ins w:id="322" w:author="Shimizu, Yuya/清水 裕也" w:date="2025-02-08T21:11:00Z">
            <w:r>
              <w:rPr>
                <w:noProof/>
                <w:webHidden/>
              </w:rPr>
              <w:t>5</w:t>
            </w:r>
            <w:r>
              <w:rPr>
                <w:noProof/>
                <w:webHidden/>
              </w:rPr>
              <w:fldChar w:fldCharType="end"/>
            </w:r>
            <w:r w:rsidRPr="009C43D0">
              <w:rPr>
                <w:rStyle w:val="a4"/>
                <w:noProof/>
              </w:rPr>
              <w:fldChar w:fldCharType="end"/>
            </w:r>
          </w:ins>
        </w:p>
        <w:p w14:paraId="65D3F1F3" w14:textId="58573F8D" w:rsidR="006F02A3" w:rsidRDefault="006F02A3">
          <w:pPr>
            <w:pStyle w:val="10"/>
            <w:tabs>
              <w:tab w:val="right" w:leader="dot" w:pos="8494"/>
            </w:tabs>
            <w:rPr>
              <w:ins w:id="323" w:author="Shimizu, Yuya/清水 裕也" w:date="2025-02-08T21:11:00Z"/>
              <w:rFonts w:asciiTheme="minorHAnsi" w:eastAsiaTheme="minorEastAsia" w:hAnsiTheme="minorHAnsi" w:cstheme="minorBidi"/>
              <w:b w:val="0"/>
              <w:bCs w:val="0"/>
              <w:i w:val="0"/>
              <w:iCs w:val="0"/>
              <w:noProof/>
              <w:sz w:val="21"/>
              <w:szCs w:val="22"/>
              <w14:ligatures w14:val="standardContextual"/>
            </w:rPr>
          </w:pPr>
          <w:ins w:id="324"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"_Toc189941483"</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3</w:t>
            </w:r>
            <w:r w:rsidRPr="009C43D0">
              <w:rPr>
                <w:rStyle w:val="a4"/>
                <w:noProof/>
                <w:lang w:val="en"/>
              </w:rPr>
              <w:t>．</w:t>
            </w:r>
            <w:r w:rsidRPr="009C43D0">
              <w:rPr>
                <w:rStyle w:val="a4"/>
                <w:noProof/>
                <w:lang w:val="en"/>
              </w:rPr>
              <w:t xml:space="preserve"> </w:t>
            </w:r>
            <w:r w:rsidRPr="009C43D0">
              <w:rPr>
                <w:rStyle w:val="a4"/>
                <w:rFonts w:ascii="Meiryo UI" w:eastAsia="Meiryo UI" w:hAnsi="Meiryo UI"/>
                <w:noProof/>
              </w:rPr>
              <w:t xml:space="preserve">サービス内容　</w:t>
            </w:r>
            <w:r w:rsidRPr="009C43D0">
              <w:rPr>
                <w:rStyle w:val="a4"/>
                <w:noProof/>
                <w:lang w:val="en"/>
              </w:rPr>
              <w:t>Service Content</w:t>
            </w:r>
            <w:r>
              <w:rPr>
                <w:noProof/>
                <w:webHidden/>
              </w:rPr>
              <w:tab/>
            </w:r>
            <w:r>
              <w:rPr>
                <w:noProof/>
                <w:webHidden/>
              </w:rPr>
              <w:fldChar w:fldCharType="begin"/>
            </w:r>
            <w:r>
              <w:rPr>
                <w:noProof/>
                <w:webHidden/>
              </w:rPr>
              <w:instrText xml:space="preserve"> PAGEREF _Toc189941483 \h </w:instrText>
            </w:r>
          </w:ins>
          <w:r>
            <w:rPr>
              <w:noProof/>
              <w:webHidden/>
            </w:rPr>
          </w:r>
          <w:r>
            <w:rPr>
              <w:noProof/>
              <w:webHidden/>
            </w:rPr>
            <w:fldChar w:fldCharType="separate"/>
          </w:r>
          <w:ins w:id="325" w:author="Shimizu, Yuya/清水 裕也" w:date="2025-02-08T21:11:00Z">
            <w:r>
              <w:rPr>
                <w:noProof/>
                <w:webHidden/>
              </w:rPr>
              <w:t>5</w:t>
            </w:r>
            <w:r>
              <w:rPr>
                <w:noProof/>
                <w:webHidden/>
              </w:rPr>
              <w:fldChar w:fldCharType="end"/>
            </w:r>
            <w:r w:rsidRPr="009C43D0">
              <w:rPr>
                <w:rStyle w:val="a4"/>
                <w:noProof/>
              </w:rPr>
              <w:fldChar w:fldCharType="end"/>
            </w:r>
          </w:ins>
        </w:p>
        <w:p w14:paraId="0EF5E9D9" w14:textId="7F4DA3A3" w:rsidR="006F02A3" w:rsidRDefault="006F02A3">
          <w:pPr>
            <w:pStyle w:val="10"/>
            <w:tabs>
              <w:tab w:val="right" w:leader="dot" w:pos="8494"/>
            </w:tabs>
            <w:rPr>
              <w:ins w:id="326" w:author="Shimizu, Yuya/清水 裕也" w:date="2025-02-08T21:11:00Z"/>
              <w:rFonts w:asciiTheme="minorHAnsi" w:eastAsiaTheme="minorEastAsia" w:hAnsiTheme="minorHAnsi" w:cstheme="minorBidi"/>
              <w:b w:val="0"/>
              <w:bCs w:val="0"/>
              <w:i w:val="0"/>
              <w:iCs w:val="0"/>
              <w:noProof/>
              <w:sz w:val="21"/>
              <w:szCs w:val="22"/>
              <w14:ligatures w14:val="standardContextual"/>
            </w:rPr>
          </w:pPr>
          <w:ins w:id="327"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"_Toc189941484"</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4</w:t>
            </w:r>
            <w:r w:rsidRPr="009C43D0">
              <w:rPr>
                <w:rStyle w:val="a4"/>
                <w:noProof/>
                <w:lang w:val="en"/>
              </w:rPr>
              <w:t>．</w:t>
            </w:r>
            <w:r w:rsidRPr="009C43D0">
              <w:rPr>
                <w:rStyle w:val="a4"/>
                <w:noProof/>
                <w:lang w:val="en"/>
              </w:rPr>
              <w:t xml:space="preserve"> </w:t>
            </w:r>
            <w:r w:rsidRPr="009C43D0">
              <w:rPr>
                <w:rStyle w:val="a4"/>
                <w:rFonts w:ascii="Meiryo UI" w:eastAsia="Meiryo UI" w:hAnsi="Meiryo UI"/>
                <w:noProof/>
              </w:rPr>
              <w:t xml:space="preserve">システム構成図 </w:t>
            </w:r>
            <w:r w:rsidRPr="009C43D0">
              <w:rPr>
                <w:rStyle w:val="a4"/>
                <w:noProof/>
                <w:lang w:val="en"/>
              </w:rPr>
              <w:t>System configuration diagram</w:t>
            </w:r>
            <w:r>
              <w:rPr>
                <w:noProof/>
                <w:webHidden/>
              </w:rPr>
              <w:tab/>
            </w:r>
            <w:r>
              <w:rPr>
                <w:noProof/>
                <w:webHidden/>
              </w:rPr>
              <w:fldChar w:fldCharType="begin"/>
            </w:r>
            <w:r>
              <w:rPr>
                <w:noProof/>
                <w:webHidden/>
              </w:rPr>
              <w:instrText xml:space="preserve"> PAGEREF _Toc189941484 \h </w:instrText>
            </w:r>
          </w:ins>
          <w:r>
            <w:rPr>
              <w:noProof/>
              <w:webHidden/>
            </w:rPr>
          </w:r>
          <w:r>
            <w:rPr>
              <w:noProof/>
              <w:webHidden/>
            </w:rPr>
            <w:fldChar w:fldCharType="separate"/>
          </w:r>
          <w:ins w:id="328" w:author="Shimizu, Yuya/清水 裕也" w:date="2025-02-08T21:11:00Z">
            <w:r>
              <w:rPr>
                <w:noProof/>
                <w:webHidden/>
              </w:rPr>
              <w:t>7</w:t>
            </w:r>
            <w:r>
              <w:rPr>
                <w:noProof/>
                <w:webHidden/>
              </w:rPr>
              <w:fldChar w:fldCharType="end"/>
            </w:r>
            <w:r w:rsidRPr="009C43D0">
              <w:rPr>
                <w:rStyle w:val="a4"/>
                <w:noProof/>
              </w:rPr>
              <w:fldChar w:fldCharType="end"/>
            </w:r>
          </w:ins>
        </w:p>
        <w:p w14:paraId="0B18E9E6" w14:textId="60F503BA" w:rsidR="006F02A3" w:rsidRDefault="006F02A3">
          <w:pPr>
            <w:pStyle w:val="10"/>
            <w:tabs>
              <w:tab w:val="right" w:leader="dot" w:pos="8494"/>
            </w:tabs>
            <w:rPr>
              <w:ins w:id="329" w:author="Shimizu, Yuya/清水 裕也" w:date="2025-02-08T21:11:00Z"/>
              <w:rFonts w:asciiTheme="minorHAnsi" w:eastAsiaTheme="minorEastAsia" w:hAnsiTheme="minorHAnsi" w:cstheme="minorBidi"/>
              <w:b w:val="0"/>
              <w:bCs w:val="0"/>
              <w:i w:val="0"/>
              <w:iCs w:val="0"/>
              <w:noProof/>
              <w:sz w:val="21"/>
              <w:szCs w:val="22"/>
              <w14:ligatures w14:val="standardContextual"/>
            </w:rPr>
          </w:pPr>
          <w:ins w:id="330"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"_Toc189941485"</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 xml:space="preserve"> </w:t>
            </w:r>
            <w:r w:rsidRPr="009C43D0">
              <w:rPr>
                <w:rStyle w:val="a4"/>
                <w:rFonts w:ascii="Meiryo UI" w:eastAsia="Meiryo UI" w:hAnsi="Meiryo UI"/>
                <w:noProof/>
              </w:rPr>
              <w:t xml:space="preserve">動作概要/HMIイメージ </w:t>
            </w:r>
            <w:r w:rsidRPr="009C43D0">
              <w:rPr>
                <w:rStyle w:val="a4"/>
                <w:noProof/>
                <w:lang w:val="en"/>
              </w:rPr>
              <w:t>Operation Overview/HMI Image</w:t>
            </w:r>
            <w:r>
              <w:rPr>
                <w:noProof/>
                <w:webHidden/>
              </w:rPr>
              <w:tab/>
            </w:r>
            <w:r>
              <w:rPr>
                <w:noProof/>
                <w:webHidden/>
              </w:rPr>
              <w:fldChar w:fldCharType="begin"/>
            </w:r>
            <w:r>
              <w:rPr>
                <w:noProof/>
                <w:webHidden/>
              </w:rPr>
              <w:instrText xml:space="preserve"> PAGEREF _Toc189941485 \h </w:instrText>
            </w:r>
          </w:ins>
          <w:r>
            <w:rPr>
              <w:noProof/>
              <w:webHidden/>
            </w:rPr>
          </w:r>
          <w:r>
            <w:rPr>
              <w:noProof/>
              <w:webHidden/>
            </w:rPr>
            <w:fldChar w:fldCharType="separate"/>
          </w:r>
          <w:ins w:id="331" w:author="Shimizu, Yuya/清水 裕也" w:date="2025-02-08T21:11:00Z">
            <w:r>
              <w:rPr>
                <w:noProof/>
                <w:webHidden/>
              </w:rPr>
              <w:t>8</w:t>
            </w:r>
            <w:r>
              <w:rPr>
                <w:noProof/>
                <w:webHidden/>
              </w:rPr>
              <w:fldChar w:fldCharType="end"/>
            </w:r>
            <w:r w:rsidRPr="009C43D0">
              <w:rPr>
                <w:rStyle w:val="a4"/>
                <w:noProof/>
              </w:rPr>
              <w:fldChar w:fldCharType="end"/>
            </w:r>
          </w:ins>
        </w:p>
        <w:p w14:paraId="55D1DBA5" w14:textId="59AD5724" w:rsidR="006F02A3" w:rsidRDefault="006F02A3">
          <w:pPr>
            <w:pStyle w:val="20"/>
            <w:tabs>
              <w:tab w:val="right" w:leader="dot" w:pos="8494"/>
            </w:tabs>
            <w:rPr>
              <w:ins w:id="332" w:author="Shimizu, Yuya/清水 裕也" w:date="2025-02-08T21:11:00Z"/>
              <w:rFonts w:asciiTheme="minorHAnsi" w:eastAsiaTheme="minorEastAsia" w:hAnsiTheme="minorHAnsi" w:cstheme="minorBidi"/>
              <w:b w:val="0"/>
              <w:bCs w:val="0"/>
              <w:noProof/>
              <w:sz w:val="21"/>
              <w:szCs w:val="22"/>
              <w14:ligatures w14:val="standardContextual"/>
            </w:rPr>
          </w:pPr>
          <w:ins w:id="333"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"_Toc189941486"</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1</w:t>
            </w:r>
            <w:r w:rsidRPr="009C43D0">
              <w:rPr>
                <w:rStyle w:val="a4"/>
                <w:noProof/>
                <w:lang w:val="en"/>
              </w:rPr>
              <w:t>．</w:t>
            </w:r>
            <w:r w:rsidRPr="009C43D0">
              <w:rPr>
                <w:rStyle w:val="a4"/>
                <w:noProof/>
                <w:lang w:val="en"/>
              </w:rPr>
              <w:t xml:space="preserve"> </w:t>
            </w:r>
            <w:r w:rsidRPr="009C43D0">
              <w:rPr>
                <w:rStyle w:val="a4"/>
                <w:noProof/>
                <w:lang w:val="en"/>
              </w:rPr>
              <w:t xml:space="preserve">日付案内　</w:t>
            </w:r>
            <w:r w:rsidRPr="009C43D0">
              <w:rPr>
                <w:rStyle w:val="a4"/>
                <w:noProof/>
                <w:lang w:val="en"/>
              </w:rPr>
              <w:t>Date Guide</w:t>
            </w:r>
            <w:r>
              <w:rPr>
                <w:noProof/>
                <w:webHidden/>
              </w:rPr>
              <w:tab/>
            </w:r>
            <w:r>
              <w:rPr>
                <w:noProof/>
                <w:webHidden/>
              </w:rPr>
              <w:fldChar w:fldCharType="begin"/>
            </w:r>
            <w:r>
              <w:rPr>
                <w:noProof/>
                <w:webHidden/>
              </w:rPr>
              <w:instrText xml:space="preserve"> PAGEREF _Toc189941486 \h </w:instrText>
            </w:r>
          </w:ins>
          <w:r>
            <w:rPr>
              <w:noProof/>
              <w:webHidden/>
            </w:rPr>
          </w:r>
          <w:r>
            <w:rPr>
              <w:noProof/>
              <w:webHidden/>
            </w:rPr>
            <w:fldChar w:fldCharType="separate"/>
          </w:r>
          <w:ins w:id="334" w:author="Shimizu, Yuya/清水 裕也" w:date="2025-02-08T21:11:00Z">
            <w:r>
              <w:rPr>
                <w:noProof/>
                <w:webHidden/>
              </w:rPr>
              <w:t>9</w:t>
            </w:r>
            <w:r>
              <w:rPr>
                <w:noProof/>
                <w:webHidden/>
              </w:rPr>
              <w:fldChar w:fldCharType="end"/>
            </w:r>
            <w:r w:rsidRPr="009C43D0">
              <w:rPr>
                <w:rStyle w:val="a4"/>
                <w:noProof/>
              </w:rPr>
              <w:fldChar w:fldCharType="end"/>
            </w:r>
          </w:ins>
        </w:p>
        <w:p w14:paraId="6EE42088" w14:textId="59C4DE66" w:rsidR="006F02A3" w:rsidRDefault="006F02A3">
          <w:pPr>
            <w:pStyle w:val="30"/>
            <w:tabs>
              <w:tab w:val="right" w:leader="dot" w:pos="8494"/>
            </w:tabs>
            <w:ind w:left="400"/>
            <w:rPr>
              <w:ins w:id="335" w:author="Shimizu, Yuya/清水 裕也" w:date="2025-02-08T21:11:00Z"/>
              <w:rFonts w:asciiTheme="minorHAnsi" w:eastAsiaTheme="minorEastAsia" w:hAnsiTheme="minorHAnsi" w:cstheme="minorBidi"/>
              <w:noProof/>
              <w:sz w:val="21"/>
              <w:szCs w:val="22"/>
              <w14:ligatures w14:val="standardContextual"/>
            </w:rPr>
          </w:pPr>
          <w:ins w:id="336"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"_Toc189941487"</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５－１－１．</w:t>
            </w:r>
            <w:r w:rsidRPr="009C43D0">
              <w:rPr>
                <w:rStyle w:val="a4"/>
                <w:noProof/>
                <w:lang w:val="en"/>
              </w:rPr>
              <w:t xml:space="preserve"> </w:t>
            </w:r>
            <w:r w:rsidRPr="009C43D0">
              <w:rPr>
                <w:rStyle w:val="a4"/>
                <w:noProof/>
                <w:lang w:val="en"/>
              </w:rPr>
              <w:t xml:space="preserve">基本動作（正常系）　</w:t>
            </w:r>
            <w:r w:rsidRPr="009C43D0">
              <w:rPr>
                <w:rStyle w:val="a4"/>
                <w:noProof/>
                <w:lang w:val="en"/>
              </w:rPr>
              <w:t>Basic movements (normal system)</w:t>
            </w:r>
            <w:r>
              <w:rPr>
                <w:noProof/>
                <w:webHidden/>
              </w:rPr>
              <w:tab/>
            </w:r>
            <w:r>
              <w:rPr>
                <w:noProof/>
                <w:webHidden/>
              </w:rPr>
              <w:fldChar w:fldCharType="begin"/>
            </w:r>
            <w:r>
              <w:rPr>
                <w:noProof/>
                <w:webHidden/>
              </w:rPr>
              <w:instrText xml:space="preserve"> PAGEREF _Toc189941487 \h </w:instrText>
            </w:r>
          </w:ins>
          <w:r>
            <w:rPr>
              <w:noProof/>
              <w:webHidden/>
            </w:rPr>
          </w:r>
          <w:r>
            <w:rPr>
              <w:noProof/>
              <w:webHidden/>
            </w:rPr>
            <w:fldChar w:fldCharType="separate"/>
          </w:r>
          <w:ins w:id="337" w:author="Shimizu, Yuya/清水 裕也" w:date="2025-02-08T21:11:00Z">
            <w:r>
              <w:rPr>
                <w:noProof/>
                <w:webHidden/>
              </w:rPr>
              <w:t>9</w:t>
            </w:r>
            <w:r>
              <w:rPr>
                <w:noProof/>
                <w:webHidden/>
              </w:rPr>
              <w:fldChar w:fldCharType="end"/>
            </w:r>
            <w:r w:rsidRPr="009C43D0">
              <w:rPr>
                <w:rStyle w:val="a4"/>
                <w:noProof/>
              </w:rPr>
              <w:fldChar w:fldCharType="end"/>
            </w:r>
          </w:ins>
        </w:p>
        <w:p w14:paraId="40C0E835" w14:textId="75F175A6" w:rsidR="006F02A3" w:rsidRDefault="006F02A3">
          <w:pPr>
            <w:pStyle w:val="30"/>
            <w:tabs>
              <w:tab w:val="right" w:leader="dot" w:pos="8494"/>
            </w:tabs>
            <w:ind w:left="400"/>
            <w:rPr>
              <w:ins w:id="338" w:author="Shimizu, Yuya/清水 裕也" w:date="2025-02-08T21:11:00Z"/>
              <w:rFonts w:asciiTheme="minorHAnsi" w:eastAsiaTheme="minorEastAsia" w:hAnsiTheme="minorHAnsi" w:cstheme="minorBidi"/>
              <w:noProof/>
              <w:sz w:val="21"/>
              <w:szCs w:val="22"/>
              <w14:ligatures w14:val="standardContextual"/>
            </w:rPr>
          </w:pPr>
          <w:ins w:id="339"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"_Toc189941488"</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1</w:t>
            </w:r>
            <w:r w:rsidRPr="009C43D0">
              <w:rPr>
                <w:rStyle w:val="a4"/>
                <w:noProof/>
                <w:lang w:val="en"/>
              </w:rPr>
              <w:t>－</w:t>
            </w:r>
            <w:r w:rsidRPr="009C43D0">
              <w:rPr>
                <w:rStyle w:val="a4"/>
                <w:noProof/>
                <w:lang w:val="en"/>
              </w:rPr>
              <w:t>2</w:t>
            </w:r>
            <w:r w:rsidRPr="009C43D0">
              <w:rPr>
                <w:rStyle w:val="a4"/>
                <w:noProof/>
                <w:lang w:val="en"/>
              </w:rPr>
              <w:t>．</w:t>
            </w:r>
            <w:r w:rsidRPr="009C43D0">
              <w:rPr>
                <w:rStyle w:val="a4"/>
                <w:noProof/>
                <w:lang w:val="en"/>
              </w:rPr>
              <w:t xml:space="preserve"> HMI</w:t>
            </w:r>
            <w:r w:rsidRPr="009C43D0">
              <w:rPr>
                <w:rStyle w:val="a4"/>
                <w:noProof/>
                <w:lang w:val="en"/>
              </w:rPr>
              <w:t xml:space="preserve">仕様に対する要求　</w:t>
            </w:r>
            <w:r w:rsidRPr="009C43D0">
              <w:rPr>
                <w:rStyle w:val="a4"/>
                <w:noProof/>
                <w:lang w:val="en"/>
              </w:rPr>
              <w:t>Requirements for HMI specifications</w:t>
            </w:r>
            <w:r>
              <w:rPr>
                <w:noProof/>
                <w:webHidden/>
              </w:rPr>
              <w:tab/>
            </w:r>
            <w:r>
              <w:rPr>
                <w:noProof/>
                <w:webHidden/>
              </w:rPr>
              <w:fldChar w:fldCharType="begin"/>
            </w:r>
            <w:r>
              <w:rPr>
                <w:noProof/>
                <w:webHidden/>
              </w:rPr>
              <w:instrText xml:space="preserve"> PAGEREF _Toc189941488 \h </w:instrText>
            </w:r>
          </w:ins>
          <w:r>
            <w:rPr>
              <w:noProof/>
              <w:webHidden/>
            </w:rPr>
          </w:r>
          <w:r>
            <w:rPr>
              <w:noProof/>
              <w:webHidden/>
            </w:rPr>
            <w:fldChar w:fldCharType="separate"/>
          </w:r>
          <w:ins w:id="340" w:author="Shimizu, Yuya/清水 裕也" w:date="2025-02-08T21:11:00Z">
            <w:r>
              <w:rPr>
                <w:noProof/>
                <w:webHidden/>
              </w:rPr>
              <w:t>9</w:t>
            </w:r>
            <w:r>
              <w:rPr>
                <w:noProof/>
                <w:webHidden/>
              </w:rPr>
              <w:fldChar w:fldCharType="end"/>
            </w:r>
            <w:r w:rsidRPr="009C43D0">
              <w:rPr>
                <w:rStyle w:val="a4"/>
                <w:noProof/>
              </w:rPr>
              <w:fldChar w:fldCharType="end"/>
            </w:r>
          </w:ins>
        </w:p>
        <w:p w14:paraId="43991B2F" w14:textId="5348135B" w:rsidR="006F02A3" w:rsidRDefault="006F02A3">
          <w:pPr>
            <w:pStyle w:val="30"/>
            <w:tabs>
              <w:tab w:val="right" w:leader="dot" w:pos="8494"/>
            </w:tabs>
            <w:ind w:left="400"/>
            <w:rPr>
              <w:ins w:id="341" w:author="Shimizu, Yuya/清水 裕也" w:date="2025-02-08T21:11:00Z"/>
              <w:rFonts w:asciiTheme="minorHAnsi" w:eastAsiaTheme="minorEastAsia" w:hAnsiTheme="minorHAnsi" w:cstheme="minorBidi"/>
              <w:noProof/>
              <w:sz w:val="21"/>
              <w:szCs w:val="22"/>
              <w14:ligatures w14:val="standardContextual"/>
            </w:rPr>
          </w:pPr>
          <w:ins w:id="342"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"_Toc189941489"</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1</w:t>
            </w:r>
            <w:r w:rsidRPr="009C43D0">
              <w:rPr>
                <w:rStyle w:val="a4"/>
                <w:noProof/>
                <w:lang w:val="en"/>
              </w:rPr>
              <w:t>－</w:t>
            </w:r>
            <w:r w:rsidRPr="009C43D0">
              <w:rPr>
                <w:rStyle w:val="a4"/>
                <w:noProof/>
                <w:lang w:val="en"/>
              </w:rPr>
              <w:t>3</w:t>
            </w:r>
            <w:r w:rsidRPr="009C43D0">
              <w:rPr>
                <w:rStyle w:val="a4"/>
                <w:noProof/>
                <w:lang w:val="en"/>
              </w:rPr>
              <w:t>．</w:t>
            </w:r>
            <w:r w:rsidRPr="009C43D0">
              <w:rPr>
                <w:rStyle w:val="a4"/>
                <w:noProof/>
                <w:lang w:val="en"/>
              </w:rPr>
              <w:t xml:space="preserve"> </w:t>
            </w:r>
            <w:r w:rsidRPr="009C43D0">
              <w:rPr>
                <w:rStyle w:val="a4"/>
                <w:noProof/>
                <w:lang w:val="en"/>
              </w:rPr>
              <w:t xml:space="preserve">ユーザ設定項目　</w:t>
            </w:r>
            <w:r w:rsidRPr="009C43D0">
              <w:rPr>
                <w:rStyle w:val="a4"/>
                <w:noProof/>
                <w:lang w:val="en"/>
              </w:rPr>
              <w:t>User settings items</w:t>
            </w:r>
            <w:r>
              <w:rPr>
                <w:noProof/>
                <w:webHidden/>
              </w:rPr>
              <w:tab/>
            </w:r>
            <w:r>
              <w:rPr>
                <w:noProof/>
                <w:webHidden/>
              </w:rPr>
              <w:fldChar w:fldCharType="begin"/>
            </w:r>
            <w:r>
              <w:rPr>
                <w:noProof/>
                <w:webHidden/>
              </w:rPr>
              <w:instrText xml:space="preserve"> PAGEREF _Toc189941489 \h </w:instrText>
            </w:r>
          </w:ins>
          <w:r>
            <w:rPr>
              <w:noProof/>
              <w:webHidden/>
            </w:rPr>
          </w:r>
          <w:r>
            <w:rPr>
              <w:noProof/>
              <w:webHidden/>
            </w:rPr>
            <w:fldChar w:fldCharType="separate"/>
          </w:r>
          <w:ins w:id="343" w:author="Shimizu, Yuya/清水 裕也" w:date="2025-02-08T21:11:00Z">
            <w:r>
              <w:rPr>
                <w:noProof/>
                <w:webHidden/>
              </w:rPr>
              <w:t>9</w:t>
            </w:r>
            <w:r>
              <w:rPr>
                <w:noProof/>
                <w:webHidden/>
              </w:rPr>
              <w:fldChar w:fldCharType="end"/>
            </w:r>
            <w:r w:rsidRPr="009C43D0">
              <w:rPr>
                <w:rStyle w:val="a4"/>
                <w:noProof/>
              </w:rPr>
              <w:fldChar w:fldCharType="end"/>
            </w:r>
          </w:ins>
        </w:p>
        <w:p w14:paraId="63B4C36C" w14:textId="4DC129D0" w:rsidR="006F02A3" w:rsidRDefault="006F02A3">
          <w:pPr>
            <w:pStyle w:val="30"/>
            <w:tabs>
              <w:tab w:val="right" w:leader="dot" w:pos="8494"/>
            </w:tabs>
            <w:ind w:left="400"/>
            <w:rPr>
              <w:ins w:id="344" w:author="Shimizu, Yuya/清水 裕也" w:date="2025-02-08T21:11:00Z"/>
              <w:rFonts w:asciiTheme="minorHAnsi" w:eastAsiaTheme="minorEastAsia" w:hAnsiTheme="minorHAnsi" w:cstheme="minorBidi"/>
              <w:noProof/>
              <w:sz w:val="21"/>
              <w:szCs w:val="22"/>
              <w14:ligatures w14:val="standardContextual"/>
            </w:rPr>
          </w:pPr>
          <w:ins w:id="345"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"_Toc189941490"</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1</w:t>
            </w:r>
            <w:r w:rsidRPr="009C43D0">
              <w:rPr>
                <w:rStyle w:val="a4"/>
                <w:noProof/>
                <w:lang w:val="en"/>
              </w:rPr>
              <w:t>－</w:t>
            </w:r>
            <w:r w:rsidRPr="009C43D0">
              <w:rPr>
                <w:rStyle w:val="a4"/>
                <w:noProof/>
                <w:lang w:val="en"/>
              </w:rPr>
              <w:t>4</w:t>
            </w:r>
            <w:r w:rsidRPr="009C43D0">
              <w:rPr>
                <w:rStyle w:val="a4"/>
                <w:noProof/>
                <w:lang w:val="en"/>
              </w:rPr>
              <w:t>．</w:t>
            </w:r>
            <w:r w:rsidRPr="009C43D0">
              <w:rPr>
                <w:rStyle w:val="a4"/>
                <w:noProof/>
                <w:lang w:val="en"/>
              </w:rPr>
              <w:t xml:space="preserve"> </w:t>
            </w:r>
            <w:r w:rsidRPr="009C43D0">
              <w:rPr>
                <w:rStyle w:val="a4"/>
                <w:noProof/>
                <w:lang w:val="en"/>
              </w:rPr>
              <w:t xml:space="preserve">例外動作（異常系）　</w:t>
            </w:r>
            <w:r w:rsidRPr="009C43D0">
              <w:rPr>
                <w:rStyle w:val="a4"/>
                <w:noProof/>
                <w:lang w:val="en"/>
              </w:rPr>
              <w:t>Exception operation (abnormal system)</w:t>
            </w:r>
            <w:r>
              <w:rPr>
                <w:noProof/>
                <w:webHidden/>
              </w:rPr>
              <w:tab/>
            </w:r>
            <w:r>
              <w:rPr>
                <w:noProof/>
                <w:webHidden/>
              </w:rPr>
              <w:fldChar w:fldCharType="begin"/>
            </w:r>
            <w:r>
              <w:rPr>
                <w:noProof/>
                <w:webHidden/>
              </w:rPr>
              <w:instrText xml:space="preserve"> PAGEREF _Toc189941490 \h </w:instrText>
            </w:r>
          </w:ins>
          <w:r>
            <w:rPr>
              <w:noProof/>
              <w:webHidden/>
            </w:rPr>
          </w:r>
          <w:r>
            <w:rPr>
              <w:noProof/>
              <w:webHidden/>
            </w:rPr>
            <w:fldChar w:fldCharType="separate"/>
          </w:r>
          <w:ins w:id="346" w:author="Shimizu, Yuya/清水 裕也" w:date="2025-02-08T21:11:00Z">
            <w:r>
              <w:rPr>
                <w:noProof/>
                <w:webHidden/>
              </w:rPr>
              <w:t>9</w:t>
            </w:r>
            <w:r>
              <w:rPr>
                <w:noProof/>
                <w:webHidden/>
              </w:rPr>
              <w:fldChar w:fldCharType="end"/>
            </w:r>
            <w:r w:rsidRPr="009C43D0">
              <w:rPr>
                <w:rStyle w:val="a4"/>
                <w:noProof/>
              </w:rPr>
              <w:fldChar w:fldCharType="end"/>
            </w:r>
          </w:ins>
        </w:p>
        <w:p w14:paraId="28B9EEE9" w14:textId="5C10D26C" w:rsidR="006F02A3" w:rsidRDefault="006F02A3">
          <w:pPr>
            <w:pStyle w:val="30"/>
            <w:tabs>
              <w:tab w:val="right" w:leader="dot" w:pos="8494"/>
            </w:tabs>
            <w:ind w:left="400"/>
            <w:rPr>
              <w:ins w:id="347" w:author="Shimizu, Yuya/清水 裕也" w:date="2025-02-08T21:11:00Z"/>
              <w:rFonts w:asciiTheme="minorHAnsi" w:eastAsiaTheme="minorEastAsia" w:hAnsiTheme="minorHAnsi" w:cstheme="minorBidi"/>
              <w:noProof/>
              <w:sz w:val="21"/>
              <w:szCs w:val="22"/>
              <w14:ligatures w14:val="standardContextual"/>
            </w:rPr>
          </w:pPr>
          <w:ins w:id="348"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"_Toc189941491"</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1</w:t>
            </w:r>
            <w:r w:rsidRPr="009C43D0">
              <w:rPr>
                <w:rStyle w:val="a4"/>
                <w:noProof/>
                <w:lang w:val="en"/>
              </w:rPr>
              <w:t>－</w:t>
            </w:r>
            <w:r w:rsidRPr="009C43D0">
              <w:rPr>
                <w:rStyle w:val="a4"/>
                <w:noProof/>
                <w:lang w:val="en"/>
              </w:rPr>
              <w:t>5</w:t>
            </w:r>
            <w:r w:rsidRPr="009C43D0">
              <w:rPr>
                <w:rStyle w:val="a4"/>
                <w:noProof/>
                <w:lang w:val="en"/>
              </w:rPr>
              <w:t>．</w:t>
            </w:r>
            <w:r w:rsidRPr="009C43D0">
              <w:rPr>
                <w:rStyle w:val="a4"/>
                <w:noProof/>
                <w:lang w:val="en"/>
              </w:rPr>
              <w:t xml:space="preserve"> </w:t>
            </w:r>
            <w:r w:rsidRPr="009C43D0">
              <w:rPr>
                <w:rStyle w:val="a4"/>
                <w:noProof/>
                <w:lang w:val="en"/>
              </w:rPr>
              <w:t xml:space="preserve">その他　</w:t>
            </w:r>
            <w:r w:rsidRPr="009C43D0">
              <w:rPr>
                <w:rStyle w:val="a4"/>
                <w:noProof/>
                <w:lang w:val="en"/>
              </w:rPr>
              <w:t>other</w:t>
            </w:r>
            <w:r>
              <w:rPr>
                <w:noProof/>
                <w:webHidden/>
              </w:rPr>
              <w:tab/>
            </w:r>
            <w:r>
              <w:rPr>
                <w:noProof/>
                <w:webHidden/>
              </w:rPr>
              <w:fldChar w:fldCharType="begin"/>
            </w:r>
            <w:r>
              <w:rPr>
                <w:noProof/>
                <w:webHidden/>
              </w:rPr>
              <w:instrText xml:space="preserve"> PAGEREF _Toc189941491 \h </w:instrText>
            </w:r>
          </w:ins>
          <w:r>
            <w:rPr>
              <w:noProof/>
              <w:webHidden/>
            </w:rPr>
          </w:r>
          <w:r>
            <w:rPr>
              <w:noProof/>
              <w:webHidden/>
            </w:rPr>
            <w:fldChar w:fldCharType="separate"/>
          </w:r>
          <w:ins w:id="349" w:author="Shimizu, Yuya/清水 裕也" w:date="2025-02-08T21:11:00Z">
            <w:r>
              <w:rPr>
                <w:noProof/>
                <w:webHidden/>
              </w:rPr>
              <w:t>10</w:t>
            </w:r>
            <w:r>
              <w:rPr>
                <w:noProof/>
                <w:webHidden/>
              </w:rPr>
              <w:fldChar w:fldCharType="end"/>
            </w:r>
            <w:r w:rsidRPr="009C43D0">
              <w:rPr>
                <w:rStyle w:val="a4"/>
                <w:noProof/>
              </w:rPr>
              <w:fldChar w:fldCharType="end"/>
            </w:r>
          </w:ins>
        </w:p>
        <w:p w14:paraId="000F30F9" w14:textId="0E97D71B" w:rsidR="006F02A3" w:rsidRDefault="006F02A3">
          <w:pPr>
            <w:pStyle w:val="20"/>
            <w:tabs>
              <w:tab w:val="right" w:leader="dot" w:pos="8494"/>
            </w:tabs>
            <w:rPr>
              <w:ins w:id="350" w:author="Shimizu, Yuya/清水 裕也" w:date="2025-02-08T21:11:00Z"/>
              <w:rFonts w:asciiTheme="minorHAnsi" w:eastAsiaTheme="minorEastAsia" w:hAnsiTheme="minorHAnsi" w:cstheme="minorBidi"/>
              <w:b w:val="0"/>
              <w:bCs w:val="0"/>
              <w:noProof/>
              <w:sz w:val="21"/>
              <w:szCs w:val="22"/>
              <w14:ligatures w14:val="standardContextual"/>
            </w:rPr>
          </w:pPr>
          <w:ins w:id="351"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"_Toc189941492"</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2</w:t>
            </w:r>
            <w:r w:rsidRPr="009C43D0">
              <w:rPr>
                <w:rStyle w:val="a4"/>
                <w:noProof/>
                <w:lang w:val="en"/>
              </w:rPr>
              <w:t>．</w:t>
            </w:r>
            <w:r w:rsidRPr="009C43D0">
              <w:rPr>
                <w:rStyle w:val="a4"/>
                <w:noProof/>
                <w:lang w:val="en"/>
              </w:rPr>
              <w:t xml:space="preserve"> </w:t>
            </w:r>
            <w:r w:rsidRPr="009C43D0">
              <w:rPr>
                <w:rStyle w:val="a4"/>
                <w:noProof/>
                <w:lang w:val="en"/>
              </w:rPr>
              <w:t xml:space="preserve">記念日案内　</w:t>
            </w:r>
            <w:r w:rsidRPr="009C43D0">
              <w:rPr>
                <w:rStyle w:val="a4"/>
                <w:noProof/>
                <w:lang w:val="en"/>
              </w:rPr>
              <w:t>Anniversary Guide</w:t>
            </w:r>
            <w:r>
              <w:rPr>
                <w:noProof/>
                <w:webHidden/>
              </w:rPr>
              <w:tab/>
            </w:r>
            <w:r>
              <w:rPr>
                <w:noProof/>
                <w:webHidden/>
              </w:rPr>
              <w:fldChar w:fldCharType="begin"/>
            </w:r>
            <w:r>
              <w:rPr>
                <w:noProof/>
                <w:webHidden/>
              </w:rPr>
              <w:instrText xml:space="preserve"> PAGEREF _Toc189941492 \h </w:instrText>
            </w:r>
          </w:ins>
          <w:r>
            <w:rPr>
              <w:noProof/>
              <w:webHidden/>
            </w:rPr>
          </w:r>
          <w:r>
            <w:rPr>
              <w:noProof/>
              <w:webHidden/>
            </w:rPr>
            <w:fldChar w:fldCharType="separate"/>
          </w:r>
          <w:ins w:id="352" w:author="Shimizu, Yuya/清水 裕也" w:date="2025-02-08T21:11:00Z">
            <w:r>
              <w:rPr>
                <w:noProof/>
                <w:webHidden/>
              </w:rPr>
              <w:t>11</w:t>
            </w:r>
            <w:r>
              <w:rPr>
                <w:noProof/>
                <w:webHidden/>
              </w:rPr>
              <w:fldChar w:fldCharType="end"/>
            </w:r>
            <w:r w:rsidRPr="009C43D0">
              <w:rPr>
                <w:rStyle w:val="a4"/>
                <w:noProof/>
              </w:rPr>
              <w:fldChar w:fldCharType="end"/>
            </w:r>
          </w:ins>
        </w:p>
        <w:p w14:paraId="61D66924" w14:textId="254AAECB" w:rsidR="006F02A3" w:rsidRDefault="006F02A3">
          <w:pPr>
            <w:pStyle w:val="30"/>
            <w:tabs>
              <w:tab w:val="right" w:leader="dot" w:pos="8494"/>
            </w:tabs>
            <w:ind w:left="400"/>
            <w:rPr>
              <w:ins w:id="353" w:author="Shimizu, Yuya/清水 裕也" w:date="2025-02-08T21:11:00Z"/>
              <w:rFonts w:asciiTheme="minorHAnsi" w:eastAsiaTheme="minorEastAsia" w:hAnsiTheme="minorHAnsi" w:cstheme="minorBidi"/>
              <w:noProof/>
              <w:sz w:val="21"/>
              <w:szCs w:val="22"/>
              <w14:ligatures w14:val="standardContextual"/>
            </w:rPr>
          </w:pPr>
          <w:ins w:id="354"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"_Toc189941493"</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５－２－１．</w:t>
            </w:r>
            <w:r w:rsidRPr="009C43D0">
              <w:rPr>
                <w:rStyle w:val="a4"/>
                <w:noProof/>
                <w:lang w:val="en"/>
              </w:rPr>
              <w:t xml:space="preserve"> </w:t>
            </w:r>
            <w:r w:rsidRPr="009C43D0">
              <w:rPr>
                <w:rStyle w:val="a4"/>
                <w:noProof/>
                <w:lang w:val="en"/>
              </w:rPr>
              <w:t xml:space="preserve">基本動作（正常系）　</w:t>
            </w:r>
            <w:r w:rsidRPr="009C43D0">
              <w:rPr>
                <w:rStyle w:val="a4"/>
                <w:noProof/>
                <w:lang w:val="en"/>
              </w:rPr>
              <w:t>Basic movements (normal system)</w:t>
            </w:r>
            <w:r>
              <w:rPr>
                <w:noProof/>
                <w:webHidden/>
              </w:rPr>
              <w:tab/>
            </w:r>
            <w:r>
              <w:rPr>
                <w:noProof/>
                <w:webHidden/>
              </w:rPr>
              <w:fldChar w:fldCharType="begin"/>
            </w:r>
            <w:r>
              <w:rPr>
                <w:noProof/>
                <w:webHidden/>
              </w:rPr>
              <w:instrText xml:space="preserve"> PAGEREF _Toc189941493 \h </w:instrText>
            </w:r>
          </w:ins>
          <w:r>
            <w:rPr>
              <w:noProof/>
              <w:webHidden/>
            </w:rPr>
          </w:r>
          <w:r>
            <w:rPr>
              <w:noProof/>
              <w:webHidden/>
            </w:rPr>
            <w:fldChar w:fldCharType="separate"/>
          </w:r>
          <w:ins w:id="355" w:author="Shimizu, Yuya/清水 裕也" w:date="2025-02-08T21:11:00Z">
            <w:r>
              <w:rPr>
                <w:noProof/>
                <w:webHidden/>
              </w:rPr>
              <w:t>11</w:t>
            </w:r>
            <w:r>
              <w:rPr>
                <w:noProof/>
                <w:webHidden/>
              </w:rPr>
              <w:fldChar w:fldCharType="end"/>
            </w:r>
            <w:r w:rsidRPr="009C43D0">
              <w:rPr>
                <w:rStyle w:val="a4"/>
                <w:noProof/>
              </w:rPr>
              <w:fldChar w:fldCharType="end"/>
            </w:r>
          </w:ins>
        </w:p>
        <w:p w14:paraId="798C7C1E" w14:textId="45689601" w:rsidR="006F02A3" w:rsidRDefault="006F02A3">
          <w:pPr>
            <w:pStyle w:val="30"/>
            <w:tabs>
              <w:tab w:val="right" w:leader="dot" w:pos="8494"/>
            </w:tabs>
            <w:ind w:left="400"/>
            <w:rPr>
              <w:ins w:id="356" w:author="Shimizu, Yuya/清水 裕也" w:date="2025-02-08T21:11:00Z"/>
              <w:rFonts w:asciiTheme="minorHAnsi" w:eastAsiaTheme="minorEastAsia" w:hAnsiTheme="minorHAnsi" w:cstheme="minorBidi"/>
              <w:noProof/>
              <w:sz w:val="21"/>
              <w:szCs w:val="22"/>
              <w14:ligatures w14:val="standardContextual"/>
            </w:rPr>
          </w:pPr>
          <w:ins w:id="357"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"_Toc189941494"</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2</w:t>
            </w:r>
            <w:r w:rsidRPr="009C43D0">
              <w:rPr>
                <w:rStyle w:val="a4"/>
                <w:noProof/>
                <w:lang w:val="en"/>
              </w:rPr>
              <w:t>－</w:t>
            </w:r>
            <w:r w:rsidRPr="009C43D0">
              <w:rPr>
                <w:rStyle w:val="a4"/>
                <w:noProof/>
                <w:lang w:val="en"/>
              </w:rPr>
              <w:t>2</w:t>
            </w:r>
            <w:r w:rsidRPr="009C43D0">
              <w:rPr>
                <w:rStyle w:val="a4"/>
                <w:noProof/>
                <w:lang w:val="en"/>
              </w:rPr>
              <w:t>．</w:t>
            </w:r>
            <w:r w:rsidRPr="009C43D0">
              <w:rPr>
                <w:rStyle w:val="a4"/>
                <w:noProof/>
                <w:lang w:val="en"/>
              </w:rPr>
              <w:t xml:space="preserve"> HMI</w:t>
            </w:r>
            <w:r w:rsidRPr="009C43D0">
              <w:rPr>
                <w:rStyle w:val="a4"/>
                <w:noProof/>
                <w:lang w:val="en"/>
              </w:rPr>
              <w:t xml:space="preserve">仕様に対する要求　</w:t>
            </w:r>
            <w:r w:rsidRPr="009C43D0">
              <w:rPr>
                <w:rStyle w:val="a4"/>
                <w:noProof/>
                <w:lang w:val="en"/>
              </w:rPr>
              <w:t>Requirements for HMI specifications</w:t>
            </w:r>
            <w:r>
              <w:rPr>
                <w:noProof/>
                <w:webHidden/>
              </w:rPr>
              <w:tab/>
            </w:r>
            <w:r>
              <w:rPr>
                <w:noProof/>
                <w:webHidden/>
              </w:rPr>
              <w:fldChar w:fldCharType="begin"/>
            </w:r>
            <w:r>
              <w:rPr>
                <w:noProof/>
                <w:webHidden/>
              </w:rPr>
              <w:instrText xml:space="preserve"> PAGEREF _Toc189941494 \h </w:instrText>
            </w:r>
          </w:ins>
          <w:r>
            <w:rPr>
              <w:noProof/>
              <w:webHidden/>
            </w:rPr>
          </w:r>
          <w:r>
            <w:rPr>
              <w:noProof/>
              <w:webHidden/>
            </w:rPr>
            <w:fldChar w:fldCharType="separate"/>
          </w:r>
          <w:ins w:id="358" w:author="Shimizu, Yuya/清水 裕也" w:date="2025-02-08T21:11:00Z">
            <w:r>
              <w:rPr>
                <w:noProof/>
                <w:webHidden/>
              </w:rPr>
              <w:t>13</w:t>
            </w:r>
            <w:r>
              <w:rPr>
                <w:noProof/>
                <w:webHidden/>
              </w:rPr>
              <w:fldChar w:fldCharType="end"/>
            </w:r>
            <w:r w:rsidRPr="009C43D0">
              <w:rPr>
                <w:rStyle w:val="a4"/>
                <w:noProof/>
              </w:rPr>
              <w:fldChar w:fldCharType="end"/>
            </w:r>
          </w:ins>
        </w:p>
        <w:p w14:paraId="1D8283E9" w14:textId="7000FE71" w:rsidR="006F02A3" w:rsidRDefault="006F02A3">
          <w:pPr>
            <w:pStyle w:val="30"/>
            <w:tabs>
              <w:tab w:val="right" w:leader="dot" w:pos="8494"/>
            </w:tabs>
            <w:ind w:left="400"/>
            <w:rPr>
              <w:ins w:id="359" w:author="Shimizu, Yuya/清水 裕也" w:date="2025-02-08T21:11:00Z"/>
              <w:rFonts w:asciiTheme="minorHAnsi" w:eastAsiaTheme="minorEastAsia" w:hAnsiTheme="minorHAnsi" w:cstheme="minorBidi"/>
              <w:noProof/>
              <w:sz w:val="21"/>
              <w:szCs w:val="22"/>
              <w14:ligatures w14:val="standardContextual"/>
            </w:rPr>
          </w:pPr>
          <w:ins w:id="360"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"_Toc189941495"</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2</w:t>
            </w:r>
            <w:r w:rsidRPr="009C43D0">
              <w:rPr>
                <w:rStyle w:val="a4"/>
                <w:noProof/>
                <w:lang w:val="en"/>
              </w:rPr>
              <w:t>－</w:t>
            </w:r>
            <w:r w:rsidRPr="009C43D0">
              <w:rPr>
                <w:rStyle w:val="a4"/>
                <w:noProof/>
                <w:lang w:val="en"/>
              </w:rPr>
              <w:t>3</w:t>
            </w:r>
            <w:r w:rsidRPr="009C43D0">
              <w:rPr>
                <w:rStyle w:val="a4"/>
                <w:noProof/>
                <w:lang w:val="en"/>
              </w:rPr>
              <w:t>．</w:t>
            </w:r>
            <w:r w:rsidRPr="009C43D0">
              <w:rPr>
                <w:rStyle w:val="a4"/>
                <w:noProof/>
                <w:lang w:val="en"/>
              </w:rPr>
              <w:t xml:space="preserve"> </w:t>
            </w:r>
            <w:r w:rsidRPr="009C43D0">
              <w:rPr>
                <w:rStyle w:val="a4"/>
                <w:noProof/>
                <w:lang w:val="en"/>
              </w:rPr>
              <w:t xml:space="preserve">ユーザ設定項目　</w:t>
            </w:r>
            <w:r w:rsidRPr="009C43D0">
              <w:rPr>
                <w:rStyle w:val="a4"/>
                <w:noProof/>
                <w:lang w:val="en"/>
              </w:rPr>
              <w:t>User settings items</w:t>
            </w:r>
            <w:r>
              <w:rPr>
                <w:noProof/>
                <w:webHidden/>
              </w:rPr>
              <w:tab/>
            </w:r>
            <w:r>
              <w:rPr>
                <w:noProof/>
                <w:webHidden/>
              </w:rPr>
              <w:fldChar w:fldCharType="begin"/>
            </w:r>
            <w:r>
              <w:rPr>
                <w:noProof/>
                <w:webHidden/>
              </w:rPr>
              <w:instrText xml:space="preserve"> PAGEREF _Toc189941495 \h </w:instrText>
            </w:r>
          </w:ins>
          <w:r>
            <w:rPr>
              <w:noProof/>
              <w:webHidden/>
            </w:rPr>
          </w:r>
          <w:r>
            <w:rPr>
              <w:noProof/>
              <w:webHidden/>
            </w:rPr>
            <w:fldChar w:fldCharType="separate"/>
          </w:r>
          <w:ins w:id="361" w:author="Shimizu, Yuya/清水 裕也" w:date="2025-02-08T21:11:00Z">
            <w:r>
              <w:rPr>
                <w:noProof/>
                <w:webHidden/>
              </w:rPr>
              <w:t>13</w:t>
            </w:r>
            <w:r>
              <w:rPr>
                <w:noProof/>
                <w:webHidden/>
              </w:rPr>
              <w:fldChar w:fldCharType="end"/>
            </w:r>
            <w:r w:rsidRPr="009C43D0">
              <w:rPr>
                <w:rStyle w:val="a4"/>
                <w:noProof/>
              </w:rPr>
              <w:fldChar w:fldCharType="end"/>
            </w:r>
          </w:ins>
        </w:p>
        <w:p w14:paraId="330B429C" w14:textId="162CE872" w:rsidR="006F02A3" w:rsidRDefault="006F02A3">
          <w:pPr>
            <w:pStyle w:val="30"/>
            <w:tabs>
              <w:tab w:val="right" w:leader="dot" w:pos="8494"/>
            </w:tabs>
            <w:ind w:left="400"/>
            <w:rPr>
              <w:ins w:id="362" w:author="Shimizu, Yuya/清水 裕也" w:date="2025-02-08T21:11:00Z"/>
              <w:rFonts w:asciiTheme="minorHAnsi" w:eastAsiaTheme="minorEastAsia" w:hAnsiTheme="minorHAnsi" w:cstheme="minorBidi"/>
              <w:noProof/>
              <w:sz w:val="21"/>
              <w:szCs w:val="22"/>
              <w14:ligatures w14:val="standardContextual"/>
            </w:rPr>
          </w:pPr>
          <w:ins w:id="363"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"_Toc189941496"</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2</w:t>
            </w:r>
            <w:r w:rsidRPr="009C43D0">
              <w:rPr>
                <w:rStyle w:val="a4"/>
                <w:noProof/>
                <w:lang w:val="en"/>
              </w:rPr>
              <w:t>－</w:t>
            </w:r>
            <w:r w:rsidRPr="009C43D0">
              <w:rPr>
                <w:rStyle w:val="a4"/>
                <w:noProof/>
                <w:lang w:val="en"/>
              </w:rPr>
              <w:t>4</w:t>
            </w:r>
            <w:r w:rsidRPr="009C43D0">
              <w:rPr>
                <w:rStyle w:val="a4"/>
                <w:noProof/>
                <w:lang w:val="en"/>
              </w:rPr>
              <w:t>．</w:t>
            </w:r>
            <w:r w:rsidRPr="009C43D0">
              <w:rPr>
                <w:rStyle w:val="a4"/>
                <w:noProof/>
                <w:lang w:val="en"/>
              </w:rPr>
              <w:t xml:space="preserve"> </w:t>
            </w:r>
            <w:r w:rsidRPr="009C43D0">
              <w:rPr>
                <w:rStyle w:val="a4"/>
                <w:noProof/>
                <w:lang w:val="en"/>
              </w:rPr>
              <w:t xml:space="preserve">例外動作（異常系）　</w:t>
            </w:r>
            <w:r w:rsidRPr="009C43D0">
              <w:rPr>
                <w:rStyle w:val="a4"/>
                <w:noProof/>
                <w:lang w:val="en"/>
              </w:rPr>
              <w:t>Exception operation (abnormal system)</w:t>
            </w:r>
            <w:r>
              <w:rPr>
                <w:noProof/>
                <w:webHidden/>
              </w:rPr>
              <w:tab/>
            </w:r>
            <w:r>
              <w:rPr>
                <w:noProof/>
                <w:webHidden/>
              </w:rPr>
              <w:fldChar w:fldCharType="begin"/>
            </w:r>
            <w:r>
              <w:rPr>
                <w:noProof/>
                <w:webHidden/>
              </w:rPr>
              <w:instrText xml:space="preserve"> PAGEREF _Toc189941496 \h </w:instrText>
            </w:r>
          </w:ins>
          <w:r>
            <w:rPr>
              <w:noProof/>
              <w:webHidden/>
            </w:rPr>
          </w:r>
          <w:r>
            <w:rPr>
              <w:noProof/>
              <w:webHidden/>
            </w:rPr>
            <w:fldChar w:fldCharType="separate"/>
          </w:r>
          <w:ins w:id="364" w:author="Shimizu, Yuya/清水 裕也" w:date="2025-02-08T21:11:00Z">
            <w:r>
              <w:rPr>
                <w:noProof/>
                <w:webHidden/>
              </w:rPr>
              <w:t>13</w:t>
            </w:r>
            <w:r>
              <w:rPr>
                <w:noProof/>
                <w:webHidden/>
              </w:rPr>
              <w:fldChar w:fldCharType="end"/>
            </w:r>
            <w:r w:rsidRPr="009C43D0">
              <w:rPr>
                <w:rStyle w:val="a4"/>
                <w:noProof/>
              </w:rPr>
              <w:fldChar w:fldCharType="end"/>
            </w:r>
          </w:ins>
        </w:p>
        <w:p w14:paraId="520720A7" w14:textId="3D71B7A8" w:rsidR="006F02A3" w:rsidRDefault="006F02A3">
          <w:pPr>
            <w:pStyle w:val="30"/>
            <w:tabs>
              <w:tab w:val="right" w:leader="dot" w:pos="8494"/>
            </w:tabs>
            <w:ind w:left="400"/>
            <w:rPr>
              <w:ins w:id="365" w:author="Shimizu, Yuya/清水 裕也" w:date="2025-02-08T21:11:00Z"/>
              <w:rFonts w:asciiTheme="minorHAnsi" w:eastAsiaTheme="minorEastAsia" w:hAnsiTheme="minorHAnsi" w:cstheme="minorBidi"/>
              <w:noProof/>
              <w:sz w:val="21"/>
              <w:szCs w:val="22"/>
              <w14:ligatures w14:val="standardContextual"/>
            </w:rPr>
          </w:pPr>
          <w:ins w:id="366"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"_Toc189941497"</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2</w:t>
            </w:r>
            <w:r w:rsidRPr="009C43D0">
              <w:rPr>
                <w:rStyle w:val="a4"/>
                <w:noProof/>
                <w:lang w:val="en"/>
              </w:rPr>
              <w:t>－</w:t>
            </w:r>
            <w:r w:rsidRPr="009C43D0">
              <w:rPr>
                <w:rStyle w:val="a4"/>
                <w:noProof/>
                <w:lang w:val="en"/>
              </w:rPr>
              <w:t>5</w:t>
            </w:r>
            <w:r w:rsidRPr="009C43D0">
              <w:rPr>
                <w:rStyle w:val="a4"/>
                <w:noProof/>
                <w:lang w:val="en"/>
              </w:rPr>
              <w:t>．</w:t>
            </w:r>
            <w:r w:rsidRPr="009C43D0">
              <w:rPr>
                <w:rStyle w:val="a4"/>
                <w:noProof/>
                <w:lang w:val="en"/>
              </w:rPr>
              <w:t xml:space="preserve"> </w:t>
            </w:r>
            <w:r w:rsidRPr="009C43D0">
              <w:rPr>
                <w:rStyle w:val="a4"/>
                <w:noProof/>
                <w:lang w:val="en"/>
              </w:rPr>
              <w:t xml:space="preserve">その他　</w:t>
            </w:r>
            <w:r w:rsidRPr="009C43D0">
              <w:rPr>
                <w:rStyle w:val="a4"/>
                <w:noProof/>
                <w:lang w:val="en"/>
              </w:rPr>
              <w:t>other</w:t>
            </w:r>
            <w:r>
              <w:rPr>
                <w:noProof/>
                <w:webHidden/>
              </w:rPr>
              <w:tab/>
            </w:r>
            <w:r>
              <w:rPr>
                <w:noProof/>
                <w:webHidden/>
              </w:rPr>
              <w:fldChar w:fldCharType="begin"/>
            </w:r>
            <w:r>
              <w:rPr>
                <w:noProof/>
                <w:webHidden/>
              </w:rPr>
              <w:instrText xml:space="preserve"> PAGEREF _Toc189941497 \h </w:instrText>
            </w:r>
          </w:ins>
          <w:r>
            <w:rPr>
              <w:noProof/>
              <w:webHidden/>
            </w:rPr>
          </w:r>
          <w:r>
            <w:rPr>
              <w:noProof/>
              <w:webHidden/>
            </w:rPr>
            <w:fldChar w:fldCharType="separate"/>
          </w:r>
          <w:ins w:id="367" w:author="Shimizu, Yuya/清水 裕也" w:date="2025-02-08T21:11:00Z">
            <w:r>
              <w:rPr>
                <w:noProof/>
                <w:webHidden/>
              </w:rPr>
              <w:t>14</w:t>
            </w:r>
            <w:r>
              <w:rPr>
                <w:noProof/>
                <w:webHidden/>
              </w:rPr>
              <w:fldChar w:fldCharType="end"/>
            </w:r>
            <w:r w:rsidRPr="009C43D0">
              <w:rPr>
                <w:rStyle w:val="a4"/>
                <w:noProof/>
              </w:rPr>
              <w:fldChar w:fldCharType="end"/>
            </w:r>
          </w:ins>
        </w:p>
        <w:p w14:paraId="767C9988" w14:textId="1415EDC1" w:rsidR="006F02A3" w:rsidRDefault="006F02A3">
          <w:pPr>
            <w:pStyle w:val="20"/>
            <w:tabs>
              <w:tab w:val="right" w:leader="dot" w:pos="8494"/>
            </w:tabs>
            <w:rPr>
              <w:ins w:id="368" w:author="Shimizu, Yuya/清水 裕也" w:date="2025-02-08T21:11:00Z"/>
              <w:rFonts w:asciiTheme="minorHAnsi" w:eastAsiaTheme="minorEastAsia" w:hAnsiTheme="minorHAnsi" w:cstheme="minorBidi"/>
              <w:b w:val="0"/>
              <w:bCs w:val="0"/>
              <w:noProof/>
              <w:sz w:val="21"/>
              <w:szCs w:val="22"/>
              <w14:ligatures w14:val="standardContextual"/>
            </w:rPr>
          </w:pPr>
          <w:ins w:id="369"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"_Toc189941498"</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3</w:t>
            </w:r>
            <w:r w:rsidRPr="009C43D0">
              <w:rPr>
                <w:rStyle w:val="a4"/>
                <w:noProof/>
                <w:lang w:val="en"/>
              </w:rPr>
              <w:t>．</w:t>
            </w:r>
            <w:r w:rsidRPr="009C43D0">
              <w:rPr>
                <w:rStyle w:val="a4"/>
                <w:noProof/>
                <w:lang w:val="en"/>
              </w:rPr>
              <w:t xml:space="preserve"> </w:t>
            </w:r>
            <w:r w:rsidRPr="009C43D0">
              <w:rPr>
                <w:rStyle w:val="a4"/>
                <w:noProof/>
                <w:lang w:val="en"/>
              </w:rPr>
              <w:t xml:space="preserve">自宅到着案内　</w:t>
            </w:r>
            <w:r w:rsidRPr="009C43D0">
              <w:rPr>
                <w:rStyle w:val="a4"/>
                <w:noProof/>
                <w:lang w:val="en"/>
              </w:rPr>
              <w:t>Home arrival guide</w:t>
            </w:r>
            <w:r>
              <w:rPr>
                <w:noProof/>
                <w:webHidden/>
              </w:rPr>
              <w:tab/>
            </w:r>
            <w:r>
              <w:rPr>
                <w:noProof/>
                <w:webHidden/>
              </w:rPr>
              <w:fldChar w:fldCharType="begin"/>
            </w:r>
            <w:r>
              <w:rPr>
                <w:noProof/>
                <w:webHidden/>
              </w:rPr>
              <w:instrText xml:space="preserve"> PAGEREF _Toc189941498 \h </w:instrText>
            </w:r>
          </w:ins>
          <w:r>
            <w:rPr>
              <w:noProof/>
              <w:webHidden/>
            </w:rPr>
          </w:r>
          <w:r>
            <w:rPr>
              <w:noProof/>
              <w:webHidden/>
            </w:rPr>
            <w:fldChar w:fldCharType="separate"/>
          </w:r>
          <w:ins w:id="370" w:author="Shimizu, Yuya/清水 裕也" w:date="2025-02-08T21:11:00Z">
            <w:r>
              <w:rPr>
                <w:noProof/>
                <w:webHidden/>
              </w:rPr>
              <w:t>15</w:t>
            </w:r>
            <w:r>
              <w:rPr>
                <w:noProof/>
                <w:webHidden/>
              </w:rPr>
              <w:fldChar w:fldCharType="end"/>
            </w:r>
            <w:r w:rsidRPr="009C43D0">
              <w:rPr>
                <w:rStyle w:val="a4"/>
                <w:noProof/>
              </w:rPr>
              <w:fldChar w:fldCharType="end"/>
            </w:r>
          </w:ins>
        </w:p>
        <w:p w14:paraId="251AE1B5" w14:textId="72E6EE4A" w:rsidR="006F02A3" w:rsidRDefault="006F02A3">
          <w:pPr>
            <w:pStyle w:val="30"/>
            <w:tabs>
              <w:tab w:val="right" w:leader="dot" w:pos="8494"/>
            </w:tabs>
            <w:ind w:left="400"/>
            <w:rPr>
              <w:ins w:id="371" w:author="Shimizu, Yuya/清水 裕也" w:date="2025-02-08T21:11:00Z"/>
              <w:rFonts w:asciiTheme="minorHAnsi" w:eastAsiaTheme="minorEastAsia" w:hAnsiTheme="minorHAnsi" w:cstheme="minorBidi"/>
              <w:noProof/>
              <w:sz w:val="21"/>
              <w:szCs w:val="22"/>
              <w14:ligatures w14:val="standardContextual"/>
            </w:rPr>
          </w:pPr>
          <w:ins w:id="372"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"_Toc189941499"</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５－３－１．</w:t>
            </w:r>
            <w:r w:rsidRPr="009C43D0">
              <w:rPr>
                <w:rStyle w:val="a4"/>
                <w:noProof/>
                <w:lang w:val="en"/>
              </w:rPr>
              <w:t xml:space="preserve"> </w:t>
            </w:r>
            <w:r w:rsidRPr="009C43D0">
              <w:rPr>
                <w:rStyle w:val="a4"/>
                <w:noProof/>
                <w:lang w:val="en"/>
              </w:rPr>
              <w:t xml:space="preserve">基本動作（正常系）　</w:t>
            </w:r>
            <w:r w:rsidRPr="009C43D0">
              <w:rPr>
                <w:rStyle w:val="a4"/>
                <w:noProof/>
                <w:lang w:val="en"/>
              </w:rPr>
              <w:t>Basic movements (normal system)</w:t>
            </w:r>
            <w:r>
              <w:rPr>
                <w:noProof/>
                <w:webHidden/>
              </w:rPr>
              <w:tab/>
            </w:r>
            <w:r>
              <w:rPr>
                <w:noProof/>
                <w:webHidden/>
              </w:rPr>
              <w:fldChar w:fldCharType="begin"/>
            </w:r>
            <w:r>
              <w:rPr>
                <w:noProof/>
                <w:webHidden/>
              </w:rPr>
              <w:instrText xml:space="preserve"> PAGEREF _Toc189941499 \h </w:instrText>
            </w:r>
          </w:ins>
          <w:r>
            <w:rPr>
              <w:noProof/>
              <w:webHidden/>
            </w:rPr>
          </w:r>
          <w:r>
            <w:rPr>
              <w:noProof/>
              <w:webHidden/>
            </w:rPr>
            <w:fldChar w:fldCharType="separate"/>
          </w:r>
          <w:ins w:id="373" w:author="Shimizu, Yuya/清水 裕也" w:date="2025-02-08T21:11:00Z">
            <w:r>
              <w:rPr>
                <w:noProof/>
                <w:webHidden/>
              </w:rPr>
              <w:t>15</w:t>
            </w:r>
            <w:r>
              <w:rPr>
                <w:noProof/>
                <w:webHidden/>
              </w:rPr>
              <w:fldChar w:fldCharType="end"/>
            </w:r>
            <w:r w:rsidRPr="009C43D0">
              <w:rPr>
                <w:rStyle w:val="a4"/>
                <w:noProof/>
              </w:rPr>
              <w:fldChar w:fldCharType="end"/>
            </w:r>
          </w:ins>
        </w:p>
        <w:p w14:paraId="1351946E" w14:textId="7CA62B41" w:rsidR="006F02A3" w:rsidRDefault="006F02A3">
          <w:pPr>
            <w:pStyle w:val="30"/>
            <w:tabs>
              <w:tab w:val="right" w:leader="dot" w:pos="8494"/>
            </w:tabs>
            <w:ind w:left="400"/>
            <w:rPr>
              <w:ins w:id="374" w:author="Shimizu, Yuya/清水 裕也" w:date="2025-02-08T21:11:00Z"/>
              <w:rFonts w:asciiTheme="minorHAnsi" w:eastAsiaTheme="minorEastAsia" w:hAnsiTheme="minorHAnsi" w:cstheme="minorBidi"/>
              <w:noProof/>
              <w:sz w:val="21"/>
              <w:szCs w:val="22"/>
              <w14:ligatures w14:val="standardContextual"/>
            </w:rPr>
          </w:pPr>
          <w:ins w:id="375"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"_Toc189941500"</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3</w:t>
            </w:r>
            <w:r w:rsidRPr="009C43D0">
              <w:rPr>
                <w:rStyle w:val="a4"/>
                <w:noProof/>
                <w:lang w:val="en"/>
              </w:rPr>
              <w:t>－</w:t>
            </w:r>
            <w:r w:rsidRPr="009C43D0">
              <w:rPr>
                <w:rStyle w:val="a4"/>
                <w:noProof/>
                <w:lang w:val="en"/>
              </w:rPr>
              <w:t>2</w:t>
            </w:r>
            <w:r w:rsidRPr="009C43D0">
              <w:rPr>
                <w:rStyle w:val="a4"/>
                <w:noProof/>
                <w:lang w:val="en"/>
              </w:rPr>
              <w:t>．</w:t>
            </w:r>
            <w:r w:rsidRPr="009C43D0">
              <w:rPr>
                <w:rStyle w:val="a4"/>
                <w:noProof/>
                <w:lang w:val="en"/>
              </w:rPr>
              <w:t xml:space="preserve"> HMI</w:t>
            </w:r>
            <w:r w:rsidRPr="009C43D0">
              <w:rPr>
                <w:rStyle w:val="a4"/>
                <w:noProof/>
                <w:lang w:val="en"/>
              </w:rPr>
              <w:t xml:space="preserve">仕様に対する要求　</w:t>
            </w:r>
            <w:r w:rsidRPr="009C43D0">
              <w:rPr>
                <w:rStyle w:val="a4"/>
                <w:noProof/>
                <w:lang w:val="en"/>
              </w:rPr>
              <w:t>Requirements for HMI specifications</w:t>
            </w:r>
            <w:r>
              <w:rPr>
                <w:noProof/>
                <w:webHidden/>
              </w:rPr>
              <w:tab/>
            </w:r>
            <w:r>
              <w:rPr>
                <w:noProof/>
                <w:webHidden/>
              </w:rPr>
              <w:fldChar w:fldCharType="begin"/>
            </w:r>
            <w:r>
              <w:rPr>
                <w:noProof/>
                <w:webHidden/>
              </w:rPr>
              <w:instrText xml:space="preserve"> PAGEREF _Toc189941500 \h </w:instrText>
            </w:r>
          </w:ins>
          <w:r>
            <w:rPr>
              <w:noProof/>
              <w:webHidden/>
            </w:rPr>
          </w:r>
          <w:r>
            <w:rPr>
              <w:noProof/>
              <w:webHidden/>
            </w:rPr>
            <w:fldChar w:fldCharType="separate"/>
          </w:r>
          <w:ins w:id="376" w:author="Shimizu, Yuya/清水 裕也" w:date="2025-02-08T21:11:00Z">
            <w:r>
              <w:rPr>
                <w:noProof/>
                <w:webHidden/>
              </w:rPr>
              <w:t>15</w:t>
            </w:r>
            <w:r>
              <w:rPr>
                <w:noProof/>
                <w:webHidden/>
              </w:rPr>
              <w:fldChar w:fldCharType="end"/>
            </w:r>
            <w:r w:rsidRPr="009C43D0">
              <w:rPr>
                <w:rStyle w:val="a4"/>
                <w:noProof/>
              </w:rPr>
              <w:fldChar w:fldCharType="end"/>
            </w:r>
          </w:ins>
        </w:p>
        <w:p w14:paraId="3BB7F1DD" w14:textId="1143B812" w:rsidR="006F02A3" w:rsidRDefault="006F02A3">
          <w:pPr>
            <w:pStyle w:val="30"/>
            <w:tabs>
              <w:tab w:val="right" w:leader="dot" w:pos="8494"/>
            </w:tabs>
            <w:ind w:left="400"/>
            <w:rPr>
              <w:ins w:id="377" w:author="Shimizu, Yuya/清水 裕也" w:date="2025-02-08T21:11:00Z"/>
              <w:rFonts w:asciiTheme="minorHAnsi" w:eastAsiaTheme="minorEastAsia" w:hAnsiTheme="minorHAnsi" w:cstheme="minorBidi"/>
              <w:noProof/>
              <w:sz w:val="21"/>
              <w:szCs w:val="22"/>
              <w14:ligatures w14:val="standardContextual"/>
            </w:rPr>
          </w:pPr>
          <w:ins w:id="378"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"_Toc189941501"</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3</w:t>
            </w:r>
            <w:r w:rsidRPr="009C43D0">
              <w:rPr>
                <w:rStyle w:val="a4"/>
                <w:noProof/>
                <w:lang w:val="en"/>
              </w:rPr>
              <w:t>－</w:t>
            </w:r>
            <w:r w:rsidRPr="009C43D0">
              <w:rPr>
                <w:rStyle w:val="a4"/>
                <w:noProof/>
                <w:lang w:val="en"/>
              </w:rPr>
              <w:t>3</w:t>
            </w:r>
            <w:r w:rsidRPr="009C43D0">
              <w:rPr>
                <w:rStyle w:val="a4"/>
                <w:noProof/>
                <w:lang w:val="en"/>
              </w:rPr>
              <w:t>．</w:t>
            </w:r>
            <w:r w:rsidRPr="009C43D0">
              <w:rPr>
                <w:rStyle w:val="a4"/>
                <w:noProof/>
                <w:lang w:val="en"/>
              </w:rPr>
              <w:t xml:space="preserve"> </w:t>
            </w:r>
            <w:r w:rsidRPr="009C43D0">
              <w:rPr>
                <w:rStyle w:val="a4"/>
                <w:noProof/>
                <w:lang w:val="en"/>
              </w:rPr>
              <w:t xml:space="preserve">ユーザ設定項目　</w:t>
            </w:r>
            <w:r w:rsidRPr="009C43D0">
              <w:rPr>
                <w:rStyle w:val="a4"/>
                <w:noProof/>
                <w:lang w:val="en"/>
              </w:rPr>
              <w:t>User settings items</w:t>
            </w:r>
            <w:r>
              <w:rPr>
                <w:noProof/>
                <w:webHidden/>
              </w:rPr>
              <w:tab/>
            </w:r>
            <w:r>
              <w:rPr>
                <w:noProof/>
                <w:webHidden/>
              </w:rPr>
              <w:fldChar w:fldCharType="begin"/>
            </w:r>
            <w:r>
              <w:rPr>
                <w:noProof/>
                <w:webHidden/>
              </w:rPr>
              <w:instrText xml:space="preserve"> PAGEREF _Toc189941501 \h </w:instrText>
            </w:r>
          </w:ins>
          <w:r>
            <w:rPr>
              <w:noProof/>
              <w:webHidden/>
            </w:rPr>
          </w:r>
          <w:r>
            <w:rPr>
              <w:noProof/>
              <w:webHidden/>
            </w:rPr>
            <w:fldChar w:fldCharType="separate"/>
          </w:r>
          <w:ins w:id="379" w:author="Shimizu, Yuya/清水 裕也" w:date="2025-02-08T21:11:00Z">
            <w:r>
              <w:rPr>
                <w:noProof/>
                <w:webHidden/>
              </w:rPr>
              <w:t>15</w:t>
            </w:r>
            <w:r>
              <w:rPr>
                <w:noProof/>
                <w:webHidden/>
              </w:rPr>
              <w:fldChar w:fldCharType="end"/>
            </w:r>
            <w:r w:rsidRPr="009C43D0">
              <w:rPr>
                <w:rStyle w:val="a4"/>
                <w:noProof/>
              </w:rPr>
              <w:fldChar w:fldCharType="end"/>
            </w:r>
          </w:ins>
        </w:p>
        <w:p w14:paraId="1AC68414" w14:textId="68FD2439" w:rsidR="006F02A3" w:rsidRDefault="006F02A3">
          <w:pPr>
            <w:pStyle w:val="30"/>
            <w:tabs>
              <w:tab w:val="right" w:leader="dot" w:pos="8494"/>
            </w:tabs>
            <w:ind w:left="400"/>
            <w:rPr>
              <w:ins w:id="380" w:author="Shimizu, Yuya/清水 裕也" w:date="2025-02-08T21:11:00Z"/>
              <w:rFonts w:asciiTheme="minorHAnsi" w:eastAsiaTheme="minorEastAsia" w:hAnsiTheme="minorHAnsi" w:cstheme="minorBidi"/>
              <w:noProof/>
              <w:sz w:val="21"/>
              <w:szCs w:val="22"/>
              <w14:ligatures w14:val="standardContextual"/>
            </w:rPr>
          </w:pPr>
          <w:ins w:id="381"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"_Toc189941502"</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3</w:t>
            </w:r>
            <w:r w:rsidRPr="009C43D0">
              <w:rPr>
                <w:rStyle w:val="a4"/>
                <w:noProof/>
                <w:lang w:val="en"/>
              </w:rPr>
              <w:t>－</w:t>
            </w:r>
            <w:r w:rsidRPr="009C43D0">
              <w:rPr>
                <w:rStyle w:val="a4"/>
                <w:noProof/>
                <w:lang w:val="en"/>
              </w:rPr>
              <w:t>4</w:t>
            </w:r>
            <w:r w:rsidRPr="009C43D0">
              <w:rPr>
                <w:rStyle w:val="a4"/>
                <w:noProof/>
                <w:lang w:val="en"/>
              </w:rPr>
              <w:t>．</w:t>
            </w:r>
            <w:r w:rsidRPr="009C43D0">
              <w:rPr>
                <w:rStyle w:val="a4"/>
                <w:noProof/>
                <w:lang w:val="en"/>
              </w:rPr>
              <w:t xml:space="preserve"> </w:t>
            </w:r>
            <w:r w:rsidRPr="009C43D0">
              <w:rPr>
                <w:rStyle w:val="a4"/>
                <w:noProof/>
                <w:lang w:val="en"/>
              </w:rPr>
              <w:t xml:space="preserve">例外動作（異常系）　</w:t>
            </w:r>
            <w:r w:rsidRPr="009C43D0">
              <w:rPr>
                <w:rStyle w:val="a4"/>
                <w:noProof/>
                <w:lang w:val="en"/>
              </w:rPr>
              <w:t>Exception operation (abnormal system)</w:t>
            </w:r>
            <w:r>
              <w:rPr>
                <w:noProof/>
                <w:webHidden/>
              </w:rPr>
              <w:tab/>
            </w:r>
            <w:r>
              <w:rPr>
                <w:noProof/>
                <w:webHidden/>
              </w:rPr>
              <w:fldChar w:fldCharType="begin"/>
            </w:r>
            <w:r>
              <w:rPr>
                <w:noProof/>
                <w:webHidden/>
              </w:rPr>
              <w:instrText xml:space="preserve"> PAGEREF _Toc189941502 \h </w:instrText>
            </w:r>
          </w:ins>
          <w:r>
            <w:rPr>
              <w:noProof/>
              <w:webHidden/>
            </w:rPr>
          </w:r>
          <w:r>
            <w:rPr>
              <w:noProof/>
              <w:webHidden/>
            </w:rPr>
            <w:fldChar w:fldCharType="separate"/>
          </w:r>
          <w:ins w:id="382" w:author="Shimizu, Yuya/清水 裕也" w:date="2025-02-08T21:11:00Z">
            <w:r>
              <w:rPr>
                <w:noProof/>
                <w:webHidden/>
              </w:rPr>
              <w:t>15</w:t>
            </w:r>
            <w:r>
              <w:rPr>
                <w:noProof/>
                <w:webHidden/>
              </w:rPr>
              <w:fldChar w:fldCharType="end"/>
            </w:r>
            <w:r w:rsidRPr="009C43D0">
              <w:rPr>
                <w:rStyle w:val="a4"/>
                <w:noProof/>
              </w:rPr>
              <w:fldChar w:fldCharType="end"/>
            </w:r>
          </w:ins>
        </w:p>
        <w:p w14:paraId="4CC5B01B" w14:textId="6335E3B8" w:rsidR="006F02A3" w:rsidRDefault="006F02A3">
          <w:pPr>
            <w:pStyle w:val="30"/>
            <w:tabs>
              <w:tab w:val="right" w:leader="dot" w:pos="8494"/>
            </w:tabs>
            <w:ind w:left="400"/>
            <w:rPr>
              <w:ins w:id="383" w:author="Shimizu, Yuya/清水 裕也" w:date="2025-02-08T21:11:00Z"/>
              <w:rFonts w:asciiTheme="minorHAnsi" w:eastAsiaTheme="minorEastAsia" w:hAnsiTheme="minorHAnsi" w:cstheme="minorBidi"/>
              <w:noProof/>
              <w:sz w:val="21"/>
              <w:szCs w:val="22"/>
              <w14:ligatures w14:val="standardContextual"/>
            </w:rPr>
          </w:pPr>
          <w:ins w:id="384"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"_Toc189941503"</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5</w:t>
            </w:r>
            <w:r w:rsidRPr="009C43D0">
              <w:rPr>
                <w:rStyle w:val="a4"/>
                <w:noProof/>
                <w:lang w:val="en"/>
              </w:rPr>
              <w:t>－</w:t>
            </w:r>
            <w:r w:rsidRPr="009C43D0">
              <w:rPr>
                <w:rStyle w:val="a4"/>
                <w:noProof/>
                <w:lang w:val="en"/>
              </w:rPr>
              <w:t>3</w:t>
            </w:r>
            <w:r w:rsidRPr="009C43D0">
              <w:rPr>
                <w:rStyle w:val="a4"/>
                <w:noProof/>
                <w:lang w:val="en"/>
              </w:rPr>
              <w:t>－</w:t>
            </w:r>
            <w:r w:rsidRPr="009C43D0">
              <w:rPr>
                <w:rStyle w:val="a4"/>
                <w:noProof/>
                <w:lang w:val="en"/>
              </w:rPr>
              <w:t>5</w:t>
            </w:r>
            <w:r w:rsidRPr="009C43D0">
              <w:rPr>
                <w:rStyle w:val="a4"/>
                <w:noProof/>
                <w:lang w:val="en"/>
              </w:rPr>
              <w:t>．</w:t>
            </w:r>
            <w:r w:rsidRPr="009C43D0">
              <w:rPr>
                <w:rStyle w:val="a4"/>
                <w:noProof/>
                <w:lang w:val="en"/>
              </w:rPr>
              <w:t xml:space="preserve"> </w:t>
            </w:r>
            <w:r w:rsidRPr="009C43D0">
              <w:rPr>
                <w:rStyle w:val="a4"/>
                <w:noProof/>
                <w:lang w:val="en"/>
              </w:rPr>
              <w:t xml:space="preserve">その他　</w:t>
            </w:r>
            <w:r w:rsidRPr="009C43D0">
              <w:rPr>
                <w:rStyle w:val="a4"/>
                <w:noProof/>
                <w:lang w:val="en"/>
              </w:rPr>
              <w:t>other</w:t>
            </w:r>
            <w:r>
              <w:rPr>
                <w:noProof/>
                <w:webHidden/>
              </w:rPr>
              <w:tab/>
            </w:r>
            <w:r>
              <w:rPr>
                <w:noProof/>
                <w:webHidden/>
              </w:rPr>
              <w:fldChar w:fldCharType="begin"/>
            </w:r>
            <w:r>
              <w:rPr>
                <w:noProof/>
                <w:webHidden/>
              </w:rPr>
              <w:instrText xml:space="preserve"> PAGEREF _Toc189941503 \h </w:instrText>
            </w:r>
          </w:ins>
          <w:r>
            <w:rPr>
              <w:noProof/>
              <w:webHidden/>
            </w:rPr>
          </w:r>
          <w:r>
            <w:rPr>
              <w:noProof/>
              <w:webHidden/>
            </w:rPr>
            <w:fldChar w:fldCharType="separate"/>
          </w:r>
          <w:ins w:id="385" w:author="Shimizu, Yuya/清水 裕也" w:date="2025-02-08T21:11:00Z">
            <w:r>
              <w:rPr>
                <w:noProof/>
                <w:webHidden/>
              </w:rPr>
              <w:t>15</w:t>
            </w:r>
            <w:r>
              <w:rPr>
                <w:noProof/>
                <w:webHidden/>
              </w:rPr>
              <w:fldChar w:fldCharType="end"/>
            </w:r>
            <w:r w:rsidRPr="009C43D0">
              <w:rPr>
                <w:rStyle w:val="a4"/>
                <w:noProof/>
              </w:rPr>
              <w:fldChar w:fldCharType="end"/>
            </w:r>
          </w:ins>
        </w:p>
        <w:p w14:paraId="5701E887" w14:textId="24490FDA" w:rsidR="006F02A3" w:rsidRDefault="006F02A3">
          <w:pPr>
            <w:pStyle w:val="20"/>
            <w:tabs>
              <w:tab w:val="right" w:leader="dot" w:pos="8494"/>
            </w:tabs>
            <w:rPr>
              <w:ins w:id="386" w:author="Shimizu, Yuya/清水 裕也" w:date="2025-02-08T21:11:00Z"/>
              <w:rFonts w:asciiTheme="minorHAnsi" w:eastAsiaTheme="minorEastAsia" w:hAnsiTheme="minorHAnsi" w:cstheme="minorBidi"/>
              <w:b w:val="0"/>
              <w:bCs w:val="0"/>
              <w:noProof/>
              <w:sz w:val="21"/>
              <w:szCs w:val="22"/>
              <w14:ligatures w14:val="standardContextual"/>
            </w:rPr>
          </w:pPr>
          <w:ins w:id="387"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"_Toc189941504"</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dstrike/>
                <w:noProof/>
                <w:lang w:val="en"/>
              </w:rPr>
              <w:t>5</w:t>
            </w:r>
            <w:r w:rsidRPr="009C43D0">
              <w:rPr>
                <w:rStyle w:val="a4"/>
                <w:dstrike/>
                <w:noProof/>
                <w:lang w:val="en"/>
              </w:rPr>
              <w:t>－</w:t>
            </w:r>
            <w:r w:rsidRPr="009C43D0">
              <w:rPr>
                <w:rStyle w:val="a4"/>
                <w:dstrike/>
                <w:noProof/>
                <w:lang w:val="en"/>
              </w:rPr>
              <w:t>4</w:t>
            </w:r>
            <w:r w:rsidRPr="009C43D0">
              <w:rPr>
                <w:rStyle w:val="a4"/>
                <w:dstrike/>
                <w:noProof/>
                <w:lang w:val="en"/>
              </w:rPr>
              <w:t>．</w:t>
            </w:r>
            <w:r w:rsidRPr="009C43D0">
              <w:rPr>
                <w:rStyle w:val="a4"/>
                <w:dstrike/>
                <w:noProof/>
                <w:lang w:val="en"/>
              </w:rPr>
              <w:t xml:space="preserve"> </w:t>
            </w:r>
            <w:r w:rsidRPr="009C43D0">
              <w:rPr>
                <w:rStyle w:val="a4"/>
                <w:dstrike/>
                <w:noProof/>
                <w:lang w:val="en"/>
              </w:rPr>
              <w:t xml:space="preserve">ハートフルエフェクト　</w:t>
            </w:r>
            <w:r w:rsidRPr="009C43D0">
              <w:rPr>
                <w:rStyle w:val="a4"/>
                <w:dstrike/>
                <w:noProof/>
                <w:lang w:val="en"/>
              </w:rPr>
              <w:t>Heartful Effect</w:t>
            </w:r>
            <w:r w:rsidRPr="009C43D0">
              <w:rPr>
                <w:rStyle w:val="a4"/>
                <w:noProof/>
                <w:lang w:val="en"/>
              </w:rPr>
              <w:t xml:space="preserve">　</w:t>
            </w:r>
            <w:r w:rsidRPr="009C43D0">
              <w:rPr>
                <w:rStyle w:val="a4"/>
                <w:noProof/>
                <w:lang w:val="en"/>
              </w:rPr>
              <w:t>▲1.00</w:t>
            </w:r>
            <w:r>
              <w:rPr>
                <w:noProof/>
                <w:webHidden/>
              </w:rPr>
              <w:tab/>
            </w:r>
            <w:r>
              <w:rPr>
                <w:noProof/>
                <w:webHidden/>
              </w:rPr>
              <w:fldChar w:fldCharType="begin"/>
            </w:r>
            <w:r>
              <w:rPr>
                <w:noProof/>
                <w:webHidden/>
              </w:rPr>
              <w:instrText xml:space="preserve"> PAGEREF _Toc189941504 \h </w:instrText>
            </w:r>
          </w:ins>
          <w:r>
            <w:rPr>
              <w:noProof/>
              <w:webHidden/>
            </w:rPr>
          </w:r>
          <w:r>
            <w:rPr>
              <w:noProof/>
              <w:webHidden/>
            </w:rPr>
            <w:fldChar w:fldCharType="separate"/>
          </w:r>
          <w:ins w:id="388" w:author="Shimizu, Yuya/清水 裕也" w:date="2025-02-08T21:11:00Z">
            <w:r>
              <w:rPr>
                <w:noProof/>
                <w:webHidden/>
              </w:rPr>
              <w:t>15</w:t>
            </w:r>
            <w:r>
              <w:rPr>
                <w:noProof/>
                <w:webHidden/>
              </w:rPr>
              <w:fldChar w:fldCharType="end"/>
            </w:r>
            <w:r w:rsidRPr="009C43D0">
              <w:rPr>
                <w:rStyle w:val="a4"/>
                <w:noProof/>
              </w:rPr>
              <w:fldChar w:fldCharType="end"/>
            </w:r>
          </w:ins>
        </w:p>
        <w:p w14:paraId="7F427262" w14:textId="6F1A35B0" w:rsidR="006F02A3" w:rsidRDefault="006F02A3">
          <w:pPr>
            <w:pStyle w:val="30"/>
            <w:tabs>
              <w:tab w:val="right" w:leader="dot" w:pos="8494"/>
            </w:tabs>
            <w:ind w:left="400"/>
            <w:rPr>
              <w:ins w:id="389" w:author="Shimizu, Yuya/清水 裕也" w:date="2025-02-08T21:11:00Z"/>
              <w:rFonts w:asciiTheme="minorHAnsi" w:eastAsiaTheme="minorEastAsia" w:hAnsiTheme="minorHAnsi" w:cstheme="minorBidi"/>
              <w:noProof/>
              <w:sz w:val="21"/>
              <w:szCs w:val="22"/>
              <w14:ligatures w14:val="standardContextual"/>
            </w:rPr>
          </w:pPr>
          <w:ins w:id="390"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"_Toc189941505"</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dstrike/>
                <w:noProof/>
                <w:lang w:val="en"/>
              </w:rPr>
              <w:t>５－４－１．</w:t>
            </w:r>
            <w:r w:rsidRPr="009C43D0">
              <w:rPr>
                <w:rStyle w:val="a4"/>
                <w:dstrike/>
                <w:noProof/>
                <w:lang w:val="en"/>
              </w:rPr>
              <w:t xml:space="preserve"> Basic movements (normal system)</w:t>
            </w:r>
            <w:r>
              <w:rPr>
                <w:noProof/>
                <w:webHidden/>
              </w:rPr>
              <w:tab/>
            </w:r>
            <w:r>
              <w:rPr>
                <w:noProof/>
                <w:webHidden/>
              </w:rPr>
              <w:fldChar w:fldCharType="begin"/>
            </w:r>
            <w:r>
              <w:rPr>
                <w:noProof/>
                <w:webHidden/>
              </w:rPr>
              <w:instrText xml:space="preserve"> PAGEREF _Toc189941505 \h </w:instrText>
            </w:r>
          </w:ins>
          <w:r>
            <w:rPr>
              <w:noProof/>
              <w:webHidden/>
            </w:rPr>
          </w:r>
          <w:r>
            <w:rPr>
              <w:noProof/>
              <w:webHidden/>
            </w:rPr>
            <w:fldChar w:fldCharType="separate"/>
          </w:r>
          <w:ins w:id="391" w:author="Shimizu, Yuya/清水 裕也" w:date="2025-02-08T21:11:00Z">
            <w:r>
              <w:rPr>
                <w:noProof/>
                <w:webHidden/>
              </w:rPr>
              <w:t>15</w:t>
            </w:r>
            <w:r>
              <w:rPr>
                <w:noProof/>
                <w:webHidden/>
              </w:rPr>
              <w:fldChar w:fldCharType="end"/>
            </w:r>
            <w:r w:rsidRPr="009C43D0">
              <w:rPr>
                <w:rStyle w:val="a4"/>
                <w:noProof/>
              </w:rPr>
              <w:fldChar w:fldCharType="end"/>
            </w:r>
          </w:ins>
        </w:p>
        <w:p w14:paraId="332B16A8" w14:textId="4775E0CA" w:rsidR="006F02A3" w:rsidRDefault="006F02A3">
          <w:pPr>
            <w:pStyle w:val="30"/>
            <w:tabs>
              <w:tab w:val="right" w:leader="dot" w:pos="8494"/>
            </w:tabs>
            <w:ind w:left="400"/>
            <w:rPr>
              <w:ins w:id="392" w:author="Shimizu, Yuya/清水 裕也" w:date="2025-02-08T21:11:00Z"/>
              <w:rFonts w:asciiTheme="minorHAnsi" w:eastAsiaTheme="minorEastAsia" w:hAnsiTheme="minorHAnsi" w:cstheme="minorBidi"/>
              <w:noProof/>
              <w:sz w:val="21"/>
              <w:szCs w:val="22"/>
              <w14:ligatures w14:val="standardContextual"/>
            </w:rPr>
          </w:pPr>
          <w:ins w:id="393"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"_Toc189941506"</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dstrike/>
                <w:noProof/>
                <w:lang w:val="en"/>
              </w:rPr>
              <w:t>5</w:t>
            </w:r>
            <w:r w:rsidRPr="009C43D0">
              <w:rPr>
                <w:rStyle w:val="a4"/>
                <w:dstrike/>
                <w:noProof/>
                <w:lang w:val="en"/>
              </w:rPr>
              <w:t>－</w:t>
            </w:r>
            <w:r w:rsidRPr="009C43D0">
              <w:rPr>
                <w:rStyle w:val="a4"/>
                <w:dstrike/>
                <w:noProof/>
                <w:lang w:val="en"/>
              </w:rPr>
              <w:t>4</w:t>
            </w:r>
            <w:r w:rsidRPr="009C43D0">
              <w:rPr>
                <w:rStyle w:val="a4"/>
                <w:dstrike/>
                <w:noProof/>
                <w:lang w:val="en"/>
              </w:rPr>
              <w:t>－</w:t>
            </w:r>
            <w:r w:rsidRPr="009C43D0">
              <w:rPr>
                <w:rStyle w:val="a4"/>
                <w:dstrike/>
                <w:noProof/>
                <w:lang w:val="en"/>
              </w:rPr>
              <w:t>2</w:t>
            </w:r>
            <w:r w:rsidRPr="009C43D0">
              <w:rPr>
                <w:rStyle w:val="a4"/>
                <w:dstrike/>
                <w:noProof/>
                <w:lang w:val="en"/>
              </w:rPr>
              <w:t>．</w:t>
            </w:r>
            <w:r w:rsidRPr="009C43D0">
              <w:rPr>
                <w:rStyle w:val="a4"/>
                <w:dstrike/>
                <w:noProof/>
                <w:lang w:val="en"/>
              </w:rPr>
              <w:t xml:space="preserve"> Requirements for HMI specifications</w:t>
            </w:r>
            <w:r>
              <w:rPr>
                <w:noProof/>
                <w:webHidden/>
              </w:rPr>
              <w:tab/>
            </w:r>
            <w:r>
              <w:rPr>
                <w:noProof/>
                <w:webHidden/>
              </w:rPr>
              <w:fldChar w:fldCharType="begin"/>
            </w:r>
            <w:r>
              <w:rPr>
                <w:noProof/>
                <w:webHidden/>
              </w:rPr>
              <w:instrText xml:space="preserve"> PAGEREF _Toc189941506 \h </w:instrText>
            </w:r>
          </w:ins>
          <w:r>
            <w:rPr>
              <w:noProof/>
              <w:webHidden/>
            </w:rPr>
          </w:r>
          <w:r>
            <w:rPr>
              <w:noProof/>
              <w:webHidden/>
            </w:rPr>
            <w:fldChar w:fldCharType="separate"/>
          </w:r>
          <w:ins w:id="394" w:author="Shimizu, Yuya/清水 裕也" w:date="2025-02-08T21:11:00Z">
            <w:r>
              <w:rPr>
                <w:noProof/>
                <w:webHidden/>
              </w:rPr>
              <w:t>16</w:t>
            </w:r>
            <w:r>
              <w:rPr>
                <w:noProof/>
                <w:webHidden/>
              </w:rPr>
              <w:fldChar w:fldCharType="end"/>
            </w:r>
            <w:r w:rsidRPr="009C43D0">
              <w:rPr>
                <w:rStyle w:val="a4"/>
                <w:noProof/>
              </w:rPr>
              <w:fldChar w:fldCharType="end"/>
            </w:r>
          </w:ins>
        </w:p>
        <w:p w14:paraId="17110B04" w14:textId="135E3681" w:rsidR="006F02A3" w:rsidRDefault="006F02A3">
          <w:pPr>
            <w:pStyle w:val="30"/>
            <w:tabs>
              <w:tab w:val="right" w:leader="dot" w:pos="8494"/>
            </w:tabs>
            <w:ind w:left="400"/>
            <w:rPr>
              <w:ins w:id="395" w:author="Shimizu, Yuya/清水 裕也" w:date="2025-02-08T21:11:00Z"/>
              <w:rFonts w:asciiTheme="minorHAnsi" w:eastAsiaTheme="minorEastAsia" w:hAnsiTheme="minorHAnsi" w:cstheme="minorBidi"/>
              <w:noProof/>
              <w:sz w:val="21"/>
              <w:szCs w:val="22"/>
              <w14:ligatures w14:val="standardContextual"/>
            </w:rPr>
          </w:pPr>
          <w:ins w:id="396" w:author="Shimizu, Yuya/清水 裕也" w:date="2025-02-08T21:11:00Z">
            <w:r w:rsidRPr="009C43D0">
              <w:rPr>
                <w:rStyle w:val="a4"/>
                <w:noProof/>
              </w:rPr>
              <w:lastRenderedPageBreak/>
              <w:fldChar w:fldCharType="begin"/>
            </w:r>
            <w:r w:rsidRPr="009C43D0">
              <w:rPr>
                <w:rStyle w:val="a4"/>
                <w:noProof/>
              </w:rPr>
              <w:instrText xml:space="preserve"> </w:instrText>
            </w:r>
            <w:r>
              <w:rPr>
                <w:noProof/>
              </w:rPr>
              <w:instrText>HYPERLINK \l "_Toc189941507"</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dstrike/>
                <w:noProof/>
                <w:lang w:val="en"/>
              </w:rPr>
              <w:t>5</w:t>
            </w:r>
            <w:r w:rsidRPr="009C43D0">
              <w:rPr>
                <w:rStyle w:val="a4"/>
                <w:dstrike/>
                <w:noProof/>
                <w:lang w:val="en"/>
              </w:rPr>
              <w:t>－</w:t>
            </w:r>
            <w:r w:rsidRPr="009C43D0">
              <w:rPr>
                <w:rStyle w:val="a4"/>
                <w:dstrike/>
                <w:noProof/>
                <w:lang w:val="en"/>
              </w:rPr>
              <w:t>4</w:t>
            </w:r>
            <w:r w:rsidRPr="009C43D0">
              <w:rPr>
                <w:rStyle w:val="a4"/>
                <w:dstrike/>
                <w:noProof/>
                <w:lang w:val="en"/>
              </w:rPr>
              <w:t>－</w:t>
            </w:r>
            <w:r w:rsidRPr="009C43D0">
              <w:rPr>
                <w:rStyle w:val="a4"/>
                <w:dstrike/>
                <w:noProof/>
                <w:lang w:val="en"/>
              </w:rPr>
              <w:t>3</w:t>
            </w:r>
            <w:r w:rsidRPr="009C43D0">
              <w:rPr>
                <w:rStyle w:val="a4"/>
                <w:dstrike/>
                <w:noProof/>
                <w:lang w:val="en"/>
              </w:rPr>
              <w:t>．</w:t>
            </w:r>
            <w:r w:rsidRPr="009C43D0">
              <w:rPr>
                <w:rStyle w:val="a4"/>
                <w:dstrike/>
                <w:noProof/>
                <w:lang w:val="en"/>
              </w:rPr>
              <w:t xml:space="preserve"> User settings items</w:t>
            </w:r>
            <w:r>
              <w:rPr>
                <w:noProof/>
                <w:webHidden/>
              </w:rPr>
              <w:tab/>
            </w:r>
            <w:r>
              <w:rPr>
                <w:noProof/>
                <w:webHidden/>
              </w:rPr>
              <w:fldChar w:fldCharType="begin"/>
            </w:r>
            <w:r>
              <w:rPr>
                <w:noProof/>
                <w:webHidden/>
              </w:rPr>
              <w:instrText xml:space="preserve"> PAGEREF _Toc189941507 \h </w:instrText>
            </w:r>
          </w:ins>
          <w:r>
            <w:rPr>
              <w:noProof/>
              <w:webHidden/>
            </w:rPr>
          </w:r>
          <w:r>
            <w:rPr>
              <w:noProof/>
              <w:webHidden/>
            </w:rPr>
            <w:fldChar w:fldCharType="separate"/>
          </w:r>
          <w:ins w:id="397" w:author="Shimizu, Yuya/清水 裕也" w:date="2025-02-08T21:11:00Z">
            <w:r>
              <w:rPr>
                <w:noProof/>
                <w:webHidden/>
              </w:rPr>
              <w:t>16</w:t>
            </w:r>
            <w:r>
              <w:rPr>
                <w:noProof/>
                <w:webHidden/>
              </w:rPr>
              <w:fldChar w:fldCharType="end"/>
            </w:r>
            <w:r w:rsidRPr="009C43D0">
              <w:rPr>
                <w:rStyle w:val="a4"/>
                <w:noProof/>
              </w:rPr>
              <w:fldChar w:fldCharType="end"/>
            </w:r>
          </w:ins>
        </w:p>
        <w:p w14:paraId="03E06615" w14:textId="3E448186" w:rsidR="006F02A3" w:rsidRDefault="006F02A3">
          <w:pPr>
            <w:pStyle w:val="30"/>
            <w:tabs>
              <w:tab w:val="right" w:leader="dot" w:pos="8494"/>
            </w:tabs>
            <w:ind w:left="400"/>
            <w:rPr>
              <w:ins w:id="398" w:author="Shimizu, Yuya/清水 裕也" w:date="2025-02-08T21:11:00Z"/>
              <w:rFonts w:asciiTheme="minorHAnsi" w:eastAsiaTheme="minorEastAsia" w:hAnsiTheme="minorHAnsi" w:cstheme="minorBidi"/>
              <w:noProof/>
              <w:sz w:val="21"/>
              <w:szCs w:val="22"/>
              <w14:ligatures w14:val="standardContextual"/>
            </w:rPr>
          </w:pPr>
          <w:ins w:id="399"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"_Toc189941508"</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dstrike/>
                <w:noProof/>
                <w:lang w:val="en"/>
              </w:rPr>
              <w:t>5</w:t>
            </w:r>
            <w:r w:rsidRPr="009C43D0">
              <w:rPr>
                <w:rStyle w:val="a4"/>
                <w:dstrike/>
                <w:noProof/>
                <w:lang w:val="en"/>
              </w:rPr>
              <w:t>－</w:t>
            </w:r>
            <w:r w:rsidRPr="009C43D0">
              <w:rPr>
                <w:rStyle w:val="a4"/>
                <w:dstrike/>
                <w:noProof/>
                <w:lang w:val="en"/>
              </w:rPr>
              <w:t>4</w:t>
            </w:r>
            <w:r w:rsidRPr="009C43D0">
              <w:rPr>
                <w:rStyle w:val="a4"/>
                <w:dstrike/>
                <w:noProof/>
                <w:lang w:val="en"/>
              </w:rPr>
              <w:t>－</w:t>
            </w:r>
            <w:r w:rsidRPr="009C43D0">
              <w:rPr>
                <w:rStyle w:val="a4"/>
                <w:dstrike/>
                <w:noProof/>
                <w:lang w:val="en"/>
              </w:rPr>
              <w:t>4</w:t>
            </w:r>
            <w:r w:rsidRPr="009C43D0">
              <w:rPr>
                <w:rStyle w:val="a4"/>
                <w:dstrike/>
                <w:noProof/>
                <w:lang w:val="en"/>
              </w:rPr>
              <w:t>．</w:t>
            </w:r>
            <w:r w:rsidRPr="009C43D0">
              <w:rPr>
                <w:rStyle w:val="a4"/>
                <w:dstrike/>
                <w:noProof/>
                <w:lang w:val="en"/>
              </w:rPr>
              <w:t xml:space="preserve"> Exception operation (abnormal system)</w:t>
            </w:r>
            <w:r>
              <w:rPr>
                <w:noProof/>
                <w:webHidden/>
              </w:rPr>
              <w:tab/>
            </w:r>
            <w:r>
              <w:rPr>
                <w:noProof/>
                <w:webHidden/>
              </w:rPr>
              <w:fldChar w:fldCharType="begin"/>
            </w:r>
            <w:r>
              <w:rPr>
                <w:noProof/>
                <w:webHidden/>
              </w:rPr>
              <w:instrText xml:space="preserve"> PAGEREF _Toc189941508 \h </w:instrText>
            </w:r>
          </w:ins>
          <w:r>
            <w:rPr>
              <w:noProof/>
              <w:webHidden/>
            </w:rPr>
          </w:r>
          <w:r>
            <w:rPr>
              <w:noProof/>
              <w:webHidden/>
            </w:rPr>
            <w:fldChar w:fldCharType="separate"/>
          </w:r>
          <w:ins w:id="400" w:author="Shimizu, Yuya/清水 裕也" w:date="2025-02-08T21:11:00Z">
            <w:r>
              <w:rPr>
                <w:noProof/>
                <w:webHidden/>
              </w:rPr>
              <w:t>16</w:t>
            </w:r>
            <w:r>
              <w:rPr>
                <w:noProof/>
                <w:webHidden/>
              </w:rPr>
              <w:fldChar w:fldCharType="end"/>
            </w:r>
            <w:r w:rsidRPr="009C43D0">
              <w:rPr>
                <w:rStyle w:val="a4"/>
                <w:noProof/>
              </w:rPr>
              <w:fldChar w:fldCharType="end"/>
            </w:r>
          </w:ins>
        </w:p>
        <w:p w14:paraId="52B8EDFF" w14:textId="66F9B0E3" w:rsidR="006F02A3" w:rsidRDefault="006F02A3">
          <w:pPr>
            <w:pStyle w:val="30"/>
            <w:tabs>
              <w:tab w:val="right" w:leader="dot" w:pos="8494"/>
            </w:tabs>
            <w:ind w:left="400"/>
            <w:rPr>
              <w:ins w:id="401" w:author="Shimizu, Yuya/清水 裕也" w:date="2025-02-08T21:11:00Z"/>
              <w:rFonts w:asciiTheme="minorHAnsi" w:eastAsiaTheme="minorEastAsia" w:hAnsiTheme="minorHAnsi" w:cstheme="minorBidi"/>
              <w:noProof/>
              <w:sz w:val="21"/>
              <w:szCs w:val="22"/>
              <w14:ligatures w14:val="standardContextual"/>
            </w:rPr>
          </w:pPr>
          <w:ins w:id="402"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"_Toc189941509"</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dstrike/>
                <w:noProof/>
                <w:lang w:val="en"/>
              </w:rPr>
              <w:t>5</w:t>
            </w:r>
            <w:r w:rsidRPr="009C43D0">
              <w:rPr>
                <w:rStyle w:val="a4"/>
                <w:dstrike/>
                <w:noProof/>
                <w:lang w:val="en"/>
              </w:rPr>
              <w:t>－</w:t>
            </w:r>
            <w:r w:rsidRPr="009C43D0">
              <w:rPr>
                <w:rStyle w:val="a4"/>
                <w:dstrike/>
                <w:noProof/>
                <w:lang w:val="en"/>
              </w:rPr>
              <w:t>4</w:t>
            </w:r>
            <w:r w:rsidRPr="009C43D0">
              <w:rPr>
                <w:rStyle w:val="a4"/>
                <w:dstrike/>
                <w:noProof/>
                <w:lang w:val="en"/>
              </w:rPr>
              <w:t>－</w:t>
            </w:r>
            <w:r w:rsidRPr="009C43D0">
              <w:rPr>
                <w:rStyle w:val="a4"/>
                <w:dstrike/>
                <w:noProof/>
                <w:lang w:val="en"/>
              </w:rPr>
              <w:t>5</w:t>
            </w:r>
            <w:r w:rsidRPr="009C43D0">
              <w:rPr>
                <w:rStyle w:val="a4"/>
                <w:dstrike/>
                <w:noProof/>
                <w:lang w:val="en"/>
              </w:rPr>
              <w:t>．</w:t>
            </w:r>
            <w:r w:rsidRPr="009C43D0">
              <w:rPr>
                <w:rStyle w:val="a4"/>
                <w:dstrike/>
                <w:noProof/>
                <w:lang w:val="en"/>
              </w:rPr>
              <w:t xml:space="preserve"> other</w:t>
            </w:r>
            <w:r>
              <w:rPr>
                <w:noProof/>
                <w:webHidden/>
              </w:rPr>
              <w:tab/>
            </w:r>
            <w:r>
              <w:rPr>
                <w:noProof/>
                <w:webHidden/>
              </w:rPr>
              <w:fldChar w:fldCharType="begin"/>
            </w:r>
            <w:r>
              <w:rPr>
                <w:noProof/>
                <w:webHidden/>
              </w:rPr>
              <w:instrText xml:space="preserve"> PAGEREF _Toc189941509 \h </w:instrText>
            </w:r>
          </w:ins>
          <w:r>
            <w:rPr>
              <w:noProof/>
              <w:webHidden/>
            </w:rPr>
          </w:r>
          <w:r>
            <w:rPr>
              <w:noProof/>
              <w:webHidden/>
            </w:rPr>
            <w:fldChar w:fldCharType="separate"/>
          </w:r>
          <w:ins w:id="403" w:author="Shimizu, Yuya/清水 裕也" w:date="2025-02-08T21:11:00Z">
            <w:r>
              <w:rPr>
                <w:noProof/>
                <w:webHidden/>
              </w:rPr>
              <w:t>16</w:t>
            </w:r>
            <w:r>
              <w:rPr>
                <w:noProof/>
                <w:webHidden/>
              </w:rPr>
              <w:fldChar w:fldCharType="end"/>
            </w:r>
            <w:r w:rsidRPr="009C43D0">
              <w:rPr>
                <w:rStyle w:val="a4"/>
                <w:noProof/>
              </w:rPr>
              <w:fldChar w:fldCharType="end"/>
            </w:r>
          </w:ins>
        </w:p>
        <w:p w14:paraId="1B8F3C96" w14:textId="5591570D" w:rsidR="006F02A3" w:rsidRDefault="006F02A3">
          <w:pPr>
            <w:pStyle w:val="10"/>
            <w:tabs>
              <w:tab w:val="right" w:leader="dot" w:pos="8494"/>
            </w:tabs>
            <w:rPr>
              <w:ins w:id="404" w:author="Shimizu, Yuya/清水 裕也" w:date="2025-02-08T21:11:00Z"/>
              <w:rFonts w:asciiTheme="minorHAnsi" w:eastAsiaTheme="minorEastAsia" w:hAnsiTheme="minorHAnsi" w:cstheme="minorBidi"/>
              <w:b w:val="0"/>
              <w:bCs w:val="0"/>
              <w:i w:val="0"/>
              <w:iCs w:val="0"/>
              <w:noProof/>
              <w:sz w:val="21"/>
              <w:szCs w:val="22"/>
              <w14:ligatures w14:val="standardContextual"/>
            </w:rPr>
          </w:pPr>
          <w:ins w:id="405"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"_Toc189941510"</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6</w:t>
            </w:r>
            <w:r w:rsidRPr="009C43D0">
              <w:rPr>
                <w:rStyle w:val="a4"/>
                <w:noProof/>
                <w:lang w:val="en"/>
              </w:rPr>
              <w:t>．</w:t>
            </w:r>
            <w:r w:rsidRPr="009C43D0">
              <w:rPr>
                <w:rStyle w:val="a4"/>
                <w:noProof/>
                <w:lang w:val="en"/>
              </w:rPr>
              <w:t xml:space="preserve"> QOS</w:t>
            </w:r>
            <w:r w:rsidRPr="009C43D0">
              <w:rPr>
                <w:rStyle w:val="a4"/>
                <w:noProof/>
                <w:lang w:val="en"/>
              </w:rPr>
              <w:t xml:space="preserve">（サービス品質）　</w:t>
            </w:r>
            <w:r w:rsidRPr="009C43D0">
              <w:rPr>
                <w:rStyle w:val="a4"/>
                <w:noProof/>
                <w:lang w:val="en"/>
              </w:rPr>
              <w:t>QOS (Quality of Service)</w:t>
            </w:r>
            <w:r>
              <w:rPr>
                <w:noProof/>
                <w:webHidden/>
              </w:rPr>
              <w:tab/>
            </w:r>
            <w:r>
              <w:rPr>
                <w:noProof/>
                <w:webHidden/>
              </w:rPr>
              <w:fldChar w:fldCharType="begin"/>
            </w:r>
            <w:r>
              <w:rPr>
                <w:noProof/>
                <w:webHidden/>
              </w:rPr>
              <w:instrText xml:space="preserve"> PAGEREF _Toc189941510 \h </w:instrText>
            </w:r>
          </w:ins>
          <w:r>
            <w:rPr>
              <w:noProof/>
              <w:webHidden/>
            </w:rPr>
          </w:r>
          <w:r>
            <w:rPr>
              <w:noProof/>
              <w:webHidden/>
            </w:rPr>
            <w:fldChar w:fldCharType="separate"/>
          </w:r>
          <w:ins w:id="406" w:author="Shimizu, Yuya/清水 裕也" w:date="2025-02-08T21:11:00Z">
            <w:r>
              <w:rPr>
                <w:noProof/>
                <w:webHidden/>
              </w:rPr>
              <w:t>17</w:t>
            </w:r>
            <w:r>
              <w:rPr>
                <w:noProof/>
                <w:webHidden/>
              </w:rPr>
              <w:fldChar w:fldCharType="end"/>
            </w:r>
            <w:r w:rsidRPr="009C43D0">
              <w:rPr>
                <w:rStyle w:val="a4"/>
                <w:noProof/>
              </w:rPr>
              <w:fldChar w:fldCharType="end"/>
            </w:r>
          </w:ins>
        </w:p>
        <w:p w14:paraId="6113FE03" w14:textId="16D1D480" w:rsidR="006F02A3" w:rsidRDefault="006F02A3">
          <w:pPr>
            <w:pStyle w:val="10"/>
            <w:tabs>
              <w:tab w:val="right" w:leader="dot" w:pos="8494"/>
            </w:tabs>
            <w:rPr>
              <w:ins w:id="407" w:author="Shimizu, Yuya/清水 裕也" w:date="2025-02-08T21:11:00Z"/>
              <w:rFonts w:asciiTheme="minorHAnsi" w:eastAsiaTheme="minorEastAsia" w:hAnsiTheme="minorHAnsi" w:cstheme="minorBidi"/>
              <w:b w:val="0"/>
              <w:bCs w:val="0"/>
              <w:i w:val="0"/>
              <w:iCs w:val="0"/>
              <w:noProof/>
              <w:sz w:val="21"/>
              <w:szCs w:val="22"/>
              <w14:ligatures w14:val="standardContextual"/>
            </w:rPr>
          </w:pPr>
          <w:ins w:id="408"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"_Toc189941511"</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7</w:t>
            </w:r>
            <w:r w:rsidRPr="009C43D0">
              <w:rPr>
                <w:rStyle w:val="a4"/>
                <w:noProof/>
                <w:lang w:val="en"/>
              </w:rPr>
              <w:t>．</w:t>
            </w:r>
            <w:r w:rsidRPr="009C43D0">
              <w:rPr>
                <w:rStyle w:val="a4"/>
                <w:noProof/>
                <w:lang w:val="en"/>
              </w:rPr>
              <w:t xml:space="preserve"> </w:t>
            </w:r>
            <w:r w:rsidRPr="009C43D0">
              <w:rPr>
                <w:rStyle w:val="a4"/>
                <w:rFonts w:ascii="Meiryo UI" w:eastAsia="Meiryo UI" w:hAnsi="Meiryo UI"/>
                <w:noProof/>
              </w:rPr>
              <w:t xml:space="preserve">他社動向・比較　</w:t>
            </w:r>
            <w:r w:rsidRPr="009C43D0">
              <w:rPr>
                <w:rStyle w:val="a4"/>
                <w:noProof/>
                <w:lang w:val="en"/>
              </w:rPr>
              <w:t>Trends and Comparisons of Other Companies</w:t>
            </w:r>
            <w:r>
              <w:rPr>
                <w:noProof/>
                <w:webHidden/>
              </w:rPr>
              <w:tab/>
            </w:r>
            <w:r>
              <w:rPr>
                <w:noProof/>
                <w:webHidden/>
              </w:rPr>
              <w:fldChar w:fldCharType="begin"/>
            </w:r>
            <w:r>
              <w:rPr>
                <w:noProof/>
                <w:webHidden/>
              </w:rPr>
              <w:instrText xml:space="preserve"> PAGEREF _Toc189941511 \h </w:instrText>
            </w:r>
          </w:ins>
          <w:r>
            <w:rPr>
              <w:noProof/>
              <w:webHidden/>
            </w:rPr>
          </w:r>
          <w:r>
            <w:rPr>
              <w:noProof/>
              <w:webHidden/>
            </w:rPr>
            <w:fldChar w:fldCharType="separate"/>
          </w:r>
          <w:ins w:id="409" w:author="Shimizu, Yuya/清水 裕也" w:date="2025-02-08T21:11:00Z">
            <w:r>
              <w:rPr>
                <w:noProof/>
                <w:webHidden/>
              </w:rPr>
              <w:t>18</w:t>
            </w:r>
            <w:r>
              <w:rPr>
                <w:noProof/>
                <w:webHidden/>
              </w:rPr>
              <w:fldChar w:fldCharType="end"/>
            </w:r>
            <w:r w:rsidRPr="009C43D0">
              <w:rPr>
                <w:rStyle w:val="a4"/>
                <w:noProof/>
              </w:rPr>
              <w:fldChar w:fldCharType="end"/>
            </w:r>
          </w:ins>
        </w:p>
        <w:p w14:paraId="5704A9C8" w14:textId="28A3A0F2" w:rsidR="006F02A3" w:rsidRDefault="006F02A3">
          <w:pPr>
            <w:pStyle w:val="10"/>
            <w:tabs>
              <w:tab w:val="right" w:leader="dot" w:pos="8494"/>
            </w:tabs>
            <w:rPr>
              <w:ins w:id="410" w:author="Shimizu, Yuya/清水 裕也" w:date="2025-02-08T21:11:00Z"/>
              <w:rFonts w:asciiTheme="minorHAnsi" w:eastAsiaTheme="minorEastAsia" w:hAnsiTheme="minorHAnsi" w:cstheme="minorBidi"/>
              <w:b w:val="0"/>
              <w:bCs w:val="0"/>
              <w:i w:val="0"/>
              <w:iCs w:val="0"/>
              <w:noProof/>
              <w:sz w:val="21"/>
              <w:szCs w:val="22"/>
              <w14:ligatures w14:val="standardContextual"/>
            </w:rPr>
          </w:pPr>
          <w:ins w:id="411" w:author="Shimizu, Yuya/清水 裕也" w:date="2025-02-08T21:11:00Z">
            <w:r w:rsidRPr="009C43D0">
              <w:rPr>
                <w:rStyle w:val="a4"/>
                <w:noProof/>
              </w:rPr>
              <w:fldChar w:fldCharType="begin"/>
            </w:r>
            <w:r w:rsidRPr="009C43D0">
              <w:rPr>
                <w:rStyle w:val="a4"/>
                <w:noProof/>
              </w:rPr>
              <w:instrText xml:space="preserve"> </w:instrText>
            </w:r>
            <w:r>
              <w:rPr>
                <w:noProof/>
              </w:rPr>
              <w:instrText>HYPERLINK \l "_Toc189941512"</w:instrText>
            </w:r>
            <w:r w:rsidRPr="009C43D0">
              <w:rPr>
                <w:rStyle w:val="a4"/>
                <w:noProof/>
              </w:rPr>
              <w:instrText xml:space="preserve"> </w:instrText>
            </w:r>
            <w:r w:rsidRPr="009C43D0">
              <w:rPr>
                <w:rStyle w:val="a4"/>
                <w:noProof/>
              </w:rPr>
            </w:r>
            <w:r w:rsidRPr="009C43D0">
              <w:rPr>
                <w:rStyle w:val="a4"/>
                <w:noProof/>
              </w:rPr>
              <w:fldChar w:fldCharType="separate"/>
            </w:r>
            <w:r w:rsidRPr="009C43D0">
              <w:rPr>
                <w:rStyle w:val="a4"/>
                <w:noProof/>
                <w:lang w:val="en"/>
              </w:rPr>
              <w:t>8</w:t>
            </w:r>
            <w:r w:rsidRPr="009C43D0">
              <w:rPr>
                <w:rStyle w:val="a4"/>
                <w:noProof/>
                <w:lang w:val="en"/>
              </w:rPr>
              <w:t>．</w:t>
            </w:r>
            <w:r w:rsidRPr="009C43D0">
              <w:rPr>
                <w:rStyle w:val="a4"/>
                <w:noProof/>
                <w:lang w:val="en"/>
              </w:rPr>
              <w:t xml:space="preserve"> </w:t>
            </w:r>
            <w:r w:rsidRPr="009C43D0">
              <w:rPr>
                <w:rStyle w:val="a4"/>
                <w:noProof/>
                <w:lang w:val="en"/>
              </w:rPr>
              <w:t xml:space="preserve">運用方法　</w:t>
            </w:r>
            <w:r w:rsidRPr="009C43D0">
              <w:rPr>
                <w:rStyle w:val="a4"/>
                <w:noProof/>
                <w:lang w:val="en"/>
              </w:rPr>
              <w:t>How to operate</w:t>
            </w:r>
            <w:r>
              <w:rPr>
                <w:noProof/>
                <w:webHidden/>
              </w:rPr>
              <w:tab/>
            </w:r>
            <w:r>
              <w:rPr>
                <w:noProof/>
                <w:webHidden/>
              </w:rPr>
              <w:fldChar w:fldCharType="begin"/>
            </w:r>
            <w:r>
              <w:rPr>
                <w:noProof/>
                <w:webHidden/>
              </w:rPr>
              <w:instrText xml:space="preserve"> PAGEREF _Toc189941512 \h </w:instrText>
            </w:r>
          </w:ins>
          <w:r>
            <w:rPr>
              <w:noProof/>
              <w:webHidden/>
            </w:rPr>
          </w:r>
          <w:r>
            <w:rPr>
              <w:noProof/>
              <w:webHidden/>
            </w:rPr>
            <w:fldChar w:fldCharType="separate"/>
          </w:r>
          <w:ins w:id="412" w:author="Shimizu, Yuya/清水 裕也" w:date="2025-02-08T21:11:00Z">
            <w:r>
              <w:rPr>
                <w:noProof/>
                <w:webHidden/>
              </w:rPr>
              <w:t>18</w:t>
            </w:r>
            <w:r>
              <w:rPr>
                <w:noProof/>
                <w:webHidden/>
              </w:rPr>
              <w:fldChar w:fldCharType="end"/>
            </w:r>
            <w:r w:rsidRPr="009C43D0">
              <w:rPr>
                <w:rStyle w:val="a4"/>
                <w:noProof/>
              </w:rPr>
              <w:fldChar w:fldCharType="end"/>
            </w:r>
          </w:ins>
        </w:p>
        <w:p w14:paraId="2A7946F4" w14:textId="68F23EB0" w:rsidR="00557DD5" w:rsidDel="0052102C" w:rsidRDefault="00557DD5">
          <w:pPr>
            <w:pStyle w:val="10"/>
            <w:tabs>
              <w:tab w:val="right" w:leader="dot" w:pos="8494"/>
            </w:tabs>
            <w:rPr>
              <w:ins w:id="413" w:author="Sugahara, Hikaru/菅原 光" w:date="2022-07-01T21:30:00Z"/>
              <w:del w:id="414" w:author="Shimizu, Yuya/清水 裕也" w:date="2025-02-08T21:07:00Z"/>
              <w:rFonts w:asciiTheme="minorHAnsi" w:eastAsiaTheme="minorEastAsia" w:hAnsiTheme="minorHAnsi" w:cstheme="minorBidi"/>
              <w:b w:val="0"/>
              <w:bCs w:val="0"/>
              <w:i w:val="0"/>
              <w:iCs w:val="0"/>
              <w:noProof/>
              <w:sz w:val="21"/>
              <w:szCs w:val="22"/>
            </w:rPr>
          </w:pPr>
          <w:ins w:id="415" w:author="Sugahara, Hikaru/菅原 光" w:date="2022-07-01T21:30:00Z">
            <w:del w:id="416" w:author="Shimizu, Yuya/清水 裕也" w:date="2025-02-08T21:07:00Z">
              <w:r w:rsidRPr="0052102C" w:rsidDel="0052102C">
                <w:rPr>
                  <w:rStyle w:val="a4"/>
                  <w:noProof/>
                  <w:lang w:val="en"/>
                </w:rPr>
                <w:delText>0-1.</w:delText>
              </w:r>
              <w:r w:rsidRPr="0052102C" w:rsidDel="0052102C">
                <w:rPr>
                  <w:rStyle w:val="a4"/>
                  <w:rFonts w:ascii="Meiryo UI" w:eastAsia="Meiryo UI" w:hAnsi="Meiryo UI"/>
                  <w:noProof/>
                </w:rPr>
                <w:delText xml:space="preserve"> 変更履歴 </w:delText>
              </w:r>
              <w:r w:rsidRPr="0052102C" w:rsidDel="0052102C">
                <w:rPr>
                  <w:rStyle w:val="a4"/>
                  <w:noProof/>
                  <w:lang w:val="en"/>
                </w:rPr>
                <w:delText>Change History</w:delText>
              </w:r>
              <w:r w:rsidDel="0052102C">
                <w:rPr>
                  <w:noProof/>
                  <w:webHidden/>
                </w:rPr>
                <w:tab/>
                <w:delText>1</w:delText>
              </w:r>
            </w:del>
          </w:ins>
        </w:p>
        <w:p w14:paraId="09A3BB1D" w14:textId="5FD90F4A" w:rsidR="00557DD5" w:rsidDel="0052102C" w:rsidRDefault="00557DD5">
          <w:pPr>
            <w:pStyle w:val="20"/>
            <w:tabs>
              <w:tab w:val="right" w:leader="dot" w:pos="8494"/>
            </w:tabs>
            <w:rPr>
              <w:ins w:id="417" w:author="Sugahara, Hikaru/菅原 光" w:date="2022-07-01T21:30:00Z"/>
              <w:del w:id="418" w:author="Shimizu, Yuya/清水 裕也" w:date="2025-02-08T21:07:00Z"/>
              <w:rFonts w:asciiTheme="minorHAnsi" w:eastAsiaTheme="minorEastAsia" w:hAnsiTheme="minorHAnsi" w:cstheme="minorBidi"/>
              <w:b w:val="0"/>
              <w:bCs w:val="0"/>
              <w:noProof/>
              <w:sz w:val="21"/>
              <w:szCs w:val="22"/>
            </w:rPr>
          </w:pPr>
          <w:ins w:id="419" w:author="Sugahara, Hikaru/菅原 光" w:date="2022-07-01T21:30:00Z">
            <w:del w:id="420" w:author="Shimizu, Yuya/清水 裕也" w:date="2025-02-08T21:07:00Z">
              <w:r w:rsidRPr="0052102C" w:rsidDel="0052102C">
                <w:rPr>
                  <w:rStyle w:val="a4"/>
                  <w:noProof/>
                  <w:lang w:val="en"/>
                </w:rPr>
                <w:delText>0</w:delText>
              </w:r>
              <w:r w:rsidRPr="0052102C" w:rsidDel="0052102C">
                <w:rPr>
                  <w:rStyle w:val="a4"/>
                  <w:noProof/>
                  <w:lang w:val="en"/>
                </w:rPr>
                <w:delText>－</w:delText>
              </w:r>
              <w:r w:rsidRPr="0052102C" w:rsidDel="0052102C">
                <w:rPr>
                  <w:rStyle w:val="a4"/>
                  <w:noProof/>
                  <w:lang w:val="en"/>
                </w:rPr>
                <w:delText>2</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rFonts w:ascii="Meiryo UI" w:eastAsia="Meiryo UI" w:hAnsi="Meiryo UI"/>
                  <w:noProof/>
                </w:rPr>
                <w:delText xml:space="preserve">用語定義　</w:delText>
              </w:r>
              <w:r w:rsidRPr="0052102C" w:rsidDel="0052102C">
                <w:rPr>
                  <w:rStyle w:val="a4"/>
                  <w:noProof/>
                  <w:lang w:val="en"/>
                </w:rPr>
                <w:delText>Term definition</w:delText>
              </w:r>
              <w:r w:rsidDel="0052102C">
                <w:rPr>
                  <w:noProof/>
                  <w:webHidden/>
                </w:rPr>
                <w:tab/>
                <w:delText>4</w:delText>
              </w:r>
            </w:del>
          </w:ins>
        </w:p>
        <w:p w14:paraId="694DEB0D" w14:textId="73F973B9" w:rsidR="00557DD5" w:rsidDel="0052102C" w:rsidRDefault="00557DD5">
          <w:pPr>
            <w:pStyle w:val="10"/>
            <w:tabs>
              <w:tab w:val="right" w:leader="dot" w:pos="8494"/>
            </w:tabs>
            <w:rPr>
              <w:ins w:id="421" w:author="Sugahara, Hikaru/菅原 光" w:date="2022-07-01T21:30:00Z"/>
              <w:del w:id="422" w:author="Shimizu, Yuya/清水 裕也" w:date="2025-02-08T21:07:00Z"/>
              <w:rFonts w:asciiTheme="minorHAnsi" w:eastAsiaTheme="minorEastAsia" w:hAnsiTheme="minorHAnsi" w:cstheme="minorBidi"/>
              <w:b w:val="0"/>
              <w:bCs w:val="0"/>
              <w:i w:val="0"/>
              <w:iCs w:val="0"/>
              <w:noProof/>
              <w:sz w:val="21"/>
              <w:szCs w:val="22"/>
            </w:rPr>
          </w:pPr>
          <w:ins w:id="423" w:author="Sugahara, Hikaru/菅原 光" w:date="2022-07-01T21:30:00Z">
            <w:del w:id="424" w:author="Shimizu, Yuya/清水 裕也" w:date="2025-02-08T21:07:00Z">
              <w:r w:rsidRPr="0052102C" w:rsidDel="0052102C">
                <w:rPr>
                  <w:rStyle w:val="a4"/>
                  <w:noProof/>
                  <w:lang w:val="en"/>
                </w:rPr>
                <w:delText>1</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rFonts w:ascii="Meiryo UI" w:eastAsia="Meiryo UI" w:hAnsi="Meiryo UI"/>
                  <w:noProof/>
                </w:rPr>
                <w:delText xml:space="preserve">サービスの狙い　</w:delText>
              </w:r>
              <w:r w:rsidRPr="0052102C" w:rsidDel="0052102C">
                <w:rPr>
                  <w:rStyle w:val="a4"/>
                  <w:noProof/>
                  <w:lang w:val="en"/>
                </w:rPr>
                <w:delText>Aim of service</w:delText>
              </w:r>
              <w:r w:rsidDel="0052102C">
                <w:rPr>
                  <w:noProof/>
                  <w:webHidden/>
                </w:rPr>
                <w:tab/>
                <w:delText>5</w:delText>
              </w:r>
            </w:del>
          </w:ins>
        </w:p>
        <w:p w14:paraId="6D3F2F4E" w14:textId="6CEC4FB7" w:rsidR="00557DD5" w:rsidDel="0052102C" w:rsidRDefault="00557DD5">
          <w:pPr>
            <w:pStyle w:val="10"/>
            <w:tabs>
              <w:tab w:val="right" w:leader="dot" w:pos="8494"/>
            </w:tabs>
            <w:rPr>
              <w:ins w:id="425" w:author="Sugahara, Hikaru/菅原 光" w:date="2022-07-01T21:30:00Z"/>
              <w:del w:id="426" w:author="Shimizu, Yuya/清水 裕也" w:date="2025-02-08T21:07:00Z"/>
              <w:rFonts w:asciiTheme="minorHAnsi" w:eastAsiaTheme="minorEastAsia" w:hAnsiTheme="minorHAnsi" w:cstheme="minorBidi"/>
              <w:b w:val="0"/>
              <w:bCs w:val="0"/>
              <w:i w:val="0"/>
              <w:iCs w:val="0"/>
              <w:noProof/>
              <w:sz w:val="21"/>
              <w:szCs w:val="22"/>
            </w:rPr>
          </w:pPr>
          <w:ins w:id="427" w:author="Sugahara, Hikaru/菅原 光" w:date="2022-07-01T21:30:00Z">
            <w:del w:id="428" w:author="Shimizu, Yuya/清水 裕也" w:date="2025-02-08T21:07:00Z">
              <w:r w:rsidRPr="0052102C" w:rsidDel="0052102C">
                <w:rPr>
                  <w:rStyle w:val="a4"/>
                  <w:noProof/>
                  <w:lang w:val="en"/>
                </w:rPr>
                <w:delText>2</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rFonts w:ascii="Meiryo UI" w:eastAsia="Meiryo UI" w:hAnsi="Meiryo UI"/>
                  <w:noProof/>
                </w:rPr>
                <w:delText xml:space="preserve">主な利用シーン　</w:delText>
              </w:r>
              <w:r w:rsidRPr="0052102C" w:rsidDel="0052102C">
                <w:rPr>
                  <w:rStyle w:val="a4"/>
                  <w:noProof/>
                  <w:lang w:val="en"/>
                </w:rPr>
                <w:delText>Main usage scenes</w:delText>
              </w:r>
              <w:r w:rsidDel="0052102C">
                <w:rPr>
                  <w:noProof/>
                  <w:webHidden/>
                </w:rPr>
                <w:tab/>
                <w:delText>5</w:delText>
              </w:r>
            </w:del>
          </w:ins>
        </w:p>
        <w:p w14:paraId="2C06BE85" w14:textId="4B11BBD6" w:rsidR="00557DD5" w:rsidDel="0052102C" w:rsidRDefault="00557DD5">
          <w:pPr>
            <w:pStyle w:val="10"/>
            <w:tabs>
              <w:tab w:val="right" w:leader="dot" w:pos="8494"/>
            </w:tabs>
            <w:rPr>
              <w:ins w:id="429" w:author="Sugahara, Hikaru/菅原 光" w:date="2022-07-01T21:30:00Z"/>
              <w:del w:id="430" w:author="Shimizu, Yuya/清水 裕也" w:date="2025-02-08T21:07:00Z"/>
              <w:rFonts w:asciiTheme="minorHAnsi" w:eastAsiaTheme="minorEastAsia" w:hAnsiTheme="minorHAnsi" w:cstheme="minorBidi"/>
              <w:b w:val="0"/>
              <w:bCs w:val="0"/>
              <w:i w:val="0"/>
              <w:iCs w:val="0"/>
              <w:noProof/>
              <w:sz w:val="21"/>
              <w:szCs w:val="22"/>
            </w:rPr>
          </w:pPr>
          <w:ins w:id="431" w:author="Sugahara, Hikaru/菅原 光" w:date="2022-07-01T21:30:00Z">
            <w:del w:id="432" w:author="Shimizu, Yuya/清水 裕也" w:date="2025-02-08T21:07:00Z">
              <w:r w:rsidRPr="0052102C" w:rsidDel="0052102C">
                <w:rPr>
                  <w:rStyle w:val="a4"/>
                  <w:noProof/>
                  <w:lang w:val="en"/>
                </w:rPr>
                <w:delText>3</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rFonts w:ascii="Meiryo UI" w:eastAsia="Meiryo UI" w:hAnsi="Meiryo UI"/>
                  <w:noProof/>
                </w:rPr>
                <w:delText xml:space="preserve">サービス内容　</w:delText>
              </w:r>
              <w:r w:rsidRPr="0052102C" w:rsidDel="0052102C">
                <w:rPr>
                  <w:rStyle w:val="a4"/>
                  <w:noProof/>
                  <w:lang w:val="en"/>
                </w:rPr>
                <w:delText>Service Content</w:delText>
              </w:r>
              <w:r w:rsidDel="0052102C">
                <w:rPr>
                  <w:noProof/>
                  <w:webHidden/>
                </w:rPr>
                <w:tab/>
                <w:delText>5</w:delText>
              </w:r>
            </w:del>
          </w:ins>
        </w:p>
        <w:p w14:paraId="19C7BF79" w14:textId="00FAA77A" w:rsidR="00557DD5" w:rsidDel="0052102C" w:rsidRDefault="00557DD5">
          <w:pPr>
            <w:pStyle w:val="10"/>
            <w:tabs>
              <w:tab w:val="right" w:leader="dot" w:pos="8494"/>
            </w:tabs>
            <w:rPr>
              <w:ins w:id="433" w:author="Sugahara, Hikaru/菅原 光" w:date="2022-07-01T21:30:00Z"/>
              <w:del w:id="434" w:author="Shimizu, Yuya/清水 裕也" w:date="2025-02-08T21:07:00Z"/>
              <w:rFonts w:asciiTheme="minorHAnsi" w:eastAsiaTheme="minorEastAsia" w:hAnsiTheme="minorHAnsi" w:cstheme="minorBidi"/>
              <w:b w:val="0"/>
              <w:bCs w:val="0"/>
              <w:i w:val="0"/>
              <w:iCs w:val="0"/>
              <w:noProof/>
              <w:sz w:val="21"/>
              <w:szCs w:val="22"/>
            </w:rPr>
          </w:pPr>
          <w:ins w:id="435" w:author="Sugahara, Hikaru/菅原 光" w:date="2022-07-01T21:30:00Z">
            <w:del w:id="436" w:author="Shimizu, Yuya/清水 裕也" w:date="2025-02-08T21:07:00Z">
              <w:r w:rsidRPr="0052102C" w:rsidDel="0052102C">
                <w:rPr>
                  <w:rStyle w:val="a4"/>
                  <w:noProof/>
                  <w:lang w:val="en"/>
                </w:rPr>
                <w:delText>4</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rFonts w:ascii="Meiryo UI" w:eastAsia="Meiryo UI" w:hAnsi="Meiryo UI"/>
                  <w:noProof/>
                </w:rPr>
                <w:delText xml:space="preserve">システム構成図 </w:delText>
              </w:r>
              <w:r w:rsidRPr="0052102C" w:rsidDel="0052102C">
                <w:rPr>
                  <w:rStyle w:val="a4"/>
                  <w:noProof/>
                  <w:lang w:val="en"/>
                </w:rPr>
                <w:delText>System configuration diagram</w:delText>
              </w:r>
              <w:r w:rsidDel="0052102C">
                <w:rPr>
                  <w:noProof/>
                  <w:webHidden/>
                </w:rPr>
                <w:tab/>
                <w:delText>7</w:delText>
              </w:r>
            </w:del>
          </w:ins>
        </w:p>
        <w:p w14:paraId="1F093F8E" w14:textId="791700D3" w:rsidR="00557DD5" w:rsidDel="0052102C" w:rsidRDefault="00557DD5">
          <w:pPr>
            <w:pStyle w:val="10"/>
            <w:tabs>
              <w:tab w:val="right" w:leader="dot" w:pos="8494"/>
            </w:tabs>
            <w:rPr>
              <w:ins w:id="437" w:author="Sugahara, Hikaru/菅原 光" w:date="2022-07-01T21:30:00Z"/>
              <w:del w:id="438" w:author="Shimizu, Yuya/清水 裕也" w:date="2025-02-08T21:07:00Z"/>
              <w:rFonts w:asciiTheme="minorHAnsi" w:eastAsiaTheme="minorEastAsia" w:hAnsiTheme="minorHAnsi" w:cstheme="minorBidi"/>
              <w:b w:val="0"/>
              <w:bCs w:val="0"/>
              <w:i w:val="0"/>
              <w:iCs w:val="0"/>
              <w:noProof/>
              <w:sz w:val="21"/>
              <w:szCs w:val="22"/>
            </w:rPr>
          </w:pPr>
          <w:ins w:id="439" w:author="Sugahara, Hikaru/菅原 光" w:date="2022-07-01T21:30:00Z">
            <w:del w:id="440"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rFonts w:ascii="Meiryo UI" w:eastAsia="Meiryo UI" w:hAnsi="Meiryo UI"/>
                  <w:noProof/>
                </w:rPr>
                <w:delText xml:space="preserve">動作概要/HMIイメージ </w:delText>
              </w:r>
              <w:r w:rsidRPr="0052102C" w:rsidDel="0052102C">
                <w:rPr>
                  <w:rStyle w:val="a4"/>
                  <w:noProof/>
                  <w:lang w:val="en"/>
                </w:rPr>
                <w:delText>Operation Overview/HMI Image</w:delText>
              </w:r>
              <w:r w:rsidDel="0052102C">
                <w:rPr>
                  <w:noProof/>
                  <w:webHidden/>
                </w:rPr>
                <w:tab/>
                <w:delText>8</w:delText>
              </w:r>
            </w:del>
          </w:ins>
        </w:p>
        <w:p w14:paraId="40D7DFB6" w14:textId="094E7ECA" w:rsidR="00557DD5" w:rsidDel="0052102C" w:rsidRDefault="00557DD5">
          <w:pPr>
            <w:pStyle w:val="20"/>
            <w:tabs>
              <w:tab w:val="right" w:leader="dot" w:pos="8494"/>
            </w:tabs>
            <w:rPr>
              <w:ins w:id="441" w:author="Sugahara, Hikaru/菅原 光" w:date="2022-07-01T21:30:00Z"/>
              <w:del w:id="442" w:author="Shimizu, Yuya/清水 裕也" w:date="2025-02-08T21:07:00Z"/>
              <w:rFonts w:asciiTheme="minorHAnsi" w:eastAsiaTheme="minorEastAsia" w:hAnsiTheme="minorHAnsi" w:cstheme="minorBidi"/>
              <w:b w:val="0"/>
              <w:bCs w:val="0"/>
              <w:noProof/>
              <w:sz w:val="21"/>
              <w:szCs w:val="22"/>
            </w:rPr>
          </w:pPr>
          <w:ins w:id="443" w:author="Sugahara, Hikaru/菅原 光" w:date="2022-07-01T21:30:00Z">
            <w:del w:id="444"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1</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日付案内　</w:delText>
              </w:r>
              <w:r w:rsidRPr="0052102C" w:rsidDel="0052102C">
                <w:rPr>
                  <w:rStyle w:val="a4"/>
                  <w:noProof/>
                  <w:lang w:val="en"/>
                </w:rPr>
                <w:delText>Date Guide</w:delText>
              </w:r>
              <w:r w:rsidDel="0052102C">
                <w:rPr>
                  <w:noProof/>
                  <w:webHidden/>
                </w:rPr>
                <w:tab/>
                <w:delText>9</w:delText>
              </w:r>
            </w:del>
          </w:ins>
        </w:p>
        <w:p w14:paraId="34AE1AA4" w14:textId="37AD3395" w:rsidR="00557DD5" w:rsidDel="0052102C" w:rsidRDefault="00557DD5">
          <w:pPr>
            <w:pStyle w:val="30"/>
            <w:tabs>
              <w:tab w:val="right" w:leader="dot" w:pos="8494"/>
            </w:tabs>
            <w:ind w:left="400"/>
            <w:rPr>
              <w:ins w:id="445" w:author="Sugahara, Hikaru/菅原 光" w:date="2022-07-01T21:30:00Z"/>
              <w:del w:id="446" w:author="Shimizu, Yuya/清水 裕也" w:date="2025-02-08T21:07:00Z"/>
              <w:rFonts w:asciiTheme="minorHAnsi" w:eastAsiaTheme="minorEastAsia" w:hAnsiTheme="minorHAnsi" w:cstheme="minorBidi"/>
              <w:noProof/>
              <w:sz w:val="21"/>
              <w:szCs w:val="22"/>
            </w:rPr>
          </w:pPr>
          <w:ins w:id="447" w:author="Sugahara, Hikaru/菅原 光" w:date="2022-07-01T21:30:00Z">
            <w:del w:id="448" w:author="Shimizu, Yuya/清水 裕也" w:date="2025-02-08T21:07:00Z">
              <w:r w:rsidRPr="0052102C" w:rsidDel="0052102C">
                <w:rPr>
                  <w:rStyle w:val="a4"/>
                  <w:noProof/>
                  <w:lang w:val="en"/>
                </w:rPr>
                <w:delText>５－１－１．</w:delText>
              </w:r>
              <w:r w:rsidRPr="0052102C" w:rsidDel="0052102C">
                <w:rPr>
                  <w:rStyle w:val="a4"/>
                  <w:noProof/>
                  <w:lang w:val="en"/>
                </w:rPr>
                <w:delText xml:space="preserve"> </w:delText>
              </w:r>
              <w:r w:rsidRPr="0052102C" w:rsidDel="0052102C">
                <w:rPr>
                  <w:rStyle w:val="a4"/>
                  <w:noProof/>
                  <w:lang w:val="en"/>
                </w:rPr>
                <w:delText xml:space="preserve">基本動作（正常系）　</w:delText>
              </w:r>
              <w:r w:rsidRPr="0052102C" w:rsidDel="0052102C">
                <w:rPr>
                  <w:rStyle w:val="a4"/>
                  <w:noProof/>
                  <w:lang w:val="en"/>
                </w:rPr>
                <w:delText>Basic movements (normal system)</w:delText>
              </w:r>
              <w:r w:rsidDel="0052102C">
                <w:rPr>
                  <w:noProof/>
                  <w:webHidden/>
                </w:rPr>
                <w:tab/>
                <w:delText>9</w:delText>
              </w:r>
            </w:del>
          </w:ins>
        </w:p>
        <w:p w14:paraId="1640D109" w14:textId="33B096EA" w:rsidR="00557DD5" w:rsidDel="0052102C" w:rsidRDefault="00557DD5">
          <w:pPr>
            <w:pStyle w:val="30"/>
            <w:tabs>
              <w:tab w:val="right" w:leader="dot" w:pos="8494"/>
            </w:tabs>
            <w:ind w:left="400"/>
            <w:rPr>
              <w:ins w:id="449" w:author="Sugahara, Hikaru/菅原 光" w:date="2022-07-01T21:30:00Z"/>
              <w:del w:id="450" w:author="Shimizu, Yuya/清水 裕也" w:date="2025-02-08T21:07:00Z"/>
              <w:rFonts w:asciiTheme="minorHAnsi" w:eastAsiaTheme="minorEastAsia" w:hAnsiTheme="minorHAnsi" w:cstheme="minorBidi"/>
              <w:noProof/>
              <w:sz w:val="21"/>
              <w:szCs w:val="22"/>
            </w:rPr>
          </w:pPr>
          <w:ins w:id="451" w:author="Sugahara, Hikaru/菅原 光" w:date="2022-07-01T21:30:00Z">
            <w:del w:id="452"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1</w:delText>
              </w:r>
              <w:r w:rsidRPr="0052102C" w:rsidDel="0052102C">
                <w:rPr>
                  <w:rStyle w:val="a4"/>
                  <w:noProof/>
                  <w:lang w:val="en"/>
                </w:rPr>
                <w:delText>－</w:delText>
              </w:r>
              <w:r w:rsidRPr="0052102C" w:rsidDel="0052102C">
                <w:rPr>
                  <w:rStyle w:val="a4"/>
                  <w:noProof/>
                  <w:lang w:val="en"/>
                </w:rPr>
                <w:delText>2</w:delText>
              </w:r>
              <w:r w:rsidRPr="0052102C" w:rsidDel="0052102C">
                <w:rPr>
                  <w:rStyle w:val="a4"/>
                  <w:noProof/>
                  <w:lang w:val="en"/>
                </w:rPr>
                <w:delText>．</w:delText>
              </w:r>
              <w:r w:rsidRPr="0052102C" w:rsidDel="0052102C">
                <w:rPr>
                  <w:rStyle w:val="a4"/>
                  <w:noProof/>
                  <w:lang w:val="en"/>
                </w:rPr>
                <w:delText xml:space="preserve"> HMI</w:delText>
              </w:r>
              <w:r w:rsidRPr="0052102C" w:rsidDel="0052102C">
                <w:rPr>
                  <w:rStyle w:val="a4"/>
                  <w:noProof/>
                  <w:lang w:val="en"/>
                </w:rPr>
                <w:delText xml:space="preserve">仕様に対する要求　</w:delText>
              </w:r>
              <w:r w:rsidRPr="0052102C" w:rsidDel="0052102C">
                <w:rPr>
                  <w:rStyle w:val="a4"/>
                  <w:noProof/>
                  <w:lang w:val="en"/>
                </w:rPr>
                <w:delText>Requirements for HMI specifications</w:delText>
              </w:r>
              <w:r w:rsidDel="0052102C">
                <w:rPr>
                  <w:noProof/>
                  <w:webHidden/>
                </w:rPr>
                <w:tab/>
                <w:delText>9</w:delText>
              </w:r>
            </w:del>
          </w:ins>
        </w:p>
        <w:p w14:paraId="4F9FF65F" w14:textId="6AED1033" w:rsidR="00557DD5" w:rsidDel="0052102C" w:rsidRDefault="00557DD5">
          <w:pPr>
            <w:pStyle w:val="30"/>
            <w:tabs>
              <w:tab w:val="right" w:leader="dot" w:pos="8494"/>
            </w:tabs>
            <w:ind w:left="400"/>
            <w:rPr>
              <w:ins w:id="453" w:author="Sugahara, Hikaru/菅原 光" w:date="2022-07-01T21:30:00Z"/>
              <w:del w:id="454" w:author="Shimizu, Yuya/清水 裕也" w:date="2025-02-08T21:07:00Z"/>
              <w:rFonts w:asciiTheme="minorHAnsi" w:eastAsiaTheme="minorEastAsia" w:hAnsiTheme="minorHAnsi" w:cstheme="minorBidi"/>
              <w:noProof/>
              <w:sz w:val="21"/>
              <w:szCs w:val="22"/>
            </w:rPr>
          </w:pPr>
          <w:ins w:id="455" w:author="Sugahara, Hikaru/菅原 光" w:date="2022-07-01T21:30:00Z">
            <w:del w:id="456"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1</w:delText>
              </w:r>
              <w:r w:rsidRPr="0052102C" w:rsidDel="0052102C">
                <w:rPr>
                  <w:rStyle w:val="a4"/>
                  <w:noProof/>
                  <w:lang w:val="en"/>
                </w:rPr>
                <w:delText>－</w:delText>
              </w:r>
              <w:r w:rsidRPr="0052102C" w:rsidDel="0052102C">
                <w:rPr>
                  <w:rStyle w:val="a4"/>
                  <w:noProof/>
                  <w:lang w:val="en"/>
                </w:rPr>
                <w:delText>3</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ユーザ設定項目　</w:delText>
              </w:r>
              <w:r w:rsidRPr="0052102C" w:rsidDel="0052102C">
                <w:rPr>
                  <w:rStyle w:val="a4"/>
                  <w:noProof/>
                  <w:lang w:val="en"/>
                </w:rPr>
                <w:delText>User settings items</w:delText>
              </w:r>
              <w:r w:rsidDel="0052102C">
                <w:rPr>
                  <w:noProof/>
                  <w:webHidden/>
                </w:rPr>
                <w:tab/>
                <w:delText>9</w:delText>
              </w:r>
            </w:del>
          </w:ins>
        </w:p>
        <w:p w14:paraId="46BB8BE1" w14:textId="100085EA" w:rsidR="00557DD5" w:rsidDel="0052102C" w:rsidRDefault="00557DD5">
          <w:pPr>
            <w:pStyle w:val="30"/>
            <w:tabs>
              <w:tab w:val="right" w:leader="dot" w:pos="8494"/>
            </w:tabs>
            <w:ind w:left="400"/>
            <w:rPr>
              <w:ins w:id="457" w:author="Sugahara, Hikaru/菅原 光" w:date="2022-07-01T21:30:00Z"/>
              <w:del w:id="458" w:author="Shimizu, Yuya/清水 裕也" w:date="2025-02-08T21:07:00Z"/>
              <w:rFonts w:asciiTheme="minorHAnsi" w:eastAsiaTheme="minorEastAsia" w:hAnsiTheme="minorHAnsi" w:cstheme="minorBidi"/>
              <w:noProof/>
              <w:sz w:val="21"/>
              <w:szCs w:val="22"/>
            </w:rPr>
          </w:pPr>
          <w:ins w:id="459" w:author="Sugahara, Hikaru/菅原 光" w:date="2022-07-01T21:30:00Z">
            <w:del w:id="460"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1</w:delText>
              </w:r>
              <w:r w:rsidRPr="0052102C" w:rsidDel="0052102C">
                <w:rPr>
                  <w:rStyle w:val="a4"/>
                  <w:noProof/>
                  <w:lang w:val="en"/>
                </w:rPr>
                <w:delText>－</w:delText>
              </w:r>
              <w:r w:rsidRPr="0052102C" w:rsidDel="0052102C">
                <w:rPr>
                  <w:rStyle w:val="a4"/>
                  <w:noProof/>
                  <w:lang w:val="en"/>
                </w:rPr>
                <w:delText>4</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例外動作（異常系）　</w:delText>
              </w:r>
              <w:r w:rsidRPr="0052102C" w:rsidDel="0052102C">
                <w:rPr>
                  <w:rStyle w:val="a4"/>
                  <w:noProof/>
                  <w:lang w:val="en"/>
                </w:rPr>
                <w:delText>Exception operation (abnormal system)</w:delText>
              </w:r>
              <w:r w:rsidDel="0052102C">
                <w:rPr>
                  <w:noProof/>
                  <w:webHidden/>
                </w:rPr>
                <w:tab/>
                <w:delText>9</w:delText>
              </w:r>
            </w:del>
          </w:ins>
        </w:p>
        <w:p w14:paraId="23F209C3" w14:textId="255DA371" w:rsidR="00557DD5" w:rsidDel="0052102C" w:rsidRDefault="00557DD5">
          <w:pPr>
            <w:pStyle w:val="30"/>
            <w:tabs>
              <w:tab w:val="right" w:leader="dot" w:pos="8494"/>
            </w:tabs>
            <w:ind w:left="400"/>
            <w:rPr>
              <w:ins w:id="461" w:author="Sugahara, Hikaru/菅原 光" w:date="2022-07-01T21:30:00Z"/>
              <w:del w:id="462" w:author="Shimizu, Yuya/清水 裕也" w:date="2025-02-08T21:07:00Z"/>
              <w:rFonts w:asciiTheme="minorHAnsi" w:eastAsiaTheme="minorEastAsia" w:hAnsiTheme="minorHAnsi" w:cstheme="minorBidi"/>
              <w:noProof/>
              <w:sz w:val="21"/>
              <w:szCs w:val="22"/>
            </w:rPr>
          </w:pPr>
          <w:ins w:id="463" w:author="Sugahara, Hikaru/菅原 光" w:date="2022-07-01T21:30:00Z">
            <w:del w:id="464"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1</w:delText>
              </w:r>
              <w:r w:rsidRPr="0052102C" w:rsidDel="0052102C">
                <w:rPr>
                  <w:rStyle w:val="a4"/>
                  <w:noProof/>
                  <w:lang w:val="en"/>
                </w:rPr>
                <w:delText>－</w:delText>
              </w:r>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その他　</w:delText>
              </w:r>
              <w:r w:rsidRPr="0052102C" w:rsidDel="0052102C">
                <w:rPr>
                  <w:rStyle w:val="a4"/>
                  <w:noProof/>
                  <w:lang w:val="en"/>
                </w:rPr>
                <w:delText>other</w:delText>
              </w:r>
              <w:r w:rsidDel="0052102C">
                <w:rPr>
                  <w:noProof/>
                  <w:webHidden/>
                </w:rPr>
                <w:tab/>
                <w:delText>10</w:delText>
              </w:r>
            </w:del>
          </w:ins>
        </w:p>
        <w:p w14:paraId="176D3B35" w14:textId="0CA811DD" w:rsidR="00557DD5" w:rsidDel="0052102C" w:rsidRDefault="00557DD5">
          <w:pPr>
            <w:pStyle w:val="20"/>
            <w:tabs>
              <w:tab w:val="right" w:leader="dot" w:pos="8494"/>
            </w:tabs>
            <w:rPr>
              <w:ins w:id="465" w:author="Sugahara, Hikaru/菅原 光" w:date="2022-07-01T21:30:00Z"/>
              <w:del w:id="466" w:author="Shimizu, Yuya/清水 裕也" w:date="2025-02-08T21:07:00Z"/>
              <w:rFonts w:asciiTheme="minorHAnsi" w:eastAsiaTheme="minorEastAsia" w:hAnsiTheme="minorHAnsi" w:cstheme="minorBidi"/>
              <w:b w:val="0"/>
              <w:bCs w:val="0"/>
              <w:noProof/>
              <w:sz w:val="21"/>
              <w:szCs w:val="22"/>
            </w:rPr>
          </w:pPr>
          <w:ins w:id="467" w:author="Sugahara, Hikaru/菅原 光" w:date="2022-07-01T21:30:00Z">
            <w:del w:id="468"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2</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記念日案内　</w:delText>
              </w:r>
              <w:r w:rsidRPr="0052102C" w:rsidDel="0052102C">
                <w:rPr>
                  <w:rStyle w:val="a4"/>
                  <w:noProof/>
                  <w:lang w:val="en"/>
                </w:rPr>
                <w:delText>Anniversary Guide</w:delText>
              </w:r>
              <w:r w:rsidDel="0052102C">
                <w:rPr>
                  <w:noProof/>
                  <w:webHidden/>
                </w:rPr>
                <w:tab/>
                <w:delText>11</w:delText>
              </w:r>
            </w:del>
          </w:ins>
        </w:p>
        <w:p w14:paraId="54853107" w14:textId="62AFB6C8" w:rsidR="00557DD5" w:rsidDel="0052102C" w:rsidRDefault="00557DD5">
          <w:pPr>
            <w:pStyle w:val="30"/>
            <w:tabs>
              <w:tab w:val="right" w:leader="dot" w:pos="8494"/>
            </w:tabs>
            <w:ind w:left="400"/>
            <w:rPr>
              <w:ins w:id="469" w:author="Sugahara, Hikaru/菅原 光" w:date="2022-07-01T21:30:00Z"/>
              <w:del w:id="470" w:author="Shimizu, Yuya/清水 裕也" w:date="2025-02-08T21:07:00Z"/>
              <w:rFonts w:asciiTheme="minorHAnsi" w:eastAsiaTheme="minorEastAsia" w:hAnsiTheme="minorHAnsi" w:cstheme="minorBidi"/>
              <w:noProof/>
              <w:sz w:val="21"/>
              <w:szCs w:val="22"/>
            </w:rPr>
          </w:pPr>
          <w:ins w:id="471" w:author="Sugahara, Hikaru/菅原 光" w:date="2022-07-01T21:30:00Z">
            <w:del w:id="472" w:author="Shimizu, Yuya/清水 裕也" w:date="2025-02-08T21:07:00Z">
              <w:r w:rsidRPr="0052102C" w:rsidDel="0052102C">
                <w:rPr>
                  <w:rStyle w:val="a4"/>
                  <w:noProof/>
                  <w:lang w:val="en"/>
                </w:rPr>
                <w:delText>５－２－１．</w:delText>
              </w:r>
              <w:r w:rsidRPr="0052102C" w:rsidDel="0052102C">
                <w:rPr>
                  <w:rStyle w:val="a4"/>
                  <w:noProof/>
                  <w:lang w:val="en"/>
                </w:rPr>
                <w:delText xml:space="preserve"> </w:delText>
              </w:r>
              <w:r w:rsidRPr="0052102C" w:rsidDel="0052102C">
                <w:rPr>
                  <w:rStyle w:val="a4"/>
                  <w:noProof/>
                  <w:lang w:val="en"/>
                </w:rPr>
                <w:delText xml:space="preserve">基本動作（正常系）　</w:delText>
              </w:r>
              <w:r w:rsidRPr="0052102C" w:rsidDel="0052102C">
                <w:rPr>
                  <w:rStyle w:val="a4"/>
                  <w:noProof/>
                  <w:lang w:val="en"/>
                </w:rPr>
                <w:delText>Basic movements (normal system)</w:delText>
              </w:r>
              <w:r w:rsidDel="0052102C">
                <w:rPr>
                  <w:noProof/>
                  <w:webHidden/>
                </w:rPr>
                <w:tab/>
                <w:delText>11</w:delText>
              </w:r>
            </w:del>
          </w:ins>
        </w:p>
        <w:p w14:paraId="14B6AC0B" w14:textId="664FA714" w:rsidR="00557DD5" w:rsidDel="0052102C" w:rsidRDefault="00557DD5">
          <w:pPr>
            <w:pStyle w:val="30"/>
            <w:tabs>
              <w:tab w:val="right" w:leader="dot" w:pos="8494"/>
            </w:tabs>
            <w:ind w:left="400"/>
            <w:rPr>
              <w:ins w:id="473" w:author="Sugahara, Hikaru/菅原 光" w:date="2022-07-01T21:30:00Z"/>
              <w:del w:id="474" w:author="Shimizu, Yuya/清水 裕也" w:date="2025-02-08T21:07:00Z"/>
              <w:rFonts w:asciiTheme="minorHAnsi" w:eastAsiaTheme="minorEastAsia" w:hAnsiTheme="minorHAnsi" w:cstheme="minorBidi"/>
              <w:noProof/>
              <w:sz w:val="21"/>
              <w:szCs w:val="22"/>
            </w:rPr>
          </w:pPr>
          <w:ins w:id="475" w:author="Sugahara, Hikaru/菅原 光" w:date="2022-07-01T21:30:00Z">
            <w:del w:id="476"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2</w:delText>
              </w:r>
              <w:r w:rsidRPr="0052102C" w:rsidDel="0052102C">
                <w:rPr>
                  <w:rStyle w:val="a4"/>
                  <w:noProof/>
                  <w:lang w:val="en"/>
                </w:rPr>
                <w:delText>－</w:delText>
              </w:r>
              <w:r w:rsidRPr="0052102C" w:rsidDel="0052102C">
                <w:rPr>
                  <w:rStyle w:val="a4"/>
                  <w:noProof/>
                  <w:lang w:val="en"/>
                </w:rPr>
                <w:delText>2</w:delText>
              </w:r>
              <w:r w:rsidRPr="0052102C" w:rsidDel="0052102C">
                <w:rPr>
                  <w:rStyle w:val="a4"/>
                  <w:noProof/>
                  <w:lang w:val="en"/>
                </w:rPr>
                <w:delText>．</w:delText>
              </w:r>
              <w:r w:rsidRPr="0052102C" w:rsidDel="0052102C">
                <w:rPr>
                  <w:rStyle w:val="a4"/>
                  <w:noProof/>
                  <w:lang w:val="en"/>
                </w:rPr>
                <w:delText xml:space="preserve"> HMI</w:delText>
              </w:r>
              <w:r w:rsidRPr="0052102C" w:rsidDel="0052102C">
                <w:rPr>
                  <w:rStyle w:val="a4"/>
                  <w:noProof/>
                  <w:lang w:val="en"/>
                </w:rPr>
                <w:delText xml:space="preserve">仕様に対する要求　</w:delText>
              </w:r>
              <w:r w:rsidRPr="0052102C" w:rsidDel="0052102C">
                <w:rPr>
                  <w:rStyle w:val="a4"/>
                  <w:noProof/>
                  <w:lang w:val="en"/>
                </w:rPr>
                <w:delText>Requirements for HMI specifications</w:delText>
              </w:r>
              <w:r w:rsidDel="0052102C">
                <w:rPr>
                  <w:noProof/>
                  <w:webHidden/>
                </w:rPr>
                <w:tab/>
                <w:delText>13</w:delText>
              </w:r>
            </w:del>
          </w:ins>
        </w:p>
        <w:p w14:paraId="3EF2D4F3" w14:textId="3841AE05" w:rsidR="00557DD5" w:rsidDel="0052102C" w:rsidRDefault="00557DD5">
          <w:pPr>
            <w:pStyle w:val="30"/>
            <w:tabs>
              <w:tab w:val="right" w:leader="dot" w:pos="8494"/>
            </w:tabs>
            <w:ind w:left="400"/>
            <w:rPr>
              <w:ins w:id="477" w:author="Sugahara, Hikaru/菅原 光" w:date="2022-07-01T21:30:00Z"/>
              <w:del w:id="478" w:author="Shimizu, Yuya/清水 裕也" w:date="2025-02-08T21:07:00Z"/>
              <w:rFonts w:asciiTheme="minorHAnsi" w:eastAsiaTheme="minorEastAsia" w:hAnsiTheme="minorHAnsi" w:cstheme="minorBidi"/>
              <w:noProof/>
              <w:sz w:val="21"/>
              <w:szCs w:val="22"/>
            </w:rPr>
          </w:pPr>
          <w:ins w:id="479" w:author="Sugahara, Hikaru/菅原 光" w:date="2022-07-01T21:30:00Z">
            <w:del w:id="480"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2</w:delText>
              </w:r>
              <w:r w:rsidRPr="0052102C" w:rsidDel="0052102C">
                <w:rPr>
                  <w:rStyle w:val="a4"/>
                  <w:noProof/>
                  <w:lang w:val="en"/>
                </w:rPr>
                <w:delText>－</w:delText>
              </w:r>
              <w:r w:rsidRPr="0052102C" w:rsidDel="0052102C">
                <w:rPr>
                  <w:rStyle w:val="a4"/>
                  <w:noProof/>
                  <w:lang w:val="en"/>
                </w:rPr>
                <w:delText>3</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ユーザ設定項目　</w:delText>
              </w:r>
              <w:r w:rsidRPr="0052102C" w:rsidDel="0052102C">
                <w:rPr>
                  <w:rStyle w:val="a4"/>
                  <w:noProof/>
                  <w:lang w:val="en"/>
                </w:rPr>
                <w:delText>User settings items</w:delText>
              </w:r>
              <w:r w:rsidDel="0052102C">
                <w:rPr>
                  <w:noProof/>
                  <w:webHidden/>
                </w:rPr>
                <w:tab/>
                <w:delText>13</w:delText>
              </w:r>
            </w:del>
          </w:ins>
        </w:p>
        <w:p w14:paraId="04E0358A" w14:textId="2214C642" w:rsidR="00557DD5" w:rsidDel="0052102C" w:rsidRDefault="00557DD5">
          <w:pPr>
            <w:pStyle w:val="30"/>
            <w:tabs>
              <w:tab w:val="right" w:leader="dot" w:pos="8494"/>
            </w:tabs>
            <w:ind w:left="400"/>
            <w:rPr>
              <w:ins w:id="481" w:author="Sugahara, Hikaru/菅原 光" w:date="2022-07-01T21:30:00Z"/>
              <w:del w:id="482" w:author="Shimizu, Yuya/清水 裕也" w:date="2025-02-08T21:07:00Z"/>
              <w:rFonts w:asciiTheme="minorHAnsi" w:eastAsiaTheme="minorEastAsia" w:hAnsiTheme="minorHAnsi" w:cstheme="minorBidi"/>
              <w:noProof/>
              <w:sz w:val="21"/>
              <w:szCs w:val="22"/>
            </w:rPr>
          </w:pPr>
          <w:ins w:id="483" w:author="Sugahara, Hikaru/菅原 光" w:date="2022-07-01T21:30:00Z">
            <w:del w:id="484"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2</w:delText>
              </w:r>
              <w:r w:rsidRPr="0052102C" w:rsidDel="0052102C">
                <w:rPr>
                  <w:rStyle w:val="a4"/>
                  <w:noProof/>
                  <w:lang w:val="en"/>
                </w:rPr>
                <w:delText>－</w:delText>
              </w:r>
              <w:r w:rsidRPr="0052102C" w:rsidDel="0052102C">
                <w:rPr>
                  <w:rStyle w:val="a4"/>
                  <w:noProof/>
                  <w:lang w:val="en"/>
                </w:rPr>
                <w:delText>4</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例外動作（異常系）　</w:delText>
              </w:r>
              <w:r w:rsidRPr="0052102C" w:rsidDel="0052102C">
                <w:rPr>
                  <w:rStyle w:val="a4"/>
                  <w:noProof/>
                  <w:lang w:val="en"/>
                </w:rPr>
                <w:delText>Exception operation (abnormal system)</w:delText>
              </w:r>
              <w:r w:rsidDel="0052102C">
                <w:rPr>
                  <w:noProof/>
                  <w:webHidden/>
                </w:rPr>
                <w:tab/>
                <w:delText>13</w:delText>
              </w:r>
            </w:del>
          </w:ins>
        </w:p>
        <w:p w14:paraId="287298A5" w14:textId="61BC4626" w:rsidR="00557DD5" w:rsidDel="0052102C" w:rsidRDefault="00557DD5">
          <w:pPr>
            <w:pStyle w:val="30"/>
            <w:tabs>
              <w:tab w:val="right" w:leader="dot" w:pos="8494"/>
            </w:tabs>
            <w:ind w:left="400"/>
            <w:rPr>
              <w:ins w:id="485" w:author="Sugahara, Hikaru/菅原 光" w:date="2022-07-01T21:30:00Z"/>
              <w:del w:id="486" w:author="Shimizu, Yuya/清水 裕也" w:date="2025-02-08T21:07:00Z"/>
              <w:rFonts w:asciiTheme="minorHAnsi" w:eastAsiaTheme="minorEastAsia" w:hAnsiTheme="minorHAnsi" w:cstheme="minorBidi"/>
              <w:noProof/>
              <w:sz w:val="21"/>
              <w:szCs w:val="22"/>
            </w:rPr>
          </w:pPr>
          <w:ins w:id="487" w:author="Sugahara, Hikaru/菅原 光" w:date="2022-07-01T21:30:00Z">
            <w:del w:id="488"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2</w:delText>
              </w:r>
              <w:r w:rsidRPr="0052102C" w:rsidDel="0052102C">
                <w:rPr>
                  <w:rStyle w:val="a4"/>
                  <w:noProof/>
                  <w:lang w:val="en"/>
                </w:rPr>
                <w:delText>－</w:delText>
              </w:r>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その他　</w:delText>
              </w:r>
              <w:r w:rsidRPr="0052102C" w:rsidDel="0052102C">
                <w:rPr>
                  <w:rStyle w:val="a4"/>
                  <w:noProof/>
                  <w:lang w:val="en"/>
                </w:rPr>
                <w:delText>other</w:delText>
              </w:r>
              <w:r w:rsidDel="0052102C">
                <w:rPr>
                  <w:noProof/>
                  <w:webHidden/>
                </w:rPr>
                <w:tab/>
                <w:delText>14</w:delText>
              </w:r>
            </w:del>
          </w:ins>
        </w:p>
        <w:p w14:paraId="4F56BD8B" w14:textId="030BE1F7" w:rsidR="00557DD5" w:rsidDel="0052102C" w:rsidRDefault="00557DD5">
          <w:pPr>
            <w:pStyle w:val="20"/>
            <w:tabs>
              <w:tab w:val="right" w:leader="dot" w:pos="8494"/>
            </w:tabs>
            <w:rPr>
              <w:ins w:id="489" w:author="Sugahara, Hikaru/菅原 光" w:date="2022-07-01T21:30:00Z"/>
              <w:del w:id="490" w:author="Shimizu, Yuya/清水 裕也" w:date="2025-02-08T21:07:00Z"/>
              <w:rFonts w:asciiTheme="minorHAnsi" w:eastAsiaTheme="minorEastAsia" w:hAnsiTheme="minorHAnsi" w:cstheme="minorBidi"/>
              <w:b w:val="0"/>
              <w:bCs w:val="0"/>
              <w:noProof/>
              <w:sz w:val="21"/>
              <w:szCs w:val="22"/>
            </w:rPr>
          </w:pPr>
          <w:ins w:id="491" w:author="Sugahara, Hikaru/菅原 光" w:date="2022-07-01T21:30:00Z">
            <w:del w:id="492"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3</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自宅到着案内　</w:delText>
              </w:r>
              <w:r w:rsidRPr="0052102C" w:rsidDel="0052102C">
                <w:rPr>
                  <w:rStyle w:val="a4"/>
                  <w:noProof/>
                  <w:lang w:val="en"/>
                </w:rPr>
                <w:delText>Home arrival guide</w:delText>
              </w:r>
              <w:r w:rsidDel="0052102C">
                <w:rPr>
                  <w:noProof/>
                  <w:webHidden/>
                </w:rPr>
                <w:tab/>
                <w:delText>15</w:delText>
              </w:r>
            </w:del>
          </w:ins>
        </w:p>
        <w:p w14:paraId="4DB261E6" w14:textId="727737B3" w:rsidR="00557DD5" w:rsidDel="0052102C" w:rsidRDefault="00557DD5">
          <w:pPr>
            <w:pStyle w:val="30"/>
            <w:tabs>
              <w:tab w:val="right" w:leader="dot" w:pos="8494"/>
            </w:tabs>
            <w:ind w:left="400"/>
            <w:rPr>
              <w:ins w:id="493" w:author="Sugahara, Hikaru/菅原 光" w:date="2022-07-01T21:30:00Z"/>
              <w:del w:id="494" w:author="Shimizu, Yuya/清水 裕也" w:date="2025-02-08T21:07:00Z"/>
              <w:rFonts w:asciiTheme="minorHAnsi" w:eastAsiaTheme="minorEastAsia" w:hAnsiTheme="minorHAnsi" w:cstheme="minorBidi"/>
              <w:noProof/>
              <w:sz w:val="21"/>
              <w:szCs w:val="22"/>
            </w:rPr>
          </w:pPr>
          <w:ins w:id="495" w:author="Sugahara, Hikaru/菅原 光" w:date="2022-07-01T21:30:00Z">
            <w:del w:id="496" w:author="Shimizu, Yuya/清水 裕也" w:date="2025-02-08T21:07:00Z">
              <w:r w:rsidRPr="0052102C" w:rsidDel="0052102C">
                <w:rPr>
                  <w:rStyle w:val="a4"/>
                  <w:noProof/>
                  <w:lang w:val="en"/>
                </w:rPr>
                <w:delText>５－３－１．</w:delText>
              </w:r>
              <w:r w:rsidRPr="0052102C" w:rsidDel="0052102C">
                <w:rPr>
                  <w:rStyle w:val="a4"/>
                  <w:noProof/>
                  <w:lang w:val="en"/>
                </w:rPr>
                <w:delText xml:space="preserve"> </w:delText>
              </w:r>
              <w:r w:rsidRPr="0052102C" w:rsidDel="0052102C">
                <w:rPr>
                  <w:rStyle w:val="a4"/>
                  <w:noProof/>
                  <w:lang w:val="en"/>
                </w:rPr>
                <w:delText xml:space="preserve">基本動作（正常系）　</w:delText>
              </w:r>
              <w:r w:rsidRPr="0052102C" w:rsidDel="0052102C">
                <w:rPr>
                  <w:rStyle w:val="a4"/>
                  <w:noProof/>
                  <w:lang w:val="en"/>
                </w:rPr>
                <w:delText>Basic movements (normal system)</w:delText>
              </w:r>
              <w:r w:rsidDel="0052102C">
                <w:rPr>
                  <w:noProof/>
                  <w:webHidden/>
                </w:rPr>
                <w:tab/>
                <w:delText>15</w:delText>
              </w:r>
            </w:del>
          </w:ins>
        </w:p>
        <w:p w14:paraId="4F629DAE" w14:textId="7ABEE7BA" w:rsidR="00557DD5" w:rsidDel="0052102C" w:rsidRDefault="00557DD5">
          <w:pPr>
            <w:pStyle w:val="30"/>
            <w:tabs>
              <w:tab w:val="right" w:leader="dot" w:pos="8494"/>
            </w:tabs>
            <w:ind w:left="400"/>
            <w:rPr>
              <w:ins w:id="497" w:author="Sugahara, Hikaru/菅原 光" w:date="2022-07-01T21:30:00Z"/>
              <w:del w:id="498" w:author="Shimizu, Yuya/清水 裕也" w:date="2025-02-08T21:07:00Z"/>
              <w:rFonts w:asciiTheme="minorHAnsi" w:eastAsiaTheme="minorEastAsia" w:hAnsiTheme="minorHAnsi" w:cstheme="minorBidi"/>
              <w:noProof/>
              <w:sz w:val="21"/>
              <w:szCs w:val="22"/>
            </w:rPr>
          </w:pPr>
          <w:ins w:id="499" w:author="Sugahara, Hikaru/菅原 光" w:date="2022-07-01T21:30:00Z">
            <w:del w:id="500"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3</w:delText>
              </w:r>
              <w:r w:rsidRPr="0052102C" w:rsidDel="0052102C">
                <w:rPr>
                  <w:rStyle w:val="a4"/>
                  <w:noProof/>
                  <w:lang w:val="en"/>
                </w:rPr>
                <w:delText>－</w:delText>
              </w:r>
              <w:r w:rsidRPr="0052102C" w:rsidDel="0052102C">
                <w:rPr>
                  <w:rStyle w:val="a4"/>
                  <w:noProof/>
                  <w:lang w:val="en"/>
                </w:rPr>
                <w:delText>2</w:delText>
              </w:r>
              <w:r w:rsidRPr="0052102C" w:rsidDel="0052102C">
                <w:rPr>
                  <w:rStyle w:val="a4"/>
                  <w:noProof/>
                  <w:lang w:val="en"/>
                </w:rPr>
                <w:delText>．</w:delText>
              </w:r>
              <w:r w:rsidRPr="0052102C" w:rsidDel="0052102C">
                <w:rPr>
                  <w:rStyle w:val="a4"/>
                  <w:noProof/>
                  <w:lang w:val="en"/>
                </w:rPr>
                <w:delText xml:space="preserve"> HMI</w:delText>
              </w:r>
              <w:r w:rsidRPr="0052102C" w:rsidDel="0052102C">
                <w:rPr>
                  <w:rStyle w:val="a4"/>
                  <w:noProof/>
                  <w:lang w:val="en"/>
                </w:rPr>
                <w:delText xml:space="preserve">仕様に対する要求　</w:delText>
              </w:r>
              <w:r w:rsidRPr="0052102C" w:rsidDel="0052102C">
                <w:rPr>
                  <w:rStyle w:val="a4"/>
                  <w:noProof/>
                  <w:lang w:val="en"/>
                </w:rPr>
                <w:delText>Requirements for HMI specifications</w:delText>
              </w:r>
              <w:r w:rsidDel="0052102C">
                <w:rPr>
                  <w:noProof/>
                  <w:webHidden/>
                </w:rPr>
                <w:tab/>
                <w:delText>15</w:delText>
              </w:r>
            </w:del>
          </w:ins>
        </w:p>
        <w:p w14:paraId="1547EFFC" w14:textId="56769C4C" w:rsidR="00557DD5" w:rsidDel="0052102C" w:rsidRDefault="00557DD5">
          <w:pPr>
            <w:pStyle w:val="30"/>
            <w:tabs>
              <w:tab w:val="right" w:leader="dot" w:pos="8494"/>
            </w:tabs>
            <w:ind w:left="400"/>
            <w:rPr>
              <w:ins w:id="501" w:author="Sugahara, Hikaru/菅原 光" w:date="2022-07-01T21:30:00Z"/>
              <w:del w:id="502" w:author="Shimizu, Yuya/清水 裕也" w:date="2025-02-08T21:07:00Z"/>
              <w:rFonts w:asciiTheme="minorHAnsi" w:eastAsiaTheme="minorEastAsia" w:hAnsiTheme="minorHAnsi" w:cstheme="minorBidi"/>
              <w:noProof/>
              <w:sz w:val="21"/>
              <w:szCs w:val="22"/>
            </w:rPr>
          </w:pPr>
          <w:ins w:id="503" w:author="Sugahara, Hikaru/菅原 光" w:date="2022-07-01T21:30:00Z">
            <w:del w:id="504"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3</w:delText>
              </w:r>
              <w:r w:rsidRPr="0052102C" w:rsidDel="0052102C">
                <w:rPr>
                  <w:rStyle w:val="a4"/>
                  <w:noProof/>
                  <w:lang w:val="en"/>
                </w:rPr>
                <w:delText>－</w:delText>
              </w:r>
              <w:r w:rsidRPr="0052102C" w:rsidDel="0052102C">
                <w:rPr>
                  <w:rStyle w:val="a4"/>
                  <w:noProof/>
                  <w:lang w:val="en"/>
                </w:rPr>
                <w:delText>3</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ユーザ設定項目　</w:delText>
              </w:r>
              <w:r w:rsidRPr="0052102C" w:rsidDel="0052102C">
                <w:rPr>
                  <w:rStyle w:val="a4"/>
                  <w:noProof/>
                  <w:lang w:val="en"/>
                </w:rPr>
                <w:delText>User settings items</w:delText>
              </w:r>
              <w:r w:rsidDel="0052102C">
                <w:rPr>
                  <w:noProof/>
                  <w:webHidden/>
                </w:rPr>
                <w:tab/>
                <w:delText>15</w:delText>
              </w:r>
            </w:del>
          </w:ins>
        </w:p>
        <w:p w14:paraId="03CE4CE0" w14:textId="497B20F4" w:rsidR="00557DD5" w:rsidDel="0052102C" w:rsidRDefault="00557DD5">
          <w:pPr>
            <w:pStyle w:val="30"/>
            <w:tabs>
              <w:tab w:val="right" w:leader="dot" w:pos="8494"/>
            </w:tabs>
            <w:ind w:left="400"/>
            <w:rPr>
              <w:ins w:id="505" w:author="Sugahara, Hikaru/菅原 光" w:date="2022-07-01T21:30:00Z"/>
              <w:del w:id="506" w:author="Shimizu, Yuya/清水 裕也" w:date="2025-02-08T21:07:00Z"/>
              <w:rFonts w:asciiTheme="minorHAnsi" w:eastAsiaTheme="minorEastAsia" w:hAnsiTheme="minorHAnsi" w:cstheme="minorBidi"/>
              <w:noProof/>
              <w:sz w:val="21"/>
              <w:szCs w:val="22"/>
            </w:rPr>
          </w:pPr>
          <w:ins w:id="507" w:author="Sugahara, Hikaru/菅原 光" w:date="2022-07-01T21:30:00Z">
            <w:del w:id="508"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3</w:delText>
              </w:r>
              <w:r w:rsidRPr="0052102C" w:rsidDel="0052102C">
                <w:rPr>
                  <w:rStyle w:val="a4"/>
                  <w:noProof/>
                  <w:lang w:val="en"/>
                </w:rPr>
                <w:delText>－</w:delText>
              </w:r>
              <w:r w:rsidRPr="0052102C" w:rsidDel="0052102C">
                <w:rPr>
                  <w:rStyle w:val="a4"/>
                  <w:noProof/>
                  <w:lang w:val="en"/>
                </w:rPr>
                <w:delText>4</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例外動作（異常系）　</w:delText>
              </w:r>
              <w:r w:rsidRPr="0052102C" w:rsidDel="0052102C">
                <w:rPr>
                  <w:rStyle w:val="a4"/>
                  <w:noProof/>
                  <w:lang w:val="en"/>
                </w:rPr>
                <w:delText>Exception operation (abnormal system)</w:delText>
              </w:r>
              <w:r w:rsidDel="0052102C">
                <w:rPr>
                  <w:noProof/>
                  <w:webHidden/>
                </w:rPr>
                <w:tab/>
                <w:delText>15</w:delText>
              </w:r>
            </w:del>
          </w:ins>
        </w:p>
        <w:p w14:paraId="1C67D4F1" w14:textId="29820A48" w:rsidR="00557DD5" w:rsidDel="0052102C" w:rsidRDefault="00557DD5">
          <w:pPr>
            <w:pStyle w:val="30"/>
            <w:tabs>
              <w:tab w:val="right" w:leader="dot" w:pos="8494"/>
            </w:tabs>
            <w:ind w:left="400"/>
            <w:rPr>
              <w:ins w:id="509" w:author="Sugahara, Hikaru/菅原 光" w:date="2022-07-01T21:30:00Z"/>
              <w:del w:id="510" w:author="Shimizu, Yuya/清水 裕也" w:date="2025-02-08T21:07:00Z"/>
              <w:rFonts w:asciiTheme="minorHAnsi" w:eastAsiaTheme="minorEastAsia" w:hAnsiTheme="minorHAnsi" w:cstheme="minorBidi"/>
              <w:noProof/>
              <w:sz w:val="21"/>
              <w:szCs w:val="22"/>
            </w:rPr>
          </w:pPr>
          <w:ins w:id="511" w:author="Sugahara, Hikaru/菅原 光" w:date="2022-07-01T21:30:00Z">
            <w:del w:id="512" w:author="Shimizu, Yuya/清水 裕也" w:date="2025-02-08T21:07:00Z">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3</w:delText>
              </w:r>
              <w:r w:rsidRPr="0052102C" w:rsidDel="0052102C">
                <w:rPr>
                  <w:rStyle w:val="a4"/>
                  <w:noProof/>
                  <w:lang w:val="en"/>
                </w:rPr>
                <w:delText>－</w:delText>
              </w:r>
              <w:r w:rsidRPr="0052102C" w:rsidDel="0052102C">
                <w:rPr>
                  <w:rStyle w:val="a4"/>
                  <w:noProof/>
                  <w:lang w:val="en"/>
                </w:rPr>
                <w:delText>5</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その他　</w:delText>
              </w:r>
              <w:r w:rsidRPr="0052102C" w:rsidDel="0052102C">
                <w:rPr>
                  <w:rStyle w:val="a4"/>
                  <w:noProof/>
                  <w:lang w:val="en"/>
                </w:rPr>
                <w:delText>other</w:delText>
              </w:r>
              <w:r w:rsidDel="0052102C">
                <w:rPr>
                  <w:noProof/>
                  <w:webHidden/>
                </w:rPr>
                <w:tab/>
                <w:delText>15</w:delText>
              </w:r>
            </w:del>
          </w:ins>
        </w:p>
        <w:p w14:paraId="5660D16E" w14:textId="3AEE2B3E" w:rsidR="00557DD5" w:rsidDel="0052102C" w:rsidRDefault="00557DD5">
          <w:pPr>
            <w:pStyle w:val="20"/>
            <w:tabs>
              <w:tab w:val="right" w:leader="dot" w:pos="8494"/>
            </w:tabs>
            <w:rPr>
              <w:ins w:id="513" w:author="Sugahara, Hikaru/菅原 光" w:date="2022-07-01T21:30:00Z"/>
              <w:del w:id="514" w:author="Shimizu, Yuya/清水 裕也" w:date="2025-02-08T21:07:00Z"/>
              <w:rFonts w:asciiTheme="minorHAnsi" w:eastAsiaTheme="minorEastAsia" w:hAnsiTheme="minorHAnsi" w:cstheme="minorBidi"/>
              <w:b w:val="0"/>
              <w:bCs w:val="0"/>
              <w:noProof/>
              <w:sz w:val="21"/>
              <w:szCs w:val="22"/>
            </w:rPr>
          </w:pPr>
          <w:ins w:id="515" w:author="Sugahara, Hikaru/菅原 光" w:date="2022-07-01T21:30:00Z">
            <w:del w:id="516" w:author="Shimizu, Yuya/清水 裕也" w:date="2025-02-08T21:07:00Z">
              <w:r w:rsidRPr="0052102C" w:rsidDel="0052102C">
                <w:rPr>
                  <w:rStyle w:val="a4"/>
                  <w:dstrike/>
                  <w:noProof/>
                  <w:lang w:val="en"/>
                </w:rPr>
                <w:delText>5</w:delText>
              </w:r>
              <w:r w:rsidRPr="0052102C" w:rsidDel="0052102C">
                <w:rPr>
                  <w:rStyle w:val="a4"/>
                  <w:dstrike/>
                  <w:noProof/>
                  <w:lang w:val="en"/>
                </w:rPr>
                <w:delText>－</w:delText>
              </w:r>
              <w:r w:rsidRPr="0052102C" w:rsidDel="0052102C">
                <w:rPr>
                  <w:rStyle w:val="a4"/>
                  <w:dstrike/>
                  <w:noProof/>
                  <w:lang w:val="en"/>
                </w:rPr>
                <w:delText>4</w:delText>
              </w:r>
              <w:r w:rsidRPr="0052102C" w:rsidDel="0052102C">
                <w:rPr>
                  <w:rStyle w:val="a4"/>
                  <w:dstrike/>
                  <w:noProof/>
                  <w:lang w:val="en"/>
                </w:rPr>
                <w:delText>．</w:delText>
              </w:r>
              <w:r w:rsidRPr="0052102C" w:rsidDel="0052102C">
                <w:rPr>
                  <w:rStyle w:val="a4"/>
                  <w:dstrike/>
                  <w:noProof/>
                  <w:lang w:val="en"/>
                </w:rPr>
                <w:delText xml:space="preserve"> </w:delText>
              </w:r>
              <w:r w:rsidRPr="0052102C" w:rsidDel="0052102C">
                <w:rPr>
                  <w:rStyle w:val="a4"/>
                  <w:dstrike/>
                  <w:noProof/>
                  <w:lang w:val="en"/>
                </w:rPr>
                <w:delText xml:space="preserve">ハートフルエフェクト　</w:delText>
              </w:r>
              <w:r w:rsidRPr="0052102C" w:rsidDel="0052102C">
                <w:rPr>
                  <w:rStyle w:val="a4"/>
                  <w:dstrike/>
                  <w:noProof/>
                  <w:lang w:val="en"/>
                </w:rPr>
                <w:delText>Heartful Effect</w:delText>
              </w:r>
              <w:r w:rsidRPr="0052102C" w:rsidDel="0052102C">
                <w:rPr>
                  <w:rStyle w:val="a4"/>
                  <w:noProof/>
                  <w:lang w:val="en"/>
                </w:rPr>
                <w:delText xml:space="preserve">　</w:delText>
              </w:r>
              <w:r w:rsidRPr="0052102C" w:rsidDel="0052102C">
                <w:rPr>
                  <w:rStyle w:val="a4"/>
                  <w:noProof/>
                  <w:lang w:val="en"/>
                </w:rPr>
                <w:delText>▲1.00</w:delText>
              </w:r>
              <w:r w:rsidDel="0052102C">
                <w:rPr>
                  <w:noProof/>
                  <w:webHidden/>
                </w:rPr>
                <w:tab/>
                <w:delText>15</w:delText>
              </w:r>
            </w:del>
          </w:ins>
        </w:p>
        <w:p w14:paraId="5B4F456C" w14:textId="063D040E" w:rsidR="00557DD5" w:rsidDel="0052102C" w:rsidRDefault="00557DD5">
          <w:pPr>
            <w:pStyle w:val="30"/>
            <w:tabs>
              <w:tab w:val="right" w:leader="dot" w:pos="8494"/>
            </w:tabs>
            <w:ind w:left="400"/>
            <w:rPr>
              <w:ins w:id="517" w:author="Sugahara, Hikaru/菅原 光" w:date="2022-07-01T21:30:00Z"/>
              <w:del w:id="518" w:author="Shimizu, Yuya/清水 裕也" w:date="2025-02-08T21:07:00Z"/>
              <w:rFonts w:asciiTheme="minorHAnsi" w:eastAsiaTheme="minorEastAsia" w:hAnsiTheme="minorHAnsi" w:cstheme="minorBidi"/>
              <w:noProof/>
              <w:sz w:val="21"/>
              <w:szCs w:val="22"/>
            </w:rPr>
          </w:pPr>
          <w:ins w:id="519" w:author="Sugahara, Hikaru/菅原 光" w:date="2022-07-01T21:30:00Z">
            <w:del w:id="520" w:author="Shimizu, Yuya/清水 裕也" w:date="2025-02-08T21:07:00Z">
              <w:r w:rsidRPr="0052102C" w:rsidDel="0052102C">
                <w:rPr>
                  <w:rStyle w:val="a4"/>
                  <w:dstrike/>
                  <w:noProof/>
                  <w:lang w:val="en"/>
                </w:rPr>
                <w:delText>５－４－１．</w:delText>
              </w:r>
              <w:r w:rsidRPr="0052102C" w:rsidDel="0052102C">
                <w:rPr>
                  <w:rStyle w:val="a4"/>
                  <w:dstrike/>
                  <w:noProof/>
                  <w:lang w:val="en"/>
                </w:rPr>
                <w:delText xml:space="preserve"> Basic movements (normal system)</w:delText>
              </w:r>
              <w:r w:rsidDel="0052102C">
                <w:rPr>
                  <w:noProof/>
                  <w:webHidden/>
                </w:rPr>
                <w:tab/>
                <w:delText>15</w:delText>
              </w:r>
            </w:del>
          </w:ins>
        </w:p>
        <w:p w14:paraId="0B271F9F" w14:textId="2C62294D" w:rsidR="00557DD5" w:rsidDel="0052102C" w:rsidRDefault="00557DD5">
          <w:pPr>
            <w:pStyle w:val="30"/>
            <w:tabs>
              <w:tab w:val="right" w:leader="dot" w:pos="8494"/>
            </w:tabs>
            <w:ind w:left="400"/>
            <w:rPr>
              <w:ins w:id="521" w:author="Sugahara, Hikaru/菅原 光" w:date="2022-07-01T21:30:00Z"/>
              <w:del w:id="522" w:author="Shimizu, Yuya/清水 裕也" w:date="2025-02-08T21:07:00Z"/>
              <w:rFonts w:asciiTheme="minorHAnsi" w:eastAsiaTheme="minorEastAsia" w:hAnsiTheme="minorHAnsi" w:cstheme="minorBidi"/>
              <w:noProof/>
              <w:sz w:val="21"/>
              <w:szCs w:val="22"/>
            </w:rPr>
          </w:pPr>
          <w:ins w:id="523" w:author="Sugahara, Hikaru/菅原 光" w:date="2022-07-01T21:30:00Z">
            <w:del w:id="524" w:author="Shimizu, Yuya/清水 裕也" w:date="2025-02-08T21:07:00Z">
              <w:r w:rsidRPr="0052102C" w:rsidDel="0052102C">
                <w:rPr>
                  <w:rStyle w:val="a4"/>
                  <w:dstrike/>
                  <w:noProof/>
                  <w:lang w:val="en"/>
                </w:rPr>
                <w:delText>5</w:delText>
              </w:r>
              <w:r w:rsidRPr="0052102C" w:rsidDel="0052102C">
                <w:rPr>
                  <w:rStyle w:val="a4"/>
                  <w:dstrike/>
                  <w:noProof/>
                  <w:lang w:val="en"/>
                </w:rPr>
                <w:delText>－</w:delText>
              </w:r>
              <w:r w:rsidRPr="0052102C" w:rsidDel="0052102C">
                <w:rPr>
                  <w:rStyle w:val="a4"/>
                  <w:dstrike/>
                  <w:noProof/>
                  <w:lang w:val="en"/>
                </w:rPr>
                <w:delText>4</w:delText>
              </w:r>
              <w:r w:rsidRPr="0052102C" w:rsidDel="0052102C">
                <w:rPr>
                  <w:rStyle w:val="a4"/>
                  <w:dstrike/>
                  <w:noProof/>
                  <w:lang w:val="en"/>
                </w:rPr>
                <w:delText>－</w:delText>
              </w:r>
              <w:r w:rsidRPr="0052102C" w:rsidDel="0052102C">
                <w:rPr>
                  <w:rStyle w:val="a4"/>
                  <w:dstrike/>
                  <w:noProof/>
                  <w:lang w:val="en"/>
                </w:rPr>
                <w:delText>2</w:delText>
              </w:r>
              <w:r w:rsidRPr="0052102C" w:rsidDel="0052102C">
                <w:rPr>
                  <w:rStyle w:val="a4"/>
                  <w:dstrike/>
                  <w:noProof/>
                  <w:lang w:val="en"/>
                </w:rPr>
                <w:delText>．</w:delText>
              </w:r>
              <w:r w:rsidRPr="0052102C" w:rsidDel="0052102C">
                <w:rPr>
                  <w:rStyle w:val="a4"/>
                  <w:dstrike/>
                  <w:noProof/>
                  <w:lang w:val="en"/>
                </w:rPr>
                <w:delText xml:space="preserve"> Requirements for HMI specifications</w:delText>
              </w:r>
              <w:r w:rsidDel="0052102C">
                <w:rPr>
                  <w:noProof/>
                  <w:webHidden/>
                </w:rPr>
                <w:tab/>
                <w:delText>16</w:delText>
              </w:r>
            </w:del>
          </w:ins>
        </w:p>
        <w:p w14:paraId="76F4D300" w14:textId="2B242068" w:rsidR="00557DD5" w:rsidDel="0052102C" w:rsidRDefault="00557DD5">
          <w:pPr>
            <w:pStyle w:val="30"/>
            <w:tabs>
              <w:tab w:val="right" w:leader="dot" w:pos="8494"/>
            </w:tabs>
            <w:ind w:left="400"/>
            <w:rPr>
              <w:ins w:id="525" w:author="Sugahara, Hikaru/菅原 光" w:date="2022-07-01T21:30:00Z"/>
              <w:del w:id="526" w:author="Shimizu, Yuya/清水 裕也" w:date="2025-02-08T21:07:00Z"/>
              <w:rFonts w:asciiTheme="minorHAnsi" w:eastAsiaTheme="minorEastAsia" w:hAnsiTheme="minorHAnsi" w:cstheme="minorBidi"/>
              <w:noProof/>
              <w:sz w:val="21"/>
              <w:szCs w:val="22"/>
            </w:rPr>
          </w:pPr>
          <w:ins w:id="527" w:author="Sugahara, Hikaru/菅原 光" w:date="2022-07-01T21:30:00Z">
            <w:del w:id="528" w:author="Shimizu, Yuya/清水 裕也" w:date="2025-02-08T21:07:00Z">
              <w:r w:rsidRPr="0052102C" w:rsidDel="0052102C">
                <w:rPr>
                  <w:rStyle w:val="a4"/>
                  <w:dstrike/>
                  <w:noProof/>
                  <w:lang w:val="en"/>
                </w:rPr>
                <w:delText>5</w:delText>
              </w:r>
              <w:r w:rsidRPr="0052102C" w:rsidDel="0052102C">
                <w:rPr>
                  <w:rStyle w:val="a4"/>
                  <w:dstrike/>
                  <w:noProof/>
                  <w:lang w:val="en"/>
                </w:rPr>
                <w:delText>－</w:delText>
              </w:r>
              <w:r w:rsidRPr="0052102C" w:rsidDel="0052102C">
                <w:rPr>
                  <w:rStyle w:val="a4"/>
                  <w:dstrike/>
                  <w:noProof/>
                  <w:lang w:val="en"/>
                </w:rPr>
                <w:delText>4</w:delText>
              </w:r>
              <w:r w:rsidRPr="0052102C" w:rsidDel="0052102C">
                <w:rPr>
                  <w:rStyle w:val="a4"/>
                  <w:dstrike/>
                  <w:noProof/>
                  <w:lang w:val="en"/>
                </w:rPr>
                <w:delText>－</w:delText>
              </w:r>
              <w:r w:rsidRPr="0052102C" w:rsidDel="0052102C">
                <w:rPr>
                  <w:rStyle w:val="a4"/>
                  <w:dstrike/>
                  <w:noProof/>
                  <w:lang w:val="en"/>
                </w:rPr>
                <w:delText>3</w:delText>
              </w:r>
              <w:r w:rsidRPr="0052102C" w:rsidDel="0052102C">
                <w:rPr>
                  <w:rStyle w:val="a4"/>
                  <w:dstrike/>
                  <w:noProof/>
                  <w:lang w:val="en"/>
                </w:rPr>
                <w:delText>．</w:delText>
              </w:r>
              <w:r w:rsidRPr="0052102C" w:rsidDel="0052102C">
                <w:rPr>
                  <w:rStyle w:val="a4"/>
                  <w:dstrike/>
                  <w:noProof/>
                  <w:lang w:val="en"/>
                </w:rPr>
                <w:delText xml:space="preserve"> User settings items</w:delText>
              </w:r>
              <w:r w:rsidDel="0052102C">
                <w:rPr>
                  <w:noProof/>
                  <w:webHidden/>
                </w:rPr>
                <w:tab/>
                <w:delText>16</w:delText>
              </w:r>
            </w:del>
          </w:ins>
        </w:p>
        <w:p w14:paraId="294FA8B4" w14:textId="2EC0C6AF" w:rsidR="00557DD5" w:rsidDel="0052102C" w:rsidRDefault="00557DD5">
          <w:pPr>
            <w:pStyle w:val="30"/>
            <w:tabs>
              <w:tab w:val="right" w:leader="dot" w:pos="8494"/>
            </w:tabs>
            <w:ind w:left="400"/>
            <w:rPr>
              <w:ins w:id="529" w:author="Sugahara, Hikaru/菅原 光" w:date="2022-07-01T21:30:00Z"/>
              <w:del w:id="530" w:author="Shimizu, Yuya/清水 裕也" w:date="2025-02-08T21:07:00Z"/>
              <w:rFonts w:asciiTheme="minorHAnsi" w:eastAsiaTheme="minorEastAsia" w:hAnsiTheme="minorHAnsi" w:cstheme="minorBidi"/>
              <w:noProof/>
              <w:sz w:val="21"/>
              <w:szCs w:val="22"/>
            </w:rPr>
          </w:pPr>
          <w:ins w:id="531" w:author="Sugahara, Hikaru/菅原 光" w:date="2022-07-01T21:30:00Z">
            <w:del w:id="532" w:author="Shimizu, Yuya/清水 裕也" w:date="2025-02-08T21:07:00Z">
              <w:r w:rsidRPr="0052102C" w:rsidDel="0052102C">
                <w:rPr>
                  <w:rStyle w:val="a4"/>
                  <w:dstrike/>
                  <w:noProof/>
                  <w:lang w:val="en"/>
                </w:rPr>
                <w:delText>5</w:delText>
              </w:r>
              <w:r w:rsidRPr="0052102C" w:rsidDel="0052102C">
                <w:rPr>
                  <w:rStyle w:val="a4"/>
                  <w:dstrike/>
                  <w:noProof/>
                  <w:lang w:val="en"/>
                </w:rPr>
                <w:delText>－</w:delText>
              </w:r>
              <w:r w:rsidRPr="0052102C" w:rsidDel="0052102C">
                <w:rPr>
                  <w:rStyle w:val="a4"/>
                  <w:dstrike/>
                  <w:noProof/>
                  <w:lang w:val="en"/>
                </w:rPr>
                <w:delText>4</w:delText>
              </w:r>
              <w:r w:rsidRPr="0052102C" w:rsidDel="0052102C">
                <w:rPr>
                  <w:rStyle w:val="a4"/>
                  <w:dstrike/>
                  <w:noProof/>
                  <w:lang w:val="en"/>
                </w:rPr>
                <w:delText>－</w:delText>
              </w:r>
              <w:r w:rsidRPr="0052102C" w:rsidDel="0052102C">
                <w:rPr>
                  <w:rStyle w:val="a4"/>
                  <w:dstrike/>
                  <w:noProof/>
                  <w:lang w:val="en"/>
                </w:rPr>
                <w:delText>4</w:delText>
              </w:r>
              <w:r w:rsidRPr="0052102C" w:rsidDel="0052102C">
                <w:rPr>
                  <w:rStyle w:val="a4"/>
                  <w:dstrike/>
                  <w:noProof/>
                  <w:lang w:val="en"/>
                </w:rPr>
                <w:delText>．</w:delText>
              </w:r>
              <w:r w:rsidRPr="0052102C" w:rsidDel="0052102C">
                <w:rPr>
                  <w:rStyle w:val="a4"/>
                  <w:dstrike/>
                  <w:noProof/>
                  <w:lang w:val="en"/>
                </w:rPr>
                <w:delText xml:space="preserve"> Exception operation (abnormal system)</w:delText>
              </w:r>
              <w:r w:rsidDel="0052102C">
                <w:rPr>
                  <w:noProof/>
                  <w:webHidden/>
                </w:rPr>
                <w:tab/>
                <w:delText>16</w:delText>
              </w:r>
            </w:del>
          </w:ins>
        </w:p>
        <w:p w14:paraId="7007C50C" w14:textId="7E85AA22" w:rsidR="00557DD5" w:rsidDel="0052102C" w:rsidRDefault="00557DD5">
          <w:pPr>
            <w:pStyle w:val="30"/>
            <w:tabs>
              <w:tab w:val="right" w:leader="dot" w:pos="8494"/>
            </w:tabs>
            <w:ind w:left="400"/>
            <w:rPr>
              <w:ins w:id="533" w:author="Sugahara, Hikaru/菅原 光" w:date="2022-07-01T21:30:00Z"/>
              <w:del w:id="534" w:author="Shimizu, Yuya/清水 裕也" w:date="2025-02-08T21:07:00Z"/>
              <w:rFonts w:asciiTheme="minorHAnsi" w:eastAsiaTheme="minorEastAsia" w:hAnsiTheme="minorHAnsi" w:cstheme="minorBidi"/>
              <w:noProof/>
              <w:sz w:val="21"/>
              <w:szCs w:val="22"/>
            </w:rPr>
          </w:pPr>
          <w:ins w:id="535" w:author="Sugahara, Hikaru/菅原 光" w:date="2022-07-01T21:30:00Z">
            <w:del w:id="536" w:author="Shimizu, Yuya/清水 裕也" w:date="2025-02-08T21:07:00Z">
              <w:r w:rsidRPr="0052102C" w:rsidDel="0052102C">
                <w:rPr>
                  <w:rStyle w:val="a4"/>
                  <w:dstrike/>
                  <w:noProof/>
                  <w:lang w:val="en"/>
                </w:rPr>
                <w:delText>5</w:delText>
              </w:r>
              <w:r w:rsidRPr="0052102C" w:rsidDel="0052102C">
                <w:rPr>
                  <w:rStyle w:val="a4"/>
                  <w:dstrike/>
                  <w:noProof/>
                  <w:lang w:val="en"/>
                </w:rPr>
                <w:delText>－</w:delText>
              </w:r>
              <w:r w:rsidRPr="0052102C" w:rsidDel="0052102C">
                <w:rPr>
                  <w:rStyle w:val="a4"/>
                  <w:dstrike/>
                  <w:noProof/>
                  <w:lang w:val="en"/>
                </w:rPr>
                <w:delText>4</w:delText>
              </w:r>
              <w:r w:rsidRPr="0052102C" w:rsidDel="0052102C">
                <w:rPr>
                  <w:rStyle w:val="a4"/>
                  <w:dstrike/>
                  <w:noProof/>
                  <w:lang w:val="en"/>
                </w:rPr>
                <w:delText>－</w:delText>
              </w:r>
              <w:r w:rsidRPr="0052102C" w:rsidDel="0052102C">
                <w:rPr>
                  <w:rStyle w:val="a4"/>
                  <w:dstrike/>
                  <w:noProof/>
                  <w:lang w:val="en"/>
                </w:rPr>
                <w:delText>5</w:delText>
              </w:r>
              <w:r w:rsidRPr="0052102C" w:rsidDel="0052102C">
                <w:rPr>
                  <w:rStyle w:val="a4"/>
                  <w:dstrike/>
                  <w:noProof/>
                  <w:lang w:val="en"/>
                </w:rPr>
                <w:delText>．</w:delText>
              </w:r>
              <w:r w:rsidRPr="0052102C" w:rsidDel="0052102C">
                <w:rPr>
                  <w:rStyle w:val="a4"/>
                  <w:dstrike/>
                  <w:noProof/>
                  <w:lang w:val="en"/>
                </w:rPr>
                <w:delText xml:space="preserve"> other</w:delText>
              </w:r>
              <w:r w:rsidDel="0052102C">
                <w:rPr>
                  <w:noProof/>
                  <w:webHidden/>
                </w:rPr>
                <w:tab/>
                <w:delText>16</w:delText>
              </w:r>
            </w:del>
          </w:ins>
        </w:p>
        <w:p w14:paraId="751F5E62" w14:textId="339CAE18" w:rsidR="00557DD5" w:rsidDel="0052102C" w:rsidRDefault="00557DD5">
          <w:pPr>
            <w:pStyle w:val="10"/>
            <w:tabs>
              <w:tab w:val="right" w:leader="dot" w:pos="8494"/>
            </w:tabs>
            <w:rPr>
              <w:ins w:id="537" w:author="Sugahara, Hikaru/菅原 光" w:date="2022-07-01T21:30:00Z"/>
              <w:del w:id="538" w:author="Shimizu, Yuya/清水 裕也" w:date="2025-02-08T21:07:00Z"/>
              <w:rFonts w:asciiTheme="minorHAnsi" w:eastAsiaTheme="minorEastAsia" w:hAnsiTheme="minorHAnsi" w:cstheme="minorBidi"/>
              <w:b w:val="0"/>
              <w:bCs w:val="0"/>
              <w:i w:val="0"/>
              <w:iCs w:val="0"/>
              <w:noProof/>
              <w:sz w:val="21"/>
              <w:szCs w:val="22"/>
            </w:rPr>
          </w:pPr>
          <w:ins w:id="539" w:author="Sugahara, Hikaru/菅原 光" w:date="2022-07-01T21:30:00Z">
            <w:del w:id="540" w:author="Shimizu, Yuya/清水 裕也" w:date="2025-02-08T21:07:00Z">
              <w:r w:rsidRPr="0052102C" w:rsidDel="0052102C">
                <w:rPr>
                  <w:rStyle w:val="a4"/>
                  <w:noProof/>
                  <w:lang w:val="en"/>
                </w:rPr>
                <w:delText>6</w:delText>
              </w:r>
              <w:r w:rsidRPr="0052102C" w:rsidDel="0052102C">
                <w:rPr>
                  <w:rStyle w:val="a4"/>
                  <w:noProof/>
                  <w:lang w:val="en"/>
                </w:rPr>
                <w:delText>．</w:delText>
              </w:r>
              <w:r w:rsidRPr="0052102C" w:rsidDel="0052102C">
                <w:rPr>
                  <w:rStyle w:val="a4"/>
                  <w:noProof/>
                  <w:lang w:val="en"/>
                </w:rPr>
                <w:delText xml:space="preserve"> QOS</w:delText>
              </w:r>
              <w:r w:rsidRPr="0052102C" w:rsidDel="0052102C">
                <w:rPr>
                  <w:rStyle w:val="a4"/>
                  <w:noProof/>
                  <w:lang w:val="en"/>
                </w:rPr>
                <w:delText xml:space="preserve">（サービス品質）　</w:delText>
              </w:r>
              <w:r w:rsidRPr="0052102C" w:rsidDel="0052102C">
                <w:rPr>
                  <w:rStyle w:val="a4"/>
                  <w:noProof/>
                  <w:lang w:val="en"/>
                </w:rPr>
                <w:delText>QOS (Quality of Service)</w:delText>
              </w:r>
              <w:r w:rsidDel="0052102C">
                <w:rPr>
                  <w:noProof/>
                  <w:webHidden/>
                </w:rPr>
                <w:tab/>
                <w:delText>17</w:delText>
              </w:r>
            </w:del>
          </w:ins>
        </w:p>
        <w:p w14:paraId="4F74CDB6" w14:textId="79615667" w:rsidR="00557DD5" w:rsidDel="0052102C" w:rsidRDefault="00557DD5">
          <w:pPr>
            <w:pStyle w:val="10"/>
            <w:tabs>
              <w:tab w:val="right" w:leader="dot" w:pos="8494"/>
            </w:tabs>
            <w:rPr>
              <w:ins w:id="541" w:author="Sugahara, Hikaru/菅原 光" w:date="2022-07-01T21:30:00Z"/>
              <w:del w:id="542" w:author="Shimizu, Yuya/清水 裕也" w:date="2025-02-08T21:07:00Z"/>
              <w:rFonts w:asciiTheme="minorHAnsi" w:eastAsiaTheme="minorEastAsia" w:hAnsiTheme="minorHAnsi" w:cstheme="minorBidi"/>
              <w:b w:val="0"/>
              <w:bCs w:val="0"/>
              <w:i w:val="0"/>
              <w:iCs w:val="0"/>
              <w:noProof/>
              <w:sz w:val="21"/>
              <w:szCs w:val="22"/>
            </w:rPr>
          </w:pPr>
          <w:ins w:id="543" w:author="Sugahara, Hikaru/菅原 光" w:date="2022-07-01T21:30:00Z">
            <w:del w:id="544" w:author="Shimizu, Yuya/清水 裕也" w:date="2025-02-08T21:07:00Z">
              <w:r w:rsidRPr="0052102C" w:rsidDel="0052102C">
                <w:rPr>
                  <w:rStyle w:val="a4"/>
                  <w:noProof/>
                  <w:lang w:val="en"/>
                </w:rPr>
                <w:delText>7</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rFonts w:ascii="Meiryo UI" w:eastAsia="Meiryo UI" w:hAnsi="Meiryo UI"/>
                  <w:noProof/>
                </w:rPr>
                <w:delText xml:space="preserve">他社動向・比較　</w:delText>
              </w:r>
              <w:r w:rsidRPr="0052102C" w:rsidDel="0052102C">
                <w:rPr>
                  <w:rStyle w:val="a4"/>
                  <w:noProof/>
                  <w:lang w:val="en"/>
                </w:rPr>
                <w:delText>Trends and Comparisons of Other Companies</w:delText>
              </w:r>
              <w:r w:rsidDel="0052102C">
                <w:rPr>
                  <w:noProof/>
                  <w:webHidden/>
                </w:rPr>
                <w:tab/>
                <w:delText>18</w:delText>
              </w:r>
            </w:del>
          </w:ins>
        </w:p>
        <w:p w14:paraId="4F049F8D" w14:textId="386ACC34" w:rsidR="00557DD5" w:rsidDel="0052102C" w:rsidRDefault="00557DD5">
          <w:pPr>
            <w:pStyle w:val="10"/>
            <w:tabs>
              <w:tab w:val="right" w:leader="dot" w:pos="8494"/>
            </w:tabs>
            <w:rPr>
              <w:ins w:id="545" w:author="Sugahara, Hikaru/菅原 光" w:date="2022-07-01T21:30:00Z"/>
              <w:del w:id="546" w:author="Shimizu, Yuya/清水 裕也" w:date="2025-02-08T21:07:00Z"/>
              <w:rFonts w:asciiTheme="minorHAnsi" w:eastAsiaTheme="minorEastAsia" w:hAnsiTheme="minorHAnsi" w:cstheme="minorBidi"/>
              <w:b w:val="0"/>
              <w:bCs w:val="0"/>
              <w:i w:val="0"/>
              <w:iCs w:val="0"/>
              <w:noProof/>
              <w:sz w:val="21"/>
              <w:szCs w:val="22"/>
            </w:rPr>
          </w:pPr>
          <w:ins w:id="547" w:author="Sugahara, Hikaru/菅原 光" w:date="2022-07-01T21:30:00Z">
            <w:del w:id="548" w:author="Shimizu, Yuya/清水 裕也" w:date="2025-02-08T21:07:00Z">
              <w:r w:rsidRPr="0052102C" w:rsidDel="0052102C">
                <w:rPr>
                  <w:rStyle w:val="a4"/>
                  <w:noProof/>
                  <w:lang w:val="en"/>
                </w:rPr>
                <w:delText>8</w:delText>
              </w:r>
              <w:r w:rsidRPr="0052102C" w:rsidDel="0052102C">
                <w:rPr>
                  <w:rStyle w:val="a4"/>
                  <w:noProof/>
                  <w:lang w:val="en"/>
                </w:rPr>
                <w:delText>．</w:delText>
              </w:r>
              <w:r w:rsidRPr="0052102C" w:rsidDel="0052102C">
                <w:rPr>
                  <w:rStyle w:val="a4"/>
                  <w:noProof/>
                  <w:lang w:val="en"/>
                </w:rPr>
                <w:delText xml:space="preserve"> </w:delText>
              </w:r>
              <w:r w:rsidRPr="0052102C" w:rsidDel="0052102C">
                <w:rPr>
                  <w:rStyle w:val="a4"/>
                  <w:noProof/>
                  <w:lang w:val="en"/>
                </w:rPr>
                <w:delText xml:space="preserve">運用方法　</w:delText>
              </w:r>
              <w:r w:rsidRPr="0052102C" w:rsidDel="0052102C">
                <w:rPr>
                  <w:rStyle w:val="a4"/>
                  <w:noProof/>
                  <w:lang w:val="en"/>
                </w:rPr>
                <w:delText>How to operate</w:delText>
              </w:r>
              <w:r w:rsidDel="0052102C">
                <w:rPr>
                  <w:noProof/>
                  <w:webHidden/>
                </w:rPr>
                <w:tab/>
                <w:delText>18</w:delText>
              </w:r>
            </w:del>
          </w:ins>
        </w:p>
        <w:p w14:paraId="20A15566" w14:textId="4B161D92" w:rsidR="00114D96" w:rsidDel="0052102C" w:rsidRDefault="00114D96">
          <w:pPr>
            <w:pStyle w:val="10"/>
            <w:tabs>
              <w:tab w:val="right" w:leader="dot" w:pos="8494"/>
            </w:tabs>
            <w:rPr>
              <w:del w:id="549" w:author="Shimizu, Yuya/清水 裕也" w:date="2025-02-08T21:07:00Z"/>
              <w:rFonts w:asciiTheme="minorHAnsi" w:eastAsiaTheme="minorEastAsia" w:hAnsiTheme="minorHAnsi" w:cstheme="minorBidi"/>
              <w:b w:val="0"/>
              <w:bCs w:val="0"/>
              <w:i w:val="0"/>
              <w:iCs w:val="0"/>
              <w:noProof/>
              <w:sz w:val="21"/>
              <w:szCs w:val="22"/>
            </w:rPr>
          </w:pPr>
          <w:del w:id="550" w:author="Shimizu, Yuya/清水 裕也" w:date="2025-02-08T21:07:00Z">
            <w:r w:rsidRPr="00FC79A9" w:rsidDel="0052102C">
              <w:rPr>
                <w:rStyle w:val="a4"/>
                <w:b w:val="0"/>
                <w:bCs w:val="0"/>
                <w:i w:val="0"/>
                <w:iCs w:val="0"/>
                <w:noProof/>
                <w:lang w:val="en"/>
              </w:rPr>
              <w:delText>0-1.</w:delText>
            </w:r>
            <w:r w:rsidRPr="00FC79A9" w:rsidDel="0052102C">
              <w:rPr>
                <w:rStyle w:val="a4"/>
                <w:rFonts w:ascii="Meiryo UI" w:eastAsia="Meiryo UI" w:hAnsi="Meiryo UI"/>
                <w:b w:val="0"/>
                <w:bCs w:val="0"/>
                <w:i w:val="0"/>
                <w:iCs w:val="0"/>
                <w:noProof/>
              </w:rPr>
              <w:delText xml:space="preserve"> 変更履歴 </w:delText>
            </w:r>
            <w:r w:rsidRPr="00FC79A9" w:rsidDel="0052102C">
              <w:rPr>
                <w:rStyle w:val="a4"/>
                <w:b w:val="0"/>
                <w:bCs w:val="0"/>
                <w:i w:val="0"/>
                <w:iCs w:val="0"/>
                <w:noProof/>
                <w:lang w:val="en"/>
              </w:rPr>
              <w:delText>Change History</w:delText>
            </w:r>
            <w:r w:rsidDel="0052102C">
              <w:rPr>
                <w:noProof/>
                <w:webHidden/>
              </w:rPr>
              <w:tab/>
              <w:delText>1</w:delText>
            </w:r>
          </w:del>
        </w:p>
        <w:p w14:paraId="6855FCB3" w14:textId="7894A70D" w:rsidR="00114D96" w:rsidDel="0052102C" w:rsidRDefault="00114D96">
          <w:pPr>
            <w:pStyle w:val="20"/>
            <w:tabs>
              <w:tab w:val="right" w:leader="dot" w:pos="8494"/>
            </w:tabs>
            <w:rPr>
              <w:del w:id="551" w:author="Shimizu, Yuya/清水 裕也" w:date="2025-02-08T21:07:00Z"/>
              <w:rFonts w:asciiTheme="minorHAnsi" w:eastAsiaTheme="minorEastAsia" w:hAnsiTheme="minorHAnsi" w:cstheme="minorBidi"/>
              <w:b w:val="0"/>
              <w:bCs w:val="0"/>
              <w:noProof/>
              <w:sz w:val="21"/>
              <w:szCs w:val="22"/>
            </w:rPr>
          </w:pPr>
          <w:del w:id="552" w:author="Shimizu, Yuya/清水 裕也" w:date="2025-02-08T21:07:00Z">
            <w:r w:rsidRPr="00FC79A9" w:rsidDel="0052102C">
              <w:rPr>
                <w:rStyle w:val="a4"/>
                <w:b w:val="0"/>
                <w:bCs w:val="0"/>
                <w:noProof/>
                <w:lang w:val="en"/>
              </w:rPr>
              <w:delText>0</w:delText>
            </w:r>
            <w:r w:rsidRPr="00FC79A9" w:rsidDel="0052102C">
              <w:rPr>
                <w:rStyle w:val="a4"/>
                <w:rFonts w:hint="eastAsia"/>
                <w:b w:val="0"/>
                <w:bCs w:val="0"/>
                <w:noProof/>
                <w:lang w:val="en"/>
              </w:rPr>
              <w:delText>－</w:delText>
            </w:r>
            <w:r w:rsidRPr="00FC79A9" w:rsidDel="0052102C">
              <w:rPr>
                <w:rStyle w:val="a4"/>
                <w:b w:val="0"/>
                <w:bCs w:val="0"/>
                <w:noProof/>
                <w:lang w:val="en"/>
              </w:rPr>
              <w:delText>2</w:delText>
            </w:r>
            <w:r w:rsidRPr="00FC79A9" w:rsidDel="0052102C">
              <w:rPr>
                <w:rStyle w:val="a4"/>
                <w:rFonts w:hint="eastAsia"/>
                <w:b w:val="0"/>
                <w:bCs w:val="0"/>
                <w:noProof/>
                <w:lang w:val="en"/>
              </w:rPr>
              <w:delText>．</w:delText>
            </w:r>
            <w:r w:rsidRPr="00FC79A9" w:rsidDel="0052102C">
              <w:rPr>
                <w:rStyle w:val="a4"/>
                <w:b w:val="0"/>
                <w:bCs w:val="0"/>
                <w:noProof/>
                <w:lang w:val="en"/>
              </w:rPr>
              <w:delText xml:space="preserve"> </w:delText>
            </w:r>
            <w:r w:rsidRPr="00FC79A9" w:rsidDel="0052102C">
              <w:rPr>
                <w:rStyle w:val="a4"/>
                <w:rFonts w:ascii="Meiryo UI" w:eastAsia="Meiryo UI" w:hAnsi="Meiryo UI"/>
                <w:b w:val="0"/>
                <w:bCs w:val="0"/>
                <w:noProof/>
              </w:rPr>
              <w:delText xml:space="preserve">用語定義　</w:delText>
            </w:r>
            <w:r w:rsidRPr="00FC79A9" w:rsidDel="0052102C">
              <w:rPr>
                <w:rStyle w:val="a4"/>
                <w:b w:val="0"/>
                <w:bCs w:val="0"/>
                <w:noProof/>
                <w:lang w:val="en"/>
              </w:rPr>
              <w:delText>Term definition</w:delText>
            </w:r>
            <w:r w:rsidDel="0052102C">
              <w:rPr>
                <w:noProof/>
                <w:webHidden/>
              </w:rPr>
              <w:tab/>
              <w:delText>4</w:delText>
            </w:r>
          </w:del>
        </w:p>
        <w:p w14:paraId="45CC4647" w14:textId="5B32609E" w:rsidR="00114D96" w:rsidDel="0052102C" w:rsidRDefault="00114D96">
          <w:pPr>
            <w:pStyle w:val="10"/>
            <w:tabs>
              <w:tab w:val="right" w:leader="dot" w:pos="8494"/>
            </w:tabs>
            <w:rPr>
              <w:del w:id="553" w:author="Shimizu, Yuya/清水 裕也" w:date="2025-02-08T21:07:00Z"/>
              <w:rFonts w:asciiTheme="minorHAnsi" w:eastAsiaTheme="minorEastAsia" w:hAnsiTheme="minorHAnsi" w:cstheme="minorBidi"/>
              <w:b w:val="0"/>
              <w:bCs w:val="0"/>
              <w:i w:val="0"/>
              <w:iCs w:val="0"/>
              <w:noProof/>
              <w:sz w:val="21"/>
              <w:szCs w:val="22"/>
            </w:rPr>
          </w:pPr>
          <w:del w:id="554" w:author="Shimizu, Yuya/清水 裕也" w:date="2025-02-08T21:07:00Z">
            <w:r w:rsidRPr="00FC79A9" w:rsidDel="0052102C">
              <w:rPr>
                <w:rStyle w:val="a4"/>
                <w:b w:val="0"/>
                <w:bCs w:val="0"/>
                <w:i w:val="0"/>
                <w:iCs w:val="0"/>
                <w:noProof/>
                <w:lang w:val="en"/>
              </w:rPr>
              <w:delText>1</w:delText>
            </w:r>
            <w:r w:rsidRPr="00FC79A9" w:rsidDel="0052102C">
              <w:rPr>
                <w:rStyle w:val="a4"/>
                <w:rFonts w:hint="eastAsia"/>
                <w:b w:val="0"/>
                <w:bCs w:val="0"/>
                <w:i w:val="0"/>
                <w:iCs w:val="0"/>
                <w:noProof/>
                <w:lang w:val="en"/>
              </w:rPr>
              <w:delText>．</w:delText>
            </w:r>
            <w:r w:rsidRPr="00FC79A9" w:rsidDel="0052102C">
              <w:rPr>
                <w:rStyle w:val="a4"/>
                <w:b w:val="0"/>
                <w:bCs w:val="0"/>
                <w:i w:val="0"/>
                <w:iCs w:val="0"/>
                <w:noProof/>
                <w:lang w:val="en"/>
              </w:rPr>
              <w:delText xml:space="preserve"> </w:delText>
            </w:r>
            <w:r w:rsidRPr="00FC79A9" w:rsidDel="0052102C">
              <w:rPr>
                <w:rStyle w:val="a4"/>
                <w:rFonts w:ascii="Meiryo UI" w:eastAsia="Meiryo UI" w:hAnsi="Meiryo UI"/>
                <w:b w:val="0"/>
                <w:bCs w:val="0"/>
                <w:i w:val="0"/>
                <w:iCs w:val="0"/>
                <w:noProof/>
              </w:rPr>
              <w:delText xml:space="preserve">サービスの狙い　</w:delText>
            </w:r>
            <w:r w:rsidRPr="00FC79A9" w:rsidDel="0052102C">
              <w:rPr>
                <w:rStyle w:val="a4"/>
                <w:b w:val="0"/>
                <w:bCs w:val="0"/>
                <w:i w:val="0"/>
                <w:iCs w:val="0"/>
                <w:noProof/>
                <w:lang w:val="en"/>
              </w:rPr>
              <w:delText>Aim of service</w:delText>
            </w:r>
            <w:r w:rsidDel="0052102C">
              <w:rPr>
                <w:noProof/>
                <w:webHidden/>
              </w:rPr>
              <w:tab/>
              <w:delText>5</w:delText>
            </w:r>
          </w:del>
        </w:p>
        <w:p w14:paraId="48B0F72C" w14:textId="4E69814B" w:rsidR="00114D96" w:rsidDel="0052102C" w:rsidRDefault="00114D96">
          <w:pPr>
            <w:pStyle w:val="10"/>
            <w:tabs>
              <w:tab w:val="right" w:leader="dot" w:pos="8494"/>
            </w:tabs>
            <w:rPr>
              <w:del w:id="555" w:author="Shimizu, Yuya/清水 裕也" w:date="2025-02-08T21:07:00Z"/>
              <w:rFonts w:asciiTheme="minorHAnsi" w:eastAsiaTheme="minorEastAsia" w:hAnsiTheme="minorHAnsi" w:cstheme="minorBidi"/>
              <w:b w:val="0"/>
              <w:bCs w:val="0"/>
              <w:i w:val="0"/>
              <w:iCs w:val="0"/>
              <w:noProof/>
              <w:sz w:val="21"/>
              <w:szCs w:val="22"/>
            </w:rPr>
          </w:pPr>
          <w:del w:id="556" w:author="Shimizu, Yuya/清水 裕也" w:date="2025-02-08T21:07:00Z">
            <w:r w:rsidRPr="00FC79A9" w:rsidDel="0052102C">
              <w:rPr>
                <w:rStyle w:val="a4"/>
                <w:b w:val="0"/>
                <w:bCs w:val="0"/>
                <w:i w:val="0"/>
                <w:iCs w:val="0"/>
                <w:noProof/>
                <w:lang w:val="en"/>
              </w:rPr>
              <w:delText>2</w:delText>
            </w:r>
            <w:r w:rsidRPr="00FC79A9" w:rsidDel="0052102C">
              <w:rPr>
                <w:rStyle w:val="a4"/>
                <w:rFonts w:hint="eastAsia"/>
                <w:b w:val="0"/>
                <w:bCs w:val="0"/>
                <w:i w:val="0"/>
                <w:iCs w:val="0"/>
                <w:noProof/>
                <w:lang w:val="en"/>
              </w:rPr>
              <w:delText>．</w:delText>
            </w:r>
            <w:r w:rsidRPr="00FC79A9" w:rsidDel="0052102C">
              <w:rPr>
                <w:rStyle w:val="a4"/>
                <w:b w:val="0"/>
                <w:bCs w:val="0"/>
                <w:i w:val="0"/>
                <w:iCs w:val="0"/>
                <w:noProof/>
                <w:lang w:val="en"/>
              </w:rPr>
              <w:delText xml:space="preserve"> </w:delText>
            </w:r>
            <w:r w:rsidRPr="00FC79A9" w:rsidDel="0052102C">
              <w:rPr>
                <w:rStyle w:val="a4"/>
                <w:rFonts w:ascii="Meiryo UI" w:eastAsia="Meiryo UI" w:hAnsi="Meiryo UI"/>
                <w:b w:val="0"/>
                <w:bCs w:val="0"/>
                <w:i w:val="0"/>
                <w:iCs w:val="0"/>
                <w:noProof/>
              </w:rPr>
              <w:delText xml:space="preserve">主な利用シーン　</w:delText>
            </w:r>
            <w:r w:rsidRPr="00FC79A9" w:rsidDel="0052102C">
              <w:rPr>
                <w:rStyle w:val="a4"/>
                <w:b w:val="0"/>
                <w:bCs w:val="0"/>
                <w:i w:val="0"/>
                <w:iCs w:val="0"/>
                <w:noProof/>
                <w:lang w:val="en"/>
              </w:rPr>
              <w:delText>Main usage scenes</w:delText>
            </w:r>
            <w:r w:rsidDel="0052102C">
              <w:rPr>
                <w:noProof/>
                <w:webHidden/>
              </w:rPr>
              <w:tab/>
              <w:delText>5</w:delText>
            </w:r>
          </w:del>
        </w:p>
        <w:p w14:paraId="4807239B" w14:textId="698FFBE0" w:rsidR="00114D96" w:rsidDel="0052102C" w:rsidRDefault="00114D96">
          <w:pPr>
            <w:pStyle w:val="10"/>
            <w:tabs>
              <w:tab w:val="right" w:leader="dot" w:pos="8494"/>
            </w:tabs>
            <w:rPr>
              <w:del w:id="557" w:author="Shimizu, Yuya/清水 裕也" w:date="2025-02-08T21:07:00Z"/>
              <w:rFonts w:asciiTheme="minorHAnsi" w:eastAsiaTheme="minorEastAsia" w:hAnsiTheme="minorHAnsi" w:cstheme="minorBidi"/>
              <w:b w:val="0"/>
              <w:bCs w:val="0"/>
              <w:i w:val="0"/>
              <w:iCs w:val="0"/>
              <w:noProof/>
              <w:sz w:val="21"/>
              <w:szCs w:val="22"/>
            </w:rPr>
          </w:pPr>
          <w:del w:id="558" w:author="Shimizu, Yuya/清水 裕也" w:date="2025-02-08T21:07:00Z">
            <w:r w:rsidRPr="00FC79A9" w:rsidDel="0052102C">
              <w:rPr>
                <w:rStyle w:val="a4"/>
                <w:b w:val="0"/>
                <w:bCs w:val="0"/>
                <w:i w:val="0"/>
                <w:iCs w:val="0"/>
                <w:noProof/>
                <w:lang w:val="en"/>
              </w:rPr>
              <w:delText>3</w:delText>
            </w:r>
            <w:r w:rsidRPr="00FC79A9" w:rsidDel="0052102C">
              <w:rPr>
                <w:rStyle w:val="a4"/>
                <w:rFonts w:hint="eastAsia"/>
                <w:b w:val="0"/>
                <w:bCs w:val="0"/>
                <w:i w:val="0"/>
                <w:iCs w:val="0"/>
                <w:noProof/>
                <w:lang w:val="en"/>
              </w:rPr>
              <w:delText>．</w:delText>
            </w:r>
            <w:r w:rsidRPr="00FC79A9" w:rsidDel="0052102C">
              <w:rPr>
                <w:rStyle w:val="a4"/>
                <w:b w:val="0"/>
                <w:bCs w:val="0"/>
                <w:i w:val="0"/>
                <w:iCs w:val="0"/>
                <w:noProof/>
                <w:lang w:val="en"/>
              </w:rPr>
              <w:delText xml:space="preserve"> </w:delText>
            </w:r>
            <w:r w:rsidRPr="00FC79A9" w:rsidDel="0052102C">
              <w:rPr>
                <w:rStyle w:val="a4"/>
                <w:rFonts w:ascii="Meiryo UI" w:eastAsia="Meiryo UI" w:hAnsi="Meiryo UI"/>
                <w:b w:val="0"/>
                <w:bCs w:val="0"/>
                <w:i w:val="0"/>
                <w:iCs w:val="0"/>
                <w:noProof/>
              </w:rPr>
              <w:delText xml:space="preserve">サービス内容　</w:delText>
            </w:r>
            <w:r w:rsidRPr="00FC79A9" w:rsidDel="0052102C">
              <w:rPr>
                <w:rStyle w:val="a4"/>
                <w:b w:val="0"/>
                <w:bCs w:val="0"/>
                <w:i w:val="0"/>
                <w:iCs w:val="0"/>
                <w:noProof/>
                <w:lang w:val="en"/>
              </w:rPr>
              <w:delText>Service Content</w:delText>
            </w:r>
            <w:r w:rsidDel="0052102C">
              <w:rPr>
                <w:noProof/>
                <w:webHidden/>
              </w:rPr>
              <w:tab/>
              <w:delText>5</w:delText>
            </w:r>
          </w:del>
        </w:p>
        <w:p w14:paraId="54EDDC3B" w14:textId="0AF1E708" w:rsidR="00114D96" w:rsidDel="0052102C" w:rsidRDefault="00114D96">
          <w:pPr>
            <w:pStyle w:val="10"/>
            <w:tabs>
              <w:tab w:val="right" w:leader="dot" w:pos="8494"/>
            </w:tabs>
            <w:rPr>
              <w:del w:id="559" w:author="Shimizu, Yuya/清水 裕也" w:date="2025-02-08T21:07:00Z"/>
              <w:rFonts w:asciiTheme="minorHAnsi" w:eastAsiaTheme="minorEastAsia" w:hAnsiTheme="minorHAnsi" w:cstheme="minorBidi"/>
              <w:b w:val="0"/>
              <w:bCs w:val="0"/>
              <w:i w:val="0"/>
              <w:iCs w:val="0"/>
              <w:noProof/>
              <w:sz w:val="21"/>
              <w:szCs w:val="22"/>
            </w:rPr>
          </w:pPr>
          <w:del w:id="560" w:author="Shimizu, Yuya/清水 裕也" w:date="2025-02-08T21:07:00Z">
            <w:r w:rsidRPr="00FC79A9" w:rsidDel="0052102C">
              <w:rPr>
                <w:rStyle w:val="a4"/>
                <w:b w:val="0"/>
                <w:bCs w:val="0"/>
                <w:i w:val="0"/>
                <w:iCs w:val="0"/>
                <w:noProof/>
                <w:lang w:val="en"/>
              </w:rPr>
              <w:delText>4</w:delText>
            </w:r>
            <w:r w:rsidRPr="00FC79A9" w:rsidDel="0052102C">
              <w:rPr>
                <w:rStyle w:val="a4"/>
                <w:rFonts w:hint="eastAsia"/>
                <w:b w:val="0"/>
                <w:bCs w:val="0"/>
                <w:i w:val="0"/>
                <w:iCs w:val="0"/>
                <w:noProof/>
                <w:lang w:val="en"/>
              </w:rPr>
              <w:delText>．</w:delText>
            </w:r>
            <w:r w:rsidRPr="00FC79A9" w:rsidDel="0052102C">
              <w:rPr>
                <w:rStyle w:val="a4"/>
                <w:b w:val="0"/>
                <w:bCs w:val="0"/>
                <w:i w:val="0"/>
                <w:iCs w:val="0"/>
                <w:noProof/>
                <w:lang w:val="en"/>
              </w:rPr>
              <w:delText xml:space="preserve"> System configuration diagram</w:delText>
            </w:r>
            <w:r w:rsidDel="0052102C">
              <w:rPr>
                <w:noProof/>
                <w:webHidden/>
              </w:rPr>
              <w:tab/>
              <w:delText>7</w:delText>
            </w:r>
          </w:del>
        </w:p>
        <w:p w14:paraId="4426A4FE" w14:textId="792A54F1" w:rsidR="00114D96" w:rsidDel="0052102C" w:rsidRDefault="00114D96">
          <w:pPr>
            <w:pStyle w:val="10"/>
            <w:tabs>
              <w:tab w:val="right" w:leader="dot" w:pos="8494"/>
            </w:tabs>
            <w:rPr>
              <w:del w:id="561" w:author="Shimizu, Yuya/清水 裕也" w:date="2025-02-08T21:07:00Z"/>
              <w:rFonts w:asciiTheme="minorHAnsi" w:eastAsiaTheme="minorEastAsia" w:hAnsiTheme="minorHAnsi" w:cstheme="minorBidi"/>
              <w:b w:val="0"/>
              <w:bCs w:val="0"/>
              <w:i w:val="0"/>
              <w:iCs w:val="0"/>
              <w:noProof/>
              <w:sz w:val="21"/>
              <w:szCs w:val="22"/>
            </w:rPr>
          </w:pPr>
          <w:del w:id="562" w:author="Shimizu, Yuya/清水 裕也" w:date="2025-02-08T21:07:00Z">
            <w:r w:rsidRPr="00FC79A9" w:rsidDel="0052102C">
              <w:rPr>
                <w:rStyle w:val="a4"/>
                <w:b w:val="0"/>
                <w:bCs w:val="0"/>
                <w:i w:val="0"/>
                <w:iCs w:val="0"/>
                <w:noProof/>
                <w:lang w:val="en"/>
              </w:rPr>
              <w:delText>5</w:delText>
            </w:r>
            <w:r w:rsidRPr="00FC79A9" w:rsidDel="0052102C">
              <w:rPr>
                <w:rStyle w:val="a4"/>
                <w:rFonts w:hint="eastAsia"/>
                <w:b w:val="0"/>
                <w:bCs w:val="0"/>
                <w:i w:val="0"/>
                <w:iCs w:val="0"/>
                <w:noProof/>
                <w:lang w:val="en"/>
              </w:rPr>
              <w:delText>．</w:delText>
            </w:r>
            <w:r w:rsidRPr="00FC79A9" w:rsidDel="0052102C">
              <w:rPr>
                <w:rStyle w:val="a4"/>
                <w:b w:val="0"/>
                <w:bCs w:val="0"/>
                <w:i w:val="0"/>
                <w:iCs w:val="0"/>
                <w:noProof/>
                <w:lang w:val="en"/>
              </w:rPr>
              <w:delText xml:space="preserve"> Operation Overview/HMI Image</w:delText>
            </w:r>
            <w:r w:rsidDel="0052102C">
              <w:rPr>
                <w:noProof/>
                <w:webHidden/>
              </w:rPr>
              <w:tab/>
              <w:delText>8</w:delText>
            </w:r>
          </w:del>
        </w:p>
        <w:p w14:paraId="19946AC9" w14:textId="6306E85F" w:rsidR="00114D96" w:rsidDel="0052102C" w:rsidRDefault="00114D96">
          <w:pPr>
            <w:pStyle w:val="20"/>
            <w:tabs>
              <w:tab w:val="right" w:leader="dot" w:pos="8494"/>
            </w:tabs>
            <w:rPr>
              <w:del w:id="563" w:author="Shimizu, Yuya/清水 裕也" w:date="2025-02-08T21:07:00Z"/>
              <w:rFonts w:asciiTheme="minorHAnsi" w:eastAsiaTheme="minorEastAsia" w:hAnsiTheme="minorHAnsi" w:cstheme="minorBidi"/>
              <w:b w:val="0"/>
              <w:bCs w:val="0"/>
              <w:noProof/>
              <w:sz w:val="21"/>
              <w:szCs w:val="22"/>
            </w:rPr>
          </w:pPr>
          <w:del w:id="564" w:author="Shimizu, Yuya/清水 裕也" w:date="2025-02-08T21:07:00Z">
            <w:r w:rsidRPr="00FC79A9" w:rsidDel="0052102C">
              <w:rPr>
                <w:rStyle w:val="a4"/>
                <w:b w:val="0"/>
                <w:bCs w:val="0"/>
                <w:noProof/>
                <w:lang w:val="en"/>
              </w:rPr>
              <w:delText>5</w:delText>
            </w:r>
            <w:r w:rsidRPr="00FC79A9" w:rsidDel="0052102C">
              <w:rPr>
                <w:rStyle w:val="a4"/>
                <w:rFonts w:hint="eastAsia"/>
                <w:b w:val="0"/>
                <w:bCs w:val="0"/>
                <w:noProof/>
                <w:lang w:val="en"/>
              </w:rPr>
              <w:delText>－</w:delText>
            </w:r>
            <w:r w:rsidRPr="00FC79A9" w:rsidDel="0052102C">
              <w:rPr>
                <w:rStyle w:val="a4"/>
                <w:b w:val="0"/>
                <w:bCs w:val="0"/>
                <w:noProof/>
                <w:lang w:val="en"/>
              </w:rPr>
              <w:delText>1</w:delText>
            </w:r>
            <w:r w:rsidRPr="00FC79A9" w:rsidDel="0052102C">
              <w:rPr>
                <w:rStyle w:val="a4"/>
                <w:rFonts w:hint="eastAsia"/>
                <w:b w:val="0"/>
                <w:bCs w:val="0"/>
                <w:noProof/>
                <w:lang w:val="en"/>
              </w:rPr>
              <w:delText>．</w:delText>
            </w:r>
            <w:r w:rsidRPr="00FC79A9" w:rsidDel="0052102C">
              <w:rPr>
                <w:rStyle w:val="a4"/>
                <w:b w:val="0"/>
                <w:bCs w:val="0"/>
                <w:noProof/>
                <w:lang w:val="en"/>
              </w:rPr>
              <w:delText xml:space="preserve"> Date Guide</w:delText>
            </w:r>
            <w:r w:rsidDel="0052102C">
              <w:rPr>
                <w:noProof/>
                <w:webHidden/>
              </w:rPr>
              <w:tab/>
              <w:delText>9</w:delText>
            </w:r>
          </w:del>
        </w:p>
        <w:p w14:paraId="6DD15192" w14:textId="0A7C2382" w:rsidR="00114D96" w:rsidDel="0052102C" w:rsidRDefault="00114D96">
          <w:pPr>
            <w:pStyle w:val="30"/>
            <w:tabs>
              <w:tab w:val="right" w:leader="dot" w:pos="8494"/>
            </w:tabs>
            <w:ind w:left="400"/>
            <w:rPr>
              <w:del w:id="565" w:author="Shimizu, Yuya/清水 裕也" w:date="2025-02-08T21:07:00Z"/>
              <w:rFonts w:asciiTheme="minorHAnsi" w:eastAsiaTheme="minorEastAsia" w:hAnsiTheme="minorHAnsi" w:cstheme="minorBidi"/>
              <w:noProof/>
              <w:sz w:val="21"/>
              <w:szCs w:val="22"/>
            </w:rPr>
          </w:pPr>
          <w:del w:id="566"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1</w:delText>
            </w:r>
            <w:r w:rsidRPr="00FC79A9" w:rsidDel="0052102C">
              <w:rPr>
                <w:rStyle w:val="a4"/>
                <w:rFonts w:hint="eastAsia"/>
                <w:noProof/>
                <w:lang w:val="en"/>
              </w:rPr>
              <w:delText>－</w:delText>
            </w:r>
            <w:r w:rsidRPr="00FC79A9" w:rsidDel="0052102C">
              <w:rPr>
                <w:rStyle w:val="a4"/>
                <w:noProof/>
                <w:lang w:val="en"/>
              </w:rPr>
              <w:delText>1</w:delText>
            </w:r>
            <w:r w:rsidRPr="00FC79A9" w:rsidDel="0052102C">
              <w:rPr>
                <w:rStyle w:val="a4"/>
                <w:rFonts w:hint="eastAsia"/>
                <w:noProof/>
                <w:lang w:val="en"/>
              </w:rPr>
              <w:delText>．</w:delText>
            </w:r>
            <w:r w:rsidRPr="00FC79A9" w:rsidDel="0052102C">
              <w:rPr>
                <w:rStyle w:val="a4"/>
                <w:noProof/>
                <w:lang w:val="en"/>
              </w:rPr>
              <w:delText xml:space="preserve"> Target countries and regions</w:delText>
            </w:r>
            <w:r w:rsidDel="0052102C">
              <w:rPr>
                <w:noProof/>
                <w:webHidden/>
              </w:rPr>
              <w:tab/>
              <w:delText>9</w:delText>
            </w:r>
          </w:del>
        </w:p>
        <w:p w14:paraId="123342DB" w14:textId="4FEE0C15" w:rsidR="00114D96" w:rsidDel="0052102C" w:rsidRDefault="00114D96">
          <w:pPr>
            <w:pStyle w:val="30"/>
            <w:tabs>
              <w:tab w:val="right" w:leader="dot" w:pos="8494"/>
            </w:tabs>
            <w:ind w:left="400"/>
            <w:rPr>
              <w:del w:id="567" w:author="Shimizu, Yuya/清水 裕也" w:date="2025-02-08T21:07:00Z"/>
              <w:rFonts w:asciiTheme="minorHAnsi" w:eastAsiaTheme="minorEastAsia" w:hAnsiTheme="minorHAnsi" w:cstheme="minorBidi"/>
              <w:noProof/>
              <w:sz w:val="21"/>
              <w:szCs w:val="22"/>
            </w:rPr>
          </w:pPr>
          <w:del w:id="568" w:author="Shimizu, Yuya/清水 裕也" w:date="2025-02-08T21:07:00Z">
            <w:r w:rsidRPr="00FC79A9" w:rsidDel="0052102C">
              <w:rPr>
                <w:rStyle w:val="a4"/>
                <w:rFonts w:hint="eastAsia"/>
                <w:noProof/>
                <w:lang w:val="en"/>
              </w:rPr>
              <w:delText>５－１－２．</w:delText>
            </w:r>
            <w:r w:rsidRPr="00FC79A9" w:rsidDel="0052102C">
              <w:rPr>
                <w:rStyle w:val="a4"/>
                <w:noProof/>
                <w:lang w:val="en"/>
              </w:rPr>
              <w:delText xml:space="preserve"> Basic movements (normal system)</w:delText>
            </w:r>
            <w:r w:rsidDel="0052102C">
              <w:rPr>
                <w:noProof/>
                <w:webHidden/>
              </w:rPr>
              <w:tab/>
              <w:delText>9</w:delText>
            </w:r>
          </w:del>
        </w:p>
        <w:p w14:paraId="539885ED" w14:textId="44296F0A" w:rsidR="00114D96" w:rsidDel="0052102C" w:rsidRDefault="00114D96">
          <w:pPr>
            <w:pStyle w:val="30"/>
            <w:tabs>
              <w:tab w:val="right" w:leader="dot" w:pos="8494"/>
            </w:tabs>
            <w:ind w:left="400"/>
            <w:rPr>
              <w:del w:id="569" w:author="Shimizu, Yuya/清水 裕也" w:date="2025-02-08T21:07:00Z"/>
              <w:rFonts w:asciiTheme="minorHAnsi" w:eastAsiaTheme="minorEastAsia" w:hAnsiTheme="minorHAnsi" w:cstheme="minorBidi"/>
              <w:noProof/>
              <w:sz w:val="21"/>
              <w:szCs w:val="22"/>
            </w:rPr>
          </w:pPr>
          <w:del w:id="570"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1</w:delText>
            </w:r>
            <w:r w:rsidRPr="00FC79A9" w:rsidDel="0052102C">
              <w:rPr>
                <w:rStyle w:val="a4"/>
                <w:rFonts w:hint="eastAsia"/>
                <w:noProof/>
                <w:lang w:val="en"/>
              </w:rPr>
              <w:delText>－</w:delText>
            </w:r>
            <w:r w:rsidRPr="00FC79A9" w:rsidDel="0052102C">
              <w:rPr>
                <w:rStyle w:val="a4"/>
                <w:noProof/>
                <w:lang w:val="en"/>
              </w:rPr>
              <w:delText>3</w:delText>
            </w:r>
            <w:r w:rsidRPr="00FC79A9" w:rsidDel="0052102C">
              <w:rPr>
                <w:rStyle w:val="a4"/>
                <w:rFonts w:hint="eastAsia"/>
                <w:noProof/>
                <w:lang w:val="en"/>
              </w:rPr>
              <w:delText>．</w:delText>
            </w:r>
            <w:r w:rsidRPr="00FC79A9" w:rsidDel="0052102C">
              <w:rPr>
                <w:rStyle w:val="a4"/>
                <w:noProof/>
                <w:lang w:val="en"/>
              </w:rPr>
              <w:delText xml:space="preserve"> Requirements for HMI specifications</w:delText>
            </w:r>
            <w:r w:rsidDel="0052102C">
              <w:rPr>
                <w:noProof/>
                <w:webHidden/>
              </w:rPr>
              <w:tab/>
              <w:delText>9</w:delText>
            </w:r>
          </w:del>
        </w:p>
        <w:p w14:paraId="1D56C20C" w14:textId="7E30C974" w:rsidR="00114D96" w:rsidDel="0052102C" w:rsidRDefault="00114D96">
          <w:pPr>
            <w:pStyle w:val="30"/>
            <w:tabs>
              <w:tab w:val="right" w:leader="dot" w:pos="8494"/>
            </w:tabs>
            <w:ind w:left="400"/>
            <w:rPr>
              <w:del w:id="571" w:author="Shimizu, Yuya/清水 裕也" w:date="2025-02-08T21:07:00Z"/>
              <w:rFonts w:asciiTheme="minorHAnsi" w:eastAsiaTheme="minorEastAsia" w:hAnsiTheme="minorHAnsi" w:cstheme="minorBidi"/>
              <w:noProof/>
              <w:sz w:val="21"/>
              <w:szCs w:val="22"/>
            </w:rPr>
          </w:pPr>
          <w:del w:id="572"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1</w:delText>
            </w:r>
            <w:r w:rsidRPr="00FC79A9" w:rsidDel="0052102C">
              <w:rPr>
                <w:rStyle w:val="a4"/>
                <w:rFonts w:hint="eastAsia"/>
                <w:noProof/>
                <w:lang w:val="en"/>
              </w:rPr>
              <w:delText>－</w:delText>
            </w:r>
            <w:r w:rsidRPr="00FC79A9" w:rsidDel="0052102C">
              <w:rPr>
                <w:rStyle w:val="a4"/>
                <w:noProof/>
                <w:lang w:val="en"/>
              </w:rPr>
              <w:delText>4</w:delText>
            </w:r>
            <w:r w:rsidRPr="00FC79A9" w:rsidDel="0052102C">
              <w:rPr>
                <w:rStyle w:val="a4"/>
                <w:rFonts w:hint="eastAsia"/>
                <w:noProof/>
                <w:lang w:val="en"/>
              </w:rPr>
              <w:delText>．</w:delText>
            </w:r>
            <w:r w:rsidRPr="00FC79A9" w:rsidDel="0052102C">
              <w:rPr>
                <w:rStyle w:val="a4"/>
                <w:noProof/>
                <w:lang w:val="en"/>
              </w:rPr>
              <w:delText xml:space="preserve"> User settings items</w:delText>
            </w:r>
            <w:r w:rsidDel="0052102C">
              <w:rPr>
                <w:noProof/>
                <w:webHidden/>
              </w:rPr>
              <w:tab/>
              <w:delText>9</w:delText>
            </w:r>
          </w:del>
        </w:p>
        <w:p w14:paraId="245EFDE2" w14:textId="09EAB5B9" w:rsidR="00114D96" w:rsidDel="0052102C" w:rsidRDefault="00114D96">
          <w:pPr>
            <w:pStyle w:val="30"/>
            <w:tabs>
              <w:tab w:val="right" w:leader="dot" w:pos="8494"/>
            </w:tabs>
            <w:ind w:left="400"/>
            <w:rPr>
              <w:del w:id="573" w:author="Shimizu, Yuya/清水 裕也" w:date="2025-02-08T21:07:00Z"/>
              <w:rFonts w:asciiTheme="minorHAnsi" w:eastAsiaTheme="minorEastAsia" w:hAnsiTheme="minorHAnsi" w:cstheme="minorBidi"/>
              <w:noProof/>
              <w:sz w:val="21"/>
              <w:szCs w:val="22"/>
            </w:rPr>
          </w:pPr>
          <w:del w:id="574"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1</w:delText>
            </w:r>
            <w:r w:rsidRPr="00FC79A9" w:rsidDel="0052102C">
              <w:rPr>
                <w:rStyle w:val="a4"/>
                <w:rFonts w:hint="eastAsia"/>
                <w:noProof/>
                <w:lang w:val="en"/>
              </w:rPr>
              <w:delText>－</w:delText>
            </w:r>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 xml:space="preserve"> Exception operation (abnormal system)</w:delText>
            </w:r>
            <w:r w:rsidDel="0052102C">
              <w:rPr>
                <w:noProof/>
                <w:webHidden/>
              </w:rPr>
              <w:tab/>
              <w:delText>9</w:delText>
            </w:r>
          </w:del>
        </w:p>
        <w:p w14:paraId="6B3E916E" w14:textId="4A1700F8" w:rsidR="00114D96" w:rsidDel="0052102C" w:rsidRDefault="00114D96">
          <w:pPr>
            <w:pStyle w:val="30"/>
            <w:tabs>
              <w:tab w:val="right" w:leader="dot" w:pos="8494"/>
            </w:tabs>
            <w:ind w:left="400"/>
            <w:rPr>
              <w:del w:id="575" w:author="Shimizu, Yuya/清水 裕也" w:date="2025-02-08T21:07:00Z"/>
              <w:rFonts w:asciiTheme="minorHAnsi" w:eastAsiaTheme="minorEastAsia" w:hAnsiTheme="minorHAnsi" w:cstheme="minorBidi"/>
              <w:noProof/>
              <w:sz w:val="21"/>
              <w:szCs w:val="22"/>
            </w:rPr>
          </w:pPr>
          <w:del w:id="576"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1</w:delText>
            </w:r>
            <w:r w:rsidRPr="00FC79A9" w:rsidDel="0052102C">
              <w:rPr>
                <w:rStyle w:val="a4"/>
                <w:rFonts w:hint="eastAsia"/>
                <w:noProof/>
                <w:lang w:val="en"/>
              </w:rPr>
              <w:delText>－</w:delText>
            </w:r>
            <w:r w:rsidRPr="00FC79A9" w:rsidDel="0052102C">
              <w:rPr>
                <w:rStyle w:val="a4"/>
                <w:noProof/>
                <w:lang w:val="en"/>
              </w:rPr>
              <w:delText>6</w:delText>
            </w:r>
            <w:r w:rsidRPr="00FC79A9" w:rsidDel="0052102C">
              <w:rPr>
                <w:rStyle w:val="a4"/>
                <w:rFonts w:hint="eastAsia"/>
                <w:noProof/>
                <w:lang w:val="en"/>
              </w:rPr>
              <w:delText>．</w:delText>
            </w:r>
            <w:r w:rsidRPr="00FC79A9" w:rsidDel="0052102C">
              <w:rPr>
                <w:rStyle w:val="a4"/>
                <w:noProof/>
                <w:lang w:val="en"/>
              </w:rPr>
              <w:delText xml:space="preserve"> other</w:delText>
            </w:r>
            <w:r w:rsidDel="0052102C">
              <w:rPr>
                <w:noProof/>
                <w:webHidden/>
              </w:rPr>
              <w:tab/>
              <w:delText>9</w:delText>
            </w:r>
          </w:del>
        </w:p>
        <w:p w14:paraId="5A5E09FE" w14:textId="65D51B6E" w:rsidR="00114D96" w:rsidDel="0052102C" w:rsidRDefault="00114D96">
          <w:pPr>
            <w:pStyle w:val="20"/>
            <w:tabs>
              <w:tab w:val="right" w:leader="dot" w:pos="8494"/>
            </w:tabs>
            <w:rPr>
              <w:del w:id="577" w:author="Shimizu, Yuya/清水 裕也" w:date="2025-02-08T21:07:00Z"/>
              <w:rFonts w:asciiTheme="minorHAnsi" w:eastAsiaTheme="minorEastAsia" w:hAnsiTheme="minorHAnsi" w:cstheme="minorBidi"/>
              <w:b w:val="0"/>
              <w:bCs w:val="0"/>
              <w:noProof/>
              <w:sz w:val="21"/>
              <w:szCs w:val="22"/>
            </w:rPr>
          </w:pPr>
          <w:del w:id="578" w:author="Shimizu, Yuya/清水 裕也" w:date="2025-02-08T21:07:00Z">
            <w:r w:rsidRPr="00FC79A9" w:rsidDel="0052102C">
              <w:rPr>
                <w:rStyle w:val="a4"/>
                <w:b w:val="0"/>
                <w:bCs w:val="0"/>
                <w:noProof/>
                <w:lang w:val="en"/>
              </w:rPr>
              <w:delText>5</w:delText>
            </w:r>
            <w:r w:rsidRPr="00FC79A9" w:rsidDel="0052102C">
              <w:rPr>
                <w:rStyle w:val="a4"/>
                <w:rFonts w:hint="eastAsia"/>
                <w:b w:val="0"/>
                <w:bCs w:val="0"/>
                <w:noProof/>
                <w:lang w:val="en"/>
              </w:rPr>
              <w:delText>－</w:delText>
            </w:r>
            <w:r w:rsidRPr="00FC79A9" w:rsidDel="0052102C">
              <w:rPr>
                <w:rStyle w:val="a4"/>
                <w:b w:val="0"/>
                <w:bCs w:val="0"/>
                <w:noProof/>
                <w:lang w:val="en"/>
              </w:rPr>
              <w:delText>2</w:delText>
            </w:r>
            <w:r w:rsidRPr="00FC79A9" w:rsidDel="0052102C">
              <w:rPr>
                <w:rStyle w:val="a4"/>
                <w:rFonts w:hint="eastAsia"/>
                <w:b w:val="0"/>
                <w:bCs w:val="0"/>
                <w:noProof/>
                <w:lang w:val="en"/>
              </w:rPr>
              <w:delText>．</w:delText>
            </w:r>
            <w:r w:rsidRPr="00FC79A9" w:rsidDel="0052102C">
              <w:rPr>
                <w:rStyle w:val="a4"/>
                <w:b w:val="0"/>
                <w:bCs w:val="0"/>
                <w:noProof/>
                <w:lang w:val="en"/>
              </w:rPr>
              <w:delText xml:space="preserve"> Anniversary Guide</w:delText>
            </w:r>
            <w:r w:rsidDel="0052102C">
              <w:rPr>
                <w:noProof/>
                <w:webHidden/>
              </w:rPr>
              <w:tab/>
              <w:delText>10</w:delText>
            </w:r>
          </w:del>
        </w:p>
        <w:p w14:paraId="64B237CD" w14:textId="07D247E5" w:rsidR="00114D96" w:rsidDel="0052102C" w:rsidRDefault="00114D96">
          <w:pPr>
            <w:pStyle w:val="30"/>
            <w:tabs>
              <w:tab w:val="right" w:leader="dot" w:pos="8494"/>
            </w:tabs>
            <w:ind w:left="400"/>
            <w:rPr>
              <w:del w:id="579" w:author="Shimizu, Yuya/清水 裕也" w:date="2025-02-08T21:07:00Z"/>
              <w:rFonts w:asciiTheme="minorHAnsi" w:eastAsiaTheme="minorEastAsia" w:hAnsiTheme="minorHAnsi" w:cstheme="minorBidi"/>
              <w:noProof/>
              <w:sz w:val="21"/>
              <w:szCs w:val="22"/>
            </w:rPr>
          </w:pPr>
          <w:del w:id="580"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2</w:delText>
            </w:r>
            <w:r w:rsidRPr="00FC79A9" w:rsidDel="0052102C">
              <w:rPr>
                <w:rStyle w:val="a4"/>
                <w:rFonts w:hint="eastAsia"/>
                <w:noProof/>
                <w:lang w:val="en"/>
              </w:rPr>
              <w:delText>－</w:delText>
            </w:r>
            <w:r w:rsidRPr="00FC79A9" w:rsidDel="0052102C">
              <w:rPr>
                <w:rStyle w:val="a4"/>
                <w:noProof/>
                <w:lang w:val="en"/>
              </w:rPr>
              <w:delText>1</w:delText>
            </w:r>
            <w:r w:rsidRPr="00FC79A9" w:rsidDel="0052102C">
              <w:rPr>
                <w:rStyle w:val="a4"/>
                <w:rFonts w:hint="eastAsia"/>
                <w:noProof/>
                <w:lang w:val="en"/>
              </w:rPr>
              <w:delText>．</w:delText>
            </w:r>
            <w:r w:rsidRPr="00FC79A9" w:rsidDel="0052102C">
              <w:rPr>
                <w:rStyle w:val="a4"/>
                <w:noProof/>
                <w:lang w:val="en"/>
              </w:rPr>
              <w:delText xml:space="preserve"> Target countries and regions</w:delText>
            </w:r>
            <w:r w:rsidDel="0052102C">
              <w:rPr>
                <w:noProof/>
                <w:webHidden/>
              </w:rPr>
              <w:tab/>
              <w:delText>10</w:delText>
            </w:r>
          </w:del>
        </w:p>
        <w:p w14:paraId="2413AE35" w14:textId="24ADAE1D" w:rsidR="00114D96" w:rsidDel="0052102C" w:rsidRDefault="00114D96">
          <w:pPr>
            <w:pStyle w:val="30"/>
            <w:tabs>
              <w:tab w:val="right" w:leader="dot" w:pos="8494"/>
            </w:tabs>
            <w:ind w:left="400"/>
            <w:rPr>
              <w:del w:id="581" w:author="Shimizu, Yuya/清水 裕也" w:date="2025-02-08T21:07:00Z"/>
              <w:rFonts w:asciiTheme="minorHAnsi" w:eastAsiaTheme="minorEastAsia" w:hAnsiTheme="minorHAnsi" w:cstheme="minorBidi"/>
              <w:noProof/>
              <w:sz w:val="21"/>
              <w:szCs w:val="22"/>
            </w:rPr>
          </w:pPr>
          <w:del w:id="582" w:author="Shimizu, Yuya/清水 裕也" w:date="2025-02-08T21:07:00Z">
            <w:r w:rsidRPr="00FC79A9" w:rsidDel="0052102C">
              <w:rPr>
                <w:rStyle w:val="a4"/>
                <w:rFonts w:hint="eastAsia"/>
                <w:noProof/>
                <w:lang w:val="en"/>
              </w:rPr>
              <w:delText>５－２－２．</w:delText>
            </w:r>
            <w:r w:rsidRPr="00FC79A9" w:rsidDel="0052102C">
              <w:rPr>
                <w:rStyle w:val="a4"/>
                <w:noProof/>
                <w:lang w:val="en"/>
              </w:rPr>
              <w:delText xml:space="preserve"> Basic movements (normal system)</w:delText>
            </w:r>
            <w:r w:rsidDel="0052102C">
              <w:rPr>
                <w:noProof/>
                <w:webHidden/>
              </w:rPr>
              <w:tab/>
              <w:delText>10</w:delText>
            </w:r>
          </w:del>
        </w:p>
        <w:p w14:paraId="220EEEF6" w14:textId="29D7701E" w:rsidR="00114D96" w:rsidDel="0052102C" w:rsidRDefault="00114D96">
          <w:pPr>
            <w:pStyle w:val="30"/>
            <w:tabs>
              <w:tab w:val="right" w:leader="dot" w:pos="8494"/>
            </w:tabs>
            <w:ind w:left="400"/>
            <w:rPr>
              <w:del w:id="583" w:author="Shimizu, Yuya/清水 裕也" w:date="2025-02-08T21:07:00Z"/>
              <w:rFonts w:asciiTheme="minorHAnsi" w:eastAsiaTheme="minorEastAsia" w:hAnsiTheme="minorHAnsi" w:cstheme="minorBidi"/>
              <w:noProof/>
              <w:sz w:val="21"/>
              <w:szCs w:val="22"/>
            </w:rPr>
          </w:pPr>
          <w:del w:id="584"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2</w:delText>
            </w:r>
            <w:r w:rsidRPr="00FC79A9" w:rsidDel="0052102C">
              <w:rPr>
                <w:rStyle w:val="a4"/>
                <w:rFonts w:hint="eastAsia"/>
                <w:noProof/>
                <w:lang w:val="en"/>
              </w:rPr>
              <w:delText>－</w:delText>
            </w:r>
            <w:r w:rsidRPr="00FC79A9" w:rsidDel="0052102C">
              <w:rPr>
                <w:rStyle w:val="a4"/>
                <w:noProof/>
                <w:lang w:val="en"/>
              </w:rPr>
              <w:delText>3</w:delText>
            </w:r>
            <w:r w:rsidRPr="00FC79A9" w:rsidDel="0052102C">
              <w:rPr>
                <w:rStyle w:val="a4"/>
                <w:rFonts w:hint="eastAsia"/>
                <w:noProof/>
                <w:lang w:val="en"/>
              </w:rPr>
              <w:delText>．</w:delText>
            </w:r>
            <w:r w:rsidRPr="00FC79A9" w:rsidDel="0052102C">
              <w:rPr>
                <w:rStyle w:val="a4"/>
                <w:noProof/>
                <w:lang w:val="en"/>
              </w:rPr>
              <w:delText xml:space="preserve"> Requirements for HMI specifications</w:delText>
            </w:r>
            <w:r w:rsidDel="0052102C">
              <w:rPr>
                <w:noProof/>
                <w:webHidden/>
              </w:rPr>
              <w:tab/>
              <w:delText>11</w:delText>
            </w:r>
          </w:del>
        </w:p>
        <w:p w14:paraId="31F226B0" w14:textId="1D1B1FE3" w:rsidR="00114D96" w:rsidDel="0052102C" w:rsidRDefault="00114D96">
          <w:pPr>
            <w:pStyle w:val="30"/>
            <w:tabs>
              <w:tab w:val="right" w:leader="dot" w:pos="8494"/>
            </w:tabs>
            <w:ind w:left="400"/>
            <w:rPr>
              <w:del w:id="585" w:author="Shimizu, Yuya/清水 裕也" w:date="2025-02-08T21:07:00Z"/>
              <w:rFonts w:asciiTheme="minorHAnsi" w:eastAsiaTheme="minorEastAsia" w:hAnsiTheme="minorHAnsi" w:cstheme="minorBidi"/>
              <w:noProof/>
              <w:sz w:val="21"/>
              <w:szCs w:val="22"/>
            </w:rPr>
          </w:pPr>
          <w:del w:id="586"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2</w:delText>
            </w:r>
            <w:r w:rsidRPr="00FC79A9" w:rsidDel="0052102C">
              <w:rPr>
                <w:rStyle w:val="a4"/>
                <w:rFonts w:hint="eastAsia"/>
                <w:noProof/>
                <w:lang w:val="en"/>
              </w:rPr>
              <w:delText>－</w:delText>
            </w:r>
            <w:r w:rsidRPr="00FC79A9" w:rsidDel="0052102C">
              <w:rPr>
                <w:rStyle w:val="a4"/>
                <w:noProof/>
                <w:lang w:val="en"/>
              </w:rPr>
              <w:delText>4</w:delText>
            </w:r>
            <w:r w:rsidRPr="00FC79A9" w:rsidDel="0052102C">
              <w:rPr>
                <w:rStyle w:val="a4"/>
                <w:rFonts w:hint="eastAsia"/>
                <w:noProof/>
                <w:lang w:val="en"/>
              </w:rPr>
              <w:delText>．</w:delText>
            </w:r>
            <w:r w:rsidRPr="00FC79A9" w:rsidDel="0052102C">
              <w:rPr>
                <w:rStyle w:val="a4"/>
                <w:noProof/>
                <w:lang w:val="en"/>
              </w:rPr>
              <w:delText xml:space="preserve"> User settings items</w:delText>
            </w:r>
            <w:r w:rsidDel="0052102C">
              <w:rPr>
                <w:noProof/>
                <w:webHidden/>
              </w:rPr>
              <w:tab/>
              <w:delText>11</w:delText>
            </w:r>
          </w:del>
        </w:p>
        <w:p w14:paraId="31C3072E" w14:textId="71BAE560" w:rsidR="00114D96" w:rsidDel="0052102C" w:rsidRDefault="00114D96">
          <w:pPr>
            <w:pStyle w:val="30"/>
            <w:tabs>
              <w:tab w:val="right" w:leader="dot" w:pos="8494"/>
            </w:tabs>
            <w:ind w:left="400"/>
            <w:rPr>
              <w:del w:id="587" w:author="Shimizu, Yuya/清水 裕也" w:date="2025-02-08T21:07:00Z"/>
              <w:rFonts w:asciiTheme="minorHAnsi" w:eastAsiaTheme="minorEastAsia" w:hAnsiTheme="minorHAnsi" w:cstheme="minorBidi"/>
              <w:noProof/>
              <w:sz w:val="21"/>
              <w:szCs w:val="22"/>
            </w:rPr>
          </w:pPr>
          <w:del w:id="588"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2</w:delText>
            </w:r>
            <w:r w:rsidRPr="00FC79A9" w:rsidDel="0052102C">
              <w:rPr>
                <w:rStyle w:val="a4"/>
                <w:rFonts w:hint="eastAsia"/>
                <w:noProof/>
                <w:lang w:val="en"/>
              </w:rPr>
              <w:delText>－</w:delText>
            </w:r>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 xml:space="preserve"> Exception operation (abnormal system)</w:delText>
            </w:r>
            <w:r w:rsidDel="0052102C">
              <w:rPr>
                <w:noProof/>
                <w:webHidden/>
              </w:rPr>
              <w:tab/>
              <w:delText>12</w:delText>
            </w:r>
          </w:del>
        </w:p>
        <w:p w14:paraId="21F73000" w14:textId="6481B0CD" w:rsidR="00114D96" w:rsidDel="0052102C" w:rsidRDefault="00114D96">
          <w:pPr>
            <w:pStyle w:val="30"/>
            <w:tabs>
              <w:tab w:val="right" w:leader="dot" w:pos="8494"/>
            </w:tabs>
            <w:ind w:left="400"/>
            <w:rPr>
              <w:del w:id="589" w:author="Shimizu, Yuya/清水 裕也" w:date="2025-02-08T21:07:00Z"/>
              <w:rFonts w:asciiTheme="minorHAnsi" w:eastAsiaTheme="minorEastAsia" w:hAnsiTheme="minorHAnsi" w:cstheme="minorBidi"/>
              <w:noProof/>
              <w:sz w:val="21"/>
              <w:szCs w:val="22"/>
            </w:rPr>
          </w:pPr>
          <w:del w:id="590"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2</w:delText>
            </w:r>
            <w:r w:rsidRPr="00FC79A9" w:rsidDel="0052102C">
              <w:rPr>
                <w:rStyle w:val="a4"/>
                <w:rFonts w:hint="eastAsia"/>
                <w:noProof/>
                <w:lang w:val="en"/>
              </w:rPr>
              <w:delText>－</w:delText>
            </w:r>
            <w:r w:rsidRPr="00FC79A9" w:rsidDel="0052102C">
              <w:rPr>
                <w:rStyle w:val="a4"/>
                <w:noProof/>
                <w:lang w:val="en"/>
              </w:rPr>
              <w:delText>6</w:delText>
            </w:r>
            <w:r w:rsidRPr="00FC79A9" w:rsidDel="0052102C">
              <w:rPr>
                <w:rStyle w:val="a4"/>
                <w:rFonts w:hint="eastAsia"/>
                <w:noProof/>
                <w:lang w:val="en"/>
              </w:rPr>
              <w:delText>．</w:delText>
            </w:r>
            <w:r w:rsidRPr="00FC79A9" w:rsidDel="0052102C">
              <w:rPr>
                <w:rStyle w:val="a4"/>
                <w:noProof/>
                <w:lang w:val="en"/>
              </w:rPr>
              <w:delText xml:space="preserve"> other</w:delText>
            </w:r>
            <w:r w:rsidDel="0052102C">
              <w:rPr>
                <w:noProof/>
                <w:webHidden/>
              </w:rPr>
              <w:tab/>
              <w:delText>12</w:delText>
            </w:r>
          </w:del>
        </w:p>
        <w:p w14:paraId="22F943FF" w14:textId="3F28B25D" w:rsidR="00114D96" w:rsidDel="0052102C" w:rsidRDefault="00114D96">
          <w:pPr>
            <w:pStyle w:val="20"/>
            <w:tabs>
              <w:tab w:val="right" w:leader="dot" w:pos="8494"/>
            </w:tabs>
            <w:rPr>
              <w:del w:id="591" w:author="Shimizu, Yuya/清水 裕也" w:date="2025-02-08T21:07:00Z"/>
              <w:rFonts w:asciiTheme="minorHAnsi" w:eastAsiaTheme="minorEastAsia" w:hAnsiTheme="minorHAnsi" w:cstheme="minorBidi"/>
              <w:b w:val="0"/>
              <w:bCs w:val="0"/>
              <w:noProof/>
              <w:sz w:val="21"/>
              <w:szCs w:val="22"/>
            </w:rPr>
          </w:pPr>
          <w:del w:id="592" w:author="Shimizu, Yuya/清水 裕也" w:date="2025-02-08T21:07:00Z">
            <w:r w:rsidRPr="00FC79A9" w:rsidDel="0052102C">
              <w:rPr>
                <w:rStyle w:val="a4"/>
                <w:b w:val="0"/>
                <w:bCs w:val="0"/>
                <w:noProof/>
                <w:lang w:val="en"/>
              </w:rPr>
              <w:delText>5</w:delText>
            </w:r>
            <w:r w:rsidRPr="00FC79A9" w:rsidDel="0052102C">
              <w:rPr>
                <w:rStyle w:val="a4"/>
                <w:rFonts w:hint="eastAsia"/>
                <w:b w:val="0"/>
                <w:bCs w:val="0"/>
                <w:noProof/>
                <w:lang w:val="en"/>
              </w:rPr>
              <w:delText>－</w:delText>
            </w:r>
            <w:r w:rsidRPr="00FC79A9" w:rsidDel="0052102C">
              <w:rPr>
                <w:rStyle w:val="a4"/>
                <w:b w:val="0"/>
                <w:bCs w:val="0"/>
                <w:noProof/>
                <w:lang w:val="en"/>
              </w:rPr>
              <w:delText>3</w:delText>
            </w:r>
            <w:r w:rsidRPr="00FC79A9" w:rsidDel="0052102C">
              <w:rPr>
                <w:rStyle w:val="a4"/>
                <w:rFonts w:hint="eastAsia"/>
                <w:b w:val="0"/>
                <w:bCs w:val="0"/>
                <w:noProof/>
                <w:lang w:val="en"/>
              </w:rPr>
              <w:delText>．</w:delText>
            </w:r>
            <w:r w:rsidRPr="00FC79A9" w:rsidDel="0052102C">
              <w:rPr>
                <w:rStyle w:val="a4"/>
                <w:b w:val="0"/>
                <w:bCs w:val="0"/>
                <w:noProof/>
                <w:lang w:val="en"/>
              </w:rPr>
              <w:delText xml:space="preserve"> Home arrival guide</w:delText>
            </w:r>
            <w:r w:rsidDel="0052102C">
              <w:rPr>
                <w:noProof/>
                <w:webHidden/>
              </w:rPr>
              <w:tab/>
              <w:delText>13</w:delText>
            </w:r>
          </w:del>
        </w:p>
        <w:p w14:paraId="4FB258DD" w14:textId="2CF50E6D" w:rsidR="00114D96" w:rsidDel="0052102C" w:rsidRDefault="00114D96">
          <w:pPr>
            <w:pStyle w:val="30"/>
            <w:tabs>
              <w:tab w:val="right" w:leader="dot" w:pos="8494"/>
            </w:tabs>
            <w:ind w:left="400"/>
            <w:rPr>
              <w:del w:id="593" w:author="Shimizu, Yuya/清水 裕也" w:date="2025-02-08T21:07:00Z"/>
              <w:rFonts w:asciiTheme="minorHAnsi" w:eastAsiaTheme="minorEastAsia" w:hAnsiTheme="minorHAnsi" w:cstheme="minorBidi"/>
              <w:noProof/>
              <w:sz w:val="21"/>
              <w:szCs w:val="22"/>
            </w:rPr>
          </w:pPr>
          <w:del w:id="594"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3</w:delText>
            </w:r>
            <w:r w:rsidRPr="00FC79A9" w:rsidDel="0052102C">
              <w:rPr>
                <w:rStyle w:val="a4"/>
                <w:rFonts w:hint="eastAsia"/>
                <w:noProof/>
                <w:lang w:val="en"/>
              </w:rPr>
              <w:delText>－</w:delText>
            </w:r>
            <w:r w:rsidRPr="00FC79A9" w:rsidDel="0052102C">
              <w:rPr>
                <w:rStyle w:val="a4"/>
                <w:noProof/>
                <w:lang w:val="en"/>
              </w:rPr>
              <w:delText>1</w:delText>
            </w:r>
            <w:r w:rsidRPr="00FC79A9" w:rsidDel="0052102C">
              <w:rPr>
                <w:rStyle w:val="a4"/>
                <w:rFonts w:hint="eastAsia"/>
                <w:noProof/>
                <w:lang w:val="en"/>
              </w:rPr>
              <w:delText>．</w:delText>
            </w:r>
            <w:r w:rsidRPr="00FC79A9" w:rsidDel="0052102C">
              <w:rPr>
                <w:rStyle w:val="a4"/>
                <w:noProof/>
                <w:lang w:val="en"/>
              </w:rPr>
              <w:delText xml:space="preserve"> Target countries and regions</w:delText>
            </w:r>
            <w:r w:rsidDel="0052102C">
              <w:rPr>
                <w:noProof/>
                <w:webHidden/>
              </w:rPr>
              <w:tab/>
              <w:delText>13</w:delText>
            </w:r>
          </w:del>
        </w:p>
        <w:p w14:paraId="0807FE37" w14:textId="061E1195" w:rsidR="00114D96" w:rsidDel="0052102C" w:rsidRDefault="00114D96">
          <w:pPr>
            <w:pStyle w:val="30"/>
            <w:tabs>
              <w:tab w:val="right" w:leader="dot" w:pos="8494"/>
            </w:tabs>
            <w:ind w:left="400"/>
            <w:rPr>
              <w:del w:id="595" w:author="Shimizu, Yuya/清水 裕也" w:date="2025-02-08T21:07:00Z"/>
              <w:rFonts w:asciiTheme="minorHAnsi" w:eastAsiaTheme="minorEastAsia" w:hAnsiTheme="minorHAnsi" w:cstheme="minorBidi"/>
              <w:noProof/>
              <w:sz w:val="21"/>
              <w:szCs w:val="22"/>
            </w:rPr>
          </w:pPr>
          <w:del w:id="596" w:author="Shimizu, Yuya/清水 裕也" w:date="2025-02-08T21:07:00Z">
            <w:r w:rsidRPr="00FC79A9" w:rsidDel="0052102C">
              <w:rPr>
                <w:rStyle w:val="a4"/>
                <w:rFonts w:hint="eastAsia"/>
                <w:noProof/>
                <w:lang w:val="en"/>
              </w:rPr>
              <w:delText>５－３－２．</w:delText>
            </w:r>
            <w:r w:rsidRPr="00FC79A9" w:rsidDel="0052102C">
              <w:rPr>
                <w:rStyle w:val="a4"/>
                <w:noProof/>
                <w:lang w:val="en"/>
              </w:rPr>
              <w:delText xml:space="preserve"> Basic movements (normal system)</w:delText>
            </w:r>
            <w:r w:rsidDel="0052102C">
              <w:rPr>
                <w:noProof/>
                <w:webHidden/>
              </w:rPr>
              <w:tab/>
              <w:delText>13</w:delText>
            </w:r>
          </w:del>
        </w:p>
        <w:p w14:paraId="35B034FC" w14:textId="6FAF54BD" w:rsidR="00114D96" w:rsidDel="0052102C" w:rsidRDefault="00114D96">
          <w:pPr>
            <w:pStyle w:val="30"/>
            <w:tabs>
              <w:tab w:val="right" w:leader="dot" w:pos="8494"/>
            </w:tabs>
            <w:ind w:left="400"/>
            <w:rPr>
              <w:del w:id="597" w:author="Shimizu, Yuya/清水 裕也" w:date="2025-02-08T21:07:00Z"/>
              <w:rFonts w:asciiTheme="minorHAnsi" w:eastAsiaTheme="minorEastAsia" w:hAnsiTheme="minorHAnsi" w:cstheme="minorBidi"/>
              <w:noProof/>
              <w:sz w:val="21"/>
              <w:szCs w:val="22"/>
            </w:rPr>
          </w:pPr>
          <w:del w:id="598"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3</w:delText>
            </w:r>
            <w:r w:rsidRPr="00FC79A9" w:rsidDel="0052102C">
              <w:rPr>
                <w:rStyle w:val="a4"/>
                <w:rFonts w:hint="eastAsia"/>
                <w:noProof/>
                <w:lang w:val="en"/>
              </w:rPr>
              <w:delText>－</w:delText>
            </w:r>
            <w:r w:rsidRPr="00FC79A9" w:rsidDel="0052102C">
              <w:rPr>
                <w:rStyle w:val="a4"/>
                <w:noProof/>
                <w:lang w:val="en"/>
              </w:rPr>
              <w:delText>3</w:delText>
            </w:r>
            <w:r w:rsidRPr="00FC79A9" w:rsidDel="0052102C">
              <w:rPr>
                <w:rStyle w:val="a4"/>
                <w:rFonts w:hint="eastAsia"/>
                <w:noProof/>
                <w:lang w:val="en"/>
              </w:rPr>
              <w:delText>．</w:delText>
            </w:r>
            <w:r w:rsidRPr="00FC79A9" w:rsidDel="0052102C">
              <w:rPr>
                <w:rStyle w:val="a4"/>
                <w:noProof/>
                <w:lang w:val="en"/>
              </w:rPr>
              <w:delText xml:space="preserve"> Requirements for HMI specifications</w:delText>
            </w:r>
            <w:r w:rsidDel="0052102C">
              <w:rPr>
                <w:noProof/>
                <w:webHidden/>
              </w:rPr>
              <w:tab/>
              <w:delText>13</w:delText>
            </w:r>
          </w:del>
        </w:p>
        <w:p w14:paraId="43ED7972" w14:textId="60E0DBC9" w:rsidR="00114D96" w:rsidDel="0052102C" w:rsidRDefault="00114D96">
          <w:pPr>
            <w:pStyle w:val="30"/>
            <w:tabs>
              <w:tab w:val="right" w:leader="dot" w:pos="8494"/>
            </w:tabs>
            <w:ind w:left="400"/>
            <w:rPr>
              <w:del w:id="599" w:author="Shimizu, Yuya/清水 裕也" w:date="2025-02-08T21:07:00Z"/>
              <w:rFonts w:asciiTheme="minorHAnsi" w:eastAsiaTheme="minorEastAsia" w:hAnsiTheme="minorHAnsi" w:cstheme="minorBidi"/>
              <w:noProof/>
              <w:sz w:val="21"/>
              <w:szCs w:val="22"/>
            </w:rPr>
          </w:pPr>
          <w:del w:id="600"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3</w:delText>
            </w:r>
            <w:r w:rsidRPr="00FC79A9" w:rsidDel="0052102C">
              <w:rPr>
                <w:rStyle w:val="a4"/>
                <w:rFonts w:hint="eastAsia"/>
                <w:noProof/>
                <w:lang w:val="en"/>
              </w:rPr>
              <w:delText>－</w:delText>
            </w:r>
            <w:r w:rsidRPr="00FC79A9" w:rsidDel="0052102C">
              <w:rPr>
                <w:rStyle w:val="a4"/>
                <w:noProof/>
                <w:lang w:val="en"/>
              </w:rPr>
              <w:delText>4</w:delText>
            </w:r>
            <w:r w:rsidRPr="00FC79A9" w:rsidDel="0052102C">
              <w:rPr>
                <w:rStyle w:val="a4"/>
                <w:rFonts w:hint="eastAsia"/>
                <w:noProof/>
                <w:lang w:val="en"/>
              </w:rPr>
              <w:delText>．</w:delText>
            </w:r>
            <w:r w:rsidRPr="00FC79A9" w:rsidDel="0052102C">
              <w:rPr>
                <w:rStyle w:val="a4"/>
                <w:noProof/>
                <w:lang w:val="en"/>
              </w:rPr>
              <w:delText xml:space="preserve"> User settings items</w:delText>
            </w:r>
            <w:r w:rsidDel="0052102C">
              <w:rPr>
                <w:noProof/>
                <w:webHidden/>
              </w:rPr>
              <w:tab/>
              <w:delText>13</w:delText>
            </w:r>
          </w:del>
        </w:p>
        <w:p w14:paraId="0858D259" w14:textId="5D7A7893" w:rsidR="00114D96" w:rsidDel="0052102C" w:rsidRDefault="00114D96">
          <w:pPr>
            <w:pStyle w:val="30"/>
            <w:tabs>
              <w:tab w:val="right" w:leader="dot" w:pos="8494"/>
            </w:tabs>
            <w:ind w:left="400"/>
            <w:rPr>
              <w:del w:id="601" w:author="Shimizu, Yuya/清水 裕也" w:date="2025-02-08T21:07:00Z"/>
              <w:rFonts w:asciiTheme="minorHAnsi" w:eastAsiaTheme="minorEastAsia" w:hAnsiTheme="minorHAnsi" w:cstheme="minorBidi"/>
              <w:noProof/>
              <w:sz w:val="21"/>
              <w:szCs w:val="22"/>
            </w:rPr>
          </w:pPr>
          <w:del w:id="602"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3</w:delText>
            </w:r>
            <w:r w:rsidRPr="00FC79A9" w:rsidDel="0052102C">
              <w:rPr>
                <w:rStyle w:val="a4"/>
                <w:rFonts w:hint="eastAsia"/>
                <w:noProof/>
                <w:lang w:val="en"/>
              </w:rPr>
              <w:delText>－</w:delText>
            </w:r>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 xml:space="preserve"> Exception operation (abnormal system)</w:delText>
            </w:r>
            <w:r w:rsidDel="0052102C">
              <w:rPr>
                <w:noProof/>
                <w:webHidden/>
              </w:rPr>
              <w:tab/>
              <w:delText>13</w:delText>
            </w:r>
          </w:del>
        </w:p>
        <w:p w14:paraId="528A6231" w14:textId="5E9025A3" w:rsidR="00114D96" w:rsidDel="0052102C" w:rsidRDefault="00114D96">
          <w:pPr>
            <w:pStyle w:val="30"/>
            <w:tabs>
              <w:tab w:val="right" w:leader="dot" w:pos="8494"/>
            </w:tabs>
            <w:ind w:left="400"/>
            <w:rPr>
              <w:del w:id="603" w:author="Shimizu, Yuya/清水 裕也" w:date="2025-02-08T21:07:00Z"/>
              <w:rFonts w:asciiTheme="minorHAnsi" w:eastAsiaTheme="minorEastAsia" w:hAnsiTheme="minorHAnsi" w:cstheme="minorBidi"/>
              <w:noProof/>
              <w:sz w:val="21"/>
              <w:szCs w:val="22"/>
            </w:rPr>
          </w:pPr>
          <w:del w:id="604" w:author="Shimizu, Yuya/清水 裕也" w:date="2025-02-08T21:07:00Z">
            <w:r w:rsidRPr="00FC79A9" w:rsidDel="0052102C">
              <w:rPr>
                <w:rStyle w:val="a4"/>
                <w:noProof/>
                <w:lang w:val="en"/>
              </w:rPr>
              <w:delText>5</w:delText>
            </w:r>
            <w:r w:rsidRPr="00FC79A9" w:rsidDel="0052102C">
              <w:rPr>
                <w:rStyle w:val="a4"/>
                <w:rFonts w:hint="eastAsia"/>
                <w:noProof/>
                <w:lang w:val="en"/>
              </w:rPr>
              <w:delText>－</w:delText>
            </w:r>
            <w:r w:rsidRPr="00FC79A9" w:rsidDel="0052102C">
              <w:rPr>
                <w:rStyle w:val="a4"/>
                <w:noProof/>
                <w:lang w:val="en"/>
              </w:rPr>
              <w:delText>3</w:delText>
            </w:r>
            <w:r w:rsidRPr="00FC79A9" w:rsidDel="0052102C">
              <w:rPr>
                <w:rStyle w:val="a4"/>
                <w:rFonts w:hint="eastAsia"/>
                <w:noProof/>
                <w:lang w:val="en"/>
              </w:rPr>
              <w:delText>－</w:delText>
            </w:r>
            <w:r w:rsidRPr="00FC79A9" w:rsidDel="0052102C">
              <w:rPr>
                <w:rStyle w:val="a4"/>
                <w:noProof/>
                <w:lang w:val="en"/>
              </w:rPr>
              <w:delText>6</w:delText>
            </w:r>
            <w:r w:rsidRPr="00FC79A9" w:rsidDel="0052102C">
              <w:rPr>
                <w:rStyle w:val="a4"/>
                <w:rFonts w:hint="eastAsia"/>
                <w:noProof/>
                <w:lang w:val="en"/>
              </w:rPr>
              <w:delText>．</w:delText>
            </w:r>
            <w:r w:rsidRPr="00FC79A9" w:rsidDel="0052102C">
              <w:rPr>
                <w:rStyle w:val="a4"/>
                <w:noProof/>
                <w:lang w:val="en"/>
              </w:rPr>
              <w:delText xml:space="preserve"> other</w:delText>
            </w:r>
            <w:r w:rsidDel="0052102C">
              <w:rPr>
                <w:noProof/>
                <w:webHidden/>
              </w:rPr>
              <w:tab/>
              <w:delText>13</w:delText>
            </w:r>
          </w:del>
        </w:p>
        <w:p w14:paraId="21E5E50B" w14:textId="6CFF72F9" w:rsidR="00114D96" w:rsidDel="0052102C" w:rsidRDefault="00114D96">
          <w:pPr>
            <w:pStyle w:val="20"/>
            <w:tabs>
              <w:tab w:val="right" w:leader="dot" w:pos="8494"/>
            </w:tabs>
            <w:rPr>
              <w:del w:id="605" w:author="Shimizu, Yuya/清水 裕也" w:date="2025-02-08T21:07:00Z"/>
              <w:rFonts w:asciiTheme="minorHAnsi" w:eastAsiaTheme="minorEastAsia" w:hAnsiTheme="minorHAnsi" w:cstheme="minorBidi"/>
              <w:b w:val="0"/>
              <w:bCs w:val="0"/>
              <w:noProof/>
              <w:sz w:val="21"/>
              <w:szCs w:val="22"/>
            </w:rPr>
          </w:pPr>
          <w:del w:id="606" w:author="Shimizu, Yuya/清水 裕也" w:date="2025-02-08T21:07:00Z">
            <w:r w:rsidRPr="00FC79A9" w:rsidDel="0052102C">
              <w:rPr>
                <w:rStyle w:val="a4"/>
                <w:b w:val="0"/>
                <w:bCs w:val="0"/>
                <w:dstrike/>
                <w:noProof/>
                <w:lang w:val="en"/>
              </w:rPr>
              <w:delText>5</w:delText>
            </w:r>
            <w:r w:rsidRPr="00FC79A9" w:rsidDel="0052102C">
              <w:rPr>
                <w:rStyle w:val="a4"/>
                <w:rFonts w:hint="eastAsia"/>
                <w:b w:val="0"/>
                <w:bCs w:val="0"/>
                <w:dstrike/>
                <w:noProof/>
                <w:lang w:val="en"/>
              </w:rPr>
              <w:delText>－</w:delText>
            </w:r>
            <w:r w:rsidRPr="00FC79A9" w:rsidDel="0052102C">
              <w:rPr>
                <w:rStyle w:val="a4"/>
                <w:b w:val="0"/>
                <w:bCs w:val="0"/>
                <w:dstrike/>
                <w:noProof/>
                <w:lang w:val="en"/>
              </w:rPr>
              <w:delText>4</w:delText>
            </w:r>
            <w:r w:rsidRPr="00FC79A9" w:rsidDel="0052102C">
              <w:rPr>
                <w:rStyle w:val="a4"/>
                <w:rFonts w:hint="eastAsia"/>
                <w:b w:val="0"/>
                <w:bCs w:val="0"/>
                <w:dstrike/>
                <w:noProof/>
                <w:lang w:val="en"/>
              </w:rPr>
              <w:delText>．</w:delText>
            </w:r>
            <w:r w:rsidRPr="00FC79A9" w:rsidDel="0052102C">
              <w:rPr>
                <w:rStyle w:val="a4"/>
                <w:b w:val="0"/>
                <w:bCs w:val="0"/>
                <w:dstrike/>
                <w:noProof/>
                <w:lang w:val="en"/>
              </w:rPr>
              <w:delText xml:space="preserve"> Heartful Effect</w:delText>
            </w:r>
            <w:r w:rsidRPr="00FC79A9" w:rsidDel="0052102C">
              <w:rPr>
                <w:rStyle w:val="a4"/>
                <w:rFonts w:hint="eastAsia"/>
                <w:b w:val="0"/>
                <w:bCs w:val="0"/>
                <w:noProof/>
                <w:lang w:val="en"/>
              </w:rPr>
              <w:delText xml:space="preserve">　▲</w:delText>
            </w:r>
            <w:r w:rsidRPr="00FC79A9" w:rsidDel="0052102C">
              <w:rPr>
                <w:rStyle w:val="a4"/>
                <w:rFonts w:hint="eastAsia"/>
                <w:b w:val="0"/>
                <w:bCs w:val="0"/>
                <w:noProof/>
                <w:lang w:val="en"/>
              </w:rPr>
              <w:delText>1.00</w:delText>
            </w:r>
            <w:r w:rsidDel="0052102C">
              <w:rPr>
                <w:noProof/>
                <w:webHidden/>
              </w:rPr>
              <w:tab/>
              <w:delText>13</w:delText>
            </w:r>
          </w:del>
        </w:p>
        <w:p w14:paraId="0B909869" w14:textId="2C3EFDDD" w:rsidR="00114D96" w:rsidDel="0052102C" w:rsidRDefault="00114D96">
          <w:pPr>
            <w:pStyle w:val="30"/>
            <w:tabs>
              <w:tab w:val="right" w:leader="dot" w:pos="8494"/>
            </w:tabs>
            <w:ind w:left="400"/>
            <w:rPr>
              <w:del w:id="607" w:author="Shimizu, Yuya/清水 裕也" w:date="2025-02-08T21:07:00Z"/>
              <w:rFonts w:asciiTheme="minorHAnsi" w:eastAsiaTheme="minorEastAsia" w:hAnsiTheme="minorHAnsi" w:cstheme="minorBidi"/>
              <w:noProof/>
              <w:sz w:val="21"/>
              <w:szCs w:val="22"/>
            </w:rPr>
          </w:pPr>
          <w:del w:id="608" w:author="Shimizu, Yuya/清水 裕也" w:date="2025-02-08T21:07:00Z">
            <w:r w:rsidRPr="00FC79A9" w:rsidDel="0052102C">
              <w:rPr>
                <w:rStyle w:val="a4"/>
                <w:dstrike/>
                <w:noProof/>
                <w:lang w:val="en"/>
              </w:rPr>
              <w:delText>5</w:delText>
            </w:r>
            <w:r w:rsidRPr="00FC79A9" w:rsidDel="0052102C">
              <w:rPr>
                <w:rStyle w:val="a4"/>
                <w:rFonts w:hint="eastAsia"/>
                <w:dstrike/>
                <w:noProof/>
                <w:lang w:val="en"/>
              </w:rPr>
              <w:delText>－</w:delText>
            </w:r>
            <w:r w:rsidRPr="00FC79A9" w:rsidDel="0052102C">
              <w:rPr>
                <w:rStyle w:val="a4"/>
                <w:dstrike/>
                <w:noProof/>
                <w:lang w:val="en"/>
              </w:rPr>
              <w:delText>4</w:delText>
            </w:r>
            <w:r w:rsidRPr="00FC79A9" w:rsidDel="0052102C">
              <w:rPr>
                <w:rStyle w:val="a4"/>
                <w:rFonts w:hint="eastAsia"/>
                <w:dstrike/>
                <w:noProof/>
                <w:lang w:val="en"/>
              </w:rPr>
              <w:delText>－</w:delText>
            </w:r>
            <w:r w:rsidRPr="00FC79A9" w:rsidDel="0052102C">
              <w:rPr>
                <w:rStyle w:val="a4"/>
                <w:dstrike/>
                <w:noProof/>
                <w:lang w:val="en"/>
              </w:rPr>
              <w:delText>1</w:delText>
            </w:r>
            <w:r w:rsidRPr="00FC79A9" w:rsidDel="0052102C">
              <w:rPr>
                <w:rStyle w:val="a4"/>
                <w:rFonts w:hint="eastAsia"/>
                <w:dstrike/>
                <w:noProof/>
                <w:lang w:val="en"/>
              </w:rPr>
              <w:delText>．</w:delText>
            </w:r>
            <w:r w:rsidRPr="00FC79A9" w:rsidDel="0052102C">
              <w:rPr>
                <w:rStyle w:val="a4"/>
                <w:dstrike/>
                <w:noProof/>
                <w:lang w:val="en"/>
              </w:rPr>
              <w:delText xml:space="preserve"> Target countries and regions</w:delText>
            </w:r>
            <w:r w:rsidDel="0052102C">
              <w:rPr>
                <w:noProof/>
                <w:webHidden/>
              </w:rPr>
              <w:tab/>
              <w:delText>13</w:delText>
            </w:r>
          </w:del>
        </w:p>
        <w:p w14:paraId="4533BD93" w14:textId="0DA9E5D0" w:rsidR="00114D96" w:rsidDel="0052102C" w:rsidRDefault="00114D96">
          <w:pPr>
            <w:pStyle w:val="30"/>
            <w:tabs>
              <w:tab w:val="right" w:leader="dot" w:pos="8494"/>
            </w:tabs>
            <w:ind w:left="400"/>
            <w:rPr>
              <w:del w:id="609" w:author="Shimizu, Yuya/清水 裕也" w:date="2025-02-08T21:07:00Z"/>
              <w:rFonts w:asciiTheme="minorHAnsi" w:eastAsiaTheme="minorEastAsia" w:hAnsiTheme="minorHAnsi" w:cstheme="minorBidi"/>
              <w:noProof/>
              <w:sz w:val="21"/>
              <w:szCs w:val="22"/>
            </w:rPr>
          </w:pPr>
          <w:del w:id="610" w:author="Shimizu, Yuya/清水 裕也" w:date="2025-02-08T21:07:00Z">
            <w:r w:rsidRPr="00FC79A9" w:rsidDel="0052102C">
              <w:rPr>
                <w:rStyle w:val="a4"/>
                <w:rFonts w:hint="eastAsia"/>
                <w:dstrike/>
                <w:noProof/>
                <w:lang w:val="en"/>
              </w:rPr>
              <w:delText>５－４－２．</w:delText>
            </w:r>
            <w:r w:rsidRPr="00FC79A9" w:rsidDel="0052102C">
              <w:rPr>
                <w:rStyle w:val="a4"/>
                <w:dstrike/>
                <w:noProof/>
                <w:lang w:val="en"/>
              </w:rPr>
              <w:delText xml:space="preserve"> Basic movements (normal system)</w:delText>
            </w:r>
            <w:r w:rsidDel="0052102C">
              <w:rPr>
                <w:noProof/>
                <w:webHidden/>
              </w:rPr>
              <w:tab/>
              <w:delText>14</w:delText>
            </w:r>
          </w:del>
        </w:p>
        <w:p w14:paraId="6CFC8A8A" w14:textId="121885BB" w:rsidR="00114D96" w:rsidDel="0052102C" w:rsidRDefault="00114D96">
          <w:pPr>
            <w:pStyle w:val="30"/>
            <w:tabs>
              <w:tab w:val="right" w:leader="dot" w:pos="8494"/>
            </w:tabs>
            <w:ind w:left="400"/>
            <w:rPr>
              <w:del w:id="611" w:author="Shimizu, Yuya/清水 裕也" w:date="2025-02-08T21:07:00Z"/>
              <w:rFonts w:asciiTheme="minorHAnsi" w:eastAsiaTheme="minorEastAsia" w:hAnsiTheme="minorHAnsi" w:cstheme="minorBidi"/>
              <w:noProof/>
              <w:sz w:val="21"/>
              <w:szCs w:val="22"/>
            </w:rPr>
          </w:pPr>
          <w:del w:id="612" w:author="Shimizu, Yuya/清水 裕也" w:date="2025-02-08T21:07:00Z">
            <w:r w:rsidRPr="00FC79A9" w:rsidDel="0052102C">
              <w:rPr>
                <w:rStyle w:val="a4"/>
                <w:dstrike/>
                <w:noProof/>
                <w:lang w:val="en"/>
              </w:rPr>
              <w:delText>5</w:delText>
            </w:r>
            <w:r w:rsidRPr="00FC79A9" w:rsidDel="0052102C">
              <w:rPr>
                <w:rStyle w:val="a4"/>
                <w:rFonts w:hint="eastAsia"/>
                <w:dstrike/>
                <w:noProof/>
                <w:lang w:val="en"/>
              </w:rPr>
              <w:delText>－</w:delText>
            </w:r>
            <w:r w:rsidRPr="00FC79A9" w:rsidDel="0052102C">
              <w:rPr>
                <w:rStyle w:val="a4"/>
                <w:dstrike/>
                <w:noProof/>
                <w:lang w:val="en"/>
              </w:rPr>
              <w:delText>4</w:delText>
            </w:r>
            <w:r w:rsidRPr="00FC79A9" w:rsidDel="0052102C">
              <w:rPr>
                <w:rStyle w:val="a4"/>
                <w:rFonts w:hint="eastAsia"/>
                <w:dstrike/>
                <w:noProof/>
                <w:lang w:val="en"/>
              </w:rPr>
              <w:delText>－</w:delText>
            </w:r>
            <w:r w:rsidRPr="00FC79A9" w:rsidDel="0052102C">
              <w:rPr>
                <w:rStyle w:val="a4"/>
                <w:dstrike/>
                <w:noProof/>
                <w:lang w:val="en"/>
              </w:rPr>
              <w:delText>3</w:delText>
            </w:r>
            <w:r w:rsidRPr="00FC79A9" w:rsidDel="0052102C">
              <w:rPr>
                <w:rStyle w:val="a4"/>
                <w:rFonts w:hint="eastAsia"/>
                <w:dstrike/>
                <w:noProof/>
                <w:lang w:val="en"/>
              </w:rPr>
              <w:delText>．</w:delText>
            </w:r>
            <w:r w:rsidRPr="00FC79A9" w:rsidDel="0052102C">
              <w:rPr>
                <w:rStyle w:val="a4"/>
                <w:dstrike/>
                <w:noProof/>
                <w:lang w:val="en"/>
              </w:rPr>
              <w:delText xml:space="preserve"> Requirements for HMI specifications</w:delText>
            </w:r>
            <w:r w:rsidDel="0052102C">
              <w:rPr>
                <w:noProof/>
                <w:webHidden/>
              </w:rPr>
              <w:tab/>
              <w:delText>14</w:delText>
            </w:r>
          </w:del>
        </w:p>
        <w:p w14:paraId="2F5BBDAE" w14:textId="24BDE039" w:rsidR="00114D96" w:rsidDel="0052102C" w:rsidRDefault="00114D96">
          <w:pPr>
            <w:pStyle w:val="30"/>
            <w:tabs>
              <w:tab w:val="right" w:leader="dot" w:pos="8494"/>
            </w:tabs>
            <w:ind w:left="400"/>
            <w:rPr>
              <w:del w:id="613" w:author="Shimizu, Yuya/清水 裕也" w:date="2025-02-08T21:07:00Z"/>
              <w:rFonts w:asciiTheme="minorHAnsi" w:eastAsiaTheme="minorEastAsia" w:hAnsiTheme="minorHAnsi" w:cstheme="minorBidi"/>
              <w:noProof/>
              <w:sz w:val="21"/>
              <w:szCs w:val="22"/>
            </w:rPr>
          </w:pPr>
          <w:del w:id="614" w:author="Shimizu, Yuya/清水 裕也" w:date="2025-02-08T21:07:00Z">
            <w:r w:rsidRPr="00FC79A9" w:rsidDel="0052102C">
              <w:rPr>
                <w:rStyle w:val="a4"/>
                <w:dstrike/>
                <w:noProof/>
                <w:lang w:val="en"/>
              </w:rPr>
              <w:delText>5</w:delText>
            </w:r>
            <w:r w:rsidRPr="00FC79A9" w:rsidDel="0052102C">
              <w:rPr>
                <w:rStyle w:val="a4"/>
                <w:rFonts w:hint="eastAsia"/>
                <w:dstrike/>
                <w:noProof/>
                <w:lang w:val="en"/>
              </w:rPr>
              <w:delText>－</w:delText>
            </w:r>
            <w:r w:rsidRPr="00FC79A9" w:rsidDel="0052102C">
              <w:rPr>
                <w:rStyle w:val="a4"/>
                <w:dstrike/>
                <w:noProof/>
                <w:lang w:val="en"/>
              </w:rPr>
              <w:delText>4</w:delText>
            </w:r>
            <w:r w:rsidRPr="00FC79A9" w:rsidDel="0052102C">
              <w:rPr>
                <w:rStyle w:val="a4"/>
                <w:rFonts w:hint="eastAsia"/>
                <w:dstrike/>
                <w:noProof/>
                <w:lang w:val="en"/>
              </w:rPr>
              <w:delText>－</w:delText>
            </w:r>
            <w:r w:rsidRPr="00FC79A9" w:rsidDel="0052102C">
              <w:rPr>
                <w:rStyle w:val="a4"/>
                <w:dstrike/>
                <w:noProof/>
                <w:lang w:val="en"/>
              </w:rPr>
              <w:delText>4</w:delText>
            </w:r>
            <w:r w:rsidRPr="00FC79A9" w:rsidDel="0052102C">
              <w:rPr>
                <w:rStyle w:val="a4"/>
                <w:rFonts w:hint="eastAsia"/>
                <w:dstrike/>
                <w:noProof/>
                <w:lang w:val="en"/>
              </w:rPr>
              <w:delText>．</w:delText>
            </w:r>
            <w:r w:rsidRPr="00FC79A9" w:rsidDel="0052102C">
              <w:rPr>
                <w:rStyle w:val="a4"/>
                <w:dstrike/>
                <w:noProof/>
                <w:lang w:val="en"/>
              </w:rPr>
              <w:delText xml:space="preserve"> User settings items</w:delText>
            </w:r>
            <w:r w:rsidDel="0052102C">
              <w:rPr>
                <w:noProof/>
                <w:webHidden/>
              </w:rPr>
              <w:tab/>
              <w:delText>14</w:delText>
            </w:r>
          </w:del>
        </w:p>
        <w:p w14:paraId="6D888543" w14:textId="24408699" w:rsidR="00114D96" w:rsidDel="0052102C" w:rsidRDefault="00114D96">
          <w:pPr>
            <w:pStyle w:val="30"/>
            <w:tabs>
              <w:tab w:val="right" w:leader="dot" w:pos="8494"/>
            </w:tabs>
            <w:ind w:left="400"/>
            <w:rPr>
              <w:del w:id="615" w:author="Shimizu, Yuya/清水 裕也" w:date="2025-02-08T21:07:00Z"/>
              <w:rFonts w:asciiTheme="minorHAnsi" w:eastAsiaTheme="minorEastAsia" w:hAnsiTheme="minorHAnsi" w:cstheme="minorBidi"/>
              <w:noProof/>
              <w:sz w:val="21"/>
              <w:szCs w:val="22"/>
            </w:rPr>
          </w:pPr>
          <w:del w:id="616" w:author="Shimizu, Yuya/清水 裕也" w:date="2025-02-08T21:07:00Z">
            <w:r w:rsidRPr="00FC79A9" w:rsidDel="0052102C">
              <w:rPr>
                <w:rStyle w:val="a4"/>
                <w:dstrike/>
                <w:noProof/>
                <w:lang w:val="en"/>
              </w:rPr>
              <w:delText>5</w:delText>
            </w:r>
            <w:r w:rsidRPr="00FC79A9" w:rsidDel="0052102C">
              <w:rPr>
                <w:rStyle w:val="a4"/>
                <w:rFonts w:hint="eastAsia"/>
                <w:dstrike/>
                <w:noProof/>
                <w:lang w:val="en"/>
              </w:rPr>
              <w:delText>－</w:delText>
            </w:r>
            <w:r w:rsidRPr="00FC79A9" w:rsidDel="0052102C">
              <w:rPr>
                <w:rStyle w:val="a4"/>
                <w:dstrike/>
                <w:noProof/>
                <w:lang w:val="en"/>
              </w:rPr>
              <w:delText>4</w:delText>
            </w:r>
            <w:r w:rsidRPr="00FC79A9" w:rsidDel="0052102C">
              <w:rPr>
                <w:rStyle w:val="a4"/>
                <w:rFonts w:hint="eastAsia"/>
                <w:dstrike/>
                <w:noProof/>
                <w:lang w:val="en"/>
              </w:rPr>
              <w:delText>－</w:delText>
            </w:r>
            <w:r w:rsidRPr="00FC79A9" w:rsidDel="0052102C">
              <w:rPr>
                <w:rStyle w:val="a4"/>
                <w:dstrike/>
                <w:noProof/>
                <w:lang w:val="en"/>
              </w:rPr>
              <w:delText>5</w:delText>
            </w:r>
            <w:r w:rsidRPr="00FC79A9" w:rsidDel="0052102C">
              <w:rPr>
                <w:rStyle w:val="a4"/>
                <w:rFonts w:hint="eastAsia"/>
                <w:dstrike/>
                <w:noProof/>
                <w:lang w:val="en"/>
              </w:rPr>
              <w:delText>．</w:delText>
            </w:r>
            <w:r w:rsidRPr="00FC79A9" w:rsidDel="0052102C">
              <w:rPr>
                <w:rStyle w:val="a4"/>
                <w:dstrike/>
                <w:noProof/>
                <w:lang w:val="en"/>
              </w:rPr>
              <w:delText xml:space="preserve"> Exception operation (abnormal system)</w:delText>
            </w:r>
            <w:r w:rsidDel="0052102C">
              <w:rPr>
                <w:noProof/>
                <w:webHidden/>
              </w:rPr>
              <w:tab/>
              <w:delText>14</w:delText>
            </w:r>
          </w:del>
        </w:p>
        <w:p w14:paraId="296D5F5D" w14:textId="0B64F379" w:rsidR="00114D96" w:rsidDel="0052102C" w:rsidRDefault="00114D96">
          <w:pPr>
            <w:pStyle w:val="30"/>
            <w:tabs>
              <w:tab w:val="right" w:leader="dot" w:pos="8494"/>
            </w:tabs>
            <w:ind w:left="400"/>
            <w:rPr>
              <w:del w:id="617" w:author="Shimizu, Yuya/清水 裕也" w:date="2025-02-08T21:07:00Z"/>
              <w:rFonts w:asciiTheme="minorHAnsi" w:eastAsiaTheme="minorEastAsia" w:hAnsiTheme="minorHAnsi" w:cstheme="minorBidi"/>
              <w:noProof/>
              <w:sz w:val="21"/>
              <w:szCs w:val="22"/>
            </w:rPr>
          </w:pPr>
          <w:del w:id="618" w:author="Shimizu, Yuya/清水 裕也" w:date="2025-02-08T21:07:00Z">
            <w:r w:rsidRPr="00FC79A9" w:rsidDel="0052102C">
              <w:rPr>
                <w:rStyle w:val="a4"/>
                <w:dstrike/>
                <w:noProof/>
                <w:lang w:val="en"/>
              </w:rPr>
              <w:delText>5</w:delText>
            </w:r>
            <w:r w:rsidRPr="00FC79A9" w:rsidDel="0052102C">
              <w:rPr>
                <w:rStyle w:val="a4"/>
                <w:rFonts w:hint="eastAsia"/>
                <w:dstrike/>
                <w:noProof/>
                <w:lang w:val="en"/>
              </w:rPr>
              <w:delText>－</w:delText>
            </w:r>
            <w:r w:rsidRPr="00FC79A9" w:rsidDel="0052102C">
              <w:rPr>
                <w:rStyle w:val="a4"/>
                <w:dstrike/>
                <w:noProof/>
                <w:lang w:val="en"/>
              </w:rPr>
              <w:delText>4</w:delText>
            </w:r>
            <w:r w:rsidRPr="00FC79A9" w:rsidDel="0052102C">
              <w:rPr>
                <w:rStyle w:val="a4"/>
                <w:rFonts w:hint="eastAsia"/>
                <w:dstrike/>
                <w:noProof/>
                <w:lang w:val="en"/>
              </w:rPr>
              <w:delText>－</w:delText>
            </w:r>
            <w:r w:rsidRPr="00FC79A9" w:rsidDel="0052102C">
              <w:rPr>
                <w:rStyle w:val="a4"/>
                <w:dstrike/>
                <w:noProof/>
                <w:lang w:val="en"/>
              </w:rPr>
              <w:delText>6</w:delText>
            </w:r>
            <w:r w:rsidRPr="00FC79A9" w:rsidDel="0052102C">
              <w:rPr>
                <w:rStyle w:val="a4"/>
                <w:rFonts w:hint="eastAsia"/>
                <w:dstrike/>
                <w:noProof/>
                <w:lang w:val="en"/>
              </w:rPr>
              <w:delText>．</w:delText>
            </w:r>
            <w:r w:rsidRPr="00FC79A9" w:rsidDel="0052102C">
              <w:rPr>
                <w:rStyle w:val="a4"/>
                <w:dstrike/>
                <w:noProof/>
                <w:lang w:val="en"/>
              </w:rPr>
              <w:delText xml:space="preserve"> other</w:delText>
            </w:r>
            <w:r w:rsidDel="0052102C">
              <w:rPr>
                <w:noProof/>
                <w:webHidden/>
              </w:rPr>
              <w:tab/>
              <w:delText>14</w:delText>
            </w:r>
          </w:del>
        </w:p>
        <w:p w14:paraId="63F04EB8" w14:textId="133AB34C" w:rsidR="00114D96" w:rsidDel="0052102C" w:rsidRDefault="00114D96">
          <w:pPr>
            <w:pStyle w:val="10"/>
            <w:tabs>
              <w:tab w:val="right" w:leader="dot" w:pos="8494"/>
            </w:tabs>
            <w:rPr>
              <w:del w:id="619" w:author="Shimizu, Yuya/清水 裕也" w:date="2025-02-08T21:07:00Z"/>
              <w:rFonts w:asciiTheme="minorHAnsi" w:eastAsiaTheme="minorEastAsia" w:hAnsiTheme="minorHAnsi" w:cstheme="minorBidi"/>
              <w:b w:val="0"/>
              <w:bCs w:val="0"/>
              <w:i w:val="0"/>
              <w:iCs w:val="0"/>
              <w:noProof/>
              <w:sz w:val="21"/>
              <w:szCs w:val="22"/>
            </w:rPr>
          </w:pPr>
          <w:del w:id="620" w:author="Shimizu, Yuya/清水 裕也" w:date="2025-02-08T21:07:00Z">
            <w:r w:rsidRPr="00FC79A9" w:rsidDel="0052102C">
              <w:rPr>
                <w:rStyle w:val="a4"/>
                <w:b w:val="0"/>
                <w:bCs w:val="0"/>
                <w:i w:val="0"/>
                <w:iCs w:val="0"/>
                <w:noProof/>
                <w:lang w:val="en"/>
              </w:rPr>
              <w:delText>6</w:delText>
            </w:r>
            <w:r w:rsidRPr="00FC79A9" w:rsidDel="0052102C">
              <w:rPr>
                <w:rStyle w:val="a4"/>
                <w:rFonts w:hint="eastAsia"/>
                <w:b w:val="0"/>
                <w:bCs w:val="0"/>
                <w:i w:val="0"/>
                <w:iCs w:val="0"/>
                <w:noProof/>
                <w:lang w:val="en"/>
              </w:rPr>
              <w:delText>．</w:delText>
            </w:r>
            <w:r w:rsidRPr="00FC79A9" w:rsidDel="0052102C">
              <w:rPr>
                <w:rStyle w:val="a4"/>
                <w:b w:val="0"/>
                <w:bCs w:val="0"/>
                <w:i w:val="0"/>
                <w:iCs w:val="0"/>
                <w:noProof/>
                <w:lang w:val="en"/>
              </w:rPr>
              <w:delText xml:space="preserve"> QOS (Quality of Service)</w:delText>
            </w:r>
            <w:r w:rsidDel="0052102C">
              <w:rPr>
                <w:noProof/>
                <w:webHidden/>
              </w:rPr>
              <w:tab/>
              <w:delText>15</w:delText>
            </w:r>
          </w:del>
        </w:p>
        <w:p w14:paraId="1508E42E" w14:textId="05BE9A92" w:rsidR="00114D96" w:rsidDel="0052102C" w:rsidRDefault="00114D96">
          <w:pPr>
            <w:pStyle w:val="10"/>
            <w:tabs>
              <w:tab w:val="right" w:leader="dot" w:pos="8494"/>
            </w:tabs>
            <w:rPr>
              <w:del w:id="621" w:author="Shimizu, Yuya/清水 裕也" w:date="2025-02-08T21:07:00Z"/>
              <w:rFonts w:asciiTheme="minorHAnsi" w:eastAsiaTheme="minorEastAsia" w:hAnsiTheme="minorHAnsi" w:cstheme="minorBidi"/>
              <w:b w:val="0"/>
              <w:bCs w:val="0"/>
              <w:i w:val="0"/>
              <w:iCs w:val="0"/>
              <w:noProof/>
              <w:sz w:val="21"/>
              <w:szCs w:val="22"/>
            </w:rPr>
          </w:pPr>
          <w:del w:id="622" w:author="Shimizu, Yuya/清水 裕也" w:date="2025-02-08T21:07:00Z">
            <w:r w:rsidRPr="00FC79A9" w:rsidDel="0052102C">
              <w:rPr>
                <w:rStyle w:val="a4"/>
                <w:b w:val="0"/>
                <w:bCs w:val="0"/>
                <w:i w:val="0"/>
                <w:iCs w:val="0"/>
                <w:noProof/>
                <w:lang w:val="en"/>
              </w:rPr>
              <w:delText>7</w:delText>
            </w:r>
            <w:r w:rsidRPr="00FC79A9" w:rsidDel="0052102C">
              <w:rPr>
                <w:rStyle w:val="a4"/>
                <w:rFonts w:hint="eastAsia"/>
                <w:b w:val="0"/>
                <w:bCs w:val="0"/>
                <w:i w:val="0"/>
                <w:iCs w:val="0"/>
                <w:noProof/>
                <w:lang w:val="en"/>
              </w:rPr>
              <w:delText>．</w:delText>
            </w:r>
            <w:r w:rsidRPr="00FC79A9" w:rsidDel="0052102C">
              <w:rPr>
                <w:rStyle w:val="a4"/>
                <w:b w:val="0"/>
                <w:bCs w:val="0"/>
                <w:i w:val="0"/>
                <w:iCs w:val="0"/>
                <w:noProof/>
                <w:lang w:val="en"/>
              </w:rPr>
              <w:delText xml:space="preserve"> Trends and Comparisons of Other Companies</w:delText>
            </w:r>
            <w:r w:rsidDel="0052102C">
              <w:rPr>
                <w:noProof/>
                <w:webHidden/>
              </w:rPr>
              <w:tab/>
              <w:delText>15</w:delText>
            </w:r>
          </w:del>
        </w:p>
        <w:p w14:paraId="11266B71" w14:textId="070B3369" w:rsidR="00114D96" w:rsidDel="0052102C" w:rsidRDefault="00114D96">
          <w:pPr>
            <w:pStyle w:val="10"/>
            <w:tabs>
              <w:tab w:val="right" w:leader="dot" w:pos="8494"/>
            </w:tabs>
            <w:rPr>
              <w:del w:id="623" w:author="Shimizu, Yuya/清水 裕也" w:date="2025-02-08T21:07:00Z"/>
              <w:rFonts w:asciiTheme="minorHAnsi" w:eastAsiaTheme="minorEastAsia" w:hAnsiTheme="minorHAnsi" w:cstheme="minorBidi"/>
              <w:b w:val="0"/>
              <w:bCs w:val="0"/>
              <w:i w:val="0"/>
              <w:iCs w:val="0"/>
              <w:noProof/>
              <w:sz w:val="21"/>
              <w:szCs w:val="22"/>
            </w:rPr>
          </w:pPr>
          <w:del w:id="624" w:author="Shimizu, Yuya/清水 裕也" w:date="2025-02-08T21:07:00Z">
            <w:r w:rsidRPr="00FC79A9" w:rsidDel="0052102C">
              <w:rPr>
                <w:rStyle w:val="a4"/>
                <w:b w:val="0"/>
                <w:bCs w:val="0"/>
                <w:i w:val="0"/>
                <w:iCs w:val="0"/>
                <w:noProof/>
                <w:lang w:val="en"/>
              </w:rPr>
              <w:delText>8</w:delText>
            </w:r>
            <w:r w:rsidRPr="00FC79A9" w:rsidDel="0052102C">
              <w:rPr>
                <w:rStyle w:val="a4"/>
                <w:rFonts w:hint="eastAsia"/>
                <w:b w:val="0"/>
                <w:bCs w:val="0"/>
                <w:i w:val="0"/>
                <w:iCs w:val="0"/>
                <w:noProof/>
                <w:lang w:val="en"/>
              </w:rPr>
              <w:delText>．</w:delText>
            </w:r>
            <w:r w:rsidRPr="00FC79A9" w:rsidDel="0052102C">
              <w:rPr>
                <w:rStyle w:val="a4"/>
                <w:b w:val="0"/>
                <w:bCs w:val="0"/>
                <w:i w:val="0"/>
                <w:iCs w:val="0"/>
                <w:noProof/>
                <w:lang w:val="en"/>
              </w:rPr>
              <w:delText xml:space="preserve"> How to operate</w:delText>
            </w:r>
            <w:r w:rsidDel="0052102C">
              <w:rPr>
                <w:noProof/>
                <w:webHidden/>
              </w:rPr>
              <w:tab/>
              <w:delText>15</w:delText>
            </w:r>
          </w:del>
        </w:p>
        <w:p w14:paraId="6FE17A4E" w14:textId="56B0EFC6" w:rsidR="00114D96" w:rsidRDefault="00114D96">
          <w:pPr>
            <w:rPr>
              <w:ins w:id="625" w:author="Sugahara, Hikaru/菅原 光" w:date="2022-06-25T17:49:00Z"/>
            </w:rPr>
          </w:pPr>
          <w:ins w:id="626" w:author="Sugahara, Hikaru/菅原 光" w:date="2022-06-25T17:49:00Z">
            <w:r>
              <w:rPr>
                <w:b/>
                <w:bCs/>
                <w:lang w:val="ja-JP"/>
              </w:rPr>
              <w:fldChar w:fldCharType="end"/>
            </w:r>
          </w:ins>
        </w:p>
        <w:customXmlInsRangeStart w:id="627" w:author="Sugahara, Hikaru/菅原 光" w:date="2022-06-25T17:49:00Z"/>
      </w:sdtContent>
    </w:sdt>
    <w:customXmlInsRangeEnd w:id="627"/>
    <w:p w14:paraId="19D6541F" w14:textId="748AF79B" w:rsidR="00C461C8" w:rsidRPr="00F37467" w:rsidDel="00114D96" w:rsidRDefault="00C778EC">
      <w:pPr>
        <w:pStyle w:val="10"/>
        <w:tabs>
          <w:tab w:val="right" w:leader="dot" w:pos="8494"/>
        </w:tabs>
        <w:rPr>
          <w:ins w:id="628" w:author="Ito Hiroki／伊藤　大貴／AI" w:date="2021-08-26T13:46:00Z"/>
          <w:del w:id="629" w:author="Sugahara, Hikaru/菅原 光" w:date="2022-06-25T17:49:00Z"/>
          <w:rFonts w:ascii="Meiryo UI" w:eastAsia="Meiryo UI" w:hAnsi="Meiryo UI"/>
          <w:b w:val="0"/>
          <w:bCs w:val="0"/>
          <w:i w:val="0"/>
          <w:iCs w:val="0"/>
          <w:noProof/>
          <w:sz w:val="21"/>
          <w:szCs w:val="22"/>
          <w:rPrChange w:id="630" w:author="Sasaki Kenji／佐々木　研二／AI" w:date="2021-11-19T14:16:00Z">
            <w:rPr>
              <w:ins w:id="631" w:author="Ito Hiroki／伊藤　大貴／AI" w:date="2021-08-26T13:46:00Z"/>
              <w:del w:id="632" w:author="Sugahara, Hikaru/菅原 光" w:date="2022-06-25T17:49:00Z"/>
              <w:rFonts w:ascii="游明朝" w:eastAsia="游明朝" w:hAnsi="游明朝"/>
              <w:b w:val="0"/>
              <w:bCs w:val="0"/>
              <w:i w:val="0"/>
              <w:iCs w:val="0"/>
              <w:noProof/>
              <w:sz w:val="21"/>
              <w:szCs w:val="22"/>
            </w:rPr>
          </w:rPrChange>
        </w:rPr>
      </w:pPr>
      <w:del w:id="633" w:author="Sugahara, Hikaru/菅原 光" w:date="2022-06-25T17:49:00Z">
        <w:r w:rsidRPr="00F37467" w:rsidDel="00114D96">
          <w:rPr>
            <w:lang w:val="en"/>
            <w:rPrChange w:id="634" w:author="Sasaki Kenji／佐々木　研二／AI" w:date="2021-11-19T14:16:00Z">
              <w:rPr>
                <w:rFonts w:ascii="ＭＳ ゴシック" w:eastAsia="ＭＳ ゴシック" w:hAnsi="ＭＳ ゴシック"/>
              </w:rPr>
            </w:rPrChange>
          </w:rPr>
          <w:delText xml:space="preserve"> </w:delText>
        </w:r>
      </w:del>
      <w:del w:id="635" w:author="Sugahara, Hikaru/菅原 光" w:date="2022-06-25T17:44:00Z">
        <w:r w:rsidRPr="00F37467" w:rsidDel="00114D96">
          <w:rPr>
            <w:lang w:val="en"/>
            <w:rPrChange w:id="636" w:author="Sasaki Kenji／佐々木　研二／AI" w:date="2021-11-19T14:16:00Z">
              <w:rPr>
                <w:rFonts w:ascii="ＭＳ ゴシック" w:eastAsia="ＭＳ ゴシック" w:hAnsi="ＭＳ ゴシック"/>
              </w:rPr>
            </w:rPrChange>
          </w:rPr>
          <w:delText xml:space="preserve">TOC \o "1-3" \h \z </w:delText>
        </w:r>
      </w:del>
      <w:ins w:id="637" w:author="Ito Hiroki／伊藤　大貴／AI" w:date="2021-08-26T13:46:00Z">
        <w:del w:id="638" w:author="Sugahara, Hikaru/菅原 光" w:date="2022-06-25T17:49:00Z">
          <w:r w:rsidR="00C461C8" w:rsidRPr="00F37467" w:rsidDel="00114D96">
            <w:rPr>
              <w:rStyle w:val="a4"/>
              <w:b w:val="0"/>
              <w:bCs w:val="0"/>
              <w:i w:val="0"/>
              <w:iCs w:val="0"/>
              <w:noProof/>
              <w:lang w:val="en"/>
              <w:rPrChange w:id="639" w:author="Sasaki Kenji／佐々木　研二／AI" w:date="2021-11-19T14:16:00Z">
                <w:rPr>
                  <w:rStyle w:val="a4"/>
                  <w:b w:val="0"/>
                  <w:bCs w:val="0"/>
                  <w:i w:val="0"/>
                  <w:iCs w:val="0"/>
                  <w:noProof/>
                </w:rPr>
              </w:rPrChange>
            </w:rPr>
            <w:fldChar w:fldCharType="begin"/>
          </w:r>
          <w:r w:rsidR="00C461C8" w:rsidRPr="00F37467" w:rsidDel="00114D96">
            <w:rPr>
              <w:rStyle w:val="a4"/>
              <w:b w:val="0"/>
              <w:bCs w:val="0"/>
              <w:i w:val="0"/>
              <w:iCs w:val="0"/>
              <w:noProof/>
              <w:lang w:val="en"/>
              <w:rPrChange w:id="640" w:author="Sasaki Kenji／佐々木　研二／AI" w:date="2021-11-19T14:16:00Z">
                <w:rPr>
                  <w:rStyle w:val="a4"/>
                  <w:b w:val="0"/>
                  <w:bCs w:val="0"/>
                  <w:i w:val="0"/>
                  <w:iCs w:val="0"/>
                  <w:noProof/>
                </w:rPr>
              </w:rPrChange>
            </w:rPr>
            <w:delInstrText xml:space="preserve"> </w:delInstrText>
          </w:r>
          <w:r w:rsidR="00C461C8" w:rsidRPr="00F37467" w:rsidDel="00114D96">
            <w:rPr>
              <w:b w:val="0"/>
              <w:bCs w:val="0"/>
              <w:i w:val="0"/>
              <w:iCs w:val="0"/>
              <w:noProof/>
              <w:lang w:val="en"/>
              <w:rPrChange w:id="641" w:author="Sasaki Kenji／佐々木　研二／AI" w:date="2021-11-19T14:16:00Z">
                <w:rPr>
                  <w:b w:val="0"/>
                  <w:bCs w:val="0"/>
                  <w:i w:val="0"/>
                  <w:iCs w:val="0"/>
                  <w:noProof/>
                </w:rPr>
              </w:rPrChange>
            </w:rPr>
            <w:delInstrText>HYPERLINK \l "_Toc80878034"</w:delInstrText>
          </w:r>
          <w:r w:rsidR="00C461C8" w:rsidRPr="00F37467" w:rsidDel="00114D96">
            <w:rPr>
              <w:rStyle w:val="a4"/>
              <w:b w:val="0"/>
              <w:bCs w:val="0"/>
              <w:i w:val="0"/>
              <w:iCs w:val="0"/>
              <w:noProof/>
              <w:lang w:val="en"/>
              <w:rPrChange w:id="642" w:author="Sasaki Kenji／佐々木　研二／AI" w:date="2021-11-19T14:16:00Z">
                <w:rPr>
                  <w:rStyle w:val="a4"/>
                  <w:b w:val="0"/>
                  <w:bCs w:val="0"/>
                  <w:i w:val="0"/>
                  <w:iCs w:val="0"/>
                  <w:noProof/>
                </w:rPr>
              </w:rPrChange>
            </w:rPr>
            <w:delInstrText xml:space="preserve"> </w:delInstrText>
          </w:r>
          <w:r w:rsidR="00C461C8" w:rsidRPr="0006619B" w:rsidDel="00114D96">
            <w:rPr>
              <w:rStyle w:val="a4"/>
              <w:b w:val="0"/>
              <w:bCs w:val="0"/>
              <w:i w:val="0"/>
              <w:iCs w:val="0"/>
              <w:noProof/>
              <w:lang w:val="en"/>
            </w:rPr>
          </w:r>
          <w:r w:rsidR="00C461C8" w:rsidRPr="00F37467" w:rsidDel="00114D96">
            <w:rPr>
              <w:rStyle w:val="a4"/>
              <w:b w:val="0"/>
              <w:bCs w:val="0"/>
              <w:i w:val="0"/>
              <w:iCs w:val="0"/>
              <w:noProof/>
              <w:lang w:val="en"/>
              <w:rPrChange w:id="643" w:author="Sasaki Kenji／佐々木　研二／AI" w:date="2021-11-19T14:16:00Z">
                <w:rPr>
                  <w:rStyle w:val="a4"/>
                  <w:b w:val="0"/>
                  <w:bCs w:val="0"/>
                  <w:i w:val="0"/>
                  <w:iCs w:val="0"/>
                  <w:noProof/>
                </w:rPr>
              </w:rPrChange>
            </w:rPr>
            <w:fldChar w:fldCharType="separate"/>
          </w:r>
          <w:r w:rsidR="00C461C8" w:rsidRPr="00F37467" w:rsidDel="00114D96">
            <w:rPr>
              <w:rStyle w:val="a4"/>
              <w:b w:val="0"/>
              <w:bCs w:val="0"/>
              <w:i w:val="0"/>
              <w:iCs w:val="0"/>
              <w:noProof/>
              <w:lang w:val="en"/>
              <w:rPrChange w:id="644" w:author="Sasaki Kenji／佐々木　研二／AI" w:date="2021-11-19T14:16:00Z">
                <w:rPr>
                  <w:rStyle w:val="a4"/>
                  <w:rFonts w:ascii="ＭＳ ゴシック" w:eastAsia="ＭＳ ゴシック" w:hAnsi="ＭＳ ゴシック"/>
                  <w:b w:val="0"/>
                  <w:bCs w:val="0"/>
                  <w:i w:val="0"/>
                  <w:iCs w:val="0"/>
                  <w:noProof/>
                </w:rPr>
              </w:rPrChange>
            </w:rPr>
            <w:delText xml:space="preserve">0-1.Change History </w:delText>
          </w:r>
          <w:r w:rsidR="00C461C8" w:rsidRPr="00F37467" w:rsidDel="00114D96">
            <w:rPr>
              <w:b w:val="0"/>
              <w:bCs w:val="0"/>
              <w:i w:val="0"/>
              <w:iCs w:val="0"/>
              <w:noProof/>
              <w:webHidden/>
              <w:lang w:val="en"/>
              <w:rPrChange w:id="645" w:author="Sasaki Kenji／佐々木　研二／AI" w:date="2021-11-19T14:16:00Z">
                <w:rPr>
                  <w:b w:val="0"/>
                  <w:bCs w:val="0"/>
                  <w:i w:val="0"/>
                  <w:iCs w:val="0"/>
                  <w:noProof/>
                  <w:webHidden/>
                </w:rPr>
              </w:rPrChange>
            </w:rPr>
            <w:tab/>
          </w:r>
          <w:r w:rsidR="00C461C8" w:rsidRPr="00F37467" w:rsidDel="00114D96">
            <w:rPr>
              <w:b w:val="0"/>
              <w:bCs w:val="0"/>
              <w:i w:val="0"/>
              <w:iCs w:val="0"/>
              <w:noProof/>
              <w:webHidden/>
              <w:lang w:val="en"/>
              <w:rPrChange w:id="646" w:author="Sasaki Kenji／佐々木　研二／AI" w:date="2021-11-19T14:16:00Z">
                <w:rPr>
                  <w:b w:val="0"/>
                  <w:bCs w:val="0"/>
                  <w:i w:val="0"/>
                  <w:iCs w:val="0"/>
                  <w:noProof/>
                  <w:webHidden/>
                </w:rPr>
              </w:rPrChange>
            </w:rPr>
            <w:fldChar w:fldCharType="begin"/>
          </w:r>
          <w:r w:rsidR="00C461C8" w:rsidRPr="00F37467" w:rsidDel="00114D96">
            <w:rPr>
              <w:b w:val="0"/>
              <w:bCs w:val="0"/>
              <w:i w:val="0"/>
              <w:iCs w:val="0"/>
              <w:noProof/>
              <w:webHidden/>
              <w:lang w:val="en"/>
              <w:rPrChange w:id="647" w:author="Sasaki Kenji／佐々木　研二／AI" w:date="2021-11-19T14:16:00Z">
                <w:rPr>
                  <w:b w:val="0"/>
                  <w:bCs w:val="0"/>
                  <w:i w:val="0"/>
                  <w:iCs w:val="0"/>
                  <w:noProof/>
                  <w:webHidden/>
                </w:rPr>
              </w:rPrChange>
            </w:rPr>
            <w:delInstrText xml:space="preserve"> PAGEREF _Toc80878034 \h </w:delInstrText>
          </w:r>
        </w:del>
      </w:ins>
      <w:del w:id="648" w:author="Sugahara, Hikaru/菅原 光" w:date="2022-06-25T17:49:00Z">
        <w:r w:rsidR="00C461C8" w:rsidRPr="0006619B" w:rsidDel="00114D96">
          <w:rPr>
            <w:b w:val="0"/>
            <w:bCs w:val="0"/>
            <w:i w:val="0"/>
            <w:iCs w:val="0"/>
            <w:noProof/>
            <w:webHidden/>
            <w:lang w:val="en"/>
          </w:rPr>
        </w:r>
        <w:r w:rsidR="00C461C8" w:rsidRPr="00F37467" w:rsidDel="00114D96">
          <w:rPr>
            <w:b w:val="0"/>
            <w:bCs w:val="0"/>
            <w:i w:val="0"/>
            <w:iCs w:val="0"/>
            <w:noProof/>
            <w:webHidden/>
            <w:lang w:val="en"/>
            <w:rPrChange w:id="649" w:author="Sasaki Kenji／佐々木　研二／AI" w:date="2021-11-19T14:16:00Z">
              <w:rPr>
                <w:b w:val="0"/>
                <w:bCs w:val="0"/>
                <w:i w:val="0"/>
                <w:iCs w:val="0"/>
                <w:noProof/>
                <w:webHidden/>
              </w:rPr>
            </w:rPrChange>
          </w:rPr>
          <w:fldChar w:fldCharType="separate"/>
        </w:r>
      </w:del>
      <w:ins w:id="650" w:author="Ito Hiroki／伊藤　大貴／AI" w:date="2021-08-26T13:46:00Z">
        <w:del w:id="651" w:author="Sugahara, Hikaru/菅原 光" w:date="2022-06-25T17:49:00Z">
          <w:r w:rsidR="00C461C8" w:rsidRPr="00F37467" w:rsidDel="00114D96">
            <w:rPr>
              <w:b w:val="0"/>
              <w:bCs w:val="0"/>
              <w:i w:val="0"/>
              <w:iCs w:val="0"/>
              <w:noProof/>
              <w:webHidden/>
              <w:lang w:val="en"/>
              <w:rPrChange w:id="652" w:author="Sasaki Kenji／佐々木　研二／AI" w:date="2021-11-19T14:16:00Z">
                <w:rPr>
                  <w:b w:val="0"/>
                  <w:bCs w:val="0"/>
                  <w:i w:val="0"/>
                  <w:iCs w:val="0"/>
                  <w:noProof/>
                  <w:webHidden/>
                </w:rPr>
              </w:rPrChange>
            </w:rPr>
            <w:delText>1</w:delText>
          </w:r>
          <w:r w:rsidR="00C461C8" w:rsidRPr="00F37467" w:rsidDel="00114D96">
            <w:rPr>
              <w:b w:val="0"/>
              <w:bCs w:val="0"/>
              <w:i w:val="0"/>
              <w:iCs w:val="0"/>
              <w:noProof/>
              <w:webHidden/>
              <w:lang w:val="en"/>
              <w:rPrChange w:id="653" w:author="Sasaki Kenji／佐々木　研二／AI" w:date="2021-11-19T14:16:00Z">
                <w:rPr>
                  <w:b w:val="0"/>
                  <w:bCs w:val="0"/>
                  <w:i w:val="0"/>
                  <w:iCs w:val="0"/>
                  <w:noProof/>
                  <w:webHidden/>
                </w:rPr>
              </w:rPrChange>
            </w:rPr>
            <w:fldChar w:fldCharType="end"/>
          </w:r>
          <w:r w:rsidR="00C461C8" w:rsidRPr="00F37467" w:rsidDel="00114D96">
            <w:rPr>
              <w:rStyle w:val="a4"/>
              <w:b w:val="0"/>
              <w:bCs w:val="0"/>
              <w:i w:val="0"/>
              <w:iCs w:val="0"/>
              <w:noProof/>
              <w:lang w:val="en"/>
              <w:rPrChange w:id="654" w:author="Sasaki Kenji／佐々木　研二／AI" w:date="2021-11-19T14:16:00Z">
                <w:rPr>
                  <w:rStyle w:val="a4"/>
                  <w:b w:val="0"/>
                  <w:bCs w:val="0"/>
                  <w:i w:val="0"/>
                  <w:iCs w:val="0"/>
                  <w:noProof/>
                </w:rPr>
              </w:rPrChange>
            </w:rPr>
            <w:fldChar w:fldCharType="end"/>
          </w:r>
        </w:del>
      </w:ins>
    </w:p>
    <w:p w14:paraId="4E65F0E5" w14:textId="68B17F46" w:rsidR="00C461C8" w:rsidRPr="00F37467" w:rsidDel="00114D96" w:rsidRDefault="00C461C8">
      <w:pPr>
        <w:pStyle w:val="10"/>
        <w:tabs>
          <w:tab w:val="right" w:leader="dot" w:pos="8494"/>
        </w:tabs>
        <w:rPr>
          <w:ins w:id="655" w:author="Ito Hiroki／伊藤　大貴／AI" w:date="2021-08-26T13:46:00Z"/>
          <w:del w:id="656" w:author="Sugahara, Hikaru/菅原 光" w:date="2022-06-25T17:49:00Z"/>
          <w:rFonts w:ascii="Meiryo UI" w:eastAsia="Meiryo UI" w:hAnsi="Meiryo UI"/>
          <w:b w:val="0"/>
          <w:bCs w:val="0"/>
          <w:noProof/>
          <w:sz w:val="21"/>
          <w:szCs w:val="22"/>
          <w:rPrChange w:id="657" w:author="Sasaki Kenji／佐々木　研二／AI" w:date="2021-11-19T14:16:00Z">
            <w:rPr>
              <w:ins w:id="658" w:author="Ito Hiroki／伊藤　大貴／AI" w:date="2021-08-26T13:46:00Z"/>
              <w:del w:id="659" w:author="Sugahara, Hikaru/菅原 光" w:date="2022-06-25T17:49:00Z"/>
              <w:rFonts w:ascii="游明朝" w:eastAsia="游明朝" w:hAnsi="游明朝"/>
              <w:b w:val="0"/>
              <w:bCs w:val="0"/>
              <w:noProof/>
              <w:sz w:val="21"/>
              <w:szCs w:val="22"/>
            </w:rPr>
          </w:rPrChange>
        </w:rPr>
        <w:pPrChange w:id="660" w:author="Sugahara, Hikaru/菅原 光" w:date="2022-06-25T17:49:00Z">
          <w:pPr>
            <w:pStyle w:val="20"/>
            <w:tabs>
              <w:tab w:val="right" w:leader="dot" w:pos="8494"/>
            </w:tabs>
          </w:pPr>
        </w:pPrChange>
      </w:pPr>
      <w:ins w:id="661" w:author="Ito Hiroki／伊藤　大貴／AI" w:date="2021-08-26T13:46:00Z">
        <w:del w:id="662" w:author="Sugahara, Hikaru/菅原 光" w:date="2022-06-25T17:49:00Z">
          <w:r w:rsidRPr="00F37467" w:rsidDel="00114D96">
            <w:rPr>
              <w:rStyle w:val="a4"/>
              <w:b w:val="0"/>
              <w:bCs w:val="0"/>
              <w:noProof/>
              <w:lang w:val="en"/>
              <w:rPrChange w:id="663" w:author="Sasaki Kenji／佐々木　研二／AI" w:date="2021-11-19T14:16:00Z">
                <w:rPr>
                  <w:rStyle w:val="a4"/>
                  <w:b w:val="0"/>
                  <w:bCs w:val="0"/>
                  <w:noProof/>
                </w:rPr>
              </w:rPrChange>
            </w:rPr>
            <w:fldChar w:fldCharType="begin"/>
          </w:r>
          <w:r w:rsidRPr="00F37467" w:rsidDel="00114D96">
            <w:rPr>
              <w:rStyle w:val="a4"/>
              <w:b w:val="0"/>
              <w:bCs w:val="0"/>
              <w:noProof/>
              <w:lang w:val="en"/>
              <w:rPrChange w:id="664" w:author="Sasaki Kenji／佐々木　研二／AI" w:date="2021-11-19T14:16:00Z">
                <w:rPr>
                  <w:rStyle w:val="a4"/>
                  <w:b w:val="0"/>
                  <w:bCs w:val="0"/>
                  <w:noProof/>
                </w:rPr>
              </w:rPrChange>
            </w:rPr>
            <w:delInstrText xml:space="preserve"> </w:delInstrText>
          </w:r>
          <w:r w:rsidRPr="00F37467" w:rsidDel="00114D96">
            <w:rPr>
              <w:b w:val="0"/>
              <w:bCs w:val="0"/>
              <w:noProof/>
              <w:lang w:val="en"/>
              <w:rPrChange w:id="665" w:author="Sasaki Kenji／佐々木　研二／AI" w:date="2021-11-19T14:16:00Z">
                <w:rPr>
                  <w:b w:val="0"/>
                  <w:bCs w:val="0"/>
                  <w:noProof/>
                </w:rPr>
              </w:rPrChange>
            </w:rPr>
            <w:delInstrText>HYPERLINK \l "_Toc80878035"</w:delInstrText>
          </w:r>
          <w:r w:rsidRPr="00F37467" w:rsidDel="00114D96">
            <w:rPr>
              <w:rStyle w:val="a4"/>
              <w:b w:val="0"/>
              <w:bCs w:val="0"/>
              <w:noProof/>
              <w:lang w:val="en"/>
              <w:rPrChange w:id="666" w:author="Sasaki Kenji／佐々木　研二／AI" w:date="2021-11-19T14:16:00Z">
                <w:rPr>
                  <w:rStyle w:val="a4"/>
                  <w:b w:val="0"/>
                  <w:b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noProof/>
              <w:lang w:val="en"/>
              <w:rPrChange w:id="667" w:author="Sasaki Kenji／佐々木　研二／AI" w:date="2021-11-19T14:16:00Z">
                <w:rPr>
                  <w:rStyle w:val="a4"/>
                  <w:b w:val="0"/>
                  <w:bCs w:val="0"/>
                  <w:noProof/>
                </w:rPr>
              </w:rPrChange>
            </w:rPr>
            <w:fldChar w:fldCharType="separate"/>
          </w:r>
          <w:r w:rsidRPr="00F37467" w:rsidDel="00114D96">
            <w:rPr>
              <w:rStyle w:val="a4"/>
              <w:b w:val="0"/>
              <w:bCs w:val="0"/>
              <w:noProof/>
              <w:lang w:val="en"/>
              <w:rPrChange w:id="668" w:author="Sasaki Kenji／佐々木　研二／AI" w:date="2021-11-19T14:16:00Z">
                <w:rPr>
                  <w:rStyle w:val="a4"/>
                  <w:rFonts w:ascii="ＭＳ ゴシック" w:hAnsi="ＭＳ ゴシック"/>
                  <w:b w:val="0"/>
                  <w:bCs w:val="0"/>
                  <w:noProof/>
                </w:rPr>
              </w:rPrChange>
            </w:rPr>
            <w:delText>0</w:delText>
          </w:r>
          <w:r w:rsidRPr="00F37467" w:rsidDel="00114D96">
            <w:rPr>
              <w:rStyle w:val="a4"/>
              <w:b w:val="0"/>
              <w:bCs w:val="0"/>
              <w:noProof/>
              <w:lang w:val="en"/>
              <w:rPrChange w:id="669" w:author="Sasaki Kenji／佐々木　研二／AI" w:date="2021-11-19T14:16:00Z">
                <w:rPr>
                  <w:rStyle w:val="a4"/>
                  <w:rFonts w:ascii="ＭＳ ゴシック" w:hAnsi="ＭＳ ゴシック"/>
                  <w:b w:val="0"/>
                  <w:bCs w:val="0"/>
                  <w:noProof/>
                </w:rPr>
              </w:rPrChange>
            </w:rPr>
            <w:delText>－</w:delText>
          </w:r>
          <w:r w:rsidRPr="00F37467" w:rsidDel="00114D96">
            <w:rPr>
              <w:rStyle w:val="a4"/>
              <w:b w:val="0"/>
              <w:bCs w:val="0"/>
              <w:noProof/>
              <w:lang w:val="en"/>
              <w:rPrChange w:id="670" w:author="Sasaki Kenji／佐々木　研二／AI" w:date="2021-11-19T14:16:00Z">
                <w:rPr>
                  <w:rStyle w:val="a4"/>
                  <w:rFonts w:ascii="ＭＳ ゴシック" w:hAnsi="ＭＳ ゴシック"/>
                  <w:b w:val="0"/>
                  <w:bCs w:val="0"/>
                  <w:noProof/>
                </w:rPr>
              </w:rPrChange>
            </w:rPr>
            <w:delText>2</w:delText>
          </w:r>
          <w:r w:rsidRPr="00F37467" w:rsidDel="00114D96">
            <w:rPr>
              <w:rStyle w:val="a4"/>
              <w:b w:val="0"/>
              <w:bCs w:val="0"/>
              <w:noProof/>
              <w:lang w:val="en"/>
              <w:rPrChange w:id="671" w:author="Sasaki Kenji／佐々木　研二／AI" w:date="2021-11-19T14:16:00Z">
                <w:rPr>
                  <w:rStyle w:val="a4"/>
                  <w:rFonts w:ascii="ＭＳ ゴシック" w:hAnsi="ＭＳ ゴシック"/>
                  <w:b w:val="0"/>
                  <w:bCs w:val="0"/>
                  <w:noProof/>
                </w:rPr>
              </w:rPrChange>
            </w:rPr>
            <w:delText>．</w:delText>
          </w:r>
          <w:r w:rsidRPr="00F37467" w:rsidDel="00114D96">
            <w:rPr>
              <w:rStyle w:val="a4"/>
              <w:b w:val="0"/>
              <w:bCs w:val="0"/>
              <w:noProof/>
              <w:lang w:val="en"/>
              <w:rPrChange w:id="672" w:author="Sasaki Kenji／佐々木　研二／AI" w:date="2021-11-19T14:16:00Z">
                <w:rPr>
                  <w:rStyle w:val="a4"/>
                  <w:rFonts w:ascii="ＭＳ ゴシック" w:hAnsi="ＭＳ ゴシック"/>
                  <w:b w:val="0"/>
                  <w:bCs w:val="0"/>
                  <w:noProof/>
                </w:rPr>
              </w:rPrChange>
            </w:rPr>
            <w:delText xml:space="preserve"> Term Definition </w:delText>
          </w:r>
          <w:r w:rsidRPr="00F37467" w:rsidDel="00114D96">
            <w:rPr>
              <w:b w:val="0"/>
              <w:bCs w:val="0"/>
              <w:noProof/>
              <w:webHidden/>
              <w:lang w:val="en"/>
              <w:rPrChange w:id="673" w:author="Sasaki Kenji／佐々木　研二／AI" w:date="2021-11-19T14:16:00Z">
                <w:rPr>
                  <w:b w:val="0"/>
                  <w:bCs w:val="0"/>
                  <w:noProof/>
                  <w:webHidden/>
                </w:rPr>
              </w:rPrChange>
            </w:rPr>
            <w:tab/>
          </w:r>
          <w:r w:rsidRPr="00F37467" w:rsidDel="00114D96">
            <w:rPr>
              <w:b w:val="0"/>
              <w:bCs w:val="0"/>
              <w:noProof/>
              <w:webHidden/>
              <w:lang w:val="en"/>
              <w:rPrChange w:id="674" w:author="Sasaki Kenji／佐々木　研二／AI" w:date="2021-11-19T14:16:00Z">
                <w:rPr>
                  <w:b w:val="0"/>
                  <w:bCs w:val="0"/>
                  <w:noProof/>
                  <w:webHidden/>
                </w:rPr>
              </w:rPrChange>
            </w:rPr>
            <w:fldChar w:fldCharType="begin"/>
          </w:r>
          <w:r w:rsidRPr="00F37467" w:rsidDel="00114D96">
            <w:rPr>
              <w:b w:val="0"/>
              <w:bCs w:val="0"/>
              <w:noProof/>
              <w:webHidden/>
              <w:lang w:val="en"/>
              <w:rPrChange w:id="675" w:author="Sasaki Kenji／佐々木　研二／AI" w:date="2021-11-19T14:16:00Z">
                <w:rPr>
                  <w:b w:val="0"/>
                  <w:bCs w:val="0"/>
                  <w:noProof/>
                  <w:webHidden/>
                </w:rPr>
              </w:rPrChange>
            </w:rPr>
            <w:delInstrText xml:space="preserve"> PAGEREF _Toc80878035 \h </w:delInstrText>
          </w:r>
        </w:del>
      </w:ins>
      <w:del w:id="676" w:author="Sugahara, Hikaru/菅原 光" w:date="2022-06-25T17:49:00Z">
        <w:r w:rsidRPr="0006619B" w:rsidDel="00114D96">
          <w:rPr>
            <w:b w:val="0"/>
            <w:bCs w:val="0"/>
            <w:i w:val="0"/>
            <w:iCs w:val="0"/>
            <w:noProof/>
            <w:webHidden/>
            <w:lang w:val="en"/>
          </w:rPr>
        </w:r>
        <w:r w:rsidRPr="00F37467" w:rsidDel="00114D96">
          <w:rPr>
            <w:b w:val="0"/>
            <w:bCs w:val="0"/>
            <w:noProof/>
            <w:webHidden/>
            <w:lang w:val="en"/>
            <w:rPrChange w:id="677" w:author="Sasaki Kenji／佐々木　研二／AI" w:date="2021-11-19T14:16:00Z">
              <w:rPr>
                <w:b w:val="0"/>
                <w:bCs w:val="0"/>
                <w:noProof/>
                <w:webHidden/>
              </w:rPr>
            </w:rPrChange>
          </w:rPr>
          <w:fldChar w:fldCharType="separate"/>
        </w:r>
      </w:del>
      <w:ins w:id="678" w:author="Ito Hiroki／伊藤　大貴／AI" w:date="2021-08-26T13:46:00Z">
        <w:del w:id="679" w:author="Sugahara, Hikaru/菅原 光" w:date="2022-06-25T17:49:00Z">
          <w:r w:rsidRPr="00F37467" w:rsidDel="00114D96">
            <w:rPr>
              <w:b w:val="0"/>
              <w:bCs w:val="0"/>
              <w:noProof/>
              <w:webHidden/>
              <w:lang w:val="en"/>
              <w:rPrChange w:id="680" w:author="Sasaki Kenji／佐々木　研二／AI" w:date="2021-11-19T14:16:00Z">
                <w:rPr>
                  <w:b w:val="0"/>
                  <w:bCs w:val="0"/>
                  <w:noProof/>
                  <w:webHidden/>
                </w:rPr>
              </w:rPrChange>
            </w:rPr>
            <w:delText>4</w:delText>
          </w:r>
          <w:r w:rsidRPr="00F37467" w:rsidDel="00114D96">
            <w:rPr>
              <w:b w:val="0"/>
              <w:bCs w:val="0"/>
              <w:noProof/>
              <w:webHidden/>
              <w:lang w:val="en"/>
              <w:rPrChange w:id="681" w:author="Sasaki Kenji／佐々木　研二／AI" w:date="2021-11-19T14:16:00Z">
                <w:rPr>
                  <w:b w:val="0"/>
                  <w:bCs w:val="0"/>
                  <w:noProof/>
                  <w:webHidden/>
                </w:rPr>
              </w:rPrChange>
            </w:rPr>
            <w:fldChar w:fldCharType="end"/>
          </w:r>
          <w:r w:rsidRPr="00F37467" w:rsidDel="00114D96">
            <w:rPr>
              <w:rStyle w:val="a4"/>
              <w:b w:val="0"/>
              <w:bCs w:val="0"/>
              <w:noProof/>
              <w:lang w:val="en"/>
              <w:rPrChange w:id="682" w:author="Sasaki Kenji／佐々木　研二／AI" w:date="2021-11-19T14:16:00Z">
                <w:rPr>
                  <w:rStyle w:val="a4"/>
                  <w:b w:val="0"/>
                  <w:bCs w:val="0"/>
                  <w:noProof/>
                </w:rPr>
              </w:rPrChange>
            </w:rPr>
            <w:fldChar w:fldCharType="end"/>
          </w:r>
        </w:del>
      </w:ins>
    </w:p>
    <w:p w14:paraId="37D74D8B" w14:textId="55CF188D" w:rsidR="00C461C8" w:rsidRPr="00F37467" w:rsidDel="00114D96" w:rsidRDefault="00C461C8">
      <w:pPr>
        <w:pStyle w:val="10"/>
        <w:tabs>
          <w:tab w:val="right" w:leader="dot" w:pos="8494"/>
        </w:tabs>
        <w:rPr>
          <w:ins w:id="683" w:author="Ito Hiroki／伊藤　大貴／AI" w:date="2021-08-26T13:46:00Z"/>
          <w:del w:id="684" w:author="Sugahara, Hikaru/菅原 光" w:date="2022-06-25T17:49:00Z"/>
          <w:rFonts w:ascii="Meiryo UI" w:eastAsia="Meiryo UI" w:hAnsi="Meiryo UI"/>
          <w:b w:val="0"/>
          <w:bCs w:val="0"/>
          <w:i w:val="0"/>
          <w:iCs w:val="0"/>
          <w:noProof/>
          <w:sz w:val="21"/>
          <w:szCs w:val="22"/>
          <w:rPrChange w:id="685" w:author="Sasaki Kenji／佐々木　研二／AI" w:date="2021-11-19T14:16:00Z">
            <w:rPr>
              <w:ins w:id="686" w:author="Ito Hiroki／伊藤　大貴／AI" w:date="2021-08-26T13:46:00Z"/>
              <w:del w:id="687" w:author="Sugahara, Hikaru/菅原 光" w:date="2022-06-25T17:49:00Z"/>
              <w:rFonts w:ascii="游明朝" w:eastAsia="游明朝" w:hAnsi="游明朝"/>
              <w:b w:val="0"/>
              <w:bCs w:val="0"/>
              <w:i w:val="0"/>
              <w:iCs w:val="0"/>
              <w:noProof/>
              <w:sz w:val="21"/>
              <w:szCs w:val="22"/>
            </w:rPr>
          </w:rPrChange>
        </w:rPr>
      </w:pPr>
      <w:ins w:id="688" w:author="Ito Hiroki／伊藤　大貴／AI" w:date="2021-08-26T13:46:00Z">
        <w:del w:id="689" w:author="Sugahara, Hikaru/菅原 光" w:date="2022-06-25T17:49:00Z">
          <w:r w:rsidRPr="00F37467" w:rsidDel="00114D96">
            <w:rPr>
              <w:rStyle w:val="a4"/>
              <w:b w:val="0"/>
              <w:bCs w:val="0"/>
              <w:i w:val="0"/>
              <w:iCs w:val="0"/>
              <w:noProof/>
              <w:lang w:val="en"/>
              <w:rPrChange w:id="690" w:author="Sasaki Kenji／佐々木　研二／AI" w:date="2021-11-19T14:16:00Z">
                <w:rPr>
                  <w:rStyle w:val="a4"/>
                  <w:b w:val="0"/>
                  <w:bCs w:val="0"/>
                  <w:i w:val="0"/>
                  <w:iCs w:val="0"/>
                  <w:noProof/>
                </w:rPr>
              </w:rPrChange>
            </w:rPr>
            <w:fldChar w:fldCharType="begin"/>
          </w:r>
          <w:r w:rsidRPr="00F37467" w:rsidDel="00114D96">
            <w:rPr>
              <w:rStyle w:val="a4"/>
              <w:b w:val="0"/>
              <w:bCs w:val="0"/>
              <w:i w:val="0"/>
              <w:iCs w:val="0"/>
              <w:noProof/>
              <w:lang w:val="en"/>
              <w:rPrChange w:id="691" w:author="Sasaki Kenji／佐々木　研二／AI" w:date="2021-11-19T14:16:00Z">
                <w:rPr>
                  <w:rStyle w:val="a4"/>
                  <w:b w:val="0"/>
                  <w:bCs w:val="0"/>
                  <w:i w:val="0"/>
                  <w:iCs w:val="0"/>
                  <w:noProof/>
                </w:rPr>
              </w:rPrChange>
            </w:rPr>
            <w:delInstrText xml:space="preserve"> </w:delInstrText>
          </w:r>
          <w:r w:rsidRPr="00F37467" w:rsidDel="00114D96">
            <w:rPr>
              <w:b w:val="0"/>
              <w:bCs w:val="0"/>
              <w:i w:val="0"/>
              <w:iCs w:val="0"/>
              <w:noProof/>
              <w:lang w:val="en"/>
              <w:rPrChange w:id="692" w:author="Sasaki Kenji／佐々木　研二／AI" w:date="2021-11-19T14:16:00Z">
                <w:rPr>
                  <w:b w:val="0"/>
                  <w:bCs w:val="0"/>
                  <w:i w:val="0"/>
                  <w:iCs w:val="0"/>
                  <w:noProof/>
                </w:rPr>
              </w:rPrChange>
            </w:rPr>
            <w:delInstrText>HYPERLINK \l "_Toc80878036"</w:delInstrText>
          </w:r>
          <w:r w:rsidRPr="00F37467" w:rsidDel="00114D96">
            <w:rPr>
              <w:rStyle w:val="a4"/>
              <w:b w:val="0"/>
              <w:bCs w:val="0"/>
              <w:i w:val="0"/>
              <w:iCs w:val="0"/>
              <w:noProof/>
              <w:lang w:val="en"/>
              <w:rPrChange w:id="693" w:author="Sasaki Kenji／佐々木　研二／AI" w:date="2021-11-19T14:16:00Z">
                <w:rPr>
                  <w:rStyle w:val="a4"/>
                  <w:b w:val="0"/>
                  <w:bCs w:val="0"/>
                  <w:i w:val="0"/>
                  <w:i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i w:val="0"/>
              <w:iCs w:val="0"/>
              <w:noProof/>
              <w:lang w:val="en"/>
              <w:rPrChange w:id="694" w:author="Sasaki Kenji／佐々木　研二／AI" w:date="2021-11-19T14:16:00Z">
                <w:rPr>
                  <w:rStyle w:val="a4"/>
                  <w:b w:val="0"/>
                  <w:bCs w:val="0"/>
                  <w:i w:val="0"/>
                  <w:iCs w:val="0"/>
                  <w:noProof/>
                </w:rPr>
              </w:rPrChange>
            </w:rPr>
            <w:fldChar w:fldCharType="separate"/>
          </w:r>
          <w:r w:rsidRPr="00F37467" w:rsidDel="00114D96">
            <w:rPr>
              <w:rStyle w:val="a4"/>
              <w:b w:val="0"/>
              <w:bCs w:val="0"/>
              <w:i w:val="0"/>
              <w:iCs w:val="0"/>
              <w:noProof/>
              <w:lang w:val="en"/>
              <w:rPrChange w:id="695" w:author="Sasaki Kenji／佐々木　研二／AI" w:date="2021-11-19T14:16:00Z">
                <w:rPr>
                  <w:rStyle w:val="a4"/>
                  <w:rFonts w:ascii="ＭＳ ゴシック" w:eastAsia="ＭＳ ゴシック" w:hAnsi="ＭＳ ゴシック"/>
                  <w:b w:val="0"/>
                  <w:bCs w:val="0"/>
                  <w:i w:val="0"/>
                  <w:iCs w:val="0"/>
                  <w:noProof/>
                </w:rPr>
              </w:rPrChange>
            </w:rPr>
            <w:delText>1</w:delText>
          </w:r>
          <w:r w:rsidRPr="00F37467" w:rsidDel="00114D96">
            <w:rPr>
              <w:rStyle w:val="a4"/>
              <w:b w:val="0"/>
              <w:bCs w:val="0"/>
              <w:i w:val="0"/>
              <w:iCs w:val="0"/>
              <w:noProof/>
              <w:lang w:val="en"/>
              <w:rPrChange w:id="696" w:author="Sasaki Kenji／佐々木　研二／AI" w:date="2021-11-19T14:16:00Z">
                <w:rPr>
                  <w:rStyle w:val="a4"/>
                  <w:rFonts w:ascii="ＭＳ ゴシック" w:eastAsia="ＭＳ ゴシック" w:hAnsi="ＭＳ ゴシック"/>
                  <w:b w:val="0"/>
                  <w:bCs w:val="0"/>
                  <w:i w:val="0"/>
                  <w:iCs w:val="0"/>
                  <w:noProof/>
                </w:rPr>
              </w:rPrChange>
            </w:rPr>
            <w:delText>．</w:delText>
          </w:r>
          <w:r w:rsidRPr="00F37467" w:rsidDel="00114D96">
            <w:rPr>
              <w:rStyle w:val="a4"/>
              <w:b w:val="0"/>
              <w:bCs w:val="0"/>
              <w:i w:val="0"/>
              <w:iCs w:val="0"/>
              <w:noProof/>
              <w:lang w:val="en"/>
              <w:rPrChange w:id="697" w:author="Sasaki Kenji／佐々木　研二／AI" w:date="2021-11-19T14:16:00Z">
                <w:rPr>
                  <w:rStyle w:val="a4"/>
                  <w:rFonts w:ascii="ＭＳ ゴシック" w:eastAsia="ＭＳ ゴシック" w:hAnsi="ＭＳ ゴシック"/>
                  <w:b w:val="0"/>
                  <w:bCs w:val="0"/>
                  <w:i w:val="0"/>
                  <w:iCs w:val="0"/>
                  <w:noProof/>
                </w:rPr>
              </w:rPrChange>
            </w:rPr>
            <w:delText xml:space="preserve"> Aim of service </w:delText>
          </w:r>
          <w:r w:rsidRPr="00F37467" w:rsidDel="00114D96">
            <w:rPr>
              <w:b w:val="0"/>
              <w:bCs w:val="0"/>
              <w:i w:val="0"/>
              <w:iCs w:val="0"/>
              <w:noProof/>
              <w:webHidden/>
              <w:lang w:val="en"/>
              <w:rPrChange w:id="698" w:author="Sasaki Kenji／佐々木　研二／AI" w:date="2021-11-19T14:16:00Z">
                <w:rPr>
                  <w:b w:val="0"/>
                  <w:bCs w:val="0"/>
                  <w:i w:val="0"/>
                  <w:iCs w:val="0"/>
                  <w:noProof/>
                  <w:webHidden/>
                </w:rPr>
              </w:rPrChange>
            </w:rPr>
            <w:tab/>
          </w:r>
          <w:r w:rsidRPr="00F37467" w:rsidDel="00114D96">
            <w:rPr>
              <w:b w:val="0"/>
              <w:bCs w:val="0"/>
              <w:i w:val="0"/>
              <w:iCs w:val="0"/>
              <w:noProof/>
              <w:webHidden/>
              <w:lang w:val="en"/>
              <w:rPrChange w:id="699" w:author="Sasaki Kenji／佐々木　研二／AI" w:date="2021-11-19T14:16:00Z">
                <w:rPr>
                  <w:b w:val="0"/>
                  <w:bCs w:val="0"/>
                  <w:i w:val="0"/>
                  <w:iCs w:val="0"/>
                  <w:noProof/>
                  <w:webHidden/>
                </w:rPr>
              </w:rPrChange>
            </w:rPr>
            <w:fldChar w:fldCharType="begin"/>
          </w:r>
          <w:r w:rsidRPr="00F37467" w:rsidDel="00114D96">
            <w:rPr>
              <w:b w:val="0"/>
              <w:bCs w:val="0"/>
              <w:i w:val="0"/>
              <w:iCs w:val="0"/>
              <w:noProof/>
              <w:webHidden/>
              <w:lang w:val="en"/>
              <w:rPrChange w:id="700" w:author="Sasaki Kenji／佐々木　研二／AI" w:date="2021-11-19T14:16:00Z">
                <w:rPr>
                  <w:b w:val="0"/>
                  <w:bCs w:val="0"/>
                  <w:i w:val="0"/>
                  <w:iCs w:val="0"/>
                  <w:noProof/>
                  <w:webHidden/>
                </w:rPr>
              </w:rPrChange>
            </w:rPr>
            <w:delInstrText xml:space="preserve"> PAGEREF _Toc80878036 \h </w:delInstrText>
          </w:r>
        </w:del>
      </w:ins>
      <w:del w:id="701" w:author="Sugahara, Hikaru/菅原 光" w:date="2022-06-25T17:49:00Z">
        <w:r w:rsidRPr="0006619B" w:rsidDel="00114D96">
          <w:rPr>
            <w:b w:val="0"/>
            <w:bCs w:val="0"/>
            <w:i w:val="0"/>
            <w:iCs w:val="0"/>
            <w:noProof/>
            <w:webHidden/>
            <w:lang w:val="en"/>
          </w:rPr>
        </w:r>
        <w:r w:rsidRPr="00F37467" w:rsidDel="00114D96">
          <w:rPr>
            <w:b w:val="0"/>
            <w:bCs w:val="0"/>
            <w:i w:val="0"/>
            <w:iCs w:val="0"/>
            <w:noProof/>
            <w:webHidden/>
            <w:lang w:val="en"/>
            <w:rPrChange w:id="702" w:author="Sasaki Kenji／佐々木　研二／AI" w:date="2021-11-19T14:16:00Z">
              <w:rPr>
                <w:b w:val="0"/>
                <w:bCs w:val="0"/>
                <w:i w:val="0"/>
                <w:iCs w:val="0"/>
                <w:noProof/>
                <w:webHidden/>
              </w:rPr>
            </w:rPrChange>
          </w:rPr>
          <w:fldChar w:fldCharType="separate"/>
        </w:r>
      </w:del>
      <w:ins w:id="703" w:author="Ito Hiroki／伊藤　大貴／AI" w:date="2021-08-26T13:46:00Z">
        <w:del w:id="704" w:author="Sugahara, Hikaru/菅原 光" w:date="2022-06-25T17:49:00Z">
          <w:r w:rsidRPr="00F37467" w:rsidDel="00114D96">
            <w:rPr>
              <w:b w:val="0"/>
              <w:bCs w:val="0"/>
              <w:i w:val="0"/>
              <w:iCs w:val="0"/>
              <w:noProof/>
              <w:webHidden/>
              <w:lang w:val="en"/>
              <w:rPrChange w:id="705" w:author="Sasaki Kenji／佐々木　研二／AI" w:date="2021-11-19T14:16:00Z">
                <w:rPr>
                  <w:b w:val="0"/>
                  <w:bCs w:val="0"/>
                  <w:i w:val="0"/>
                  <w:iCs w:val="0"/>
                  <w:noProof/>
                  <w:webHidden/>
                </w:rPr>
              </w:rPrChange>
            </w:rPr>
            <w:delText>5</w:delText>
          </w:r>
          <w:r w:rsidRPr="00F37467" w:rsidDel="00114D96">
            <w:rPr>
              <w:b w:val="0"/>
              <w:bCs w:val="0"/>
              <w:i w:val="0"/>
              <w:iCs w:val="0"/>
              <w:noProof/>
              <w:webHidden/>
              <w:lang w:val="en"/>
              <w:rPrChange w:id="706" w:author="Sasaki Kenji／佐々木　研二／AI" w:date="2021-11-19T14:16:00Z">
                <w:rPr>
                  <w:b w:val="0"/>
                  <w:bCs w:val="0"/>
                  <w:i w:val="0"/>
                  <w:iCs w:val="0"/>
                  <w:noProof/>
                  <w:webHidden/>
                </w:rPr>
              </w:rPrChange>
            </w:rPr>
            <w:fldChar w:fldCharType="end"/>
          </w:r>
          <w:r w:rsidRPr="00F37467" w:rsidDel="00114D96">
            <w:rPr>
              <w:rStyle w:val="a4"/>
              <w:b w:val="0"/>
              <w:bCs w:val="0"/>
              <w:i w:val="0"/>
              <w:iCs w:val="0"/>
              <w:noProof/>
              <w:lang w:val="en"/>
              <w:rPrChange w:id="707" w:author="Sasaki Kenji／佐々木　研二／AI" w:date="2021-11-19T14:16:00Z">
                <w:rPr>
                  <w:rStyle w:val="a4"/>
                  <w:b w:val="0"/>
                  <w:bCs w:val="0"/>
                  <w:i w:val="0"/>
                  <w:iCs w:val="0"/>
                  <w:noProof/>
                </w:rPr>
              </w:rPrChange>
            </w:rPr>
            <w:fldChar w:fldCharType="end"/>
          </w:r>
        </w:del>
      </w:ins>
    </w:p>
    <w:p w14:paraId="59C6AADB" w14:textId="1B4A8C11" w:rsidR="00C461C8" w:rsidRPr="00F37467" w:rsidDel="00114D96" w:rsidRDefault="00C461C8">
      <w:pPr>
        <w:pStyle w:val="10"/>
        <w:tabs>
          <w:tab w:val="right" w:leader="dot" w:pos="8494"/>
        </w:tabs>
        <w:rPr>
          <w:ins w:id="708" w:author="Ito Hiroki／伊藤　大貴／AI" w:date="2021-08-26T13:46:00Z"/>
          <w:del w:id="709" w:author="Sugahara, Hikaru/菅原 光" w:date="2022-06-25T17:49:00Z"/>
          <w:rFonts w:ascii="Meiryo UI" w:eastAsia="Meiryo UI" w:hAnsi="Meiryo UI"/>
          <w:b w:val="0"/>
          <w:bCs w:val="0"/>
          <w:i w:val="0"/>
          <w:iCs w:val="0"/>
          <w:noProof/>
          <w:sz w:val="21"/>
          <w:szCs w:val="22"/>
          <w:rPrChange w:id="710" w:author="Sasaki Kenji／佐々木　研二／AI" w:date="2021-11-19T14:16:00Z">
            <w:rPr>
              <w:ins w:id="711" w:author="Ito Hiroki／伊藤　大貴／AI" w:date="2021-08-26T13:46:00Z"/>
              <w:del w:id="712" w:author="Sugahara, Hikaru/菅原 光" w:date="2022-06-25T17:49:00Z"/>
              <w:rFonts w:ascii="游明朝" w:eastAsia="游明朝" w:hAnsi="游明朝"/>
              <w:b w:val="0"/>
              <w:bCs w:val="0"/>
              <w:i w:val="0"/>
              <w:iCs w:val="0"/>
              <w:noProof/>
              <w:sz w:val="21"/>
              <w:szCs w:val="22"/>
            </w:rPr>
          </w:rPrChange>
        </w:rPr>
      </w:pPr>
      <w:ins w:id="713" w:author="Ito Hiroki／伊藤　大貴／AI" w:date="2021-08-26T13:46:00Z">
        <w:del w:id="714" w:author="Sugahara, Hikaru/菅原 光" w:date="2022-06-25T17:49:00Z">
          <w:r w:rsidRPr="00F37467" w:rsidDel="00114D96">
            <w:rPr>
              <w:rStyle w:val="a4"/>
              <w:b w:val="0"/>
              <w:bCs w:val="0"/>
              <w:i w:val="0"/>
              <w:iCs w:val="0"/>
              <w:noProof/>
              <w:lang w:val="en"/>
              <w:rPrChange w:id="715" w:author="Sasaki Kenji／佐々木　研二／AI" w:date="2021-11-19T14:16:00Z">
                <w:rPr>
                  <w:rStyle w:val="a4"/>
                  <w:b w:val="0"/>
                  <w:bCs w:val="0"/>
                  <w:i w:val="0"/>
                  <w:iCs w:val="0"/>
                  <w:noProof/>
                </w:rPr>
              </w:rPrChange>
            </w:rPr>
            <w:fldChar w:fldCharType="begin"/>
          </w:r>
          <w:r w:rsidRPr="00F37467" w:rsidDel="00114D96">
            <w:rPr>
              <w:rStyle w:val="a4"/>
              <w:b w:val="0"/>
              <w:bCs w:val="0"/>
              <w:i w:val="0"/>
              <w:iCs w:val="0"/>
              <w:noProof/>
              <w:lang w:val="en"/>
              <w:rPrChange w:id="716" w:author="Sasaki Kenji／佐々木　研二／AI" w:date="2021-11-19T14:16:00Z">
                <w:rPr>
                  <w:rStyle w:val="a4"/>
                  <w:b w:val="0"/>
                  <w:bCs w:val="0"/>
                  <w:i w:val="0"/>
                  <w:iCs w:val="0"/>
                  <w:noProof/>
                </w:rPr>
              </w:rPrChange>
            </w:rPr>
            <w:delInstrText xml:space="preserve"> </w:delInstrText>
          </w:r>
          <w:r w:rsidRPr="00F37467" w:rsidDel="00114D96">
            <w:rPr>
              <w:b w:val="0"/>
              <w:bCs w:val="0"/>
              <w:i w:val="0"/>
              <w:iCs w:val="0"/>
              <w:noProof/>
              <w:lang w:val="en"/>
              <w:rPrChange w:id="717" w:author="Sasaki Kenji／佐々木　研二／AI" w:date="2021-11-19T14:16:00Z">
                <w:rPr>
                  <w:b w:val="0"/>
                  <w:bCs w:val="0"/>
                  <w:i w:val="0"/>
                  <w:iCs w:val="0"/>
                  <w:noProof/>
                </w:rPr>
              </w:rPrChange>
            </w:rPr>
            <w:delInstrText>HYPERLINK \l "_Toc80878037"</w:delInstrText>
          </w:r>
          <w:r w:rsidRPr="00F37467" w:rsidDel="00114D96">
            <w:rPr>
              <w:rStyle w:val="a4"/>
              <w:b w:val="0"/>
              <w:bCs w:val="0"/>
              <w:i w:val="0"/>
              <w:iCs w:val="0"/>
              <w:noProof/>
              <w:lang w:val="en"/>
              <w:rPrChange w:id="718" w:author="Sasaki Kenji／佐々木　研二／AI" w:date="2021-11-19T14:16:00Z">
                <w:rPr>
                  <w:rStyle w:val="a4"/>
                  <w:b w:val="0"/>
                  <w:bCs w:val="0"/>
                  <w:i w:val="0"/>
                  <w:i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i w:val="0"/>
              <w:iCs w:val="0"/>
              <w:noProof/>
              <w:lang w:val="en"/>
              <w:rPrChange w:id="719" w:author="Sasaki Kenji／佐々木　研二／AI" w:date="2021-11-19T14:16:00Z">
                <w:rPr>
                  <w:rStyle w:val="a4"/>
                  <w:b w:val="0"/>
                  <w:bCs w:val="0"/>
                  <w:i w:val="0"/>
                  <w:iCs w:val="0"/>
                  <w:noProof/>
                </w:rPr>
              </w:rPrChange>
            </w:rPr>
            <w:fldChar w:fldCharType="separate"/>
          </w:r>
          <w:r w:rsidRPr="00F37467" w:rsidDel="00114D96">
            <w:rPr>
              <w:rStyle w:val="a4"/>
              <w:b w:val="0"/>
              <w:bCs w:val="0"/>
              <w:i w:val="0"/>
              <w:iCs w:val="0"/>
              <w:noProof/>
              <w:lang w:val="en"/>
              <w:rPrChange w:id="720" w:author="Sasaki Kenji／佐々木　研二／AI" w:date="2021-11-19T14:16:00Z">
                <w:rPr>
                  <w:rStyle w:val="a4"/>
                  <w:rFonts w:ascii="ＭＳ ゴシック" w:eastAsia="ＭＳ ゴシック" w:hAnsi="ＭＳ ゴシック"/>
                  <w:b w:val="0"/>
                  <w:bCs w:val="0"/>
                  <w:i w:val="0"/>
                  <w:iCs w:val="0"/>
                  <w:noProof/>
                </w:rPr>
              </w:rPrChange>
            </w:rPr>
            <w:delText>2</w:delText>
          </w:r>
          <w:r w:rsidRPr="00F37467" w:rsidDel="00114D96">
            <w:rPr>
              <w:rStyle w:val="a4"/>
              <w:b w:val="0"/>
              <w:bCs w:val="0"/>
              <w:i w:val="0"/>
              <w:iCs w:val="0"/>
              <w:noProof/>
              <w:lang w:val="en"/>
              <w:rPrChange w:id="721" w:author="Sasaki Kenji／佐々木　研二／AI" w:date="2021-11-19T14:16:00Z">
                <w:rPr>
                  <w:rStyle w:val="a4"/>
                  <w:rFonts w:ascii="ＭＳ ゴシック" w:eastAsia="ＭＳ ゴシック" w:hAnsi="ＭＳ ゴシック"/>
                  <w:b w:val="0"/>
                  <w:bCs w:val="0"/>
                  <w:i w:val="0"/>
                  <w:iCs w:val="0"/>
                  <w:noProof/>
                </w:rPr>
              </w:rPrChange>
            </w:rPr>
            <w:delText>．</w:delText>
          </w:r>
          <w:r w:rsidRPr="00F37467" w:rsidDel="00114D96">
            <w:rPr>
              <w:rStyle w:val="a4"/>
              <w:b w:val="0"/>
              <w:bCs w:val="0"/>
              <w:i w:val="0"/>
              <w:iCs w:val="0"/>
              <w:noProof/>
              <w:lang w:val="en"/>
              <w:rPrChange w:id="722" w:author="Sasaki Kenji／佐々木　研二／AI" w:date="2021-11-19T14:16:00Z">
                <w:rPr>
                  <w:rStyle w:val="a4"/>
                  <w:rFonts w:ascii="ＭＳ ゴシック" w:eastAsia="ＭＳ ゴシック" w:hAnsi="ＭＳ ゴシック"/>
                  <w:b w:val="0"/>
                  <w:bCs w:val="0"/>
                  <w:i w:val="0"/>
                  <w:iCs w:val="0"/>
                  <w:noProof/>
                </w:rPr>
              </w:rPrChange>
            </w:rPr>
            <w:delText xml:space="preserve"> Main use scene </w:delText>
          </w:r>
          <w:r w:rsidRPr="00F37467" w:rsidDel="00114D96">
            <w:rPr>
              <w:b w:val="0"/>
              <w:bCs w:val="0"/>
              <w:i w:val="0"/>
              <w:iCs w:val="0"/>
              <w:noProof/>
              <w:webHidden/>
              <w:lang w:val="en"/>
              <w:rPrChange w:id="723" w:author="Sasaki Kenji／佐々木　研二／AI" w:date="2021-11-19T14:16:00Z">
                <w:rPr>
                  <w:b w:val="0"/>
                  <w:bCs w:val="0"/>
                  <w:i w:val="0"/>
                  <w:iCs w:val="0"/>
                  <w:noProof/>
                  <w:webHidden/>
                </w:rPr>
              </w:rPrChange>
            </w:rPr>
            <w:tab/>
          </w:r>
          <w:r w:rsidRPr="00F37467" w:rsidDel="00114D96">
            <w:rPr>
              <w:b w:val="0"/>
              <w:bCs w:val="0"/>
              <w:i w:val="0"/>
              <w:iCs w:val="0"/>
              <w:noProof/>
              <w:webHidden/>
              <w:lang w:val="en"/>
              <w:rPrChange w:id="724" w:author="Sasaki Kenji／佐々木　研二／AI" w:date="2021-11-19T14:16:00Z">
                <w:rPr>
                  <w:b w:val="0"/>
                  <w:bCs w:val="0"/>
                  <w:i w:val="0"/>
                  <w:iCs w:val="0"/>
                  <w:noProof/>
                  <w:webHidden/>
                </w:rPr>
              </w:rPrChange>
            </w:rPr>
            <w:fldChar w:fldCharType="begin"/>
          </w:r>
          <w:r w:rsidRPr="00F37467" w:rsidDel="00114D96">
            <w:rPr>
              <w:b w:val="0"/>
              <w:bCs w:val="0"/>
              <w:i w:val="0"/>
              <w:iCs w:val="0"/>
              <w:noProof/>
              <w:webHidden/>
              <w:lang w:val="en"/>
              <w:rPrChange w:id="725" w:author="Sasaki Kenji／佐々木　研二／AI" w:date="2021-11-19T14:16:00Z">
                <w:rPr>
                  <w:b w:val="0"/>
                  <w:bCs w:val="0"/>
                  <w:i w:val="0"/>
                  <w:iCs w:val="0"/>
                  <w:noProof/>
                  <w:webHidden/>
                </w:rPr>
              </w:rPrChange>
            </w:rPr>
            <w:delInstrText xml:space="preserve"> PAGEREF _Toc80878037 \h </w:delInstrText>
          </w:r>
        </w:del>
      </w:ins>
      <w:del w:id="726" w:author="Sugahara, Hikaru/菅原 光" w:date="2022-06-25T17:49:00Z">
        <w:r w:rsidRPr="0006619B" w:rsidDel="00114D96">
          <w:rPr>
            <w:b w:val="0"/>
            <w:bCs w:val="0"/>
            <w:i w:val="0"/>
            <w:iCs w:val="0"/>
            <w:noProof/>
            <w:webHidden/>
            <w:lang w:val="en"/>
          </w:rPr>
        </w:r>
        <w:r w:rsidRPr="00F37467" w:rsidDel="00114D96">
          <w:rPr>
            <w:b w:val="0"/>
            <w:bCs w:val="0"/>
            <w:i w:val="0"/>
            <w:iCs w:val="0"/>
            <w:noProof/>
            <w:webHidden/>
            <w:lang w:val="en"/>
            <w:rPrChange w:id="727" w:author="Sasaki Kenji／佐々木　研二／AI" w:date="2021-11-19T14:16:00Z">
              <w:rPr>
                <w:b w:val="0"/>
                <w:bCs w:val="0"/>
                <w:i w:val="0"/>
                <w:iCs w:val="0"/>
                <w:noProof/>
                <w:webHidden/>
              </w:rPr>
            </w:rPrChange>
          </w:rPr>
          <w:fldChar w:fldCharType="separate"/>
        </w:r>
      </w:del>
      <w:ins w:id="728" w:author="Ito Hiroki／伊藤　大貴／AI" w:date="2021-08-26T13:46:00Z">
        <w:del w:id="729" w:author="Sugahara, Hikaru/菅原 光" w:date="2022-06-25T17:49:00Z">
          <w:r w:rsidRPr="00F37467" w:rsidDel="00114D96">
            <w:rPr>
              <w:b w:val="0"/>
              <w:bCs w:val="0"/>
              <w:i w:val="0"/>
              <w:iCs w:val="0"/>
              <w:noProof/>
              <w:webHidden/>
              <w:lang w:val="en"/>
              <w:rPrChange w:id="730" w:author="Sasaki Kenji／佐々木　研二／AI" w:date="2021-11-19T14:16:00Z">
                <w:rPr>
                  <w:b w:val="0"/>
                  <w:bCs w:val="0"/>
                  <w:i w:val="0"/>
                  <w:iCs w:val="0"/>
                  <w:noProof/>
                  <w:webHidden/>
                </w:rPr>
              </w:rPrChange>
            </w:rPr>
            <w:delText>5</w:delText>
          </w:r>
          <w:r w:rsidRPr="00F37467" w:rsidDel="00114D96">
            <w:rPr>
              <w:b w:val="0"/>
              <w:bCs w:val="0"/>
              <w:i w:val="0"/>
              <w:iCs w:val="0"/>
              <w:noProof/>
              <w:webHidden/>
              <w:lang w:val="en"/>
              <w:rPrChange w:id="731" w:author="Sasaki Kenji／佐々木　研二／AI" w:date="2021-11-19T14:16:00Z">
                <w:rPr>
                  <w:b w:val="0"/>
                  <w:bCs w:val="0"/>
                  <w:i w:val="0"/>
                  <w:iCs w:val="0"/>
                  <w:noProof/>
                  <w:webHidden/>
                </w:rPr>
              </w:rPrChange>
            </w:rPr>
            <w:fldChar w:fldCharType="end"/>
          </w:r>
          <w:r w:rsidRPr="00F37467" w:rsidDel="00114D96">
            <w:rPr>
              <w:rStyle w:val="a4"/>
              <w:b w:val="0"/>
              <w:bCs w:val="0"/>
              <w:i w:val="0"/>
              <w:iCs w:val="0"/>
              <w:noProof/>
              <w:lang w:val="en"/>
              <w:rPrChange w:id="732" w:author="Sasaki Kenji／佐々木　研二／AI" w:date="2021-11-19T14:16:00Z">
                <w:rPr>
                  <w:rStyle w:val="a4"/>
                  <w:b w:val="0"/>
                  <w:bCs w:val="0"/>
                  <w:i w:val="0"/>
                  <w:iCs w:val="0"/>
                  <w:noProof/>
                </w:rPr>
              </w:rPrChange>
            </w:rPr>
            <w:fldChar w:fldCharType="end"/>
          </w:r>
        </w:del>
      </w:ins>
    </w:p>
    <w:p w14:paraId="359579D6" w14:textId="40191A09" w:rsidR="00C461C8" w:rsidRPr="00F37467" w:rsidDel="00114D96" w:rsidRDefault="00C461C8">
      <w:pPr>
        <w:pStyle w:val="10"/>
        <w:tabs>
          <w:tab w:val="right" w:leader="dot" w:pos="8494"/>
        </w:tabs>
        <w:rPr>
          <w:ins w:id="733" w:author="Ito Hiroki／伊藤　大貴／AI" w:date="2021-08-26T13:46:00Z"/>
          <w:del w:id="734" w:author="Sugahara, Hikaru/菅原 光" w:date="2022-06-25T17:49:00Z"/>
          <w:rFonts w:ascii="Meiryo UI" w:eastAsia="Meiryo UI" w:hAnsi="Meiryo UI"/>
          <w:b w:val="0"/>
          <w:bCs w:val="0"/>
          <w:i w:val="0"/>
          <w:iCs w:val="0"/>
          <w:noProof/>
          <w:sz w:val="21"/>
          <w:szCs w:val="22"/>
          <w:rPrChange w:id="735" w:author="Sasaki Kenji／佐々木　研二／AI" w:date="2021-11-19T14:16:00Z">
            <w:rPr>
              <w:ins w:id="736" w:author="Ito Hiroki／伊藤　大貴／AI" w:date="2021-08-26T13:46:00Z"/>
              <w:del w:id="737" w:author="Sugahara, Hikaru/菅原 光" w:date="2022-06-25T17:49:00Z"/>
              <w:rFonts w:ascii="游明朝" w:eastAsia="游明朝" w:hAnsi="游明朝"/>
              <w:b w:val="0"/>
              <w:bCs w:val="0"/>
              <w:i w:val="0"/>
              <w:iCs w:val="0"/>
              <w:noProof/>
              <w:sz w:val="21"/>
              <w:szCs w:val="22"/>
            </w:rPr>
          </w:rPrChange>
        </w:rPr>
      </w:pPr>
      <w:ins w:id="738" w:author="Ito Hiroki／伊藤　大貴／AI" w:date="2021-08-26T13:46:00Z">
        <w:del w:id="739" w:author="Sugahara, Hikaru/菅原 光" w:date="2022-06-25T17:49:00Z">
          <w:r w:rsidRPr="00F37467" w:rsidDel="00114D96">
            <w:rPr>
              <w:rStyle w:val="a4"/>
              <w:b w:val="0"/>
              <w:bCs w:val="0"/>
              <w:i w:val="0"/>
              <w:iCs w:val="0"/>
              <w:noProof/>
              <w:lang w:val="en"/>
              <w:rPrChange w:id="740" w:author="Sasaki Kenji／佐々木　研二／AI" w:date="2021-11-19T14:16:00Z">
                <w:rPr>
                  <w:rStyle w:val="a4"/>
                  <w:b w:val="0"/>
                  <w:bCs w:val="0"/>
                  <w:i w:val="0"/>
                  <w:iCs w:val="0"/>
                  <w:noProof/>
                </w:rPr>
              </w:rPrChange>
            </w:rPr>
            <w:fldChar w:fldCharType="begin"/>
          </w:r>
          <w:r w:rsidRPr="00F37467" w:rsidDel="00114D96">
            <w:rPr>
              <w:rStyle w:val="a4"/>
              <w:b w:val="0"/>
              <w:bCs w:val="0"/>
              <w:i w:val="0"/>
              <w:iCs w:val="0"/>
              <w:noProof/>
              <w:lang w:val="en"/>
              <w:rPrChange w:id="741" w:author="Sasaki Kenji／佐々木　研二／AI" w:date="2021-11-19T14:16:00Z">
                <w:rPr>
                  <w:rStyle w:val="a4"/>
                  <w:b w:val="0"/>
                  <w:bCs w:val="0"/>
                  <w:i w:val="0"/>
                  <w:iCs w:val="0"/>
                  <w:noProof/>
                </w:rPr>
              </w:rPrChange>
            </w:rPr>
            <w:delInstrText xml:space="preserve"> </w:delInstrText>
          </w:r>
          <w:r w:rsidRPr="00F37467" w:rsidDel="00114D96">
            <w:rPr>
              <w:b w:val="0"/>
              <w:bCs w:val="0"/>
              <w:i w:val="0"/>
              <w:iCs w:val="0"/>
              <w:noProof/>
              <w:lang w:val="en"/>
              <w:rPrChange w:id="742" w:author="Sasaki Kenji／佐々木　研二／AI" w:date="2021-11-19T14:16:00Z">
                <w:rPr>
                  <w:b w:val="0"/>
                  <w:bCs w:val="0"/>
                  <w:i w:val="0"/>
                  <w:iCs w:val="0"/>
                  <w:noProof/>
                </w:rPr>
              </w:rPrChange>
            </w:rPr>
            <w:delInstrText>HYPERLINK \l "_Toc80878038"</w:delInstrText>
          </w:r>
          <w:r w:rsidRPr="00F37467" w:rsidDel="00114D96">
            <w:rPr>
              <w:rStyle w:val="a4"/>
              <w:b w:val="0"/>
              <w:bCs w:val="0"/>
              <w:i w:val="0"/>
              <w:iCs w:val="0"/>
              <w:noProof/>
              <w:lang w:val="en"/>
              <w:rPrChange w:id="743" w:author="Sasaki Kenji／佐々木　研二／AI" w:date="2021-11-19T14:16:00Z">
                <w:rPr>
                  <w:rStyle w:val="a4"/>
                  <w:b w:val="0"/>
                  <w:bCs w:val="0"/>
                  <w:i w:val="0"/>
                  <w:i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i w:val="0"/>
              <w:iCs w:val="0"/>
              <w:noProof/>
              <w:lang w:val="en"/>
              <w:rPrChange w:id="744" w:author="Sasaki Kenji／佐々木　研二／AI" w:date="2021-11-19T14:16:00Z">
                <w:rPr>
                  <w:rStyle w:val="a4"/>
                  <w:b w:val="0"/>
                  <w:bCs w:val="0"/>
                  <w:i w:val="0"/>
                  <w:iCs w:val="0"/>
                  <w:noProof/>
                </w:rPr>
              </w:rPrChange>
            </w:rPr>
            <w:fldChar w:fldCharType="separate"/>
          </w:r>
          <w:r w:rsidRPr="00F37467" w:rsidDel="00114D96">
            <w:rPr>
              <w:rStyle w:val="a4"/>
              <w:b w:val="0"/>
              <w:bCs w:val="0"/>
              <w:i w:val="0"/>
              <w:iCs w:val="0"/>
              <w:noProof/>
              <w:lang w:val="en"/>
              <w:rPrChange w:id="745" w:author="Sasaki Kenji／佐々木　研二／AI" w:date="2021-11-19T14:16:00Z">
                <w:rPr>
                  <w:rStyle w:val="a4"/>
                  <w:rFonts w:ascii="ＭＳ ゴシック" w:eastAsia="ＭＳ ゴシック" w:hAnsi="ＭＳ ゴシック"/>
                  <w:b w:val="0"/>
                  <w:bCs w:val="0"/>
                  <w:i w:val="0"/>
                  <w:iCs w:val="0"/>
                  <w:noProof/>
                </w:rPr>
              </w:rPrChange>
            </w:rPr>
            <w:delText>3</w:delText>
          </w:r>
          <w:r w:rsidRPr="00F37467" w:rsidDel="00114D96">
            <w:rPr>
              <w:rStyle w:val="a4"/>
              <w:b w:val="0"/>
              <w:bCs w:val="0"/>
              <w:i w:val="0"/>
              <w:iCs w:val="0"/>
              <w:noProof/>
              <w:lang w:val="en"/>
              <w:rPrChange w:id="746" w:author="Sasaki Kenji／佐々木　研二／AI" w:date="2021-11-19T14:16:00Z">
                <w:rPr>
                  <w:rStyle w:val="a4"/>
                  <w:rFonts w:ascii="ＭＳ ゴシック" w:eastAsia="ＭＳ ゴシック" w:hAnsi="ＭＳ ゴシック"/>
                  <w:b w:val="0"/>
                  <w:bCs w:val="0"/>
                  <w:i w:val="0"/>
                  <w:iCs w:val="0"/>
                  <w:noProof/>
                </w:rPr>
              </w:rPrChange>
            </w:rPr>
            <w:delText>．</w:delText>
          </w:r>
          <w:r w:rsidRPr="00F37467" w:rsidDel="00114D96">
            <w:rPr>
              <w:rStyle w:val="a4"/>
              <w:b w:val="0"/>
              <w:bCs w:val="0"/>
              <w:i w:val="0"/>
              <w:iCs w:val="0"/>
              <w:noProof/>
              <w:lang w:val="en"/>
              <w:rPrChange w:id="747" w:author="Sasaki Kenji／佐々木　研二／AI" w:date="2021-11-19T14:16:00Z">
                <w:rPr>
                  <w:rStyle w:val="a4"/>
                  <w:rFonts w:ascii="ＭＳ ゴシック" w:eastAsia="ＭＳ ゴシック" w:hAnsi="ＭＳ ゴシック"/>
                  <w:b w:val="0"/>
                  <w:bCs w:val="0"/>
                  <w:i w:val="0"/>
                  <w:iCs w:val="0"/>
                  <w:noProof/>
                </w:rPr>
              </w:rPrChange>
            </w:rPr>
            <w:delText xml:space="preserve"> Service Description </w:delText>
          </w:r>
          <w:r w:rsidRPr="00F37467" w:rsidDel="00114D96">
            <w:rPr>
              <w:b w:val="0"/>
              <w:bCs w:val="0"/>
              <w:i w:val="0"/>
              <w:iCs w:val="0"/>
              <w:noProof/>
              <w:webHidden/>
              <w:lang w:val="en"/>
              <w:rPrChange w:id="748" w:author="Sasaki Kenji／佐々木　研二／AI" w:date="2021-11-19T14:16:00Z">
                <w:rPr>
                  <w:b w:val="0"/>
                  <w:bCs w:val="0"/>
                  <w:i w:val="0"/>
                  <w:iCs w:val="0"/>
                  <w:noProof/>
                  <w:webHidden/>
                </w:rPr>
              </w:rPrChange>
            </w:rPr>
            <w:tab/>
          </w:r>
          <w:r w:rsidRPr="00F37467" w:rsidDel="00114D96">
            <w:rPr>
              <w:b w:val="0"/>
              <w:bCs w:val="0"/>
              <w:i w:val="0"/>
              <w:iCs w:val="0"/>
              <w:noProof/>
              <w:webHidden/>
              <w:lang w:val="en"/>
              <w:rPrChange w:id="749" w:author="Sasaki Kenji／佐々木　研二／AI" w:date="2021-11-19T14:16:00Z">
                <w:rPr>
                  <w:b w:val="0"/>
                  <w:bCs w:val="0"/>
                  <w:i w:val="0"/>
                  <w:iCs w:val="0"/>
                  <w:noProof/>
                  <w:webHidden/>
                </w:rPr>
              </w:rPrChange>
            </w:rPr>
            <w:fldChar w:fldCharType="begin"/>
          </w:r>
          <w:r w:rsidRPr="00F37467" w:rsidDel="00114D96">
            <w:rPr>
              <w:b w:val="0"/>
              <w:bCs w:val="0"/>
              <w:i w:val="0"/>
              <w:iCs w:val="0"/>
              <w:noProof/>
              <w:webHidden/>
              <w:lang w:val="en"/>
              <w:rPrChange w:id="750" w:author="Sasaki Kenji／佐々木　研二／AI" w:date="2021-11-19T14:16:00Z">
                <w:rPr>
                  <w:b w:val="0"/>
                  <w:bCs w:val="0"/>
                  <w:i w:val="0"/>
                  <w:iCs w:val="0"/>
                  <w:noProof/>
                  <w:webHidden/>
                </w:rPr>
              </w:rPrChange>
            </w:rPr>
            <w:delInstrText xml:space="preserve"> PAGEREF _Toc80878038 \h </w:delInstrText>
          </w:r>
        </w:del>
      </w:ins>
      <w:del w:id="751" w:author="Sugahara, Hikaru/菅原 光" w:date="2022-06-25T17:49:00Z">
        <w:r w:rsidRPr="0006619B" w:rsidDel="00114D96">
          <w:rPr>
            <w:b w:val="0"/>
            <w:bCs w:val="0"/>
            <w:i w:val="0"/>
            <w:iCs w:val="0"/>
            <w:noProof/>
            <w:webHidden/>
            <w:lang w:val="en"/>
          </w:rPr>
        </w:r>
        <w:r w:rsidRPr="00F37467" w:rsidDel="00114D96">
          <w:rPr>
            <w:b w:val="0"/>
            <w:bCs w:val="0"/>
            <w:i w:val="0"/>
            <w:iCs w:val="0"/>
            <w:noProof/>
            <w:webHidden/>
            <w:lang w:val="en"/>
            <w:rPrChange w:id="752" w:author="Sasaki Kenji／佐々木　研二／AI" w:date="2021-11-19T14:16:00Z">
              <w:rPr>
                <w:b w:val="0"/>
                <w:bCs w:val="0"/>
                <w:i w:val="0"/>
                <w:iCs w:val="0"/>
                <w:noProof/>
                <w:webHidden/>
              </w:rPr>
            </w:rPrChange>
          </w:rPr>
          <w:fldChar w:fldCharType="separate"/>
        </w:r>
      </w:del>
      <w:ins w:id="753" w:author="Ito Hiroki／伊藤　大貴／AI" w:date="2021-08-26T13:46:00Z">
        <w:del w:id="754" w:author="Sugahara, Hikaru/菅原 光" w:date="2022-06-25T17:49:00Z">
          <w:r w:rsidRPr="00F37467" w:rsidDel="00114D96">
            <w:rPr>
              <w:b w:val="0"/>
              <w:bCs w:val="0"/>
              <w:i w:val="0"/>
              <w:iCs w:val="0"/>
              <w:noProof/>
              <w:webHidden/>
              <w:lang w:val="en"/>
              <w:rPrChange w:id="755" w:author="Sasaki Kenji／佐々木　研二／AI" w:date="2021-11-19T14:16:00Z">
                <w:rPr>
                  <w:b w:val="0"/>
                  <w:bCs w:val="0"/>
                  <w:i w:val="0"/>
                  <w:iCs w:val="0"/>
                  <w:noProof/>
                  <w:webHidden/>
                </w:rPr>
              </w:rPrChange>
            </w:rPr>
            <w:delText>5</w:delText>
          </w:r>
          <w:r w:rsidRPr="00F37467" w:rsidDel="00114D96">
            <w:rPr>
              <w:b w:val="0"/>
              <w:bCs w:val="0"/>
              <w:i w:val="0"/>
              <w:iCs w:val="0"/>
              <w:noProof/>
              <w:webHidden/>
              <w:lang w:val="en"/>
              <w:rPrChange w:id="756" w:author="Sasaki Kenji／佐々木　研二／AI" w:date="2021-11-19T14:16:00Z">
                <w:rPr>
                  <w:b w:val="0"/>
                  <w:bCs w:val="0"/>
                  <w:i w:val="0"/>
                  <w:iCs w:val="0"/>
                  <w:noProof/>
                  <w:webHidden/>
                </w:rPr>
              </w:rPrChange>
            </w:rPr>
            <w:fldChar w:fldCharType="end"/>
          </w:r>
          <w:r w:rsidRPr="00F37467" w:rsidDel="00114D96">
            <w:rPr>
              <w:rStyle w:val="a4"/>
              <w:b w:val="0"/>
              <w:bCs w:val="0"/>
              <w:i w:val="0"/>
              <w:iCs w:val="0"/>
              <w:noProof/>
              <w:lang w:val="en"/>
              <w:rPrChange w:id="757" w:author="Sasaki Kenji／佐々木　研二／AI" w:date="2021-11-19T14:16:00Z">
                <w:rPr>
                  <w:rStyle w:val="a4"/>
                  <w:b w:val="0"/>
                  <w:bCs w:val="0"/>
                  <w:i w:val="0"/>
                  <w:iCs w:val="0"/>
                  <w:noProof/>
                </w:rPr>
              </w:rPrChange>
            </w:rPr>
            <w:fldChar w:fldCharType="end"/>
          </w:r>
        </w:del>
      </w:ins>
    </w:p>
    <w:p w14:paraId="426FDE42" w14:textId="41AC8FC6" w:rsidR="00C461C8" w:rsidRPr="00F37467" w:rsidDel="00114D96" w:rsidRDefault="00C461C8">
      <w:pPr>
        <w:pStyle w:val="10"/>
        <w:tabs>
          <w:tab w:val="right" w:leader="dot" w:pos="8494"/>
        </w:tabs>
        <w:rPr>
          <w:ins w:id="758" w:author="Ito Hiroki／伊藤　大貴／AI" w:date="2021-08-26T13:46:00Z"/>
          <w:del w:id="759" w:author="Sugahara, Hikaru/菅原 光" w:date="2022-06-25T17:49:00Z"/>
          <w:rFonts w:ascii="Meiryo UI" w:eastAsia="Meiryo UI" w:hAnsi="Meiryo UI"/>
          <w:b w:val="0"/>
          <w:bCs w:val="0"/>
          <w:i w:val="0"/>
          <w:iCs w:val="0"/>
          <w:noProof/>
          <w:sz w:val="21"/>
          <w:szCs w:val="22"/>
          <w:rPrChange w:id="760" w:author="Sasaki Kenji／佐々木　研二／AI" w:date="2021-11-19T14:16:00Z">
            <w:rPr>
              <w:ins w:id="761" w:author="Ito Hiroki／伊藤　大貴／AI" w:date="2021-08-26T13:46:00Z"/>
              <w:del w:id="762" w:author="Sugahara, Hikaru/菅原 光" w:date="2022-06-25T17:49:00Z"/>
              <w:rFonts w:ascii="游明朝" w:eastAsia="游明朝" w:hAnsi="游明朝"/>
              <w:b w:val="0"/>
              <w:bCs w:val="0"/>
              <w:i w:val="0"/>
              <w:iCs w:val="0"/>
              <w:noProof/>
              <w:sz w:val="21"/>
              <w:szCs w:val="22"/>
            </w:rPr>
          </w:rPrChange>
        </w:rPr>
      </w:pPr>
      <w:ins w:id="763" w:author="Ito Hiroki／伊藤　大貴／AI" w:date="2021-08-26T13:46:00Z">
        <w:del w:id="764" w:author="Sugahara, Hikaru/菅原 光" w:date="2022-06-25T17:49:00Z">
          <w:r w:rsidRPr="00F37467" w:rsidDel="00114D96">
            <w:rPr>
              <w:rStyle w:val="a4"/>
              <w:b w:val="0"/>
              <w:bCs w:val="0"/>
              <w:i w:val="0"/>
              <w:iCs w:val="0"/>
              <w:noProof/>
              <w:lang w:val="en"/>
              <w:rPrChange w:id="765" w:author="Sasaki Kenji／佐々木　研二／AI" w:date="2021-11-19T14:16:00Z">
                <w:rPr>
                  <w:rStyle w:val="a4"/>
                  <w:b w:val="0"/>
                  <w:bCs w:val="0"/>
                  <w:i w:val="0"/>
                  <w:iCs w:val="0"/>
                  <w:noProof/>
                </w:rPr>
              </w:rPrChange>
            </w:rPr>
            <w:fldChar w:fldCharType="begin"/>
          </w:r>
          <w:r w:rsidRPr="00F37467" w:rsidDel="00114D96">
            <w:rPr>
              <w:rStyle w:val="a4"/>
              <w:b w:val="0"/>
              <w:bCs w:val="0"/>
              <w:i w:val="0"/>
              <w:iCs w:val="0"/>
              <w:noProof/>
              <w:lang w:val="en"/>
              <w:rPrChange w:id="766" w:author="Sasaki Kenji／佐々木　研二／AI" w:date="2021-11-19T14:16:00Z">
                <w:rPr>
                  <w:rStyle w:val="a4"/>
                  <w:b w:val="0"/>
                  <w:bCs w:val="0"/>
                  <w:i w:val="0"/>
                  <w:iCs w:val="0"/>
                  <w:noProof/>
                </w:rPr>
              </w:rPrChange>
            </w:rPr>
            <w:delInstrText xml:space="preserve"> </w:delInstrText>
          </w:r>
          <w:r w:rsidRPr="00F37467" w:rsidDel="00114D96">
            <w:rPr>
              <w:b w:val="0"/>
              <w:bCs w:val="0"/>
              <w:i w:val="0"/>
              <w:iCs w:val="0"/>
              <w:noProof/>
              <w:lang w:val="en"/>
              <w:rPrChange w:id="767" w:author="Sasaki Kenji／佐々木　研二／AI" w:date="2021-11-19T14:16:00Z">
                <w:rPr>
                  <w:b w:val="0"/>
                  <w:bCs w:val="0"/>
                  <w:i w:val="0"/>
                  <w:iCs w:val="0"/>
                  <w:noProof/>
                </w:rPr>
              </w:rPrChange>
            </w:rPr>
            <w:delInstrText>HYPERLINK \l "_Toc80878039"</w:delInstrText>
          </w:r>
          <w:r w:rsidRPr="00F37467" w:rsidDel="00114D96">
            <w:rPr>
              <w:rStyle w:val="a4"/>
              <w:b w:val="0"/>
              <w:bCs w:val="0"/>
              <w:i w:val="0"/>
              <w:iCs w:val="0"/>
              <w:noProof/>
              <w:lang w:val="en"/>
              <w:rPrChange w:id="768" w:author="Sasaki Kenji／佐々木　研二／AI" w:date="2021-11-19T14:16:00Z">
                <w:rPr>
                  <w:rStyle w:val="a4"/>
                  <w:b w:val="0"/>
                  <w:bCs w:val="0"/>
                  <w:i w:val="0"/>
                  <w:i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i w:val="0"/>
              <w:iCs w:val="0"/>
              <w:noProof/>
              <w:lang w:val="en"/>
              <w:rPrChange w:id="769" w:author="Sasaki Kenji／佐々木　研二／AI" w:date="2021-11-19T14:16:00Z">
                <w:rPr>
                  <w:rStyle w:val="a4"/>
                  <w:b w:val="0"/>
                  <w:bCs w:val="0"/>
                  <w:i w:val="0"/>
                  <w:iCs w:val="0"/>
                  <w:noProof/>
                </w:rPr>
              </w:rPrChange>
            </w:rPr>
            <w:fldChar w:fldCharType="separate"/>
          </w:r>
          <w:r w:rsidRPr="00F37467" w:rsidDel="00114D96">
            <w:rPr>
              <w:rStyle w:val="a4"/>
              <w:b w:val="0"/>
              <w:bCs w:val="0"/>
              <w:i w:val="0"/>
              <w:iCs w:val="0"/>
              <w:noProof/>
              <w:lang w:val="en"/>
              <w:rPrChange w:id="770" w:author="Sasaki Kenji／佐々木　研二／AI" w:date="2021-11-19T14:16:00Z">
                <w:rPr>
                  <w:rStyle w:val="a4"/>
                  <w:rFonts w:ascii="ＭＳ ゴシック" w:eastAsia="ＭＳ ゴシック" w:hAnsi="ＭＳ ゴシック"/>
                  <w:b w:val="0"/>
                  <w:bCs w:val="0"/>
                  <w:i w:val="0"/>
                  <w:iCs w:val="0"/>
                  <w:noProof/>
                </w:rPr>
              </w:rPrChange>
            </w:rPr>
            <w:delText>4</w:delText>
          </w:r>
          <w:r w:rsidRPr="00F37467" w:rsidDel="00114D96">
            <w:rPr>
              <w:rStyle w:val="a4"/>
              <w:b w:val="0"/>
              <w:bCs w:val="0"/>
              <w:i w:val="0"/>
              <w:iCs w:val="0"/>
              <w:noProof/>
              <w:lang w:val="en"/>
              <w:rPrChange w:id="771" w:author="Sasaki Kenji／佐々木　研二／AI" w:date="2021-11-19T14:16:00Z">
                <w:rPr>
                  <w:rStyle w:val="a4"/>
                  <w:rFonts w:ascii="ＭＳ ゴシック" w:eastAsia="ＭＳ ゴシック" w:hAnsi="ＭＳ ゴシック"/>
                  <w:b w:val="0"/>
                  <w:bCs w:val="0"/>
                  <w:i w:val="0"/>
                  <w:iCs w:val="0"/>
                  <w:noProof/>
                </w:rPr>
              </w:rPrChange>
            </w:rPr>
            <w:delText>．</w:delText>
          </w:r>
          <w:r w:rsidRPr="00F37467" w:rsidDel="00114D96">
            <w:rPr>
              <w:rStyle w:val="a4"/>
              <w:b w:val="0"/>
              <w:bCs w:val="0"/>
              <w:i w:val="0"/>
              <w:iCs w:val="0"/>
              <w:noProof/>
              <w:lang w:val="en"/>
              <w:rPrChange w:id="772" w:author="Sasaki Kenji／佐々木　研二／AI" w:date="2021-11-19T14:16:00Z">
                <w:rPr>
                  <w:rStyle w:val="a4"/>
                  <w:rFonts w:ascii="ＭＳ ゴシック" w:eastAsia="ＭＳ ゴシック" w:hAnsi="ＭＳ ゴシック"/>
                  <w:b w:val="0"/>
                  <w:bCs w:val="0"/>
                  <w:i w:val="0"/>
                  <w:iCs w:val="0"/>
                  <w:noProof/>
                </w:rPr>
              </w:rPrChange>
            </w:rPr>
            <w:delText xml:space="preserve"> System Configuration Figure </w:delText>
          </w:r>
          <w:r w:rsidRPr="00F37467" w:rsidDel="00114D96">
            <w:rPr>
              <w:b w:val="0"/>
              <w:bCs w:val="0"/>
              <w:i w:val="0"/>
              <w:iCs w:val="0"/>
              <w:noProof/>
              <w:webHidden/>
              <w:lang w:val="en"/>
              <w:rPrChange w:id="773" w:author="Sasaki Kenji／佐々木　研二／AI" w:date="2021-11-19T14:16:00Z">
                <w:rPr>
                  <w:b w:val="0"/>
                  <w:bCs w:val="0"/>
                  <w:i w:val="0"/>
                  <w:iCs w:val="0"/>
                  <w:noProof/>
                  <w:webHidden/>
                </w:rPr>
              </w:rPrChange>
            </w:rPr>
            <w:tab/>
          </w:r>
          <w:r w:rsidRPr="00F37467" w:rsidDel="00114D96">
            <w:rPr>
              <w:b w:val="0"/>
              <w:bCs w:val="0"/>
              <w:i w:val="0"/>
              <w:iCs w:val="0"/>
              <w:noProof/>
              <w:webHidden/>
              <w:lang w:val="en"/>
              <w:rPrChange w:id="774" w:author="Sasaki Kenji／佐々木　研二／AI" w:date="2021-11-19T14:16:00Z">
                <w:rPr>
                  <w:b w:val="0"/>
                  <w:bCs w:val="0"/>
                  <w:i w:val="0"/>
                  <w:iCs w:val="0"/>
                  <w:noProof/>
                  <w:webHidden/>
                </w:rPr>
              </w:rPrChange>
            </w:rPr>
            <w:fldChar w:fldCharType="begin"/>
          </w:r>
          <w:r w:rsidRPr="00F37467" w:rsidDel="00114D96">
            <w:rPr>
              <w:b w:val="0"/>
              <w:bCs w:val="0"/>
              <w:i w:val="0"/>
              <w:iCs w:val="0"/>
              <w:noProof/>
              <w:webHidden/>
              <w:lang w:val="en"/>
              <w:rPrChange w:id="775" w:author="Sasaki Kenji／佐々木　研二／AI" w:date="2021-11-19T14:16:00Z">
                <w:rPr>
                  <w:b w:val="0"/>
                  <w:bCs w:val="0"/>
                  <w:i w:val="0"/>
                  <w:iCs w:val="0"/>
                  <w:noProof/>
                  <w:webHidden/>
                </w:rPr>
              </w:rPrChange>
            </w:rPr>
            <w:delInstrText xml:space="preserve"> PAGEREF _Toc80878039 \h </w:delInstrText>
          </w:r>
        </w:del>
      </w:ins>
      <w:del w:id="776" w:author="Sugahara, Hikaru/菅原 光" w:date="2022-06-25T17:49:00Z">
        <w:r w:rsidRPr="0006619B" w:rsidDel="00114D96">
          <w:rPr>
            <w:b w:val="0"/>
            <w:bCs w:val="0"/>
            <w:i w:val="0"/>
            <w:iCs w:val="0"/>
            <w:noProof/>
            <w:webHidden/>
            <w:lang w:val="en"/>
          </w:rPr>
        </w:r>
        <w:r w:rsidRPr="00F37467" w:rsidDel="00114D96">
          <w:rPr>
            <w:b w:val="0"/>
            <w:bCs w:val="0"/>
            <w:i w:val="0"/>
            <w:iCs w:val="0"/>
            <w:noProof/>
            <w:webHidden/>
            <w:lang w:val="en"/>
            <w:rPrChange w:id="777" w:author="Sasaki Kenji／佐々木　研二／AI" w:date="2021-11-19T14:16:00Z">
              <w:rPr>
                <w:b w:val="0"/>
                <w:bCs w:val="0"/>
                <w:i w:val="0"/>
                <w:iCs w:val="0"/>
                <w:noProof/>
                <w:webHidden/>
              </w:rPr>
            </w:rPrChange>
          </w:rPr>
          <w:fldChar w:fldCharType="separate"/>
        </w:r>
      </w:del>
      <w:ins w:id="778" w:author="Ito Hiroki／伊藤　大貴／AI" w:date="2021-08-26T13:46:00Z">
        <w:del w:id="779" w:author="Sugahara, Hikaru/菅原 光" w:date="2022-06-25T17:49:00Z">
          <w:r w:rsidRPr="00F37467" w:rsidDel="00114D96">
            <w:rPr>
              <w:b w:val="0"/>
              <w:bCs w:val="0"/>
              <w:i w:val="0"/>
              <w:iCs w:val="0"/>
              <w:noProof/>
              <w:webHidden/>
              <w:lang w:val="en"/>
              <w:rPrChange w:id="780" w:author="Sasaki Kenji／佐々木　研二／AI" w:date="2021-11-19T14:16:00Z">
                <w:rPr>
                  <w:b w:val="0"/>
                  <w:bCs w:val="0"/>
                  <w:i w:val="0"/>
                  <w:iCs w:val="0"/>
                  <w:noProof/>
                  <w:webHidden/>
                </w:rPr>
              </w:rPrChange>
            </w:rPr>
            <w:delText>6</w:delText>
          </w:r>
          <w:r w:rsidRPr="00F37467" w:rsidDel="00114D96">
            <w:rPr>
              <w:b w:val="0"/>
              <w:bCs w:val="0"/>
              <w:i w:val="0"/>
              <w:iCs w:val="0"/>
              <w:noProof/>
              <w:webHidden/>
              <w:lang w:val="en"/>
              <w:rPrChange w:id="781" w:author="Sasaki Kenji／佐々木　研二／AI" w:date="2021-11-19T14:16:00Z">
                <w:rPr>
                  <w:b w:val="0"/>
                  <w:bCs w:val="0"/>
                  <w:i w:val="0"/>
                  <w:iCs w:val="0"/>
                  <w:noProof/>
                  <w:webHidden/>
                </w:rPr>
              </w:rPrChange>
            </w:rPr>
            <w:fldChar w:fldCharType="end"/>
          </w:r>
          <w:r w:rsidRPr="00F37467" w:rsidDel="00114D96">
            <w:rPr>
              <w:rStyle w:val="a4"/>
              <w:b w:val="0"/>
              <w:bCs w:val="0"/>
              <w:i w:val="0"/>
              <w:iCs w:val="0"/>
              <w:noProof/>
              <w:lang w:val="en"/>
              <w:rPrChange w:id="782" w:author="Sasaki Kenji／佐々木　研二／AI" w:date="2021-11-19T14:16:00Z">
                <w:rPr>
                  <w:rStyle w:val="a4"/>
                  <w:b w:val="0"/>
                  <w:bCs w:val="0"/>
                  <w:i w:val="0"/>
                  <w:iCs w:val="0"/>
                  <w:noProof/>
                </w:rPr>
              </w:rPrChange>
            </w:rPr>
            <w:fldChar w:fldCharType="end"/>
          </w:r>
        </w:del>
      </w:ins>
    </w:p>
    <w:p w14:paraId="58AE69CF" w14:textId="1786A31A" w:rsidR="00C461C8" w:rsidRPr="00F37467" w:rsidDel="00114D96" w:rsidRDefault="00C461C8">
      <w:pPr>
        <w:pStyle w:val="10"/>
        <w:tabs>
          <w:tab w:val="right" w:leader="dot" w:pos="8494"/>
        </w:tabs>
        <w:rPr>
          <w:ins w:id="783" w:author="Ito Hiroki／伊藤　大貴／AI" w:date="2021-08-26T13:46:00Z"/>
          <w:del w:id="784" w:author="Sugahara, Hikaru/菅原 光" w:date="2022-06-25T17:49:00Z"/>
          <w:rFonts w:ascii="Meiryo UI" w:eastAsia="Meiryo UI" w:hAnsi="Meiryo UI"/>
          <w:b w:val="0"/>
          <w:bCs w:val="0"/>
          <w:i w:val="0"/>
          <w:iCs w:val="0"/>
          <w:noProof/>
          <w:sz w:val="21"/>
          <w:szCs w:val="22"/>
          <w:rPrChange w:id="785" w:author="Sasaki Kenji／佐々木　研二／AI" w:date="2021-11-19T14:16:00Z">
            <w:rPr>
              <w:ins w:id="786" w:author="Ito Hiroki／伊藤　大貴／AI" w:date="2021-08-26T13:46:00Z"/>
              <w:del w:id="787" w:author="Sugahara, Hikaru/菅原 光" w:date="2022-06-25T17:49:00Z"/>
              <w:rFonts w:ascii="游明朝" w:eastAsia="游明朝" w:hAnsi="游明朝"/>
              <w:b w:val="0"/>
              <w:bCs w:val="0"/>
              <w:i w:val="0"/>
              <w:iCs w:val="0"/>
              <w:noProof/>
              <w:sz w:val="21"/>
              <w:szCs w:val="22"/>
            </w:rPr>
          </w:rPrChange>
        </w:rPr>
      </w:pPr>
      <w:ins w:id="788" w:author="Ito Hiroki／伊藤　大貴／AI" w:date="2021-08-26T13:46:00Z">
        <w:del w:id="789" w:author="Sugahara, Hikaru/菅原 光" w:date="2022-06-25T17:49:00Z">
          <w:r w:rsidRPr="00F37467" w:rsidDel="00114D96">
            <w:rPr>
              <w:rStyle w:val="a4"/>
              <w:b w:val="0"/>
              <w:bCs w:val="0"/>
              <w:i w:val="0"/>
              <w:iCs w:val="0"/>
              <w:noProof/>
              <w:lang w:val="en"/>
              <w:rPrChange w:id="790" w:author="Sasaki Kenji／佐々木　研二／AI" w:date="2021-11-19T14:16:00Z">
                <w:rPr>
                  <w:rStyle w:val="a4"/>
                  <w:b w:val="0"/>
                  <w:bCs w:val="0"/>
                  <w:i w:val="0"/>
                  <w:iCs w:val="0"/>
                  <w:noProof/>
                </w:rPr>
              </w:rPrChange>
            </w:rPr>
            <w:fldChar w:fldCharType="begin"/>
          </w:r>
          <w:r w:rsidRPr="00F37467" w:rsidDel="00114D96">
            <w:rPr>
              <w:rStyle w:val="a4"/>
              <w:b w:val="0"/>
              <w:bCs w:val="0"/>
              <w:i w:val="0"/>
              <w:iCs w:val="0"/>
              <w:noProof/>
              <w:lang w:val="en"/>
              <w:rPrChange w:id="791" w:author="Sasaki Kenji／佐々木　研二／AI" w:date="2021-11-19T14:16:00Z">
                <w:rPr>
                  <w:rStyle w:val="a4"/>
                  <w:b w:val="0"/>
                  <w:bCs w:val="0"/>
                  <w:i w:val="0"/>
                  <w:iCs w:val="0"/>
                  <w:noProof/>
                </w:rPr>
              </w:rPrChange>
            </w:rPr>
            <w:delInstrText xml:space="preserve"> </w:delInstrText>
          </w:r>
          <w:r w:rsidRPr="00F37467" w:rsidDel="00114D96">
            <w:rPr>
              <w:b w:val="0"/>
              <w:bCs w:val="0"/>
              <w:i w:val="0"/>
              <w:iCs w:val="0"/>
              <w:noProof/>
              <w:lang w:val="en"/>
              <w:rPrChange w:id="792" w:author="Sasaki Kenji／佐々木　研二／AI" w:date="2021-11-19T14:16:00Z">
                <w:rPr>
                  <w:b w:val="0"/>
                  <w:bCs w:val="0"/>
                  <w:i w:val="0"/>
                  <w:iCs w:val="0"/>
                  <w:noProof/>
                </w:rPr>
              </w:rPrChange>
            </w:rPr>
            <w:delInstrText>HYPERLINK \l "_Toc80878040"</w:delInstrText>
          </w:r>
          <w:r w:rsidRPr="00F37467" w:rsidDel="00114D96">
            <w:rPr>
              <w:rStyle w:val="a4"/>
              <w:b w:val="0"/>
              <w:bCs w:val="0"/>
              <w:i w:val="0"/>
              <w:iCs w:val="0"/>
              <w:noProof/>
              <w:lang w:val="en"/>
              <w:rPrChange w:id="793" w:author="Sasaki Kenji／佐々木　研二／AI" w:date="2021-11-19T14:16:00Z">
                <w:rPr>
                  <w:rStyle w:val="a4"/>
                  <w:b w:val="0"/>
                  <w:bCs w:val="0"/>
                  <w:i w:val="0"/>
                  <w:i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i w:val="0"/>
              <w:iCs w:val="0"/>
              <w:noProof/>
              <w:lang w:val="en"/>
              <w:rPrChange w:id="794" w:author="Sasaki Kenji／佐々木　研二／AI" w:date="2021-11-19T14:16:00Z">
                <w:rPr>
                  <w:rStyle w:val="a4"/>
                  <w:b w:val="0"/>
                  <w:bCs w:val="0"/>
                  <w:i w:val="0"/>
                  <w:iCs w:val="0"/>
                  <w:noProof/>
                </w:rPr>
              </w:rPrChange>
            </w:rPr>
            <w:fldChar w:fldCharType="separate"/>
          </w:r>
          <w:r w:rsidRPr="00F37467" w:rsidDel="00114D96">
            <w:rPr>
              <w:rStyle w:val="a4"/>
              <w:b w:val="0"/>
              <w:bCs w:val="0"/>
              <w:i w:val="0"/>
              <w:iCs w:val="0"/>
              <w:noProof/>
              <w:lang w:val="en"/>
              <w:rPrChange w:id="795" w:author="Sasaki Kenji／佐々木　研二／AI" w:date="2021-11-19T14:16:00Z">
                <w:rPr>
                  <w:rStyle w:val="a4"/>
                  <w:rFonts w:ascii="ＭＳ ゴシック" w:eastAsia="ＭＳ ゴシック" w:hAnsi="ＭＳ ゴシック"/>
                  <w:b w:val="0"/>
                  <w:bCs w:val="0"/>
                  <w:i w:val="0"/>
                  <w:iCs w:val="0"/>
                  <w:noProof/>
                </w:rPr>
              </w:rPrChange>
            </w:rPr>
            <w:delText>5</w:delText>
          </w:r>
          <w:r w:rsidRPr="00F37467" w:rsidDel="00114D96">
            <w:rPr>
              <w:rStyle w:val="a4"/>
              <w:b w:val="0"/>
              <w:bCs w:val="0"/>
              <w:i w:val="0"/>
              <w:iCs w:val="0"/>
              <w:noProof/>
              <w:lang w:val="en"/>
              <w:rPrChange w:id="796" w:author="Sasaki Kenji／佐々木　研二／AI" w:date="2021-11-19T14:16:00Z">
                <w:rPr>
                  <w:rStyle w:val="a4"/>
                  <w:rFonts w:ascii="ＭＳ ゴシック" w:eastAsia="ＭＳ ゴシック" w:hAnsi="ＭＳ ゴシック"/>
                  <w:b w:val="0"/>
                  <w:bCs w:val="0"/>
                  <w:i w:val="0"/>
                  <w:iCs w:val="0"/>
                  <w:noProof/>
                </w:rPr>
              </w:rPrChange>
            </w:rPr>
            <w:delText>．</w:delText>
          </w:r>
          <w:r w:rsidRPr="00F37467" w:rsidDel="00114D96">
            <w:rPr>
              <w:rStyle w:val="a4"/>
              <w:b w:val="0"/>
              <w:bCs w:val="0"/>
              <w:i w:val="0"/>
              <w:iCs w:val="0"/>
              <w:noProof/>
              <w:lang w:val="en"/>
              <w:rPrChange w:id="797" w:author="Sasaki Kenji／佐々木　研二／AI" w:date="2021-11-19T14:16:00Z">
                <w:rPr>
                  <w:rStyle w:val="a4"/>
                  <w:rFonts w:ascii="ＭＳ ゴシック" w:eastAsia="ＭＳ ゴシック" w:hAnsi="ＭＳ ゴシック"/>
                  <w:b w:val="0"/>
                  <w:bCs w:val="0"/>
                  <w:i w:val="0"/>
                  <w:iCs w:val="0"/>
                  <w:noProof/>
                </w:rPr>
              </w:rPrChange>
            </w:rPr>
            <w:delText xml:space="preserve"> Operation Overview / HMI Image </w:delText>
          </w:r>
          <w:r w:rsidRPr="00F37467" w:rsidDel="00114D96">
            <w:rPr>
              <w:b w:val="0"/>
              <w:bCs w:val="0"/>
              <w:i w:val="0"/>
              <w:iCs w:val="0"/>
              <w:noProof/>
              <w:webHidden/>
              <w:lang w:val="en"/>
              <w:rPrChange w:id="798" w:author="Sasaki Kenji／佐々木　研二／AI" w:date="2021-11-19T14:16:00Z">
                <w:rPr>
                  <w:b w:val="0"/>
                  <w:bCs w:val="0"/>
                  <w:i w:val="0"/>
                  <w:iCs w:val="0"/>
                  <w:noProof/>
                  <w:webHidden/>
                </w:rPr>
              </w:rPrChange>
            </w:rPr>
            <w:tab/>
          </w:r>
          <w:r w:rsidRPr="00F37467" w:rsidDel="00114D96">
            <w:rPr>
              <w:b w:val="0"/>
              <w:bCs w:val="0"/>
              <w:i w:val="0"/>
              <w:iCs w:val="0"/>
              <w:noProof/>
              <w:webHidden/>
              <w:lang w:val="en"/>
              <w:rPrChange w:id="799" w:author="Sasaki Kenji／佐々木　研二／AI" w:date="2021-11-19T14:16:00Z">
                <w:rPr>
                  <w:b w:val="0"/>
                  <w:bCs w:val="0"/>
                  <w:i w:val="0"/>
                  <w:iCs w:val="0"/>
                  <w:noProof/>
                  <w:webHidden/>
                </w:rPr>
              </w:rPrChange>
            </w:rPr>
            <w:fldChar w:fldCharType="begin"/>
          </w:r>
          <w:r w:rsidRPr="00F37467" w:rsidDel="00114D96">
            <w:rPr>
              <w:b w:val="0"/>
              <w:bCs w:val="0"/>
              <w:i w:val="0"/>
              <w:iCs w:val="0"/>
              <w:noProof/>
              <w:webHidden/>
              <w:lang w:val="en"/>
              <w:rPrChange w:id="800" w:author="Sasaki Kenji／佐々木　研二／AI" w:date="2021-11-19T14:16:00Z">
                <w:rPr>
                  <w:b w:val="0"/>
                  <w:bCs w:val="0"/>
                  <w:i w:val="0"/>
                  <w:iCs w:val="0"/>
                  <w:noProof/>
                  <w:webHidden/>
                </w:rPr>
              </w:rPrChange>
            </w:rPr>
            <w:delInstrText xml:space="preserve"> PAGEREF _Toc80878040 \h </w:delInstrText>
          </w:r>
        </w:del>
      </w:ins>
      <w:del w:id="801" w:author="Sugahara, Hikaru/菅原 光" w:date="2022-06-25T17:49:00Z">
        <w:r w:rsidRPr="0006619B" w:rsidDel="00114D96">
          <w:rPr>
            <w:b w:val="0"/>
            <w:bCs w:val="0"/>
            <w:i w:val="0"/>
            <w:iCs w:val="0"/>
            <w:noProof/>
            <w:webHidden/>
            <w:lang w:val="en"/>
          </w:rPr>
        </w:r>
        <w:r w:rsidRPr="00F37467" w:rsidDel="00114D96">
          <w:rPr>
            <w:b w:val="0"/>
            <w:bCs w:val="0"/>
            <w:i w:val="0"/>
            <w:iCs w:val="0"/>
            <w:noProof/>
            <w:webHidden/>
            <w:lang w:val="en"/>
            <w:rPrChange w:id="802" w:author="Sasaki Kenji／佐々木　研二／AI" w:date="2021-11-19T14:16:00Z">
              <w:rPr>
                <w:b w:val="0"/>
                <w:bCs w:val="0"/>
                <w:i w:val="0"/>
                <w:iCs w:val="0"/>
                <w:noProof/>
                <w:webHidden/>
              </w:rPr>
            </w:rPrChange>
          </w:rPr>
          <w:fldChar w:fldCharType="separate"/>
        </w:r>
      </w:del>
      <w:ins w:id="803" w:author="Ito Hiroki／伊藤　大貴／AI" w:date="2021-08-26T13:46:00Z">
        <w:del w:id="804" w:author="Sugahara, Hikaru/菅原 光" w:date="2022-06-25T17:49:00Z">
          <w:r w:rsidRPr="00F37467" w:rsidDel="00114D96">
            <w:rPr>
              <w:b w:val="0"/>
              <w:bCs w:val="0"/>
              <w:i w:val="0"/>
              <w:iCs w:val="0"/>
              <w:noProof/>
              <w:webHidden/>
              <w:lang w:val="en"/>
              <w:rPrChange w:id="805" w:author="Sasaki Kenji／佐々木　研二／AI" w:date="2021-11-19T14:16:00Z">
                <w:rPr>
                  <w:b w:val="0"/>
                  <w:bCs w:val="0"/>
                  <w:i w:val="0"/>
                  <w:iCs w:val="0"/>
                  <w:noProof/>
                  <w:webHidden/>
                </w:rPr>
              </w:rPrChange>
            </w:rPr>
            <w:delText>7</w:delText>
          </w:r>
          <w:r w:rsidRPr="00F37467" w:rsidDel="00114D96">
            <w:rPr>
              <w:b w:val="0"/>
              <w:bCs w:val="0"/>
              <w:i w:val="0"/>
              <w:iCs w:val="0"/>
              <w:noProof/>
              <w:webHidden/>
              <w:lang w:val="en"/>
              <w:rPrChange w:id="806" w:author="Sasaki Kenji／佐々木　研二／AI" w:date="2021-11-19T14:16:00Z">
                <w:rPr>
                  <w:b w:val="0"/>
                  <w:bCs w:val="0"/>
                  <w:i w:val="0"/>
                  <w:iCs w:val="0"/>
                  <w:noProof/>
                  <w:webHidden/>
                </w:rPr>
              </w:rPrChange>
            </w:rPr>
            <w:fldChar w:fldCharType="end"/>
          </w:r>
          <w:r w:rsidRPr="00F37467" w:rsidDel="00114D96">
            <w:rPr>
              <w:rStyle w:val="a4"/>
              <w:b w:val="0"/>
              <w:bCs w:val="0"/>
              <w:i w:val="0"/>
              <w:iCs w:val="0"/>
              <w:noProof/>
              <w:lang w:val="en"/>
              <w:rPrChange w:id="807" w:author="Sasaki Kenji／佐々木　研二／AI" w:date="2021-11-19T14:16:00Z">
                <w:rPr>
                  <w:rStyle w:val="a4"/>
                  <w:b w:val="0"/>
                  <w:bCs w:val="0"/>
                  <w:i w:val="0"/>
                  <w:iCs w:val="0"/>
                  <w:noProof/>
                </w:rPr>
              </w:rPrChange>
            </w:rPr>
            <w:fldChar w:fldCharType="end"/>
          </w:r>
        </w:del>
      </w:ins>
    </w:p>
    <w:p w14:paraId="361E1041" w14:textId="0576F988" w:rsidR="00C461C8" w:rsidRPr="00F37467" w:rsidDel="00114D96" w:rsidRDefault="00C461C8">
      <w:pPr>
        <w:pStyle w:val="10"/>
        <w:tabs>
          <w:tab w:val="right" w:leader="dot" w:pos="8494"/>
        </w:tabs>
        <w:rPr>
          <w:ins w:id="808" w:author="Ito Hiroki／伊藤　大貴／AI" w:date="2021-08-26T13:46:00Z"/>
          <w:del w:id="809" w:author="Sugahara, Hikaru/菅原 光" w:date="2022-06-25T17:49:00Z"/>
          <w:rFonts w:ascii="Meiryo UI" w:eastAsia="Meiryo UI" w:hAnsi="Meiryo UI"/>
          <w:b w:val="0"/>
          <w:bCs w:val="0"/>
          <w:noProof/>
          <w:sz w:val="21"/>
          <w:szCs w:val="22"/>
          <w:rPrChange w:id="810" w:author="Sasaki Kenji／佐々木　研二／AI" w:date="2021-11-19T14:16:00Z">
            <w:rPr>
              <w:ins w:id="811" w:author="Ito Hiroki／伊藤　大貴／AI" w:date="2021-08-26T13:46:00Z"/>
              <w:del w:id="812" w:author="Sugahara, Hikaru/菅原 光" w:date="2022-06-25T17:49:00Z"/>
              <w:rFonts w:ascii="游明朝" w:eastAsia="游明朝" w:hAnsi="游明朝"/>
              <w:b w:val="0"/>
              <w:bCs w:val="0"/>
              <w:noProof/>
              <w:sz w:val="21"/>
              <w:szCs w:val="22"/>
            </w:rPr>
          </w:rPrChange>
        </w:rPr>
        <w:pPrChange w:id="813" w:author="Sugahara, Hikaru/菅原 光" w:date="2022-06-25T17:49:00Z">
          <w:pPr>
            <w:pStyle w:val="20"/>
            <w:tabs>
              <w:tab w:val="right" w:leader="dot" w:pos="8494"/>
            </w:tabs>
          </w:pPr>
        </w:pPrChange>
      </w:pPr>
      <w:ins w:id="814" w:author="Ito Hiroki／伊藤　大貴／AI" w:date="2021-08-26T13:46:00Z">
        <w:del w:id="815" w:author="Sugahara, Hikaru/菅原 光" w:date="2022-06-25T17:49:00Z">
          <w:r w:rsidRPr="00F37467" w:rsidDel="00114D96">
            <w:rPr>
              <w:rStyle w:val="a4"/>
              <w:b w:val="0"/>
              <w:bCs w:val="0"/>
              <w:noProof/>
              <w:lang w:val="en"/>
              <w:rPrChange w:id="816" w:author="Sasaki Kenji／佐々木　研二／AI" w:date="2021-11-19T14:16:00Z">
                <w:rPr>
                  <w:rStyle w:val="a4"/>
                  <w:b w:val="0"/>
                  <w:bCs w:val="0"/>
                  <w:noProof/>
                </w:rPr>
              </w:rPrChange>
            </w:rPr>
            <w:fldChar w:fldCharType="begin"/>
          </w:r>
          <w:r w:rsidRPr="00F37467" w:rsidDel="00114D96">
            <w:rPr>
              <w:rStyle w:val="a4"/>
              <w:b w:val="0"/>
              <w:bCs w:val="0"/>
              <w:noProof/>
              <w:lang w:val="en"/>
              <w:rPrChange w:id="817" w:author="Sasaki Kenji／佐々木　研二／AI" w:date="2021-11-19T14:16:00Z">
                <w:rPr>
                  <w:rStyle w:val="a4"/>
                  <w:b w:val="0"/>
                  <w:bCs w:val="0"/>
                  <w:noProof/>
                </w:rPr>
              </w:rPrChange>
            </w:rPr>
            <w:delInstrText xml:space="preserve"> </w:delInstrText>
          </w:r>
          <w:r w:rsidRPr="00F37467" w:rsidDel="00114D96">
            <w:rPr>
              <w:b w:val="0"/>
              <w:bCs w:val="0"/>
              <w:noProof/>
              <w:lang w:val="en"/>
              <w:rPrChange w:id="818" w:author="Sasaki Kenji／佐々木　研二／AI" w:date="2021-11-19T14:16:00Z">
                <w:rPr>
                  <w:b w:val="0"/>
                  <w:bCs w:val="0"/>
                  <w:noProof/>
                </w:rPr>
              </w:rPrChange>
            </w:rPr>
            <w:delInstrText>HYPERLINK \l "_Toc80878041"</w:delInstrText>
          </w:r>
          <w:r w:rsidRPr="00F37467" w:rsidDel="00114D96">
            <w:rPr>
              <w:rStyle w:val="a4"/>
              <w:b w:val="0"/>
              <w:bCs w:val="0"/>
              <w:noProof/>
              <w:lang w:val="en"/>
              <w:rPrChange w:id="819" w:author="Sasaki Kenji／佐々木　研二／AI" w:date="2021-11-19T14:16:00Z">
                <w:rPr>
                  <w:rStyle w:val="a4"/>
                  <w:b w:val="0"/>
                  <w:b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noProof/>
              <w:lang w:val="en"/>
              <w:rPrChange w:id="820" w:author="Sasaki Kenji／佐々木　研二／AI" w:date="2021-11-19T14:16:00Z">
                <w:rPr>
                  <w:rStyle w:val="a4"/>
                  <w:b w:val="0"/>
                  <w:bCs w:val="0"/>
                  <w:noProof/>
                </w:rPr>
              </w:rPrChange>
            </w:rPr>
            <w:fldChar w:fldCharType="separate"/>
          </w:r>
          <w:r w:rsidRPr="00F37467" w:rsidDel="00114D96">
            <w:rPr>
              <w:rStyle w:val="a4"/>
              <w:b w:val="0"/>
              <w:bCs w:val="0"/>
              <w:noProof/>
              <w:lang w:val="en"/>
              <w:rPrChange w:id="821" w:author="Sasaki Kenji／佐々木　研二／AI" w:date="2021-11-19T14:16:00Z">
                <w:rPr>
                  <w:rStyle w:val="a4"/>
                  <w:rFonts w:ascii="ＭＳ ゴシック" w:hAnsi="ＭＳ ゴシック"/>
                  <w:b w:val="0"/>
                  <w:bCs w:val="0"/>
                  <w:noProof/>
                </w:rPr>
              </w:rPrChange>
            </w:rPr>
            <w:delText>5</w:delText>
          </w:r>
          <w:r w:rsidRPr="00F37467" w:rsidDel="00114D96">
            <w:rPr>
              <w:rStyle w:val="a4"/>
              <w:b w:val="0"/>
              <w:bCs w:val="0"/>
              <w:noProof/>
              <w:lang w:val="en"/>
              <w:rPrChange w:id="822" w:author="Sasaki Kenji／佐々木　研二／AI" w:date="2021-11-19T14:16:00Z">
                <w:rPr>
                  <w:rStyle w:val="a4"/>
                  <w:rFonts w:ascii="ＭＳ ゴシック" w:hAnsi="ＭＳ ゴシック"/>
                  <w:b w:val="0"/>
                  <w:bCs w:val="0"/>
                  <w:noProof/>
                </w:rPr>
              </w:rPrChange>
            </w:rPr>
            <w:delText>－</w:delText>
          </w:r>
          <w:r w:rsidRPr="00F37467" w:rsidDel="00114D96">
            <w:rPr>
              <w:rStyle w:val="a4"/>
              <w:b w:val="0"/>
              <w:bCs w:val="0"/>
              <w:noProof/>
              <w:lang w:val="en"/>
              <w:rPrChange w:id="823" w:author="Sasaki Kenji／佐々木　研二／AI" w:date="2021-11-19T14:16:00Z">
                <w:rPr>
                  <w:rStyle w:val="a4"/>
                  <w:rFonts w:ascii="ＭＳ ゴシック" w:hAnsi="ＭＳ ゴシック"/>
                  <w:b w:val="0"/>
                  <w:bCs w:val="0"/>
                  <w:noProof/>
                </w:rPr>
              </w:rPrChange>
            </w:rPr>
            <w:delText>1</w:delText>
          </w:r>
          <w:r w:rsidRPr="00F37467" w:rsidDel="00114D96">
            <w:rPr>
              <w:rStyle w:val="a4"/>
              <w:b w:val="0"/>
              <w:bCs w:val="0"/>
              <w:noProof/>
              <w:lang w:val="en"/>
              <w:rPrChange w:id="824" w:author="Sasaki Kenji／佐々木　研二／AI" w:date="2021-11-19T14:16:00Z">
                <w:rPr>
                  <w:rStyle w:val="a4"/>
                  <w:rFonts w:ascii="ＭＳ ゴシック" w:hAnsi="ＭＳ ゴシック"/>
                  <w:b w:val="0"/>
                  <w:bCs w:val="0"/>
                  <w:noProof/>
                </w:rPr>
              </w:rPrChange>
            </w:rPr>
            <w:delText>．</w:delText>
          </w:r>
          <w:r w:rsidRPr="00F37467" w:rsidDel="00114D96">
            <w:rPr>
              <w:rStyle w:val="a4"/>
              <w:b w:val="0"/>
              <w:bCs w:val="0"/>
              <w:noProof/>
              <w:lang w:val="en"/>
              <w:rPrChange w:id="825" w:author="Sasaki Kenji／佐々木　研二／AI" w:date="2021-11-19T14:16:00Z">
                <w:rPr>
                  <w:rStyle w:val="a4"/>
                  <w:rFonts w:ascii="ＭＳ ゴシック" w:hAnsi="ＭＳ ゴシック"/>
                  <w:b w:val="0"/>
                  <w:bCs w:val="0"/>
                  <w:noProof/>
                </w:rPr>
              </w:rPrChange>
            </w:rPr>
            <w:delText xml:space="preserve"> Date Guide </w:delText>
          </w:r>
          <w:r w:rsidRPr="00F37467" w:rsidDel="00114D96">
            <w:rPr>
              <w:b w:val="0"/>
              <w:bCs w:val="0"/>
              <w:noProof/>
              <w:webHidden/>
              <w:lang w:val="en"/>
              <w:rPrChange w:id="826" w:author="Sasaki Kenji／佐々木　研二／AI" w:date="2021-11-19T14:16:00Z">
                <w:rPr>
                  <w:b w:val="0"/>
                  <w:bCs w:val="0"/>
                  <w:noProof/>
                  <w:webHidden/>
                </w:rPr>
              </w:rPrChange>
            </w:rPr>
            <w:tab/>
          </w:r>
          <w:r w:rsidRPr="00F37467" w:rsidDel="00114D96">
            <w:rPr>
              <w:b w:val="0"/>
              <w:bCs w:val="0"/>
              <w:noProof/>
              <w:webHidden/>
              <w:lang w:val="en"/>
              <w:rPrChange w:id="827" w:author="Sasaki Kenji／佐々木　研二／AI" w:date="2021-11-19T14:16:00Z">
                <w:rPr>
                  <w:b w:val="0"/>
                  <w:bCs w:val="0"/>
                  <w:noProof/>
                  <w:webHidden/>
                </w:rPr>
              </w:rPrChange>
            </w:rPr>
            <w:fldChar w:fldCharType="begin"/>
          </w:r>
          <w:r w:rsidRPr="00F37467" w:rsidDel="00114D96">
            <w:rPr>
              <w:b w:val="0"/>
              <w:bCs w:val="0"/>
              <w:noProof/>
              <w:webHidden/>
              <w:lang w:val="en"/>
              <w:rPrChange w:id="828" w:author="Sasaki Kenji／佐々木　研二／AI" w:date="2021-11-19T14:16:00Z">
                <w:rPr>
                  <w:b w:val="0"/>
                  <w:bCs w:val="0"/>
                  <w:noProof/>
                  <w:webHidden/>
                </w:rPr>
              </w:rPrChange>
            </w:rPr>
            <w:delInstrText xml:space="preserve"> PAGEREF _Toc80878041 \h </w:delInstrText>
          </w:r>
        </w:del>
      </w:ins>
      <w:del w:id="829" w:author="Sugahara, Hikaru/菅原 光" w:date="2022-06-25T17:49:00Z">
        <w:r w:rsidRPr="0006619B" w:rsidDel="00114D96">
          <w:rPr>
            <w:b w:val="0"/>
            <w:bCs w:val="0"/>
            <w:i w:val="0"/>
            <w:iCs w:val="0"/>
            <w:noProof/>
            <w:webHidden/>
            <w:lang w:val="en"/>
          </w:rPr>
        </w:r>
        <w:r w:rsidRPr="00F37467" w:rsidDel="00114D96">
          <w:rPr>
            <w:b w:val="0"/>
            <w:bCs w:val="0"/>
            <w:noProof/>
            <w:webHidden/>
            <w:lang w:val="en"/>
            <w:rPrChange w:id="830" w:author="Sasaki Kenji／佐々木　研二／AI" w:date="2021-11-19T14:16:00Z">
              <w:rPr>
                <w:b w:val="0"/>
                <w:bCs w:val="0"/>
                <w:noProof/>
                <w:webHidden/>
              </w:rPr>
            </w:rPrChange>
          </w:rPr>
          <w:fldChar w:fldCharType="separate"/>
        </w:r>
      </w:del>
      <w:ins w:id="831" w:author="Ito Hiroki／伊藤　大貴／AI" w:date="2021-08-26T13:46:00Z">
        <w:del w:id="832" w:author="Sugahara, Hikaru/菅原 光" w:date="2022-06-25T17:49:00Z">
          <w:r w:rsidRPr="00F37467" w:rsidDel="00114D96">
            <w:rPr>
              <w:b w:val="0"/>
              <w:bCs w:val="0"/>
              <w:noProof/>
              <w:webHidden/>
              <w:lang w:val="en"/>
              <w:rPrChange w:id="833" w:author="Sasaki Kenji／佐々木　研二／AI" w:date="2021-11-19T14:16:00Z">
                <w:rPr>
                  <w:b w:val="0"/>
                  <w:bCs w:val="0"/>
                  <w:noProof/>
                  <w:webHidden/>
                </w:rPr>
              </w:rPrChange>
            </w:rPr>
            <w:delText>8</w:delText>
          </w:r>
          <w:r w:rsidRPr="00F37467" w:rsidDel="00114D96">
            <w:rPr>
              <w:b w:val="0"/>
              <w:bCs w:val="0"/>
              <w:noProof/>
              <w:webHidden/>
              <w:lang w:val="en"/>
              <w:rPrChange w:id="834" w:author="Sasaki Kenji／佐々木　研二／AI" w:date="2021-11-19T14:16:00Z">
                <w:rPr>
                  <w:b w:val="0"/>
                  <w:bCs w:val="0"/>
                  <w:noProof/>
                  <w:webHidden/>
                </w:rPr>
              </w:rPrChange>
            </w:rPr>
            <w:fldChar w:fldCharType="end"/>
          </w:r>
          <w:r w:rsidRPr="00F37467" w:rsidDel="00114D96">
            <w:rPr>
              <w:rStyle w:val="a4"/>
              <w:b w:val="0"/>
              <w:bCs w:val="0"/>
              <w:noProof/>
              <w:lang w:val="en"/>
              <w:rPrChange w:id="835" w:author="Sasaki Kenji／佐々木　研二／AI" w:date="2021-11-19T14:16:00Z">
                <w:rPr>
                  <w:rStyle w:val="a4"/>
                  <w:b w:val="0"/>
                  <w:bCs w:val="0"/>
                  <w:noProof/>
                </w:rPr>
              </w:rPrChange>
            </w:rPr>
            <w:fldChar w:fldCharType="end"/>
          </w:r>
        </w:del>
      </w:ins>
    </w:p>
    <w:p w14:paraId="3A62503A" w14:textId="689B62B4" w:rsidR="00C461C8" w:rsidRPr="00F37467" w:rsidDel="00114D96" w:rsidRDefault="00C461C8">
      <w:pPr>
        <w:pStyle w:val="10"/>
        <w:tabs>
          <w:tab w:val="right" w:leader="dot" w:pos="8494"/>
        </w:tabs>
        <w:rPr>
          <w:ins w:id="836" w:author="Ito Hiroki／伊藤　大貴／AI" w:date="2021-08-26T13:46:00Z"/>
          <w:del w:id="837" w:author="Sugahara, Hikaru/菅原 光" w:date="2022-06-25T17:49:00Z"/>
          <w:rFonts w:ascii="Meiryo UI" w:eastAsia="Meiryo UI" w:hAnsi="Meiryo UI"/>
          <w:noProof/>
          <w:sz w:val="21"/>
          <w:szCs w:val="22"/>
          <w:rPrChange w:id="838" w:author="Sasaki Kenji／佐々木　研二／AI" w:date="2021-11-19T14:16:00Z">
            <w:rPr>
              <w:ins w:id="839" w:author="Ito Hiroki／伊藤　大貴／AI" w:date="2021-08-26T13:46:00Z"/>
              <w:del w:id="840" w:author="Sugahara, Hikaru/菅原 光" w:date="2022-06-25T17:49:00Z"/>
              <w:rFonts w:ascii="游明朝" w:eastAsia="游明朝" w:hAnsi="游明朝"/>
              <w:noProof/>
              <w:sz w:val="21"/>
              <w:szCs w:val="22"/>
            </w:rPr>
          </w:rPrChange>
        </w:rPr>
        <w:pPrChange w:id="841" w:author="Sugahara, Hikaru/菅原 光" w:date="2022-06-25T17:49:00Z">
          <w:pPr>
            <w:pStyle w:val="30"/>
            <w:tabs>
              <w:tab w:val="right" w:leader="dot" w:pos="8494"/>
            </w:tabs>
            <w:ind w:left="400"/>
          </w:pPr>
        </w:pPrChange>
      </w:pPr>
      <w:ins w:id="842" w:author="Ito Hiroki／伊藤　大貴／AI" w:date="2021-08-26T13:46:00Z">
        <w:del w:id="843" w:author="Sugahara, Hikaru/菅原 光" w:date="2022-06-25T17:49:00Z">
          <w:r w:rsidRPr="00F37467" w:rsidDel="00114D96">
            <w:rPr>
              <w:rStyle w:val="a4"/>
              <w:noProof/>
              <w:lang w:val="en"/>
              <w:rPrChange w:id="844" w:author="Sasaki Kenji／佐々木　研二／AI" w:date="2021-11-19T14:16:00Z">
                <w:rPr>
                  <w:rStyle w:val="a4"/>
                  <w:noProof/>
                </w:rPr>
              </w:rPrChange>
            </w:rPr>
            <w:fldChar w:fldCharType="begin"/>
          </w:r>
          <w:r w:rsidRPr="00F37467" w:rsidDel="00114D96">
            <w:rPr>
              <w:rStyle w:val="a4"/>
              <w:noProof/>
              <w:lang w:val="en"/>
              <w:rPrChange w:id="845" w:author="Sasaki Kenji／佐々木　研二／AI" w:date="2021-11-19T14:16:00Z">
                <w:rPr>
                  <w:rStyle w:val="a4"/>
                  <w:noProof/>
                </w:rPr>
              </w:rPrChange>
            </w:rPr>
            <w:delInstrText xml:space="preserve"> </w:delInstrText>
          </w:r>
          <w:r w:rsidRPr="00F37467" w:rsidDel="00114D96">
            <w:rPr>
              <w:noProof/>
              <w:lang w:val="en"/>
              <w:rPrChange w:id="846" w:author="Sasaki Kenji／佐々木　研二／AI" w:date="2021-11-19T14:16:00Z">
                <w:rPr>
                  <w:noProof/>
                </w:rPr>
              </w:rPrChange>
            </w:rPr>
            <w:delInstrText>HYPERLINK \l "_Toc80878042"</w:delInstrText>
          </w:r>
          <w:r w:rsidRPr="00F37467" w:rsidDel="00114D96">
            <w:rPr>
              <w:rStyle w:val="a4"/>
              <w:noProof/>
              <w:lang w:val="en"/>
              <w:rPrChange w:id="847"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848" w:author="Sasaki Kenji／佐々木　研二／AI" w:date="2021-11-19T14:16:00Z">
                <w:rPr>
                  <w:rStyle w:val="a4"/>
                  <w:noProof/>
                </w:rPr>
              </w:rPrChange>
            </w:rPr>
            <w:fldChar w:fldCharType="separate"/>
          </w:r>
          <w:r w:rsidRPr="00F37467" w:rsidDel="00114D96">
            <w:rPr>
              <w:rStyle w:val="a4"/>
              <w:noProof/>
              <w:lang w:val="en"/>
              <w:rPrChange w:id="849"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850"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851" w:author="Sasaki Kenji／佐々木　研二／AI" w:date="2021-11-19T14:16:00Z">
                <w:rPr>
                  <w:rStyle w:val="a4"/>
                  <w:rFonts w:ascii="ＭＳ ゴシック" w:hAnsi="ＭＳ ゴシック"/>
                  <w:noProof/>
                </w:rPr>
              </w:rPrChange>
            </w:rPr>
            <w:delText>1</w:delText>
          </w:r>
          <w:r w:rsidRPr="00F37467" w:rsidDel="00114D96">
            <w:rPr>
              <w:rStyle w:val="a4"/>
              <w:noProof/>
              <w:lang w:val="en"/>
              <w:rPrChange w:id="852"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853" w:author="Sasaki Kenji／佐々木　研二／AI" w:date="2021-11-19T14:16:00Z">
                <w:rPr>
                  <w:rStyle w:val="a4"/>
                  <w:rFonts w:ascii="ＭＳ ゴシック" w:hAnsi="ＭＳ ゴシック"/>
                  <w:noProof/>
                </w:rPr>
              </w:rPrChange>
            </w:rPr>
            <w:delText>1</w:delText>
          </w:r>
          <w:r w:rsidRPr="00F37467" w:rsidDel="00114D96">
            <w:rPr>
              <w:rStyle w:val="a4"/>
              <w:noProof/>
              <w:lang w:val="en"/>
              <w:rPrChange w:id="854"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855" w:author="Sasaki Kenji／佐々木　研二／AI" w:date="2021-11-19T14:16:00Z">
                <w:rPr>
                  <w:rStyle w:val="a4"/>
                  <w:rFonts w:ascii="ＭＳ ゴシック" w:hAnsi="ＭＳ ゴシック"/>
                  <w:noProof/>
                </w:rPr>
              </w:rPrChange>
            </w:rPr>
            <w:delText xml:space="preserve"> Target country/region </w:delText>
          </w:r>
          <w:r w:rsidRPr="00F37467" w:rsidDel="00114D96">
            <w:rPr>
              <w:noProof/>
              <w:webHidden/>
              <w:lang w:val="en"/>
              <w:rPrChange w:id="856" w:author="Sasaki Kenji／佐々木　研二／AI" w:date="2021-11-19T14:16:00Z">
                <w:rPr>
                  <w:noProof/>
                  <w:webHidden/>
                </w:rPr>
              </w:rPrChange>
            </w:rPr>
            <w:tab/>
          </w:r>
          <w:r w:rsidRPr="00F37467" w:rsidDel="00114D96">
            <w:rPr>
              <w:noProof/>
              <w:webHidden/>
              <w:lang w:val="en"/>
              <w:rPrChange w:id="857" w:author="Sasaki Kenji／佐々木　研二／AI" w:date="2021-11-19T14:16:00Z">
                <w:rPr>
                  <w:noProof/>
                  <w:webHidden/>
                </w:rPr>
              </w:rPrChange>
            </w:rPr>
            <w:fldChar w:fldCharType="begin"/>
          </w:r>
          <w:r w:rsidRPr="00F37467" w:rsidDel="00114D96">
            <w:rPr>
              <w:noProof/>
              <w:webHidden/>
              <w:lang w:val="en"/>
              <w:rPrChange w:id="858" w:author="Sasaki Kenji／佐々木　研二／AI" w:date="2021-11-19T14:16:00Z">
                <w:rPr>
                  <w:noProof/>
                  <w:webHidden/>
                </w:rPr>
              </w:rPrChange>
            </w:rPr>
            <w:delInstrText xml:space="preserve"> PAGEREF _Toc80878042 \h </w:delInstrText>
          </w:r>
        </w:del>
      </w:ins>
      <w:del w:id="859" w:author="Sugahara, Hikaru/菅原 光" w:date="2022-06-25T17:49:00Z">
        <w:r w:rsidRPr="0006619B" w:rsidDel="00114D96">
          <w:rPr>
            <w:b w:val="0"/>
            <w:bCs w:val="0"/>
            <w:i w:val="0"/>
            <w:iCs w:val="0"/>
            <w:noProof/>
            <w:webHidden/>
            <w:lang w:val="en"/>
          </w:rPr>
        </w:r>
        <w:r w:rsidRPr="00F37467" w:rsidDel="00114D96">
          <w:rPr>
            <w:noProof/>
            <w:webHidden/>
            <w:lang w:val="en"/>
            <w:rPrChange w:id="860" w:author="Sasaki Kenji／佐々木　研二／AI" w:date="2021-11-19T14:16:00Z">
              <w:rPr>
                <w:noProof/>
                <w:webHidden/>
              </w:rPr>
            </w:rPrChange>
          </w:rPr>
          <w:fldChar w:fldCharType="separate"/>
        </w:r>
      </w:del>
      <w:ins w:id="861" w:author="Ito Hiroki／伊藤　大貴／AI" w:date="2021-08-26T13:46:00Z">
        <w:del w:id="862" w:author="Sugahara, Hikaru/菅原 光" w:date="2022-06-25T17:49:00Z">
          <w:r w:rsidRPr="00F37467" w:rsidDel="00114D96">
            <w:rPr>
              <w:noProof/>
              <w:webHidden/>
              <w:lang w:val="en"/>
              <w:rPrChange w:id="863" w:author="Sasaki Kenji／佐々木　研二／AI" w:date="2021-11-19T14:16:00Z">
                <w:rPr>
                  <w:noProof/>
                  <w:webHidden/>
                </w:rPr>
              </w:rPrChange>
            </w:rPr>
            <w:delText>8</w:delText>
          </w:r>
          <w:r w:rsidRPr="00F37467" w:rsidDel="00114D96">
            <w:rPr>
              <w:noProof/>
              <w:webHidden/>
              <w:lang w:val="en"/>
              <w:rPrChange w:id="864" w:author="Sasaki Kenji／佐々木　研二／AI" w:date="2021-11-19T14:16:00Z">
                <w:rPr>
                  <w:noProof/>
                  <w:webHidden/>
                </w:rPr>
              </w:rPrChange>
            </w:rPr>
            <w:fldChar w:fldCharType="end"/>
          </w:r>
          <w:r w:rsidRPr="00F37467" w:rsidDel="00114D96">
            <w:rPr>
              <w:rStyle w:val="a4"/>
              <w:noProof/>
              <w:lang w:val="en"/>
              <w:rPrChange w:id="865" w:author="Sasaki Kenji／佐々木　研二／AI" w:date="2021-11-19T14:16:00Z">
                <w:rPr>
                  <w:rStyle w:val="a4"/>
                  <w:noProof/>
                </w:rPr>
              </w:rPrChange>
            </w:rPr>
            <w:fldChar w:fldCharType="end"/>
          </w:r>
        </w:del>
      </w:ins>
    </w:p>
    <w:p w14:paraId="68AC86E7" w14:textId="5869300F" w:rsidR="00C461C8" w:rsidRPr="00F37467" w:rsidDel="00114D96" w:rsidRDefault="00C461C8">
      <w:pPr>
        <w:pStyle w:val="10"/>
        <w:tabs>
          <w:tab w:val="right" w:leader="dot" w:pos="8494"/>
        </w:tabs>
        <w:rPr>
          <w:ins w:id="866" w:author="Ito Hiroki／伊藤　大貴／AI" w:date="2021-08-26T13:46:00Z"/>
          <w:del w:id="867" w:author="Sugahara, Hikaru/菅原 光" w:date="2022-06-25T17:49:00Z"/>
          <w:rFonts w:ascii="Meiryo UI" w:eastAsia="Meiryo UI" w:hAnsi="Meiryo UI"/>
          <w:noProof/>
          <w:sz w:val="21"/>
          <w:szCs w:val="22"/>
          <w:rPrChange w:id="868" w:author="Sasaki Kenji／佐々木　研二／AI" w:date="2021-11-19T14:16:00Z">
            <w:rPr>
              <w:ins w:id="869" w:author="Ito Hiroki／伊藤　大貴／AI" w:date="2021-08-26T13:46:00Z"/>
              <w:del w:id="870" w:author="Sugahara, Hikaru/菅原 光" w:date="2022-06-25T17:49:00Z"/>
              <w:rFonts w:ascii="游明朝" w:eastAsia="游明朝" w:hAnsi="游明朝"/>
              <w:noProof/>
              <w:sz w:val="21"/>
              <w:szCs w:val="22"/>
            </w:rPr>
          </w:rPrChange>
        </w:rPr>
        <w:pPrChange w:id="871" w:author="Sugahara, Hikaru/菅原 光" w:date="2022-06-25T17:49:00Z">
          <w:pPr>
            <w:pStyle w:val="30"/>
            <w:tabs>
              <w:tab w:val="right" w:leader="dot" w:pos="8494"/>
            </w:tabs>
            <w:ind w:left="400"/>
          </w:pPr>
        </w:pPrChange>
      </w:pPr>
      <w:ins w:id="872" w:author="Ito Hiroki／伊藤　大貴／AI" w:date="2021-08-26T13:46:00Z">
        <w:del w:id="873" w:author="Sugahara, Hikaru/菅原 光" w:date="2022-06-25T17:49:00Z">
          <w:r w:rsidRPr="00F37467" w:rsidDel="00114D96">
            <w:rPr>
              <w:rStyle w:val="a4"/>
              <w:noProof/>
              <w:lang w:val="en"/>
              <w:rPrChange w:id="874" w:author="Sasaki Kenji／佐々木　研二／AI" w:date="2021-11-19T14:16:00Z">
                <w:rPr>
                  <w:rStyle w:val="a4"/>
                  <w:noProof/>
                </w:rPr>
              </w:rPrChange>
            </w:rPr>
            <w:fldChar w:fldCharType="begin"/>
          </w:r>
          <w:r w:rsidRPr="00F37467" w:rsidDel="00114D96">
            <w:rPr>
              <w:rStyle w:val="a4"/>
              <w:noProof/>
              <w:lang w:val="en"/>
              <w:rPrChange w:id="875" w:author="Sasaki Kenji／佐々木　研二／AI" w:date="2021-11-19T14:16:00Z">
                <w:rPr>
                  <w:rStyle w:val="a4"/>
                  <w:noProof/>
                </w:rPr>
              </w:rPrChange>
            </w:rPr>
            <w:delInstrText xml:space="preserve"> </w:delInstrText>
          </w:r>
          <w:r w:rsidRPr="00F37467" w:rsidDel="00114D96">
            <w:rPr>
              <w:noProof/>
              <w:lang w:val="en"/>
              <w:rPrChange w:id="876" w:author="Sasaki Kenji／佐々木　研二／AI" w:date="2021-11-19T14:16:00Z">
                <w:rPr>
                  <w:noProof/>
                </w:rPr>
              </w:rPrChange>
            </w:rPr>
            <w:delInstrText>HYPERLINK \l "_Toc80878043"</w:delInstrText>
          </w:r>
          <w:r w:rsidRPr="00F37467" w:rsidDel="00114D96">
            <w:rPr>
              <w:rStyle w:val="a4"/>
              <w:noProof/>
              <w:lang w:val="en"/>
              <w:rPrChange w:id="877"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878" w:author="Sasaki Kenji／佐々木　研二／AI" w:date="2021-11-19T14:16:00Z">
                <w:rPr>
                  <w:rStyle w:val="a4"/>
                  <w:noProof/>
                </w:rPr>
              </w:rPrChange>
            </w:rPr>
            <w:fldChar w:fldCharType="separate"/>
          </w:r>
          <w:r w:rsidRPr="00F37467" w:rsidDel="00114D96">
            <w:rPr>
              <w:rStyle w:val="a4"/>
              <w:noProof/>
              <w:lang w:val="en"/>
              <w:rPrChange w:id="879" w:author="Sasaki Kenji／佐々木　研二／AI" w:date="2021-11-19T14:16:00Z">
                <w:rPr>
                  <w:rStyle w:val="a4"/>
                  <w:rFonts w:ascii="ＭＳ ゴシック" w:hAnsi="ＭＳ ゴシック"/>
                  <w:noProof/>
                </w:rPr>
              </w:rPrChange>
            </w:rPr>
            <w:delText>５－１－２．</w:delText>
          </w:r>
          <w:r w:rsidRPr="00F37467" w:rsidDel="00114D96">
            <w:rPr>
              <w:rStyle w:val="a4"/>
              <w:noProof/>
              <w:lang w:val="en"/>
              <w:rPrChange w:id="880" w:author="Sasaki Kenji／佐々木　研二／AI" w:date="2021-11-19T14:16:00Z">
                <w:rPr>
                  <w:rStyle w:val="a4"/>
                  <w:rFonts w:ascii="ＭＳ ゴシック" w:hAnsi="ＭＳ ゴシック"/>
                  <w:noProof/>
                </w:rPr>
              </w:rPrChange>
            </w:rPr>
            <w:delText xml:space="preserve"> Basic Movements (Normal) </w:delText>
          </w:r>
          <w:r w:rsidRPr="00F37467" w:rsidDel="00114D96">
            <w:rPr>
              <w:noProof/>
              <w:webHidden/>
              <w:lang w:val="en"/>
              <w:rPrChange w:id="881" w:author="Sasaki Kenji／佐々木　研二／AI" w:date="2021-11-19T14:16:00Z">
                <w:rPr>
                  <w:noProof/>
                  <w:webHidden/>
                </w:rPr>
              </w:rPrChange>
            </w:rPr>
            <w:tab/>
          </w:r>
          <w:r w:rsidRPr="00F37467" w:rsidDel="00114D96">
            <w:rPr>
              <w:noProof/>
              <w:webHidden/>
              <w:lang w:val="en"/>
              <w:rPrChange w:id="882" w:author="Sasaki Kenji／佐々木　研二／AI" w:date="2021-11-19T14:16:00Z">
                <w:rPr>
                  <w:noProof/>
                  <w:webHidden/>
                </w:rPr>
              </w:rPrChange>
            </w:rPr>
            <w:fldChar w:fldCharType="begin"/>
          </w:r>
          <w:r w:rsidRPr="00F37467" w:rsidDel="00114D96">
            <w:rPr>
              <w:noProof/>
              <w:webHidden/>
              <w:lang w:val="en"/>
              <w:rPrChange w:id="883" w:author="Sasaki Kenji／佐々木　研二／AI" w:date="2021-11-19T14:16:00Z">
                <w:rPr>
                  <w:noProof/>
                  <w:webHidden/>
                </w:rPr>
              </w:rPrChange>
            </w:rPr>
            <w:delInstrText xml:space="preserve"> PAGEREF _Toc80878043 \h </w:delInstrText>
          </w:r>
        </w:del>
      </w:ins>
      <w:del w:id="884" w:author="Sugahara, Hikaru/菅原 光" w:date="2022-06-25T17:49:00Z">
        <w:r w:rsidRPr="0006619B" w:rsidDel="00114D96">
          <w:rPr>
            <w:b w:val="0"/>
            <w:bCs w:val="0"/>
            <w:i w:val="0"/>
            <w:iCs w:val="0"/>
            <w:noProof/>
            <w:webHidden/>
            <w:lang w:val="en"/>
          </w:rPr>
        </w:r>
        <w:r w:rsidRPr="00F37467" w:rsidDel="00114D96">
          <w:rPr>
            <w:noProof/>
            <w:webHidden/>
            <w:lang w:val="en"/>
            <w:rPrChange w:id="885" w:author="Sasaki Kenji／佐々木　研二／AI" w:date="2021-11-19T14:16:00Z">
              <w:rPr>
                <w:noProof/>
                <w:webHidden/>
              </w:rPr>
            </w:rPrChange>
          </w:rPr>
          <w:fldChar w:fldCharType="separate"/>
        </w:r>
      </w:del>
      <w:ins w:id="886" w:author="Ito Hiroki／伊藤　大貴／AI" w:date="2021-08-26T13:46:00Z">
        <w:del w:id="887" w:author="Sugahara, Hikaru/菅原 光" w:date="2022-06-25T17:49:00Z">
          <w:r w:rsidRPr="00F37467" w:rsidDel="00114D96">
            <w:rPr>
              <w:noProof/>
              <w:webHidden/>
              <w:lang w:val="en"/>
              <w:rPrChange w:id="888" w:author="Sasaki Kenji／佐々木　研二／AI" w:date="2021-11-19T14:16:00Z">
                <w:rPr>
                  <w:noProof/>
                  <w:webHidden/>
                </w:rPr>
              </w:rPrChange>
            </w:rPr>
            <w:delText>8</w:delText>
          </w:r>
          <w:r w:rsidRPr="00F37467" w:rsidDel="00114D96">
            <w:rPr>
              <w:noProof/>
              <w:webHidden/>
              <w:lang w:val="en"/>
              <w:rPrChange w:id="889" w:author="Sasaki Kenji／佐々木　研二／AI" w:date="2021-11-19T14:16:00Z">
                <w:rPr>
                  <w:noProof/>
                  <w:webHidden/>
                </w:rPr>
              </w:rPrChange>
            </w:rPr>
            <w:fldChar w:fldCharType="end"/>
          </w:r>
          <w:r w:rsidRPr="00F37467" w:rsidDel="00114D96">
            <w:rPr>
              <w:rStyle w:val="a4"/>
              <w:noProof/>
              <w:lang w:val="en"/>
              <w:rPrChange w:id="890" w:author="Sasaki Kenji／佐々木　研二／AI" w:date="2021-11-19T14:16:00Z">
                <w:rPr>
                  <w:rStyle w:val="a4"/>
                  <w:noProof/>
                </w:rPr>
              </w:rPrChange>
            </w:rPr>
            <w:fldChar w:fldCharType="end"/>
          </w:r>
        </w:del>
      </w:ins>
    </w:p>
    <w:p w14:paraId="3DC030D9" w14:textId="75C8E29C" w:rsidR="00C461C8" w:rsidRPr="00F37467" w:rsidDel="00114D96" w:rsidRDefault="00C461C8">
      <w:pPr>
        <w:pStyle w:val="10"/>
        <w:tabs>
          <w:tab w:val="right" w:leader="dot" w:pos="8494"/>
        </w:tabs>
        <w:rPr>
          <w:ins w:id="891" w:author="Ito Hiroki／伊藤　大貴／AI" w:date="2021-08-26T13:46:00Z"/>
          <w:del w:id="892" w:author="Sugahara, Hikaru/菅原 光" w:date="2022-06-25T17:49:00Z"/>
          <w:rFonts w:ascii="Meiryo UI" w:eastAsia="Meiryo UI" w:hAnsi="Meiryo UI"/>
          <w:noProof/>
          <w:sz w:val="21"/>
          <w:szCs w:val="22"/>
          <w:rPrChange w:id="893" w:author="Sasaki Kenji／佐々木　研二／AI" w:date="2021-11-19T14:16:00Z">
            <w:rPr>
              <w:ins w:id="894" w:author="Ito Hiroki／伊藤　大貴／AI" w:date="2021-08-26T13:46:00Z"/>
              <w:del w:id="895" w:author="Sugahara, Hikaru/菅原 光" w:date="2022-06-25T17:49:00Z"/>
              <w:rFonts w:ascii="游明朝" w:eastAsia="游明朝" w:hAnsi="游明朝"/>
              <w:noProof/>
              <w:sz w:val="21"/>
              <w:szCs w:val="22"/>
            </w:rPr>
          </w:rPrChange>
        </w:rPr>
        <w:pPrChange w:id="896" w:author="Sugahara, Hikaru/菅原 光" w:date="2022-06-25T17:49:00Z">
          <w:pPr>
            <w:pStyle w:val="30"/>
            <w:tabs>
              <w:tab w:val="right" w:leader="dot" w:pos="8494"/>
            </w:tabs>
            <w:ind w:left="400"/>
          </w:pPr>
        </w:pPrChange>
      </w:pPr>
      <w:ins w:id="897" w:author="Ito Hiroki／伊藤　大貴／AI" w:date="2021-08-26T13:46:00Z">
        <w:del w:id="898" w:author="Sugahara, Hikaru/菅原 光" w:date="2022-06-25T17:49:00Z">
          <w:r w:rsidRPr="00F37467" w:rsidDel="00114D96">
            <w:rPr>
              <w:rStyle w:val="a4"/>
              <w:noProof/>
              <w:lang w:val="en"/>
              <w:rPrChange w:id="899" w:author="Sasaki Kenji／佐々木　研二／AI" w:date="2021-11-19T14:16:00Z">
                <w:rPr>
                  <w:rStyle w:val="a4"/>
                  <w:noProof/>
                </w:rPr>
              </w:rPrChange>
            </w:rPr>
            <w:fldChar w:fldCharType="begin"/>
          </w:r>
          <w:r w:rsidRPr="00F37467" w:rsidDel="00114D96">
            <w:rPr>
              <w:rStyle w:val="a4"/>
              <w:noProof/>
              <w:lang w:val="en"/>
              <w:rPrChange w:id="900" w:author="Sasaki Kenji／佐々木　研二／AI" w:date="2021-11-19T14:16:00Z">
                <w:rPr>
                  <w:rStyle w:val="a4"/>
                  <w:noProof/>
                </w:rPr>
              </w:rPrChange>
            </w:rPr>
            <w:delInstrText xml:space="preserve"> </w:delInstrText>
          </w:r>
          <w:r w:rsidRPr="00F37467" w:rsidDel="00114D96">
            <w:rPr>
              <w:noProof/>
              <w:lang w:val="en"/>
              <w:rPrChange w:id="901" w:author="Sasaki Kenji／佐々木　研二／AI" w:date="2021-11-19T14:16:00Z">
                <w:rPr>
                  <w:noProof/>
                </w:rPr>
              </w:rPrChange>
            </w:rPr>
            <w:delInstrText>HYPERLINK \l "_Toc80878044"</w:delInstrText>
          </w:r>
          <w:r w:rsidRPr="00F37467" w:rsidDel="00114D96">
            <w:rPr>
              <w:rStyle w:val="a4"/>
              <w:noProof/>
              <w:lang w:val="en"/>
              <w:rPrChange w:id="902"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903" w:author="Sasaki Kenji／佐々木　研二／AI" w:date="2021-11-19T14:16:00Z">
                <w:rPr>
                  <w:rStyle w:val="a4"/>
                  <w:noProof/>
                </w:rPr>
              </w:rPrChange>
            </w:rPr>
            <w:fldChar w:fldCharType="separate"/>
          </w:r>
          <w:r w:rsidRPr="00F37467" w:rsidDel="00114D96">
            <w:rPr>
              <w:rStyle w:val="a4"/>
              <w:noProof/>
              <w:lang w:val="en"/>
              <w:rPrChange w:id="904"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905"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906" w:author="Sasaki Kenji／佐々木　研二／AI" w:date="2021-11-19T14:16:00Z">
                <w:rPr>
                  <w:rStyle w:val="a4"/>
                  <w:rFonts w:ascii="ＭＳ ゴシック" w:hAnsi="ＭＳ ゴシック"/>
                  <w:noProof/>
                </w:rPr>
              </w:rPrChange>
            </w:rPr>
            <w:delText>1</w:delText>
          </w:r>
          <w:r w:rsidRPr="00F37467" w:rsidDel="00114D96">
            <w:rPr>
              <w:rStyle w:val="a4"/>
              <w:noProof/>
              <w:lang w:val="en"/>
              <w:rPrChange w:id="907"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908" w:author="Sasaki Kenji／佐々木　研二／AI" w:date="2021-11-19T14:16:00Z">
                <w:rPr>
                  <w:rStyle w:val="a4"/>
                  <w:rFonts w:ascii="ＭＳ ゴシック" w:hAnsi="ＭＳ ゴシック"/>
                  <w:noProof/>
                </w:rPr>
              </w:rPrChange>
            </w:rPr>
            <w:delText>3</w:delText>
          </w:r>
          <w:r w:rsidRPr="00F37467" w:rsidDel="00114D96">
            <w:rPr>
              <w:rStyle w:val="a4"/>
              <w:noProof/>
              <w:lang w:val="en"/>
              <w:rPrChange w:id="909"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910" w:author="Sasaki Kenji／佐々木　研二／AI" w:date="2021-11-19T14:16:00Z">
                <w:rPr>
                  <w:rStyle w:val="a4"/>
                  <w:rFonts w:ascii="ＭＳ ゴシック" w:hAnsi="ＭＳ ゴシック"/>
                  <w:noProof/>
                </w:rPr>
              </w:rPrChange>
            </w:rPr>
            <w:delText xml:space="preserve"> Request </w:delText>
          </w:r>
          <w:r w:rsidRPr="00F37467" w:rsidDel="00114D96">
            <w:rPr>
              <w:noProof/>
              <w:webHidden/>
              <w:lang w:val="en"/>
              <w:rPrChange w:id="911" w:author="Sasaki Kenji／佐々木　研二／AI" w:date="2021-11-19T14:16:00Z">
                <w:rPr>
                  <w:noProof/>
                  <w:webHidden/>
                </w:rPr>
              </w:rPrChange>
            </w:rPr>
            <w:tab/>
          </w:r>
          <w:r w:rsidRPr="00F37467" w:rsidDel="00114D96">
            <w:rPr>
              <w:noProof/>
              <w:webHidden/>
              <w:lang w:val="en"/>
              <w:rPrChange w:id="912" w:author="Sasaki Kenji／佐々木　研二／AI" w:date="2021-11-19T14:16:00Z">
                <w:rPr>
                  <w:noProof/>
                  <w:webHidden/>
                </w:rPr>
              </w:rPrChange>
            </w:rPr>
            <w:fldChar w:fldCharType="begin"/>
          </w:r>
          <w:r w:rsidRPr="00F37467" w:rsidDel="00114D96">
            <w:rPr>
              <w:noProof/>
              <w:webHidden/>
              <w:lang w:val="en"/>
              <w:rPrChange w:id="913" w:author="Sasaki Kenji／佐々木　研二／AI" w:date="2021-11-19T14:16:00Z">
                <w:rPr>
                  <w:noProof/>
                  <w:webHidden/>
                </w:rPr>
              </w:rPrChange>
            </w:rPr>
            <w:delInstrText xml:space="preserve"> PAGEREF _Toc80878044 \h 8</w:delInstrText>
          </w:r>
        </w:del>
      </w:ins>
      <w:del w:id="914" w:author="Sugahara, Hikaru/菅原 光" w:date="2022-06-25T17:49:00Z">
        <w:r w:rsidRPr="0006619B" w:rsidDel="00114D96">
          <w:rPr>
            <w:b w:val="0"/>
            <w:bCs w:val="0"/>
            <w:i w:val="0"/>
            <w:iCs w:val="0"/>
            <w:noProof/>
            <w:webHidden/>
            <w:lang w:val="en"/>
          </w:rPr>
        </w:r>
      </w:del>
      <w:ins w:id="915" w:author="Ito Hiroki／伊藤　大貴／AI" w:date="2021-08-26T13:46:00Z">
        <w:del w:id="916" w:author="Sugahara, Hikaru/菅原 光" w:date="2022-06-25T17:49:00Z">
          <w:r w:rsidRPr="00F37467" w:rsidDel="00114D96">
            <w:rPr>
              <w:noProof/>
              <w:webHidden/>
              <w:lang w:val="en"/>
              <w:rPrChange w:id="917" w:author="Sasaki Kenji／佐々木　研二／AI" w:date="2021-11-19T14:16:00Z">
                <w:rPr>
                  <w:noProof/>
                  <w:webHidden/>
                </w:rPr>
              </w:rPrChange>
            </w:rPr>
            <w:fldChar w:fldCharType="end"/>
          </w:r>
          <w:r w:rsidRPr="00F37467" w:rsidDel="00114D96">
            <w:rPr>
              <w:rStyle w:val="a4"/>
              <w:noProof/>
              <w:lang w:val="en"/>
              <w:rPrChange w:id="918" w:author="Sasaki Kenji／佐々木　研二／AI" w:date="2021-11-19T14:16:00Z">
                <w:rPr>
                  <w:rStyle w:val="a4"/>
                  <w:noProof/>
                </w:rPr>
              </w:rPrChange>
            </w:rPr>
            <w:fldChar w:fldCharType="end"/>
          </w:r>
        </w:del>
      </w:ins>
      <w:del w:id="919" w:author="Sugahara, Hikaru/菅原 光" w:date="2022-06-25T17:49:00Z">
        <w:r w:rsidDel="00114D96">
          <w:rPr>
            <w:lang w:val="en"/>
          </w:rPr>
          <w:delText xml:space="preserve"> for </w:delText>
        </w:r>
      </w:del>
      <w:ins w:id="920" w:author="Ito Hiroki／伊藤　大貴／AI" w:date="2021-08-26T13:46:00Z">
        <w:del w:id="921" w:author="Sugahara, Hikaru/菅原 光" w:date="2022-06-25T17:49:00Z">
          <w:r w:rsidRPr="00F37467" w:rsidDel="00114D96">
            <w:rPr>
              <w:rStyle w:val="a4"/>
              <w:noProof/>
              <w:lang w:val="en"/>
              <w:rPrChange w:id="922" w:author="Sasaki Kenji／佐々木　研二／AI" w:date="2021-11-19T14:16:00Z">
                <w:rPr>
                  <w:rStyle w:val="a4"/>
                  <w:noProof/>
                </w:rPr>
              </w:rPrChange>
            </w:rPr>
            <w:delText xml:space="preserve"> </w:delText>
          </w:r>
          <w:r w:rsidRPr="00F37467" w:rsidDel="00114D96">
            <w:rPr>
              <w:noProof/>
              <w:lang w:val="en"/>
              <w:rPrChange w:id="923" w:author="Sasaki Kenji／佐々木　研二／AI" w:date="2021-11-19T14:16:00Z">
                <w:rPr>
                  <w:noProof/>
                </w:rPr>
              </w:rPrChange>
            </w:rPr>
            <w:delText>HYPERLINK \l "_Toc80878044"</w:delText>
          </w:r>
          <w:r w:rsidRPr="00F37467" w:rsidDel="00114D96">
            <w:rPr>
              <w:rStyle w:val="a4"/>
              <w:noProof/>
              <w:lang w:val="en"/>
              <w:rPrChange w:id="924" w:author="Sasaki Kenji／佐々木　研二／AI" w:date="2021-11-19T14:16:00Z">
                <w:rPr>
                  <w:rStyle w:val="a4"/>
                  <w:noProof/>
                </w:rPr>
              </w:rPrChange>
            </w:rPr>
            <w:delText xml:space="preserve"> </w:delText>
          </w:r>
          <w:r w:rsidRPr="00F37467" w:rsidDel="00114D96">
            <w:rPr>
              <w:rStyle w:val="a4"/>
              <w:noProof/>
              <w:lang w:val="en"/>
              <w:rPrChange w:id="925" w:author="Sasaki Kenji／佐々木　研二／AI" w:date="2021-11-19T14:16:00Z">
                <w:rPr>
                  <w:rStyle w:val="a4"/>
                  <w:rFonts w:ascii="ＭＳ ゴシック" w:hAnsi="ＭＳ ゴシック"/>
                  <w:noProof/>
                </w:rPr>
              </w:rPrChange>
            </w:rPr>
            <w:delText>HMI</w:delText>
          </w:r>
          <w:r w:rsidRPr="00F37467" w:rsidDel="00114D96">
            <w:rPr>
              <w:noProof/>
              <w:webHidden/>
              <w:lang w:val="en"/>
              <w:rPrChange w:id="926" w:author="Sasaki Kenji／佐々木　研二／AI" w:date="2021-11-19T14:16:00Z">
                <w:rPr>
                  <w:noProof/>
                  <w:webHidden/>
                </w:rPr>
              </w:rPrChange>
            </w:rPr>
            <w:tab/>
            <w:delText xml:space="preserve"> PAGEREF _Toc80878044 \h </w:delText>
          </w:r>
        </w:del>
      </w:ins>
      <w:del w:id="927" w:author="Sugahara, Hikaru/菅原 光" w:date="2022-06-25T17:49:00Z">
        <w:r w:rsidDel="00114D96">
          <w:rPr>
            <w:lang w:val="en"/>
          </w:rPr>
          <w:delText xml:space="preserve"> </w:delText>
        </w:r>
      </w:del>
      <w:ins w:id="928" w:author="Ito Hiroki／伊藤　大貴／AI" w:date="2021-08-26T13:46:00Z">
        <w:del w:id="929" w:author="Sugahara, Hikaru/菅原 光" w:date="2022-06-25T17:49:00Z">
          <w:r w:rsidRPr="00F37467" w:rsidDel="00114D96">
            <w:rPr>
              <w:rStyle w:val="a4"/>
              <w:noProof/>
              <w:lang w:val="en"/>
              <w:rPrChange w:id="930" w:author="Sasaki Kenji／佐々木　研二／AI" w:date="2021-11-19T14:16:00Z">
                <w:rPr>
                  <w:rStyle w:val="a4"/>
                  <w:noProof/>
                </w:rPr>
              </w:rPrChange>
            </w:rPr>
            <w:delText xml:space="preserve"> </w:delText>
          </w:r>
          <w:r w:rsidRPr="00F37467" w:rsidDel="00114D96">
            <w:rPr>
              <w:noProof/>
              <w:lang w:val="en"/>
              <w:rPrChange w:id="931" w:author="Sasaki Kenji／佐々木　研二／AI" w:date="2021-11-19T14:16:00Z">
                <w:rPr>
                  <w:noProof/>
                </w:rPr>
              </w:rPrChange>
            </w:rPr>
            <w:delText>HYPERLINK \l "_Toc80878044"</w:delText>
          </w:r>
          <w:r w:rsidRPr="00F37467" w:rsidDel="00114D96">
            <w:rPr>
              <w:rStyle w:val="a4"/>
              <w:noProof/>
              <w:lang w:val="en"/>
              <w:rPrChange w:id="932" w:author="Sasaki Kenji／佐々木　研二／AI" w:date="2021-11-19T14:16:00Z">
                <w:rPr>
                  <w:rStyle w:val="a4"/>
                  <w:noProof/>
                </w:rPr>
              </w:rPrChange>
            </w:rPr>
            <w:delText xml:space="preserve"> </w:delText>
          </w:r>
          <w:r w:rsidRPr="00F37467" w:rsidDel="00114D96">
            <w:rPr>
              <w:rStyle w:val="a4"/>
              <w:noProof/>
              <w:lang w:val="en"/>
              <w:rPrChange w:id="933" w:author="Sasaki Kenji／佐々木　研二／AI" w:date="2021-11-19T14:16:00Z">
                <w:rPr>
                  <w:rStyle w:val="a4"/>
                  <w:rFonts w:ascii="ＭＳ ゴシック" w:hAnsi="ＭＳ ゴシック"/>
                  <w:noProof/>
                </w:rPr>
              </w:rPrChange>
            </w:rPr>
            <w:delText>specifications</w:delText>
          </w:r>
          <w:r w:rsidRPr="00F37467" w:rsidDel="00114D96">
            <w:rPr>
              <w:noProof/>
              <w:webHidden/>
              <w:lang w:val="en"/>
              <w:rPrChange w:id="934" w:author="Sasaki Kenji／佐々木　研二／AI" w:date="2021-11-19T14:16:00Z">
                <w:rPr>
                  <w:noProof/>
                  <w:webHidden/>
                </w:rPr>
              </w:rPrChange>
            </w:rPr>
            <w:tab/>
            <w:delText xml:space="preserve"> PAGEREF _Toc80878044 \h </w:delText>
          </w:r>
        </w:del>
      </w:ins>
    </w:p>
    <w:p w14:paraId="111EC203" w14:textId="3DE641F8" w:rsidR="00C461C8" w:rsidRPr="00F37467" w:rsidDel="00114D96" w:rsidRDefault="00C461C8">
      <w:pPr>
        <w:pStyle w:val="10"/>
        <w:tabs>
          <w:tab w:val="right" w:leader="dot" w:pos="8494"/>
        </w:tabs>
        <w:rPr>
          <w:ins w:id="935" w:author="Ito Hiroki／伊藤　大貴／AI" w:date="2021-08-26T13:46:00Z"/>
          <w:del w:id="936" w:author="Sugahara, Hikaru/菅原 光" w:date="2022-06-25T17:49:00Z"/>
          <w:rFonts w:ascii="Meiryo UI" w:eastAsia="Meiryo UI" w:hAnsi="Meiryo UI"/>
          <w:noProof/>
          <w:sz w:val="21"/>
          <w:szCs w:val="22"/>
          <w:rPrChange w:id="937" w:author="Sasaki Kenji／佐々木　研二／AI" w:date="2021-11-19T14:16:00Z">
            <w:rPr>
              <w:ins w:id="938" w:author="Ito Hiroki／伊藤　大貴／AI" w:date="2021-08-26T13:46:00Z"/>
              <w:del w:id="939" w:author="Sugahara, Hikaru/菅原 光" w:date="2022-06-25T17:49:00Z"/>
              <w:rFonts w:ascii="游明朝" w:eastAsia="游明朝" w:hAnsi="游明朝"/>
              <w:noProof/>
              <w:sz w:val="21"/>
              <w:szCs w:val="22"/>
            </w:rPr>
          </w:rPrChange>
        </w:rPr>
        <w:pPrChange w:id="940" w:author="Sugahara, Hikaru/菅原 光" w:date="2022-06-25T17:49:00Z">
          <w:pPr>
            <w:pStyle w:val="30"/>
            <w:tabs>
              <w:tab w:val="right" w:leader="dot" w:pos="8494"/>
            </w:tabs>
            <w:ind w:left="400"/>
          </w:pPr>
        </w:pPrChange>
      </w:pPr>
      <w:ins w:id="941" w:author="Ito Hiroki／伊藤　大貴／AI" w:date="2021-08-26T13:46:00Z">
        <w:del w:id="942" w:author="Sugahara, Hikaru/菅原 光" w:date="2022-06-25T17:49:00Z">
          <w:r w:rsidRPr="00F37467" w:rsidDel="00114D96">
            <w:rPr>
              <w:rStyle w:val="a4"/>
              <w:noProof/>
              <w:lang w:val="en"/>
              <w:rPrChange w:id="943" w:author="Sasaki Kenji／佐々木　研二／AI" w:date="2021-11-19T14:16:00Z">
                <w:rPr>
                  <w:rStyle w:val="a4"/>
                  <w:noProof/>
                </w:rPr>
              </w:rPrChange>
            </w:rPr>
            <w:fldChar w:fldCharType="begin"/>
          </w:r>
          <w:r w:rsidRPr="00F37467" w:rsidDel="00114D96">
            <w:rPr>
              <w:rStyle w:val="a4"/>
              <w:noProof/>
              <w:lang w:val="en"/>
              <w:rPrChange w:id="944" w:author="Sasaki Kenji／佐々木　研二／AI" w:date="2021-11-19T14:16:00Z">
                <w:rPr>
                  <w:rStyle w:val="a4"/>
                  <w:noProof/>
                </w:rPr>
              </w:rPrChange>
            </w:rPr>
            <w:delInstrText xml:space="preserve"> </w:delInstrText>
          </w:r>
          <w:r w:rsidRPr="00F37467" w:rsidDel="00114D96">
            <w:rPr>
              <w:noProof/>
              <w:lang w:val="en"/>
              <w:rPrChange w:id="945" w:author="Sasaki Kenji／佐々木　研二／AI" w:date="2021-11-19T14:16:00Z">
                <w:rPr>
                  <w:noProof/>
                </w:rPr>
              </w:rPrChange>
            </w:rPr>
            <w:delInstrText>HYPERLINK \l "_Toc80878045"</w:delInstrText>
          </w:r>
          <w:r w:rsidRPr="00F37467" w:rsidDel="00114D96">
            <w:rPr>
              <w:rStyle w:val="a4"/>
              <w:noProof/>
              <w:lang w:val="en"/>
              <w:rPrChange w:id="946"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947" w:author="Sasaki Kenji／佐々木　研二／AI" w:date="2021-11-19T14:16:00Z">
                <w:rPr>
                  <w:rStyle w:val="a4"/>
                  <w:noProof/>
                </w:rPr>
              </w:rPrChange>
            </w:rPr>
            <w:fldChar w:fldCharType="separate"/>
          </w:r>
          <w:r w:rsidRPr="00F37467" w:rsidDel="00114D96">
            <w:rPr>
              <w:rStyle w:val="a4"/>
              <w:noProof/>
              <w:lang w:val="en"/>
              <w:rPrChange w:id="948"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949"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950" w:author="Sasaki Kenji／佐々木　研二／AI" w:date="2021-11-19T14:16:00Z">
                <w:rPr>
                  <w:rStyle w:val="a4"/>
                  <w:rFonts w:ascii="ＭＳ ゴシック" w:hAnsi="ＭＳ ゴシック"/>
                  <w:noProof/>
                </w:rPr>
              </w:rPrChange>
            </w:rPr>
            <w:delText>1</w:delText>
          </w:r>
          <w:r w:rsidRPr="00F37467" w:rsidDel="00114D96">
            <w:rPr>
              <w:rStyle w:val="a4"/>
              <w:noProof/>
              <w:lang w:val="en"/>
              <w:rPrChange w:id="951"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952" w:author="Sasaki Kenji／佐々木　研二／AI" w:date="2021-11-19T14:16:00Z">
                <w:rPr>
                  <w:rStyle w:val="a4"/>
                  <w:rFonts w:ascii="ＭＳ ゴシック" w:hAnsi="ＭＳ ゴシック"/>
                  <w:noProof/>
                </w:rPr>
              </w:rPrChange>
            </w:rPr>
            <w:delText>4</w:delText>
          </w:r>
          <w:r w:rsidRPr="00F37467" w:rsidDel="00114D96">
            <w:rPr>
              <w:rStyle w:val="a4"/>
              <w:noProof/>
              <w:lang w:val="en"/>
              <w:rPrChange w:id="953"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954" w:author="Sasaki Kenji／佐々木　研二／AI" w:date="2021-11-19T14:16:00Z">
                <w:rPr>
                  <w:rStyle w:val="a4"/>
                  <w:rFonts w:ascii="ＭＳ ゴシック" w:hAnsi="ＭＳ ゴシック"/>
                  <w:noProof/>
                </w:rPr>
              </w:rPrChange>
            </w:rPr>
            <w:delText xml:space="preserve"> User setting item </w:delText>
          </w:r>
          <w:r w:rsidRPr="00F37467" w:rsidDel="00114D96">
            <w:rPr>
              <w:noProof/>
              <w:webHidden/>
              <w:lang w:val="en"/>
              <w:rPrChange w:id="955" w:author="Sasaki Kenji／佐々木　研二／AI" w:date="2021-11-19T14:16:00Z">
                <w:rPr>
                  <w:noProof/>
                  <w:webHidden/>
                </w:rPr>
              </w:rPrChange>
            </w:rPr>
            <w:tab/>
          </w:r>
          <w:r w:rsidRPr="00F37467" w:rsidDel="00114D96">
            <w:rPr>
              <w:noProof/>
              <w:webHidden/>
              <w:lang w:val="en"/>
              <w:rPrChange w:id="956" w:author="Sasaki Kenji／佐々木　研二／AI" w:date="2021-11-19T14:16:00Z">
                <w:rPr>
                  <w:noProof/>
                  <w:webHidden/>
                </w:rPr>
              </w:rPrChange>
            </w:rPr>
            <w:fldChar w:fldCharType="begin"/>
          </w:r>
          <w:r w:rsidRPr="00F37467" w:rsidDel="00114D96">
            <w:rPr>
              <w:noProof/>
              <w:webHidden/>
              <w:lang w:val="en"/>
              <w:rPrChange w:id="957" w:author="Sasaki Kenji／佐々木　研二／AI" w:date="2021-11-19T14:16:00Z">
                <w:rPr>
                  <w:noProof/>
                  <w:webHidden/>
                </w:rPr>
              </w:rPrChange>
            </w:rPr>
            <w:delInstrText xml:space="preserve"> PAGEREF _Toc80878045 \h </w:delInstrText>
          </w:r>
        </w:del>
      </w:ins>
      <w:del w:id="958" w:author="Sugahara, Hikaru/菅原 光" w:date="2022-06-25T17:49:00Z">
        <w:r w:rsidRPr="0006619B" w:rsidDel="00114D96">
          <w:rPr>
            <w:b w:val="0"/>
            <w:bCs w:val="0"/>
            <w:i w:val="0"/>
            <w:iCs w:val="0"/>
            <w:noProof/>
            <w:webHidden/>
            <w:lang w:val="en"/>
          </w:rPr>
        </w:r>
        <w:r w:rsidRPr="00F37467" w:rsidDel="00114D96">
          <w:rPr>
            <w:noProof/>
            <w:webHidden/>
            <w:lang w:val="en"/>
            <w:rPrChange w:id="959" w:author="Sasaki Kenji／佐々木　研二／AI" w:date="2021-11-19T14:16:00Z">
              <w:rPr>
                <w:noProof/>
                <w:webHidden/>
              </w:rPr>
            </w:rPrChange>
          </w:rPr>
          <w:fldChar w:fldCharType="separate"/>
        </w:r>
      </w:del>
      <w:ins w:id="960" w:author="Ito Hiroki／伊藤　大貴／AI" w:date="2021-08-26T13:46:00Z">
        <w:del w:id="961" w:author="Sugahara, Hikaru/菅原 光" w:date="2022-06-25T17:49:00Z">
          <w:r w:rsidRPr="00F37467" w:rsidDel="00114D96">
            <w:rPr>
              <w:noProof/>
              <w:webHidden/>
              <w:lang w:val="en"/>
              <w:rPrChange w:id="962" w:author="Sasaki Kenji／佐々木　研二／AI" w:date="2021-11-19T14:16:00Z">
                <w:rPr>
                  <w:noProof/>
                  <w:webHidden/>
                </w:rPr>
              </w:rPrChange>
            </w:rPr>
            <w:delText>8</w:delText>
          </w:r>
          <w:r w:rsidRPr="00F37467" w:rsidDel="00114D96">
            <w:rPr>
              <w:noProof/>
              <w:webHidden/>
              <w:lang w:val="en"/>
              <w:rPrChange w:id="963" w:author="Sasaki Kenji／佐々木　研二／AI" w:date="2021-11-19T14:16:00Z">
                <w:rPr>
                  <w:noProof/>
                  <w:webHidden/>
                </w:rPr>
              </w:rPrChange>
            </w:rPr>
            <w:fldChar w:fldCharType="end"/>
          </w:r>
          <w:r w:rsidRPr="00F37467" w:rsidDel="00114D96">
            <w:rPr>
              <w:rStyle w:val="a4"/>
              <w:noProof/>
              <w:lang w:val="en"/>
              <w:rPrChange w:id="964" w:author="Sasaki Kenji／佐々木　研二／AI" w:date="2021-11-19T14:16:00Z">
                <w:rPr>
                  <w:rStyle w:val="a4"/>
                  <w:noProof/>
                </w:rPr>
              </w:rPrChange>
            </w:rPr>
            <w:fldChar w:fldCharType="end"/>
          </w:r>
        </w:del>
      </w:ins>
    </w:p>
    <w:p w14:paraId="6405A403" w14:textId="325CFF0A" w:rsidR="00C461C8" w:rsidRPr="00F37467" w:rsidDel="00114D96" w:rsidRDefault="00C461C8">
      <w:pPr>
        <w:pStyle w:val="10"/>
        <w:tabs>
          <w:tab w:val="right" w:leader="dot" w:pos="8494"/>
        </w:tabs>
        <w:rPr>
          <w:ins w:id="965" w:author="Ito Hiroki／伊藤　大貴／AI" w:date="2021-08-26T13:46:00Z"/>
          <w:del w:id="966" w:author="Sugahara, Hikaru/菅原 光" w:date="2022-06-25T17:49:00Z"/>
          <w:rFonts w:ascii="Meiryo UI" w:eastAsia="Meiryo UI" w:hAnsi="Meiryo UI"/>
          <w:noProof/>
          <w:sz w:val="21"/>
          <w:szCs w:val="22"/>
          <w:rPrChange w:id="967" w:author="Sasaki Kenji／佐々木　研二／AI" w:date="2021-11-19T14:16:00Z">
            <w:rPr>
              <w:ins w:id="968" w:author="Ito Hiroki／伊藤　大貴／AI" w:date="2021-08-26T13:46:00Z"/>
              <w:del w:id="969" w:author="Sugahara, Hikaru/菅原 光" w:date="2022-06-25T17:49:00Z"/>
              <w:rFonts w:ascii="游明朝" w:eastAsia="游明朝" w:hAnsi="游明朝"/>
              <w:noProof/>
              <w:sz w:val="21"/>
              <w:szCs w:val="22"/>
            </w:rPr>
          </w:rPrChange>
        </w:rPr>
        <w:pPrChange w:id="970" w:author="Sugahara, Hikaru/菅原 光" w:date="2022-06-25T17:49:00Z">
          <w:pPr>
            <w:pStyle w:val="30"/>
            <w:tabs>
              <w:tab w:val="right" w:leader="dot" w:pos="8494"/>
            </w:tabs>
            <w:ind w:left="400"/>
          </w:pPr>
        </w:pPrChange>
      </w:pPr>
      <w:ins w:id="971" w:author="Ito Hiroki／伊藤　大貴／AI" w:date="2021-08-26T13:46:00Z">
        <w:del w:id="972" w:author="Sugahara, Hikaru/菅原 光" w:date="2022-06-25T17:49:00Z">
          <w:r w:rsidRPr="00F37467" w:rsidDel="00114D96">
            <w:rPr>
              <w:rStyle w:val="a4"/>
              <w:noProof/>
              <w:lang w:val="en"/>
              <w:rPrChange w:id="973" w:author="Sasaki Kenji／佐々木　研二／AI" w:date="2021-11-19T14:16:00Z">
                <w:rPr>
                  <w:rStyle w:val="a4"/>
                  <w:noProof/>
                </w:rPr>
              </w:rPrChange>
            </w:rPr>
            <w:fldChar w:fldCharType="begin"/>
          </w:r>
          <w:r w:rsidRPr="00F37467" w:rsidDel="00114D96">
            <w:rPr>
              <w:rStyle w:val="a4"/>
              <w:noProof/>
              <w:lang w:val="en"/>
              <w:rPrChange w:id="974" w:author="Sasaki Kenji／佐々木　研二／AI" w:date="2021-11-19T14:16:00Z">
                <w:rPr>
                  <w:rStyle w:val="a4"/>
                  <w:noProof/>
                </w:rPr>
              </w:rPrChange>
            </w:rPr>
            <w:delInstrText xml:space="preserve"> </w:delInstrText>
          </w:r>
          <w:r w:rsidRPr="00F37467" w:rsidDel="00114D96">
            <w:rPr>
              <w:noProof/>
              <w:lang w:val="en"/>
              <w:rPrChange w:id="975" w:author="Sasaki Kenji／佐々木　研二／AI" w:date="2021-11-19T14:16:00Z">
                <w:rPr>
                  <w:noProof/>
                </w:rPr>
              </w:rPrChange>
            </w:rPr>
            <w:delInstrText>HYPERLINK \l "_Toc80878046"</w:delInstrText>
          </w:r>
          <w:r w:rsidRPr="00F37467" w:rsidDel="00114D96">
            <w:rPr>
              <w:rStyle w:val="a4"/>
              <w:noProof/>
              <w:lang w:val="en"/>
              <w:rPrChange w:id="976"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977" w:author="Sasaki Kenji／佐々木　研二／AI" w:date="2021-11-19T14:16:00Z">
                <w:rPr>
                  <w:rStyle w:val="a4"/>
                  <w:noProof/>
                </w:rPr>
              </w:rPrChange>
            </w:rPr>
            <w:fldChar w:fldCharType="separate"/>
          </w:r>
          <w:r w:rsidRPr="00F37467" w:rsidDel="00114D96">
            <w:rPr>
              <w:rStyle w:val="a4"/>
              <w:noProof/>
              <w:lang w:val="en"/>
              <w:rPrChange w:id="978"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979"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980" w:author="Sasaki Kenji／佐々木　研二／AI" w:date="2021-11-19T14:16:00Z">
                <w:rPr>
                  <w:rStyle w:val="a4"/>
                  <w:rFonts w:ascii="ＭＳ ゴシック" w:hAnsi="ＭＳ ゴシック"/>
                  <w:noProof/>
                </w:rPr>
              </w:rPrChange>
            </w:rPr>
            <w:delText>1</w:delText>
          </w:r>
          <w:r w:rsidRPr="00F37467" w:rsidDel="00114D96">
            <w:rPr>
              <w:rStyle w:val="a4"/>
              <w:noProof/>
              <w:lang w:val="en"/>
              <w:rPrChange w:id="981"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982"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983"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984" w:author="Sasaki Kenji／佐々木　研二／AI" w:date="2021-11-19T14:16:00Z">
                <w:rPr>
                  <w:rStyle w:val="a4"/>
                  <w:rFonts w:ascii="ＭＳ ゴシック" w:hAnsi="ＭＳ ゴシック"/>
                  <w:noProof/>
                </w:rPr>
              </w:rPrChange>
            </w:rPr>
            <w:delText xml:space="preserve"> Exception operation (abnormal system) </w:delText>
          </w:r>
          <w:r w:rsidRPr="00F37467" w:rsidDel="00114D96">
            <w:rPr>
              <w:noProof/>
              <w:webHidden/>
              <w:lang w:val="en"/>
              <w:rPrChange w:id="985" w:author="Sasaki Kenji／佐々木　研二／AI" w:date="2021-11-19T14:16:00Z">
                <w:rPr>
                  <w:noProof/>
                  <w:webHidden/>
                </w:rPr>
              </w:rPrChange>
            </w:rPr>
            <w:tab/>
          </w:r>
          <w:r w:rsidRPr="00F37467" w:rsidDel="00114D96">
            <w:rPr>
              <w:noProof/>
              <w:webHidden/>
              <w:lang w:val="en"/>
              <w:rPrChange w:id="986" w:author="Sasaki Kenji／佐々木　研二／AI" w:date="2021-11-19T14:16:00Z">
                <w:rPr>
                  <w:noProof/>
                  <w:webHidden/>
                </w:rPr>
              </w:rPrChange>
            </w:rPr>
            <w:fldChar w:fldCharType="begin"/>
          </w:r>
          <w:r w:rsidRPr="00F37467" w:rsidDel="00114D96">
            <w:rPr>
              <w:noProof/>
              <w:webHidden/>
              <w:lang w:val="en"/>
              <w:rPrChange w:id="987" w:author="Sasaki Kenji／佐々木　研二／AI" w:date="2021-11-19T14:16:00Z">
                <w:rPr>
                  <w:noProof/>
                  <w:webHidden/>
                </w:rPr>
              </w:rPrChange>
            </w:rPr>
            <w:delInstrText xml:space="preserve"> PAGEREF _Toc80878046 \h </w:delInstrText>
          </w:r>
        </w:del>
      </w:ins>
      <w:del w:id="988" w:author="Sugahara, Hikaru/菅原 光" w:date="2022-06-25T17:49:00Z">
        <w:r w:rsidRPr="0006619B" w:rsidDel="00114D96">
          <w:rPr>
            <w:b w:val="0"/>
            <w:bCs w:val="0"/>
            <w:i w:val="0"/>
            <w:iCs w:val="0"/>
            <w:noProof/>
            <w:webHidden/>
            <w:lang w:val="en"/>
          </w:rPr>
        </w:r>
        <w:r w:rsidRPr="00F37467" w:rsidDel="00114D96">
          <w:rPr>
            <w:noProof/>
            <w:webHidden/>
            <w:lang w:val="en"/>
            <w:rPrChange w:id="989" w:author="Sasaki Kenji／佐々木　研二／AI" w:date="2021-11-19T14:16:00Z">
              <w:rPr>
                <w:noProof/>
                <w:webHidden/>
              </w:rPr>
            </w:rPrChange>
          </w:rPr>
          <w:fldChar w:fldCharType="separate"/>
        </w:r>
      </w:del>
      <w:ins w:id="990" w:author="Ito Hiroki／伊藤　大貴／AI" w:date="2021-08-26T13:46:00Z">
        <w:del w:id="991" w:author="Sugahara, Hikaru/菅原 光" w:date="2022-06-25T17:49:00Z">
          <w:r w:rsidRPr="00F37467" w:rsidDel="00114D96">
            <w:rPr>
              <w:noProof/>
              <w:webHidden/>
              <w:lang w:val="en"/>
              <w:rPrChange w:id="992" w:author="Sasaki Kenji／佐々木　研二／AI" w:date="2021-11-19T14:16:00Z">
                <w:rPr>
                  <w:noProof/>
                  <w:webHidden/>
                </w:rPr>
              </w:rPrChange>
            </w:rPr>
            <w:delText>8</w:delText>
          </w:r>
          <w:r w:rsidRPr="00F37467" w:rsidDel="00114D96">
            <w:rPr>
              <w:noProof/>
              <w:webHidden/>
              <w:lang w:val="en"/>
              <w:rPrChange w:id="993" w:author="Sasaki Kenji／佐々木　研二／AI" w:date="2021-11-19T14:16:00Z">
                <w:rPr>
                  <w:noProof/>
                  <w:webHidden/>
                </w:rPr>
              </w:rPrChange>
            </w:rPr>
            <w:fldChar w:fldCharType="end"/>
          </w:r>
          <w:r w:rsidRPr="00F37467" w:rsidDel="00114D96">
            <w:rPr>
              <w:rStyle w:val="a4"/>
              <w:noProof/>
              <w:lang w:val="en"/>
              <w:rPrChange w:id="994" w:author="Sasaki Kenji／佐々木　研二／AI" w:date="2021-11-19T14:16:00Z">
                <w:rPr>
                  <w:rStyle w:val="a4"/>
                  <w:noProof/>
                </w:rPr>
              </w:rPrChange>
            </w:rPr>
            <w:fldChar w:fldCharType="end"/>
          </w:r>
        </w:del>
      </w:ins>
    </w:p>
    <w:p w14:paraId="4771E666" w14:textId="0F9C9C3A" w:rsidR="00C461C8" w:rsidRPr="00F37467" w:rsidDel="00114D96" w:rsidRDefault="00C461C8">
      <w:pPr>
        <w:pStyle w:val="10"/>
        <w:tabs>
          <w:tab w:val="right" w:leader="dot" w:pos="8494"/>
        </w:tabs>
        <w:rPr>
          <w:ins w:id="995" w:author="Ito Hiroki／伊藤　大貴／AI" w:date="2021-08-26T13:46:00Z"/>
          <w:del w:id="996" w:author="Sugahara, Hikaru/菅原 光" w:date="2022-06-25T17:49:00Z"/>
          <w:rFonts w:ascii="Meiryo UI" w:eastAsia="Meiryo UI" w:hAnsi="Meiryo UI"/>
          <w:noProof/>
          <w:sz w:val="21"/>
          <w:szCs w:val="22"/>
          <w:rPrChange w:id="997" w:author="Sasaki Kenji／佐々木　研二／AI" w:date="2021-11-19T14:16:00Z">
            <w:rPr>
              <w:ins w:id="998" w:author="Ito Hiroki／伊藤　大貴／AI" w:date="2021-08-26T13:46:00Z"/>
              <w:del w:id="999" w:author="Sugahara, Hikaru/菅原 光" w:date="2022-06-25T17:49:00Z"/>
              <w:rFonts w:ascii="游明朝" w:eastAsia="游明朝" w:hAnsi="游明朝"/>
              <w:noProof/>
              <w:sz w:val="21"/>
              <w:szCs w:val="22"/>
            </w:rPr>
          </w:rPrChange>
        </w:rPr>
        <w:pPrChange w:id="1000" w:author="Sugahara, Hikaru/菅原 光" w:date="2022-06-25T17:49:00Z">
          <w:pPr>
            <w:pStyle w:val="30"/>
            <w:tabs>
              <w:tab w:val="right" w:leader="dot" w:pos="8494"/>
            </w:tabs>
            <w:ind w:left="400"/>
          </w:pPr>
        </w:pPrChange>
      </w:pPr>
      <w:ins w:id="1001" w:author="Ito Hiroki／伊藤　大貴／AI" w:date="2021-08-26T13:46:00Z">
        <w:del w:id="1002" w:author="Sugahara, Hikaru/菅原 光" w:date="2022-06-25T17:49:00Z">
          <w:r w:rsidRPr="00F37467" w:rsidDel="00114D96">
            <w:rPr>
              <w:rStyle w:val="a4"/>
              <w:noProof/>
              <w:lang w:val="en"/>
              <w:rPrChange w:id="1003" w:author="Sasaki Kenji／佐々木　研二／AI" w:date="2021-11-19T14:16:00Z">
                <w:rPr>
                  <w:rStyle w:val="a4"/>
                  <w:noProof/>
                </w:rPr>
              </w:rPrChange>
            </w:rPr>
            <w:fldChar w:fldCharType="begin"/>
          </w:r>
          <w:r w:rsidRPr="00F37467" w:rsidDel="00114D96">
            <w:rPr>
              <w:rStyle w:val="a4"/>
              <w:noProof/>
              <w:lang w:val="en"/>
              <w:rPrChange w:id="1004" w:author="Sasaki Kenji／佐々木　研二／AI" w:date="2021-11-19T14:16:00Z">
                <w:rPr>
                  <w:rStyle w:val="a4"/>
                  <w:noProof/>
                </w:rPr>
              </w:rPrChange>
            </w:rPr>
            <w:delInstrText xml:space="preserve"> </w:delInstrText>
          </w:r>
          <w:r w:rsidRPr="00F37467" w:rsidDel="00114D96">
            <w:rPr>
              <w:noProof/>
              <w:lang w:val="en"/>
              <w:rPrChange w:id="1005" w:author="Sasaki Kenji／佐々木　研二／AI" w:date="2021-11-19T14:16:00Z">
                <w:rPr>
                  <w:noProof/>
                </w:rPr>
              </w:rPrChange>
            </w:rPr>
            <w:delInstrText>HYPERLINK \l "_Toc80878047"</w:delInstrText>
          </w:r>
          <w:r w:rsidRPr="00F37467" w:rsidDel="00114D96">
            <w:rPr>
              <w:rStyle w:val="a4"/>
              <w:noProof/>
              <w:lang w:val="en"/>
              <w:rPrChange w:id="1006"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007" w:author="Sasaki Kenji／佐々木　研二／AI" w:date="2021-11-19T14:16:00Z">
                <w:rPr>
                  <w:rStyle w:val="a4"/>
                  <w:noProof/>
                </w:rPr>
              </w:rPrChange>
            </w:rPr>
            <w:fldChar w:fldCharType="separate"/>
          </w:r>
          <w:r w:rsidRPr="00F37467" w:rsidDel="00114D96">
            <w:rPr>
              <w:rStyle w:val="a4"/>
              <w:noProof/>
              <w:lang w:val="en"/>
              <w:rPrChange w:id="1008"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009"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010" w:author="Sasaki Kenji／佐々木　研二／AI" w:date="2021-11-19T14:16:00Z">
                <w:rPr>
                  <w:rStyle w:val="a4"/>
                  <w:rFonts w:ascii="ＭＳ ゴシック" w:hAnsi="ＭＳ ゴシック"/>
                  <w:noProof/>
                </w:rPr>
              </w:rPrChange>
            </w:rPr>
            <w:delText>1</w:delText>
          </w:r>
          <w:r w:rsidRPr="00F37467" w:rsidDel="00114D96">
            <w:rPr>
              <w:rStyle w:val="a4"/>
              <w:noProof/>
              <w:lang w:val="en"/>
              <w:rPrChange w:id="1011"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012" w:author="Sasaki Kenji／佐々木　研二／AI" w:date="2021-11-19T14:16:00Z">
                <w:rPr>
                  <w:rStyle w:val="a4"/>
                  <w:rFonts w:ascii="ＭＳ ゴシック" w:hAnsi="ＭＳ ゴシック"/>
                  <w:noProof/>
                </w:rPr>
              </w:rPrChange>
            </w:rPr>
            <w:delText>6</w:delText>
          </w:r>
          <w:r w:rsidRPr="00F37467" w:rsidDel="00114D96">
            <w:rPr>
              <w:rStyle w:val="a4"/>
              <w:noProof/>
              <w:lang w:val="en"/>
              <w:rPrChange w:id="1013"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014" w:author="Sasaki Kenji／佐々木　研二／AI" w:date="2021-11-19T14:16:00Z">
                <w:rPr>
                  <w:rStyle w:val="a4"/>
                  <w:rFonts w:ascii="ＭＳ ゴシック" w:hAnsi="ＭＳ ゴシック"/>
                  <w:noProof/>
                </w:rPr>
              </w:rPrChange>
            </w:rPr>
            <w:delText xml:space="preserve"> Others </w:delText>
          </w:r>
          <w:r w:rsidRPr="00F37467" w:rsidDel="00114D96">
            <w:rPr>
              <w:noProof/>
              <w:webHidden/>
              <w:lang w:val="en"/>
              <w:rPrChange w:id="1015" w:author="Sasaki Kenji／佐々木　研二／AI" w:date="2021-11-19T14:16:00Z">
                <w:rPr>
                  <w:noProof/>
                  <w:webHidden/>
                </w:rPr>
              </w:rPrChange>
            </w:rPr>
            <w:tab/>
          </w:r>
          <w:r w:rsidRPr="00F37467" w:rsidDel="00114D96">
            <w:rPr>
              <w:noProof/>
              <w:webHidden/>
              <w:lang w:val="en"/>
              <w:rPrChange w:id="1016" w:author="Sasaki Kenji／佐々木　研二／AI" w:date="2021-11-19T14:16:00Z">
                <w:rPr>
                  <w:noProof/>
                  <w:webHidden/>
                </w:rPr>
              </w:rPrChange>
            </w:rPr>
            <w:fldChar w:fldCharType="begin"/>
          </w:r>
          <w:r w:rsidRPr="00F37467" w:rsidDel="00114D96">
            <w:rPr>
              <w:noProof/>
              <w:webHidden/>
              <w:lang w:val="en"/>
              <w:rPrChange w:id="1017" w:author="Sasaki Kenji／佐々木　研二／AI" w:date="2021-11-19T14:16:00Z">
                <w:rPr>
                  <w:noProof/>
                  <w:webHidden/>
                </w:rPr>
              </w:rPrChange>
            </w:rPr>
            <w:delInstrText xml:space="preserve"> PAGEREF _Toc80878047 \h </w:delInstrText>
          </w:r>
        </w:del>
      </w:ins>
      <w:del w:id="1018" w:author="Sugahara, Hikaru/菅原 光" w:date="2022-06-25T17:49:00Z">
        <w:r w:rsidRPr="0006619B" w:rsidDel="00114D96">
          <w:rPr>
            <w:b w:val="0"/>
            <w:bCs w:val="0"/>
            <w:i w:val="0"/>
            <w:iCs w:val="0"/>
            <w:noProof/>
            <w:webHidden/>
            <w:lang w:val="en"/>
          </w:rPr>
        </w:r>
        <w:r w:rsidRPr="00F37467" w:rsidDel="00114D96">
          <w:rPr>
            <w:noProof/>
            <w:webHidden/>
            <w:lang w:val="en"/>
            <w:rPrChange w:id="1019" w:author="Sasaki Kenji／佐々木　研二／AI" w:date="2021-11-19T14:16:00Z">
              <w:rPr>
                <w:noProof/>
                <w:webHidden/>
              </w:rPr>
            </w:rPrChange>
          </w:rPr>
          <w:fldChar w:fldCharType="separate"/>
        </w:r>
      </w:del>
      <w:ins w:id="1020" w:author="Ito Hiroki／伊藤　大貴／AI" w:date="2021-08-26T13:46:00Z">
        <w:del w:id="1021" w:author="Sugahara, Hikaru/菅原 光" w:date="2022-06-25T17:49:00Z">
          <w:r w:rsidRPr="00F37467" w:rsidDel="00114D96">
            <w:rPr>
              <w:noProof/>
              <w:webHidden/>
              <w:lang w:val="en"/>
              <w:rPrChange w:id="1022" w:author="Sasaki Kenji／佐々木　研二／AI" w:date="2021-11-19T14:16:00Z">
                <w:rPr>
                  <w:noProof/>
                  <w:webHidden/>
                </w:rPr>
              </w:rPrChange>
            </w:rPr>
            <w:delText>8</w:delText>
          </w:r>
          <w:r w:rsidRPr="00F37467" w:rsidDel="00114D96">
            <w:rPr>
              <w:noProof/>
              <w:webHidden/>
              <w:lang w:val="en"/>
              <w:rPrChange w:id="1023" w:author="Sasaki Kenji／佐々木　研二／AI" w:date="2021-11-19T14:16:00Z">
                <w:rPr>
                  <w:noProof/>
                  <w:webHidden/>
                </w:rPr>
              </w:rPrChange>
            </w:rPr>
            <w:fldChar w:fldCharType="end"/>
          </w:r>
          <w:r w:rsidRPr="00F37467" w:rsidDel="00114D96">
            <w:rPr>
              <w:rStyle w:val="a4"/>
              <w:noProof/>
              <w:lang w:val="en"/>
              <w:rPrChange w:id="1024" w:author="Sasaki Kenji／佐々木　研二／AI" w:date="2021-11-19T14:16:00Z">
                <w:rPr>
                  <w:rStyle w:val="a4"/>
                  <w:noProof/>
                </w:rPr>
              </w:rPrChange>
            </w:rPr>
            <w:fldChar w:fldCharType="end"/>
          </w:r>
        </w:del>
      </w:ins>
    </w:p>
    <w:p w14:paraId="77A0B2B0" w14:textId="0167B8F7" w:rsidR="00C461C8" w:rsidRPr="00F37467" w:rsidDel="00114D96" w:rsidRDefault="00C461C8">
      <w:pPr>
        <w:pStyle w:val="10"/>
        <w:tabs>
          <w:tab w:val="right" w:leader="dot" w:pos="8494"/>
        </w:tabs>
        <w:rPr>
          <w:ins w:id="1025" w:author="Ito Hiroki／伊藤　大貴／AI" w:date="2021-08-26T13:46:00Z"/>
          <w:del w:id="1026" w:author="Sugahara, Hikaru/菅原 光" w:date="2022-06-25T17:49:00Z"/>
          <w:rFonts w:ascii="Meiryo UI" w:eastAsia="Meiryo UI" w:hAnsi="Meiryo UI"/>
          <w:b w:val="0"/>
          <w:bCs w:val="0"/>
          <w:noProof/>
          <w:sz w:val="21"/>
          <w:szCs w:val="22"/>
          <w:rPrChange w:id="1027" w:author="Sasaki Kenji／佐々木　研二／AI" w:date="2021-11-19T14:16:00Z">
            <w:rPr>
              <w:ins w:id="1028" w:author="Ito Hiroki／伊藤　大貴／AI" w:date="2021-08-26T13:46:00Z"/>
              <w:del w:id="1029" w:author="Sugahara, Hikaru/菅原 光" w:date="2022-06-25T17:49:00Z"/>
              <w:rFonts w:ascii="游明朝" w:eastAsia="游明朝" w:hAnsi="游明朝"/>
              <w:b w:val="0"/>
              <w:bCs w:val="0"/>
              <w:noProof/>
              <w:sz w:val="21"/>
              <w:szCs w:val="22"/>
            </w:rPr>
          </w:rPrChange>
        </w:rPr>
        <w:pPrChange w:id="1030" w:author="Sugahara, Hikaru/菅原 光" w:date="2022-06-25T17:49:00Z">
          <w:pPr>
            <w:pStyle w:val="20"/>
            <w:tabs>
              <w:tab w:val="right" w:leader="dot" w:pos="8494"/>
            </w:tabs>
          </w:pPr>
        </w:pPrChange>
      </w:pPr>
      <w:ins w:id="1031" w:author="Ito Hiroki／伊藤　大貴／AI" w:date="2021-08-26T13:46:00Z">
        <w:del w:id="1032" w:author="Sugahara, Hikaru/菅原 光" w:date="2022-06-25T17:49:00Z">
          <w:r w:rsidRPr="00F37467" w:rsidDel="00114D96">
            <w:rPr>
              <w:rStyle w:val="a4"/>
              <w:b w:val="0"/>
              <w:bCs w:val="0"/>
              <w:noProof/>
              <w:lang w:val="en"/>
              <w:rPrChange w:id="1033" w:author="Sasaki Kenji／佐々木　研二／AI" w:date="2021-11-19T14:16:00Z">
                <w:rPr>
                  <w:rStyle w:val="a4"/>
                  <w:b w:val="0"/>
                  <w:bCs w:val="0"/>
                  <w:noProof/>
                </w:rPr>
              </w:rPrChange>
            </w:rPr>
            <w:fldChar w:fldCharType="begin"/>
          </w:r>
          <w:r w:rsidRPr="00F37467" w:rsidDel="00114D96">
            <w:rPr>
              <w:rStyle w:val="a4"/>
              <w:b w:val="0"/>
              <w:bCs w:val="0"/>
              <w:noProof/>
              <w:lang w:val="en"/>
              <w:rPrChange w:id="1034" w:author="Sasaki Kenji／佐々木　研二／AI" w:date="2021-11-19T14:16:00Z">
                <w:rPr>
                  <w:rStyle w:val="a4"/>
                  <w:b w:val="0"/>
                  <w:bCs w:val="0"/>
                  <w:noProof/>
                </w:rPr>
              </w:rPrChange>
            </w:rPr>
            <w:delInstrText xml:space="preserve"> </w:delInstrText>
          </w:r>
          <w:r w:rsidRPr="00F37467" w:rsidDel="00114D96">
            <w:rPr>
              <w:b w:val="0"/>
              <w:bCs w:val="0"/>
              <w:noProof/>
              <w:lang w:val="en"/>
              <w:rPrChange w:id="1035" w:author="Sasaki Kenji／佐々木　研二／AI" w:date="2021-11-19T14:16:00Z">
                <w:rPr>
                  <w:b w:val="0"/>
                  <w:bCs w:val="0"/>
                  <w:noProof/>
                </w:rPr>
              </w:rPrChange>
            </w:rPr>
            <w:delInstrText>HYPERLINK \l "_Toc80878048"</w:delInstrText>
          </w:r>
          <w:r w:rsidRPr="00F37467" w:rsidDel="00114D96">
            <w:rPr>
              <w:rStyle w:val="a4"/>
              <w:b w:val="0"/>
              <w:bCs w:val="0"/>
              <w:noProof/>
              <w:lang w:val="en"/>
              <w:rPrChange w:id="1036" w:author="Sasaki Kenji／佐々木　研二／AI" w:date="2021-11-19T14:16:00Z">
                <w:rPr>
                  <w:rStyle w:val="a4"/>
                  <w:b w:val="0"/>
                  <w:b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noProof/>
              <w:lang w:val="en"/>
              <w:rPrChange w:id="1037" w:author="Sasaki Kenji／佐々木　研二／AI" w:date="2021-11-19T14:16:00Z">
                <w:rPr>
                  <w:rStyle w:val="a4"/>
                  <w:b w:val="0"/>
                  <w:bCs w:val="0"/>
                  <w:noProof/>
                </w:rPr>
              </w:rPrChange>
            </w:rPr>
            <w:fldChar w:fldCharType="separate"/>
          </w:r>
          <w:r w:rsidRPr="00F37467" w:rsidDel="00114D96">
            <w:rPr>
              <w:rStyle w:val="a4"/>
              <w:b w:val="0"/>
              <w:bCs w:val="0"/>
              <w:noProof/>
              <w:lang w:val="en"/>
              <w:rPrChange w:id="1038" w:author="Sasaki Kenji／佐々木　研二／AI" w:date="2021-11-19T14:16:00Z">
                <w:rPr>
                  <w:rStyle w:val="a4"/>
                  <w:rFonts w:ascii="ＭＳ ゴシック" w:hAnsi="ＭＳ ゴシック"/>
                  <w:b w:val="0"/>
                  <w:bCs w:val="0"/>
                  <w:noProof/>
                </w:rPr>
              </w:rPrChange>
            </w:rPr>
            <w:delText>5</w:delText>
          </w:r>
          <w:r w:rsidRPr="00F37467" w:rsidDel="00114D96">
            <w:rPr>
              <w:rStyle w:val="a4"/>
              <w:b w:val="0"/>
              <w:bCs w:val="0"/>
              <w:noProof/>
              <w:lang w:val="en"/>
              <w:rPrChange w:id="1039" w:author="Sasaki Kenji／佐々木　研二／AI" w:date="2021-11-19T14:16:00Z">
                <w:rPr>
                  <w:rStyle w:val="a4"/>
                  <w:rFonts w:ascii="ＭＳ ゴシック" w:hAnsi="ＭＳ ゴシック"/>
                  <w:b w:val="0"/>
                  <w:bCs w:val="0"/>
                  <w:noProof/>
                </w:rPr>
              </w:rPrChange>
            </w:rPr>
            <w:delText>－</w:delText>
          </w:r>
          <w:r w:rsidRPr="00F37467" w:rsidDel="00114D96">
            <w:rPr>
              <w:rStyle w:val="a4"/>
              <w:b w:val="0"/>
              <w:bCs w:val="0"/>
              <w:noProof/>
              <w:lang w:val="en"/>
              <w:rPrChange w:id="1040" w:author="Sasaki Kenji／佐々木　研二／AI" w:date="2021-11-19T14:16:00Z">
                <w:rPr>
                  <w:rStyle w:val="a4"/>
                  <w:rFonts w:ascii="ＭＳ ゴシック" w:hAnsi="ＭＳ ゴシック"/>
                  <w:b w:val="0"/>
                  <w:bCs w:val="0"/>
                  <w:noProof/>
                </w:rPr>
              </w:rPrChange>
            </w:rPr>
            <w:delText>2</w:delText>
          </w:r>
          <w:r w:rsidRPr="00F37467" w:rsidDel="00114D96">
            <w:rPr>
              <w:rStyle w:val="a4"/>
              <w:b w:val="0"/>
              <w:bCs w:val="0"/>
              <w:noProof/>
              <w:lang w:val="en"/>
              <w:rPrChange w:id="1041" w:author="Sasaki Kenji／佐々木　研二／AI" w:date="2021-11-19T14:16:00Z">
                <w:rPr>
                  <w:rStyle w:val="a4"/>
                  <w:rFonts w:ascii="ＭＳ ゴシック" w:hAnsi="ＭＳ ゴシック"/>
                  <w:b w:val="0"/>
                  <w:bCs w:val="0"/>
                  <w:noProof/>
                </w:rPr>
              </w:rPrChange>
            </w:rPr>
            <w:delText>．</w:delText>
          </w:r>
          <w:r w:rsidRPr="00F37467" w:rsidDel="00114D96">
            <w:rPr>
              <w:rStyle w:val="a4"/>
              <w:b w:val="0"/>
              <w:bCs w:val="0"/>
              <w:noProof/>
              <w:lang w:val="en"/>
              <w:rPrChange w:id="1042" w:author="Sasaki Kenji／佐々木　研二／AI" w:date="2021-11-19T14:16:00Z">
                <w:rPr>
                  <w:rStyle w:val="a4"/>
                  <w:rFonts w:ascii="ＭＳ ゴシック" w:hAnsi="ＭＳ ゴシック"/>
                  <w:b w:val="0"/>
                  <w:bCs w:val="0"/>
                  <w:noProof/>
                </w:rPr>
              </w:rPrChange>
            </w:rPr>
            <w:delText xml:space="preserve"> Anniversary Information </w:delText>
          </w:r>
          <w:r w:rsidRPr="00F37467" w:rsidDel="00114D96">
            <w:rPr>
              <w:b w:val="0"/>
              <w:bCs w:val="0"/>
              <w:noProof/>
              <w:webHidden/>
              <w:lang w:val="en"/>
              <w:rPrChange w:id="1043" w:author="Sasaki Kenji／佐々木　研二／AI" w:date="2021-11-19T14:16:00Z">
                <w:rPr>
                  <w:b w:val="0"/>
                  <w:bCs w:val="0"/>
                  <w:noProof/>
                  <w:webHidden/>
                </w:rPr>
              </w:rPrChange>
            </w:rPr>
            <w:tab/>
          </w:r>
          <w:r w:rsidRPr="00F37467" w:rsidDel="00114D96">
            <w:rPr>
              <w:b w:val="0"/>
              <w:bCs w:val="0"/>
              <w:noProof/>
              <w:webHidden/>
              <w:lang w:val="en"/>
              <w:rPrChange w:id="1044" w:author="Sasaki Kenji／佐々木　研二／AI" w:date="2021-11-19T14:16:00Z">
                <w:rPr>
                  <w:b w:val="0"/>
                  <w:bCs w:val="0"/>
                  <w:noProof/>
                  <w:webHidden/>
                </w:rPr>
              </w:rPrChange>
            </w:rPr>
            <w:fldChar w:fldCharType="begin"/>
          </w:r>
          <w:r w:rsidRPr="00F37467" w:rsidDel="00114D96">
            <w:rPr>
              <w:b w:val="0"/>
              <w:bCs w:val="0"/>
              <w:noProof/>
              <w:webHidden/>
              <w:lang w:val="en"/>
              <w:rPrChange w:id="1045" w:author="Sasaki Kenji／佐々木　研二／AI" w:date="2021-11-19T14:16:00Z">
                <w:rPr>
                  <w:b w:val="0"/>
                  <w:bCs w:val="0"/>
                  <w:noProof/>
                  <w:webHidden/>
                </w:rPr>
              </w:rPrChange>
            </w:rPr>
            <w:delInstrText xml:space="preserve"> PAGEREF _Toc80878048 \h </w:delInstrText>
          </w:r>
        </w:del>
      </w:ins>
      <w:del w:id="1046" w:author="Sugahara, Hikaru/菅原 光" w:date="2022-06-25T17:49:00Z">
        <w:r w:rsidRPr="0006619B" w:rsidDel="00114D96">
          <w:rPr>
            <w:b w:val="0"/>
            <w:bCs w:val="0"/>
            <w:i w:val="0"/>
            <w:iCs w:val="0"/>
            <w:noProof/>
            <w:webHidden/>
            <w:lang w:val="en"/>
          </w:rPr>
        </w:r>
        <w:r w:rsidRPr="00F37467" w:rsidDel="00114D96">
          <w:rPr>
            <w:b w:val="0"/>
            <w:bCs w:val="0"/>
            <w:noProof/>
            <w:webHidden/>
            <w:lang w:val="en"/>
            <w:rPrChange w:id="1047" w:author="Sasaki Kenji／佐々木　研二／AI" w:date="2021-11-19T14:16:00Z">
              <w:rPr>
                <w:b w:val="0"/>
                <w:bCs w:val="0"/>
                <w:noProof/>
                <w:webHidden/>
              </w:rPr>
            </w:rPrChange>
          </w:rPr>
          <w:fldChar w:fldCharType="separate"/>
        </w:r>
      </w:del>
      <w:ins w:id="1048" w:author="Ito Hiroki／伊藤　大貴／AI" w:date="2021-08-26T13:46:00Z">
        <w:del w:id="1049" w:author="Sugahara, Hikaru/菅原 光" w:date="2022-06-25T17:49:00Z">
          <w:r w:rsidRPr="00F37467" w:rsidDel="00114D96">
            <w:rPr>
              <w:b w:val="0"/>
              <w:bCs w:val="0"/>
              <w:noProof/>
              <w:webHidden/>
              <w:lang w:val="en"/>
              <w:rPrChange w:id="1050" w:author="Sasaki Kenji／佐々木　研二／AI" w:date="2021-11-19T14:16:00Z">
                <w:rPr>
                  <w:b w:val="0"/>
                  <w:bCs w:val="0"/>
                  <w:noProof/>
                  <w:webHidden/>
                </w:rPr>
              </w:rPrChange>
            </w:rPr>
            <w:delText>9</w:delText>
          </w:r>
          <w:r w:rsidRPr="00F37467" w:rsidDel="00114D96">
            <w:rPr>
              <w:b w:val="0"/>
              <w:bCs w:val="0"/>
              <w:noProof/>
              <w:webHidden/>
              <w:lang w:val="en"/>
              <w:rPrChange w:id="1051" w:author="Sasaki Kenji／佐々木　研二／AI" w:date="2021-11-19T14:16:00Z">
                <w:rPr>
                  <w:b w:val="0"/>
                  <w:bCs w:val="0"/>
                  <w:noProof/>
                  <w:webHidden/>
                </w:rPr>
              </w:rPrChange>
            </w:rPr>
            <w:fldChar w:fldCharType="end"/>
          </w:r>
          <w:r w:rsidRPr="00F37467" w:rsidDel="00114D96">
            <w:rPr>
              <w:rStyle w:val="a4"/>
              <w:b w:val="0"/>
              <w:bCs w:val="0"/>
              <w:noProof/>
              <w:lang w:val="en"/>
              <w:rPrChange w:id="1052" w:author="Sasaki Kenji／佐々木　研二／AI" w:date="2021-11-19T14:16:00Z">
                <w:rPr>
                  <w:rStyle w:val="a4"/>
                  <w:b w:val="0"/>
                  <w:bCs w:val="0"/>
                  <w:noProof/>
                </w:rPr>
              </w:rPrChange>
            </w:rPr>
            <w:fldChar w:fldCharType="end"/>
          </w:r>
        </w:del>
      </w:ins>
    </w:p>
    <w:p w14:paraId="6AF40FC2" w14:textId="6FE1EB69" w:rsidR="00C461C8" w:rsidRPr="00F37467" w:rsidDel="00114D96" w:rsidRDefault="00C461C8">
      <w:pPr>
        <w:pStyle w:val="10"/>
        <w:tabs>
          <w:tab w:val="right" w:leader="dot" w:pos="8494"/>
        </w:tabs>
        <w:rPr>
          <w:ins w:id="1053" w:author="Ito Hiroki／伊藤　大貴／AI" w:date="2021-08-26T13:46:00Z"/>
          <w:del w:id="1054" w:author="Sugahara, Hikaru/菅原 光" w:date="2022-06-25T17:49:00Z"/>
          <w:rFonts w:ascii="Meiryo UI" w:eastAsia="Meiryo UI" w:hAnsi="Meiryo UI"/>
          <w:noProof/>
          <w:sz w:val="21"/>
          <w:szCs w:val="22"/>
          <w:rPrChange w:id="1055" w:author="Sasaki Kenji／佐々木　研二／AI" w:date="2021-11-19T14:16:00Z">
            <w:rPr>
              <w:ins w:id="1056" w:author="Ito Hiroki／伊藤　大貴／AI" w:date="2021-08-26T13:46:00Z"/>
              <w:del w:id="1057" w:author="Sugahara, Hikaru/菅原 光" w:date="2022-06-25T17:49:00Z"/>
              <w:rFonts w:ascii="游明朝" w:eastAsia="游明朝" w:hAnsi="游明朝"/>
              <w:noProof/>
              <w:sz w:val="21"/>
              <w:szCs w:val="22"/>
            </w:rPr>
          </w:rPrChange>
        </w:rPr>
        <w:pPrChange w:id="1058" w:author="Sugahara, Hikaru/菅原 光" w:date="2022-06-25T17:49:00Z">
          <w:pPr>
            <w:pStyle w:val="30"/>
            <w:tabs>
              <w:tab w:val="right" w:leader="dot" w:pos="8494"/>
            </w:tabs>
            <w:ind w:left="400"/>
          </w:pPr>
        </w:pPrChange>
      </w:pPr>
      <w:ins w:id="1059" w:author="Ito Hiroki／伊藤　大貴／AI" w:date="2021-08-26T13:46:00Z">
        <w:del w:id="1060" w:author="Sugahara, Hikaru/菅原 光" w:date="2022-06-25T17:49:00Z">
          <w:r w:rsidRPr="00F37467" w:rsidDel="00114D96">
            <w:rPr>
              <w:rStyle w:val="a4"/>
              <w:noProof/>
              <w:lang w:val="en"/>
              <w:rPrChange w:id="1061" w:author="Sasaki Kenji／佐々木　研二／AI" w:date="2021-11-19T14:16:00Z">
                <w:rPr>
                  <w:rStyle w:val="a4"/>
                  <w:noProof/>
                </w:rPr>
              </w:rPrChange>
            </w:rPr>
            <w:fldChar w:fldCharType="begin"/>
          </w:r>
          <w:r w:rsidRPr="00F37467" w:rsidDel="00114D96">
            <w:rPr>
              <w:rStyle w:val="a4"/>
              <w:noProof/>
              <w:lang w:val="en"/>
              <w:rPrChange w:id="1062" w:author="Sasaki Kenji／佐々木　研二／AI" w:date="2021-11-19T14:16:00Z">
                <w:rPr>
                  <w:rStyle w:val="a4"/>
                  <w:noProof/>
                </w:rPr>
              </w:rPrChange>
            </w:rPr>
            <w:delInstrText xml:space="preserve"> </w:delInstrText>
          </w:r>
          <w:r w:rsidRPr="00F37467" w:rsidDel="00114D96">
            <w:rPr>
              <w:noProof/>
              <w:lang w:val="en"/>
              <w:rPrChange w:id="1063" w:author="Sasaki Kenji／佐々木　研二／AI" w:date="2021-11-19T14:16:00Z">
                <w:rPr>
                  <w:noProof/>
                </w:rPr>
              </w:rPrChange>
            </w:rPr>
            <w:delInstrText>HYPERLINK \l "_Toc80878049"</w:delInstrText>
          </w:r>
          <w:r w:rsidRPr="00F37467" w:rsidDel="00114D96">
            <w:rPr>
              <w:rStyle w:val="a4"/>
              <w:noProof/>
              <w:lang w:val="en"/>
              <w:rPrChange w:id="1064"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065" w:author="Sasaki Kenji／佐々木　研二／AI" w:date="2021-11-19T14:16:00Z">
                <w:rPr>
                  <w:rStyle w:val="a4"/>
                  <w:noProof/>
                </w:rPr>
              </w:rPrChange>
            </w:rPr>
            <w:fldChar w:fldCharType="separate"/>
          </w:r>
          <w:r w:rsidRPr="00F37467" w:rsidDel="00114D96">
            <w:rPr>
              <w:rStyle w:val="a4"/>
              <w:noProof/>
              <w:lang w:val="en"/>
              <w:rPrChange w:id="1066"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067"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068" w:author="Sasaki Kenji／佐々木　研二／AI" w:date="2021-11-19T14:16:00Z">
                <w:rPr>
                  <w:rStyle w:val="a4"/>
                  <w:rFonts w:ascii="ＭＳ ゴシック" w:hAnsi="ＭＳ ゴシック"/>
                  <w:noProof/>
                </w:rPr>
              </w:rPrChange>
            </w:rPr>
            <w:delText>2</w:delText>
          </w:r>
          <w:r w:rsidRPr="00F37467" w:rsidDel="00114D96">
            <w:rPr>
              <w:rStyle w:val="a4"/>
              <w:noProof/>
              <w:lang w:val="en"/>
              <w:rPrChange w:id="1069"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070" w:author="Sasaki Kenji／佐々木　研二／AI" w:date="2021-11-19T14:16:00Z">
                <w:rPr>
                  <w:rStyle w:val="a4"/>
                  <w:rFonts w:ascii="ＭＳ ゴシック" w:hAnsi="ＭＳ ゴシック"/>
                  <w:noProof/>
                </w:rPr>
              </w:rPrChange>
            </w:rPr>
            <w:delText>1</w:delText>
          </w:r>
          <w:r w:rsidRPr="00F37467" w:rsidDel="00114D96">
            <w:rPr>
              <w:rStyle w:val="a4"/>
              <w:noProof/>
              <w:lang w:val="en"/>
              <w:rPrChange w:id="1071"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072" w:author="Sasaki Kenji／佐々木　研二／AI" w:date="2021-11-19T14:16:00Z">
                <w:rPr>
                  <w:rStyle w:val="a4"/>
                  <w:rFonts w:ascii="ＭＳ ゴシック" w:hAnsi="ＭＳ ゴシック"/>
                  <w:noProof/>
                </w:rPr>
              </w:rPrChange>
            </w:rPr>
            <w:delText xml:space="preserve"> Target country/region </w:delText>
          </w:r>
          <w:r w:rsidRPr="00F37467" w:rsidDel="00114D96">
            <w:rPr>
              <w:noProof/>
              <w:webHidden/>
              <w:lang w:val="en"/>
              <w:rPrChange w:id="1073" w:author="Sasaki Kenji／佐々木　研二／AI" w:date="2021-11-19T14:16:00Z">
                <w:rPr>
                  <w:noProof/>
                  <w:webHidden/>
                </w:rPr>
              </w:rPrChange>
            </w:rPr>
            <w:tab/>
          </w:r>
          <w:r w:rsidRPr="00F37467" w:rsidDel="00114D96">
            <w:rPr>
              <w:noProof/>
              <w:webHidden/>
              <w:lang w:val="en"/>
              <w:rPrChange w:id="1074" w:author="Sasaki Kenji／佐々木　研二／AI" w:date="2021-11-19T14:16:00Z">
                <w:rPr>
                  <w:noProof/>
                  <w:webHidden/>
                </w:rPr>
              </w:rPrChange>
            </w:rPr>
            <w:fldChar w:fldCharType="begin"/>
          </w:r>
          <w:r w:rsidRPr="00F37467" w:rsidDel="00114D96">
            <w:rPr>
              <w:noProof/>
              <w:webHidden/>
              <w:lang w:val="en"/>
              <w:rPrChange w:id="1075" w:author="Sasaki Kenji／佐々木　研二／AI" w:date="2021-11-19T14:16:00Z">
                <w:rPr>
                  <w:noProof/>
                  <w:webHidden/>
                </w:rPr>
              </w:rPrChange>
            </w:rPr>
            <w:delInstrText xml:space="preserve"> PAGEREF _Toc80878049 \h </w:delInstrText>
          </w:r>
        </w:del>
      </w:ins>
      <w:del w:id="1076" w:author="Sugahara, Hikaru/菅原 光" w:date="2022-06-25T17:49:00Z">
        <w:r w:rsidRPr="0006619B" w:rsidDel="00114D96">
          <w:rPr>
            <w:b w:val="0"/>
            <w:bCs w:val="0"/>
            <w:i w:val="0"/>
            <w:iCs w:val="0"/>
            <w:noProof/>
            <w:webHidden/>
            <w:lang w:val="en"/>
          </w:rPr>
        </w:r>
        <w:r w:rsidRPr="00F37467" w:rsidDel="00114D96">
          <w:rPr>
            <w:noProof/>
            <w:webHidden/>
            <w:lang w:val="en"/>
            <w:rPrChange w:id="1077" w:author="Sasaki Kenji／佐々木　研二／AI" w:date="2021-11-19T14:16:00Z">
              <w:rPr>
                <w:noProof/>
                <w:webHidden/>
              </w:rPr>
            </w:rPrChange>
          </w:rPr>
          <w:fldChar w:fldCharType="separate"/>
        </w:r>
      </w:del>
      <w:ins w:id="1078" w:author="Ito Hiroki／伊藤　大貴／AI" w:date="2021-08-26T13:46:00Z">
        <w:del w:id="1079" w:author="Sugahara, Hikaru/菅原 光" w:date="2022-06-25T17:49:00Z">
          <w:r w:rsidRPr="00F37467" w:rsidDel="00114D96">
            <w:rPr>
              <w:noProof/>
              <w:webHidden/>
              <w:lang w:val="en"/>
              <w:rPrChange w:id="1080" w:author="Sasaki Kenji／佐々木　研二／AI" w:date="2021-11-19T14:16:00Z">
                <w:rPr>
                  <w:noProof/>
                  <w:webHidden/>
                </w:rPr>
              </w:rPrChange>
            </w:rPr>
            <w:delText>9</w:delText>
          </w:r>
          <w:r w:rsidRPr="00F37467" w:rsidDel="00114D96">
            <w:rPr>
              <w:noProof/>
              <w:webHidden/>
              <w:lang w:val="en"/>
              <w:rPrChange w:id="1081" w:author="Sasaki Kenji／佐々木　研二／AI" w:date="2021-11-19T14:16:00Z">
                <w:rPr>
                  <w:noProof/>
                  <w:webHidden/>
                </w:rPr>
              </w:rPrChange>
            </w:rPr>
            <w:fldChar w:fldCharType="end"/>
          </w:r>
          <w:r w:rsidRPr="00F37467" w:rsidDel="00114D96">
            <w:rPr>
              <w:rStyle w:val="a4"/>
              <w:noProof/>
              <w:lang w:val="en"/>
              <w:rPrChange w:id="1082" w:author="Sasaki Kenji／佐々木　研二／AI" w:date="2021-11-19T14:16:00Z">
                <w:rPr>
                  <w:rStyle w:val="a4"/>
                  <w:noProof/>
                </w:rPr>
              </w:rPrChange>
            </w:rPr>
            <w:fldChar w:fldCharType="end"/>
          </w:r>
        </w:del>
      </w:ins>
    </w:p>
    <w:p w14:paraId="300D6F34" w14:textId="5F5A89B0" w:rsidR="00C461C8" w:rsidRPr="00F37467" w:rsidDel="00114D96" w:rsidRDefault="00C461C8">
      <w:pPr>
        <w:pStyle w:val="10"/>
        <w:tabs>
          <w:tab w:val="right" w:leader="dot" w:pos="8494"/>
        </w:tabs>
        <w:rPr>
          <w:ins w:id="1083" w:author="Ito Hiroki／伊藤　大貴／AI" w:date="2021-08-26T13:46:00Z"/>
          <w:del w:id="1084" w:author="Sugahara, Hikaru/菅原 光" w:date="2022-06-25T17:49:00Z"/>
          <w:rFonts w:ascii="Meiryo UI" w:eastAsia="Meiryo UI" w:hAnsi="Meiryo UI"/>
          <w:noProof/>
          <w:sz w:val="21"/>
          <w:szCs w:val="22"/>
          <w:rPrChange w:id="1085" w:author="Sasaki Kenji／佐々木　研二／AI" w:date="2021-11-19T14:16:00Z">
            <w:rPr>
              <w:ins w:id="1086" w:author="Ito Hiroki／伊藤　大貴／AI" w:date="2021-08-26T13:46:00Z"/>
              <w:del w:id="1087" w:author="Sugahara, Hikaru/菅原 光" w:date="2022-06-25T17:49:00Z"/>
              <w:rFonts w:ascii="游明朝" w:eastAsia="游明朝" w:hAnsi="游明朝"/>
              <w:noProof/>
              <w:sz w:val="21"/>
              <w:szCs w:val="22"/>
            </w:rPr>
          </w:rPrChange>
        </w:rPr>
        <w:pPrChange w:id="1088" w:author="Sugahara, Hikaru/菅原 光" w:date="2022-06-25T17:49:00Z">
          <w:pPr>
            <w:pStyle w:val="30"/>
            <w:tabs>
              <w:tab w:val="right" w:leader="dot" w:pos="8494"/>
            </w:tabs>
            <w:ind w:left="400"/>
          </w:pPr>
        </w:pPrChange>
      </w:pPr>
      <w:ins w:id="1089" w:author="Ito Hiroki／伊藤　大貴／AI" w:date="2021-08-26T13:46:00Z">
        <w:del w:id="1090" w:author="Sugahara, Hikaru/菅原 光" w:date="2022-06-25T17:49:00Z">
          <w:r w:rsidRPr="00F37467" w:rsidDel="00114D96">
            <w:rPr>
              <w:rStyle w:val="a4"/>
              <w:noProof/>
              <w:lang w:val="en"/>
              <w:rPrChange w:id="1091" w:author="Sasaki Kenji／佐々木　研二／AI" w:date="2021-11-19T14:16:00Z">
                <w:rPr>
                  <w:rStyle w:val="a4"/>
                  <w:noProof/>
                </w:rPr>
              </w:rPrChange>
            </w:rPr>
            <w:fldChar w:fldCharType="begin"/>
          </w:r>
          <w:r w:rsidRPr="00F37467" w:rsidDel="00114D96">
            <w:rPr>
              <w:rStyle w:val="a4"/>
              <w:noProof/>
              <w:lang w:val="en"/>
              <w:rPrChange w:id="1092" w:author="Sasaki Kenji／佐々木　研二／AI" w:date="2021-11-19T14:16:00Z">
                <w:rPr>
                  <w:rStyle w:val="a4"/>
                  <w:noProof/>
                </w:rPr>
              </w:rPrChange>
            </w:rPr>
            <w:delInstrText xml:space="preserve"> </w:delInstrText>
          </w:r>
          <w:r w:rsidRPr="00F37467" w:rsidDel="00114D96">
            <w:rPr>
              <w:noProof/>
              <w:lang w:val="en"/>
              <w:rPrChange w:id="1093" w:author="Sasaki Kenji／佐々木　研二／AI" w:date="2021-11-19T14:16:00Z">
                <w:rPr>
                  <w:noProof/>
                </w:rPr>
              </w:rPrChange>
            </w:rPr>
            <w:delInstrText>HYPERLINK \l "_Toc80878050"</w:delInstrText>
          </w:r>
          <w:r w:rsidRPr="00F37467" w:rsidDel="00114D96">
            <w:rPr>
              <w:rStyle w:val="a4"/>
              <w:noProof/>
              <w:lang w:val="en"/>
              <w:rPrChange w:id="1094"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095" w:author="Sasaki Kenji／佐々木　研二／AI" w:date="2021-11-19T14:16:00Z">
                <w:rPr>
                  <w:rStyle w:val="a4"/>
                  <w:noProof/>
                </w:rPr>
              </w:rPrChange>
            </w:rPr>
            <w:fldChar w:fldCharType="separate"/>
          </w:r>
          <w:r w:rsidRPr="00F37467" w:rsidDel="00114D96">
            <w:rPr>
              <w:rStyle w:val="a4"/>
              <w:noProof/>
              <w:lang w:val="en"/>
              <w:rPrChange w:id="1096" w:author="Sasaki Kenji／佐々木　研二／AI" w:date="2021-11-19T14:16:00Z">
                <w:rPr>
                  <w:rStyle w:val="a4"/>
                  <w:rFonts w:ascii="ＭＳ ゴシック" w:hAnsi="ＭＳ ゴシック"/>
                  <w:noProof/>
                </w:rPr>
              </w:rPrChange>
            </w:rPr>
            <w:delText>５－２－２．</w:delText>
          </w:r>
          <w:r w:rsidRPr="00F37467" w:rsidDel="00114D96">
            <w:rPr>
              <w:rStyle w:val="a4"/>
              <w:noProof/>
              <w:lang w:val="en"/>
              <w:rPrChange w:id="1097" w:author="Sasaki Kenji／佐々木　研二／AI" w:date="2021-11-19T14:16:00Z">
                <w:rPr>
                  <w:rStyle w:val="a4"/>
                  <w:rFonts w:ascii="ＭＳ ゴシック" w:hAnsi="ＭＳ ゴシック"/>
                  <w:noProof/>
                </w:rPr>
              </w:rPrChange>
            </w:rPr>
            <w:delText xml:space="preserve"> Basic Movements (Normal) </w:delText>
          </w:r>
          <w:r w:rsidRPr="00F37467" w:rsidDel="00114D96">
            <w:rPr>
              <w:noProof/>
              <w:webHidden/>
              <w:lang w:val="en"/>
              <w:rPrChange w:id="1098" w:author="Sasaki Kenji／佐々木　研二／AI" w:date="2021-11-19T14:16:00Z">
                <w:rPr>
                  <w:noProof/>
                  <w:webHidden/>
                </w:rPr>
              </w:rPrChange>
            </w:rPr>
            <w:tab/>
          </w:r>
          <w:r w:rsidRPr="00F37467" w:rsidDel="00114D96">
            <w:rPr>
              <w:noProof/>
              <w:webHidden/>
              <w:lang w:val="en"/>
              <w:rPrChange w:id="1099" w:author="Sasaki Kenji／佐々木　研二／AI" w:date="2021-11-19T14:16:00Z">
                <w:rPr>
                  <w:noProof/>
                  <w:webHidden/>
                </w:rPr>
              </w:rPrChange>
            </w:rPr>
            <w:fldChar w:fldCharType="begin"/>
          </w:r>
          <w:r w:rsidRPr="00F37467" w:rsidDel="00114D96">
            <w:rPr>
              <w:noProof/>
              <w:webHidden/>
              <w:lang w:val="en"/>
              <w:rPrChange w:id="1100" w:author="Sasaki Kenji／佐々木　研二／AI" w:date="2021-11-19T14:16:00Z">
                <w:rPr>
                  <w:noProof/>
                  <w:webHidden/>
                </w:rPr>
              </w:rPrChange>
            </w:rPr>
            <w:delInstrText xml:space="preserve"> PAGEREF _Toc80878050 \h </w:delInstrText>
          </w:r>
        </w:del>
      </w:ins>
      <w:del w:id="1101" w:author="Sugahara, Hikaru/菅原 光" w:date="2022-06-25T17:49:00Z">
        <w:r w:rsidRPr="0006619B" w:rsidDel="00114D96">
          <w:rPr>
            <w:b w:val="0"/>
            <w:bCs w:val="0"/>
            <w:i w:val="0"/>
            <w:iCs w:val="0"/>
            <w:noProof/>
            <w:webHidden/>
            <w:lang w:val="en"/>
          </w:rPr>
        </w:r>
        <w:r w:rsidRPr="00F37467" w:rsidDel="00114D96">
          <w:rPr>
            <w:noProof/>
            <w:webHidden/>
            <w:lang w:val="en"/>
            <w:rPrChange w:id="1102" w:author="Sasaki Kenji／佐々木　研二／AI" w:date="2021-11-19T14:16:00Z">
              <w:rPr>
                <w:noProof/>
                <w:webHidden/>
              </w:rPr>
            </w:rPrChange>
          </w:rPr>
          <w:fldChar w:fldCharType="separate"/>
        </w:r>
      </w:del>
      <w:ins w:id="1103" w:author="Ito Hiroki／伊藤　大貴／AI" w:date="2021-08-26T13:46:00Z">
        <w:del w:id="1104" w:author="Sugahara, Hikaru/菅原 光" w:date="2022-06-25T17:49:00Z">
          <w:r w:rsidRPr="00F37467" w:rsidDel="00114D96">
            <w:rPr>
              <w:noProof/>
              <w:webHidden/>
              <w:lang w:val="en"/>
              <w:rPrChange w:id="1105" w:author="Sasaki Kenji／佐々木　研二／AI" w:date="2021-11-19T14:16:00Z">
                <w:rPr>
                  <w:noProof/>
                  <w:webHidden/>
                </w:rPr>
              </w:rPrChange>
            </w:rPr>
            <w:delText>9</w:delText>
          </w:r>
          <w:r w:rsidRPr="00F37467" w:rsidDel="00114D96">
            <w:rPr>
              <w:noProof/>
              <w:webHidden/>
              <w:lang w:val="en"/>
              <w:rPrChange w:id="1106" w:author="Sasaki Kenji／佐々木　研二／AI" w:date="2021-11-19T14:16:00Z">
                <w:rPr>
                  <w:noProof/>
                  <w:webHidden/>
                </w:rPr>
              </w:rPrChange>
            </w:rPr>
            <w:fldChar w:fldCharType="end"/>
          </w:r>
          <w:r w:rsidRPr="00F37467" w:rsidDel="00114D96">
            <w:rPr>
              <w:rStyle w:val="a4"/>
              <w:noProof/>
              <w:lang w:val="en"/>
              <w:rPrChange w:id="1107" w:author="Sasaki Kenji／佐々木　研二／AI" w:date="2021-11-19T14:16:00Z">
                <w:rPr>
                  <w:rStyle w:val="a4"/>
                  <w:noProof/>
                </w:rPr>
              </w:rPrChange>
            </w:rPr>
            <w:fldChar w:fldCharType="end"/>
          </w:r>
        </w:del>
      </w:ins>
    </w:p>
    <w:p w14:paraId="0E6FDCC2" w14:textId="07BA4A80" w:rsidR="00C461C8" w:rsidRPr="00F37467" w:rsidDel="00114D96" w:rsidRDefault="00C461C8">
      <w:pPr>
        <w:pStyle w:val="10"/>
        <w:tabs>
          <w:tab w:val="right" w:leader="dot" w:pos="8494"/>
        </w:tabs>
        <w:rPr>
          <w:ins w:id="1108" w:author="Ito Hiroki／伊藤　大貴／AI" w:date="2021-08-26T13:46:00Z"/>
          <w:del w:id="1109" w:author="Sugahara, Hikaru/菅原 光" w:date="2022-06-25T17:49:00Z"/>
          <w:rFonts w:ascii="Meiryo UI" w:eastAsia="Meiryo UI" w:hAnsi="Meiryo UI"/>
          <w:noProof/>
          <w:sz w:val="21"/>
          <w:szCs w:val="22"/>
          <w:rPrChange w:id="1110" w:author="Sasaki Kenji／佐々木　研二／AI" w:date="2021-11-19T14:16:00Z">
            <w:rPr>
              <w:ins w:id="1111" w:author="Ito Hiroki／伊藤　大貴／AI" w:date="2021-08-26T13:46:00Z"/>
              <w:del w:id="1112" w:author="Sugahara, Hikaru/菅原 光" w:date="2022-06-25T17:49:00Z"/>
              <w:rFonts w:ascii="游明朝" w:eastAsia="游明朝" w:hAnsi="游明朝"/>
              <w:noProof/>
              <w:sz w:val="21"/>
              <w:szCs w:val="22"/>
            </w:rPr>
          </w:rPrChange>
        </w:rPr>
        <w:pPrChange w:id="1113" w:author="Sugahara, Hikaru/菅原 光" w:date="2022-06-25T17:49:00Z">
          <w:pPr>
            <w:pStyle w:val="30"/>
            <w:tabs>
              <w:tab w:val="right" w:leader="dot" w:pos="8494"/>
            </w:tabs>
            <w:ind w:left="400"/>
          </w:pPr>
        </w:pPrChange>
      </w:pPr>
      <w:ins w:id="1114" w:author="Ito Hiroki／伊藤　大貴／AI" w:date="2021-08-26T13:46:00Z">
        <w:del w:id="1115" w:author="Sugahara, Hikaru/菅原 光" w:date="2022-06-25T17:49:00Z">
          <w:r w:rsidRPr="00F37467" w:rsidDel="00114D96">
            <w:rPr>
              <w:rStyle w:val="a4"/>
              <w:noProof/>
              <w:lang w:val="en"/>
              <w:rPrChange w:id="1116" w:author="Sasaki Kenji／佐々木　研二／AI" w:date="2021-11-19T14:16:00Z">
                <w:rPr>
                  <w:rStyle w:val="a4"/>
                  <w:noProof/>
                </w:rPr>
              </w:rPrChange>
            </w:rPr>
            <w:fldChar w:fldCharType="begin"/>
          </w:r>
          <w:r w:rsidRPr="00F37467" w:rsidDel="00114D96">
            <w:rPr>
              <w:rStyle w:val="a4"/>
              <w:noProof/>
              <w:lang w:val="en"/>
              <w:rPrChange w:id="1117" w:author="Sasaki Kenji／佐々木　研二／AI" w:date="2021-11-19T14:16:00Z">
                <w:rPr>
                  <w:rStyle w:val="a4"/>
                  <w:noProof/>
                </w:rPr>
              </w:rPrChange>
            </w:rPr>
            <w:delInstrText xml:space="preserve"> </w:delInstrText>
          </w:r>
          <w:r w:rsidRPr="00F37467" w:rsidDel="00114D96">
            <w:rPr>
              <w:noProof/>
              <w:lang w:val="en"/>
              <w:rPrChange w:id="1118" w:author="Sasaki Kenji／佐々木　研二／AI" w:date="2021-11-19T14:16:00Z">
                <w:rPr>
                  <w:noProof/>
                </w:rPr>
              </w:rPrChange>
            </w:rPr>
            <w:delInstrText>HYPERLINK \l "_Toc80878051"</w:delInstrText>
          </w:r>
          <w:r w:rsidRPr="00F37467" w:rsidDel="00114D96">
            <w:rPr>
              <w:rStyle w:val="a4"/>
              <w:noProof/>
              <w:lang w:val="en"/>
              <w:rPrChange w:id="1119"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120" w:author="Sasaki Kenji／佐々木　研二／AI" w:date="2021-11-19T14:16:00Z">
                <w:rPr>
                  <w:rStyle w:val="a4"/>
                  <w:noProof/>
                </w:rPr>
              </w:rPrChange>
            </w:rPr>
            <w:fldChar w:fldCharType="separate"/>
          </w:r>
          <w:r w:rsidRPr="00F37467" w:rsidDel="00114D96">
            <w:rPr>
              <w:rStyle w:val="a4"/>
              <w:noProof/>
              <w:lang w:val="en"/>
              <w:rPrChange w:id="1121"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122"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123" w:author="Sasaki Kenji／佐々木　研二／AI" w:date="2021-11-19T14:16:00Z">
                <w:rPr>
                  <w:rStyle w:val="a4"/>
                  <w:rFonts w:ascii="ＭＳ ゴシック" w:hAnsi="ＭＳ ゴシック"/>
                  <w:noProof/>
                </w:rPr>
              </w:rPrChange>
            </w:rPr>
            <w:delText>2</w:delText>
          </w:r>
          <w:r w:rsidRPr="00F37467" w:rsidDel="00114D96">
            <w:rPr>
              <w:rStyle w:val="a4"/>
              <w:noProof/>
              <w:lang w:val="en"/>
              <w:rPrChange w:id="1124"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125" w:author="Sasaki Kenji／佐々木　研二／AI" w:date="2021-11-19T14:16:00Z">
                <w:rPr>
                  <w:rStyle w:val="a4"/>
                  <w:rFonts w:ascii="ＭＳ ゴシック" w:hAnsi="ＭＳ ゴシック"/>
                  <w:noProof/>
                </w:rPr>
              </w:rPrChange>
            </w:rPr>
            <w:delText>3</w:delText>
          </w:r>
          <w:r w:rsidRPr="00F37467" w:rsidDel="00114D96">
            <w:rPr>
              <w:rStyle w:val="a4"/>
              <w:noProof/>
              <w:lang w:val="en"/>
              <w:rPrChange w:id="1126"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127" w:author="Sasaki Kenji／佐々木　研二／AI" w:date="2021-11-19T14:16:00Z">
                <w:rPr>
                  <w:rStyle w:val="a4"/>
                  <w:rFonts w:ascii="ＭＳ ゴシック" w:hAnsi="ＭＳ ゴシック"/>
                  <w:noProof/>
                </w:rPr>
              </w:rPrChange>
            </w:rPr>
            <w:delText xml:space="preserve"> Requirements </w:delText>
          </w:r>
          <w:r w:rsidRPr="00F37467" w:rsidDel="00114D96">
            <w:rPr>
              <w:noProof/>
              <w:webHidden/>
              <w:lang w:val="en"/>
              <w:rPrChange w:id="1128" w:author="Sasaki Kenji／佐々木　研二／AI" w:date="2021-11-19T14:16:00Z">
                <w:rPr>
                  <w:noProof/>
                  <w:webHidden/>
                </w:rPr>
              </w:rPrChange>
            </w:rPr>
            <w:tab/>
          </w:r>
          <w:r w:rsidRPr="00F37467" w:rsidDel="00114D96">
            <w:rPr>
              <w:noProof/>
              <w:webHidden/>
              <w:lang w:val="en"/>
              <w:rPrChange w:id="1129" w:author="Sasaki Kenji／佐々木　研二／AI" w:date="2021-11-19T14:16:00Z">
                <w:rPr>
                  <w:noProof/>
                  <w:webHidden/>
                </w:rPr>
              </w:rPrChange>
            </w:rPr>
            <w:fldChar w:fldCharType="begin"/>
          </w:r>
          <w:r w:rsidRPr="00F37467" w:rsidDel="00114D96">
            <w:rPr>
              <w:noProof/>
              <w:webHidden/>
              <w:lang w:val="en"/>
              <w:rPrChange w:id="1130" w:author="Sasaki Kenji／佐々木　研二／AI" w:date="2021-11-19T14:16:00Z">
                <w:rPr>
                  <w:noProof/>
                  <w:webHidden/>
                </w:rPr>
              </w:rPrChange>
            </w:rPr>
            <w:delInstrText xml:space="preserve"> PAGEREF _Toc80878051 \h 10</w:delInstrText>
          </w:r>
        </w:del>
      </w:ins>
      <w:del w:id="1131" w:author="Sugahara, Hikaru/菅原 光" w:date="2022-06-25T17:49:00Z">
        <w:r w:rsidRPr="0006619B" w:rsidDel="00114D96">
          <w:rPr>
            <w:b w:val="0"/>
            <w:bCs w:val="0"/>
            <w:i w:val="0"/>
            <w:iCs w:val="0"/>
            <w:noProof/>
            <w:webHidden/>
            <w:lang w:val="en"/>
          </w:rPr>
        </w:r>
      </w:del>
      <w:ins w:id="1132" w:author="Ito Hiroki／伊藤　大貴／AI" w:date="2021-08-26T13:46:00Z">
        <w:del w:id="1133" w:author="Sugahara, Hikaru/菅原 光" w:date="2022-06-25T17:49:00Z">
          <w:r w:rsidRPr="00F37467" w:rsidDel="00114D96">
            <w:rPr>
              <w:noProof/>
              <w:webHidden/>
              <w:lang w:val="en"/>
              <w:rPrChange w:id="1134" w:author="Sasaki Kenji／佐々木　研二／AI" w:date="2021-11-19T14:16:00Z">
                <w:rPr>
                  <w:noProof/>
                  <w:webHidden/>
                </w:rPr>
              </w:rPrChange>
            </w:rPr>
            <w:fldChar w:fldCharType="end"/>
          </w:r>
          <w:r w:rsidRPr="00F37467" w:rsidDel="00114D96">
            <w:rPr>
              <w:rStyle w:val="a4"/>
              <w:noProof/>
              <w:lang w:val="en"/>
              <w:rPrChange w:id="1135" w:author="Sasaki Kenji／佐々木　研二／AI" w:date="2021-11-19T14:16:00Z">
                <w:rPr>
                  <w:rStyle w:val="a4"/>
                  <w:noProof/>
                </w:rPr>
              </w:rPrChange>
            </w:rPr>
            <w:fldChar w:fldCharType="end"/>
          </w:r>
        </w:del>
      </w:ins>
      <w:del w:id="1136" w:author="Sugahara, Hikaru/菅原 光" w:date="2022-06-25T17:49:00Z">
        <w:r w:rsidDel="00114D96">
          <w:rPr>
            <w:lang w:val="en"/>
          </w:rPr>
          <w:delText xml:space="preserve"> for </w:delText>
        </w:r>
      </w:del>
      <w:ins w:id="1137" w:author="Ito Hiroki／伊藤　大貴／AI" w:date="2021-08-26T13:46:00Z">
        <w:del w:id="1138" w:author="Sugahara, Hikaru/菅原 光" w:date="2022-06-25T17:49:00Z">
          <w:r w:rsidRPr="00F37467" w:rsidDel="00114D96">
            <w:rPr>
              <w:rStyle w:val="a4"/>
              <w:noProof/>
              <w:lang w:val="en"/>
              <w:rPrChange w:id="1139" w:author="Sasaki Kenji／佐々木　研二／AI" w:date="2021-11-19T14:16:00Z">
                <w:rPr>
                  <w:rStyle w:val="a4"/>
                  <w:noProof/>
                </w:rPr>
              </w:rPrChange>
            </w:rPr>
            <w:delText xml:space="preserve"> </w:delText>
          </w:r>
          <w:r w:rsidRPr="00F37467" w:rsidDel="00114D96">
            <w:rPr>
              <w:noProof/>
              <w:lang w:val="en"/>
              <w:rPrChange w:id="1140" w:author="Sasaki Kenji／佐々木　研二／AI" w:date="2021-11-19T14:16:00Z">
                <w:rPr>
                  <w:noProof/>
                </w:rPr>
              </w:rPrChange>
            </w:rPr>
            <w:delText>HYPERLINK \l "_Toc80878051"</w:delText>
          </w:r>
          <w:r w:rsidRPr="00F37467" w:rsidDel="00114D96">
            <w:rPr>
              <w:rStyle w:val="a4"/>
              <w:noProof/>
              <w:lang w:val="en"/>
              <w:rPrChange w:id="1141" w:author="Sasaki Kenji／佐々木　研二／AI" w:date="2021-11-19T14:16:00Z">
                <w:rPr>
                  <w:rStyle w:val="a4"/>
                  <w:noProof/>
                </w:rPr>
              </w:rPrChange>
            </w:rPr>
            <w:delText xml:space="preserve"> </w:delText>
          </w:r>
          <w:r w:rsidRPr="00F37467" w:rsidDel="00114D96">
            <w:rPr>
              <w:rStyle w:val="a4"/>
              <w:noProof/>
              <w:lang w:val="en"/>
              <w:rPrChange w:id="1142" w:author="Sasaki Kenji／佐々木　研二／AI" w:date="2021-11-19T14:16:00Z">
                <w:rPr>
                  <w:rStyle w:val="a4"/>
                  <w:rFonts w:ascii="ＭＳ ゴシック" w:hAnsi="ＭＳ ゴシック"/>
                  <w:noProof/>
                </w:rPr>
              </w:rPrChange>
            </w:rPr>
            <w:delText>HMI</w:delText>
          </w:r>
          <w:r w:rsidRPr="00F37467" w:rsidDel="00114D96">
            <w:rPr>
              <w:noProof/>
              <w:webHidden/>
              <w:lang w:val="en"/>
              <w:rPrChange w:id="1143" w:author="Sasaki Kenji／佐々木　研二／AI" w:date="2021-11-19T14:16:00Z">
                <w:rPr>
                  <w:noProof/>
                  <w:webHidden/>
                </w:rPr>
              </w:rPrChange>
            </w:rPr>
            <w:tab/>
            <w:delText xml:space="preserve"> PAGEREF _Toc80878051 \h </w:delText>
          </w:r>
        </w:del>
      </w:ins>
      <w:del w:id="1144" w:author="Sugahara, Hikaru/菅原 光" w:date="2022-06-25T17:49:00Z">
        <w:r w:rsidDel="00114D96">
          <w:rPr>
            <w:lang w:val="en"/>
          </w:rPr>
          <w:delText xml:space="preserve"> </w:delText>
        </w:r>
      </w:del>
      <w:ins w:id="1145" w:author="Ito Hiroki／伊藤　大貴／AI" w:date="2021-08-26T13:46:00Z">
        <w:del w:id="1146" w:author="Sugahara, Hikaru/菅原 光" w:date="2022-06-25T17:49:00Z">
          <w:r w:rsidRPr="00F37467" w:rsidDel="00114D96">
            <w:rPr>
              <w:rStyle w:val="a4"/>
              <w:noProof/>
              <w:lang w:val="en"/>
              <w:rPrChange w:id="1147" w:author="Sasaki Kenji／佐々木　研二／AI" w:date="2021-11-19T14:16:00Z">
                <w:rPr>
                  <w:rStyle w:val="a4"/>
                  <w:noProof/>
                </w:rPr>
              </w:rPrChange>
            </w:rPr>
            <w:delText xml:space="preserve"> </w:delText>
          </w:r>
          <w:r w:rsidRPr="00F37467" w:rsidDel="00114D96">
            <w:rPr>
              <w:noProof/>
              <w:lang w:val="en"/>
              <w:rPrChange w:id="1148" w:author="Sasaki Kenji／佐々木　研二／AI" w:date="2021-11-19T14:16:00Z">
                <w:rPr>
                  <w:noProof/>
                </w:rPr>
              </w:rPrChange>
            </w:rPr>
            <w:delText>HYPERLINK \l "_Toc80878051"</w:delText>
          </w:r>
          <w:r w:rsidRPr="00F37467" w:rsidDel="00114D96">
            <w:rPr>
              <w:rStyle w:val="a4"/>
              <w:noProof/>
              <w:lang w:val="en"/>
              <w:rPrChange w:id="1149" w:author="Sasaki Kenji／佐々木　研二／AI" w:date="2021-11-19T14:16:00Z">
                <w:rPr>
                  <w:rStyle w:val="a4"/>
                  <w:noProof/>
                </w:rPr>
              </w:rPrChange>
            </w:rPr>
            <w:delText xml:space="preserve"> </w:delText>
          </w:r>
          <w:r w:rsidRPr="00F37467" w:rsidDel="00114D96">
            <w:rPr>
              <w:rStyle w:val="a4"/>
              <w:noProof/>
              <w:lang w:val="en"/>
              <w:rPrChange w:id="1150" w:author="Sasaki Kenji／佐々木　研二／AI" w:date="2021-11-19T14:16:00Z">
                <w:rPr>
                  <w:rStyle w:val="a4"/>
                  <w:rFonts w:ascii="ＭＳ ゴシック" w:hAnsi="ＭＳ ゴシック"/>
                  <w:noProof/>
                </w:rPr>
              </w:rPrChange>
            </w:rPr>
            <w:delText>specifications</w:delText>
          </w:r>
          <w:r w:rsidRPr="00F37467" w:rsidDel="00114D96">
            <w:rPr>
              <w:noProof/>
              <w:webHidden/>
              <w:lang w:val="en"/>
              <w:rPrChange w:id="1151" w:author="Sasaki Kenji／佐々木　研二／AI" w:date="2021-11-19T14:16:00Z">
                <w:rPr>
                  <w:noProof/>
                  <w:webHidden/>
                </w:rPr>
              </w:rPrChange>
            </w:rPr>
            <w:tab/>
            <w:delText xml:space="preserve"> PAGEREF _Toc80878051 \h </w:delText>
          </w:r>
        </w:del>
      </w:ins>
    </w:p>
    <w:p w14:paraId="7474C129" w14:textId="2B3A55AF" w:rsidR="00C461C8" w:rsidRPr="00F37467" w:rsidDel="00114D96" w:rsidRDefault="00C461C8">
      <w:pPr>
        <w:pStyle w:val="10"/>
        <w:tabs>
          <w:tab w:val="right" w:leader="dot" w:pos="8494"/>
        </w:tabs>
        <w:rPr>
          <w:ins w:id="1152" w:author="Ito Hiroki／伊藤　大貴／AI" w:date="2021-08-26T13:46:00Z"/>
          <w:del w:id="1153" w:author="Sugahara, Hikaru/菅原 光" w:date="2022-06-25T17:49:00Z"/>
          <w:rFonts w:ascii="Meiryo UI" w:eastAsia="Meiryo UI" w:hAnsi="Meiryo UI"/>
          <w:noProof/>
          <w:sz w:val="21"/>
          <w:szCs w:val="22"/>
          <w:rPrChange w:id="1154" w:author="Sasaki Kenji／佐々木　研二／AI" w:date="2021-11-19T14:16:00Z">
            <w:rPr>
              <w:ins w:id="1155" w:author="Ito Hiroki／伊藤　大貴／AI" w:date="2021-08-26T13:46:00Z"/>
              <w:del w:id="1156" w:author="Sugahara, Hikaru/菅原 光" w:date="2022-06-25T17:49:00Z"/>
              <w:rFonts w:ascii="游明朝" w:eastAsia="游明朝" w:hAnsi="游明朝"/>
              <w:noProof/>
              <w:sz w:val="21"/>
              <w:szCs w:val="22"/>
            </w:rPr>
          </w:rPrChange>
        </w:rPr>
        <w:pPrChange w:id="1157" w:author="Sugahara, Hikaru/菅原 光" w:date="2022-06-25T17:49:00Z">
          <w:pPr>
            <w:pStyle w:val="30"/>
            <w:tabs>
              <w:tab w:val="right" w:leader="dot" w:pos="8494"/>
            </w:tabs>
            <w:ind w:left="400"/>
          </w:pPr>
        </w:pPrChange>
      </w:pPr>
      <w:ins w:id="1158" w:author="Ito Hiroki／伊藤　大貴／AI" w:date="2021-08-26T13:46:00Z">
        <w:del w:id="1159" w:author="Sugahara, Hikaru/菅原 光" w:date="2022-06-25T17:49:00Z">
          <w:r w:rsidRPr="00F37467" w:rsidDel="00114D96">
            <w:rPr>
              <w:rStyle w:val="a4"/>
              <w:noProof/>
              <w:lang w:val="en"/>
              <w:rPrChange w:id="1160" w:author="Sasaki Kenji／佐々木　研二／AI" w:date="2021-11-19T14:16:00Z">
                <w:rPr>
                  <w:rStyle w:val="a4"/>
                  <w:noProof/>
                </w:rPr>
              </w:rPrChange>
            </w:rPr>
            <w:fldChar w:fldCharType="begin"/>
          </w:r>
          <w:r w:rsidRPr="00F37467" w:rsidDel="00114D96">
            <w:rPr>
              <w:rStyle w:val="a4"/>
              <w:noProof/>
              <w:lang w:val="en"/>
              <w:rPrChange w:id="1161" w:author="Sasaki Kenji／佐々木　研二／AI" w:date="2021-11-19T14:16:00Z">
                <w:rPr>
                  <w:rStyle w:val="a4"/>
                  <w:noProof/>
                </w:rPr>
              </w:rPrChange>
            </w:rPr>
            <w:delInstrText xml:space="preserve"> </w:delInstrText>
          </w:r>
          <w:r w:rsidRPr="00F37467" w:rsidDel="00114D96">
            <w:rPr>
              <w:noProof/>
              <w:lang w:val="en"/>
              <w:rPrChange w:id="1162" w:author="Sasaki Kenji／佐々木　研二／AI" w:date="2021-11-19T14:16:00Z">
                <w:rPr>
                  <w:noProof/>
                </w:rPr>
              </w:rPrChange>
            </w:rPr>
            <w:delInstrText>HYPERLINK \l "_Toc80878052"</w:delInstrText>
          </w:r>
          <w:r w:rsidRPr="00F37467" w:rsidDel="00114D96">
            <w:rPr>
              <w:rStyle w:val="a4"/>
              <w:noProof/>
              <w:lang w:val="en"/>
              <w:rPrChange w:id="1163"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164" w:author="Sasaki Kenji／佐々木　研二／AI" w:date="2021-11-19T14:16:00Z">
                <w:rPr>
                  <w:rStyle w:val="a4"/>
                  <w:noProof/>
                </w:rPr>
              </w:rPrChange>
            </w:rPr>
            <w:fldChar w:fldCharType="separate"/>
          </w:r>
          <w:r w:rsidRPr="00F37467" w:rsidDel="00114D96">
            <w:rPr>
              <w:rStyle w:val="a4"/>
              <w:noProof/>
              <w:lang w:val="en"/>
              <w:rPrChange w:id="1165"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166"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167" w:author="Sasaki Kenji／佐々木　研二／AI" w:date="2021-11-19T14:16:00Z">
                <w:rPr>
                  <w:rStyle w:val="a4"/>
                  <w:rFonts w:ascii="ＭＳ ゴシック" w:hAnsi="ＭＳ ゴシック"/>
                  <w:noProof/>
                </w:rPr>
              </w:rPrChange>
            </w:rPr>
            <w:delText>2</w:delText>
          </w:r>
          <w:r w:rsidRPr="00F37467" w:rsidDel="00114D96">
            <w:rPr>
              <w:rStyle w:val="a4"/>
              <w:noProof/>
              <w:lang w:val="en"/>
              <w:rPrChange w:id="1168"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169" w:author="Sasaki Kenji／佐々木　研二／AI" w:date="2021-11-19T14:16:00Z">
                <w:rPr>
                  <w:rStyle w:val="a4"/>
                  <w:rFonts w:ascii="ＭＳ ゴシック" w:hAnsi="ＭＳ ゴシック"/>
                  <w:noProof/>
                </w:rPr>
              </w:rPrChange>
            </w:rPr>
            <w:delText>4</w:delText>
          </w:r>
          <w:r w:rsidRPr="00F37467" w:rsidDel="00114D96">
            <w:rPr>
              <w:rStyle w:val="a4"/>
              <w:noProof/>
              <w:lang w:val="en"/>
              <w:rPrChange w:id="1170"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171" w:author="Sasaki Kenji／佐々木　研二／AI" w:date="2021-11-19T14:16:00Z">
                <w:rPr>
                  <w:rStyle w:val="a4"/>
                  <w:rFonts w:ascii="ＭＳ ゴシック" w:hAnsi="ＭＳ ゴシック"/>
                  <w:noProof/>
                </w:rPr>
              </w:rPrChange>
            </w:rPr>
            <w:delText xml:space="preserve"> User setting item </w:delText>
          </w:r>
          <w:r w:rsidRPr="00F37467" w:rsidDel="00114D96">
            <w:rPr>
              <w:noProof/>
              <w:webHidden/>
              <w:lang w:val="en"/>
              <w:rPrChange w:id="1172" w:author="Sasaki Kenji／佐々木　研二／AI" w:date="2021-11-19T14:16:00Z">
                <w:rPr>
                  <w:noProof/>
                  <w:webHidden/>
                </w:rPr>
              </w:rPrChange>
            </w:rPr>
            <w:tab/>
          </w:r>
          <w:r w:rsidRPr="00F37467" w:rsidDel="00114D96">
            <w:rPr>
              <w:noProof/>
              <w:webHidden/>
              <w:lang w:val="en"/>
              <w:rPrChange w:id="1173" w:author="Sasaki Kenji／佐々木　研二／AI" w:date="2021-11-19T14:16:00Z">
                <w:rPr>
                  <w:noProof/>
                  <w:webHidden/>
                </w:rPr>
              </w:rPrChange>
            </w:rPr>
            <w:fldChar w:fldCharType="begin"/>
          </w:r>
          <w:r w:rsidRPr="00F37467" w:rsidDel="00114D96">
            <w:rPr>
              <w:noProof/>
              <w:webHidden/>
              <w:lang w:val="en"/>
              <w:rPrChange w:id="1174" w:author="Sasaki Kenji／佐々木　研二／AI" w:date="2021-11-19T14:16:00Z">
                <w:rPr>
                  <w:noProof/>
                  <w:webHidden/>
                </w:rPr>
              </w:rPrChange>
            </w:rPr>
            <w:delInstrText xml:space="preserve"> PAGEREF _Toc80878052 \h </w:delInstrText>
          </w:r>
        </w:del>
      </w:ins>
      <w:del w:id="1175" w:author="Sugahara, Hikaru/菅原 光" w:date="2022-06-25T17:49:00Z">
        <w:r w:rsidRPr="0006619B" w:rsidDel="00114D96">
          <w:rPr>
            <w:b w:val="0"/>
            <w:bCs w:val="0"/>
            <w:i w:val="0"/>
            <w:iCs w:val="0"/>
            <w:noProof/>
            <w:webHidden/>
            <w:lang w:val="en"/>
          </w:rPr>
        </w:r>
        <w:r w:rsidRPr="00F37467" w:rsidDel="00114D96">
          <w:rPr>
            <w:noProof/>
            <w:webHidden/>
            <w:lang w:val="en"/>
            <w:rPrChange w:id="1176" w:author="Sasaki Kenji／佐々木　研二／AI" w:date="2021-11-19T14:16:00Z">
              <w:rPr>
                <w:noProof/>
                <w:webHidden/>
              </w:rPr>
            </w:rPrChange>
          </w:rPr>
          <w:fldChar w:fldCharType="separate"/>
        </w:r>
      </w:del>
      <w:ins w:id="1177" w:author="Ito Hiroki／伊藤　大貴／AI" w:date="2021-08-26T13:46:00Z">
        <w:del w:id="1178" w:author="Sugahara, Hikaru/菅原 光" w:date="2022-06-25T17:49:00Z">
          <w:r w:rsidRPr="00F37467" w:rsidDel="00114D96">
            <w:rPr>
              <w:noProof/>
              <w:webHidden/>
              <w:lang w:val="en"/>
              <w:rPrChange w:id="1179" w:author="Sasaki Kenji／佐々木　研二／AI" w:date="2021-11-19T14:16:00Z">
                <w:rPr>
                  <w:noProof/>
                  <w:webHidden/>
                </w:rPr>
              </w:rPrChange>
            </w:rPr>
            <w:delText>10</w:delText>
          </w:r>
          <w:r w:rsidRPr="00F37467" w:rsidDel="00114D96">
            <w:rPr>
              <w:noProof/>
              <w:webHidden/>
              <w:lang w:val="en"/>
              <w:rPrChange w:id="1180" w:author="Sasaki Kenji／佐々木　研二／AI" w:date="2021-11-19T14:16:00Z">
                <w:rPr>
                  <w:noProof/>
                  <w:webHidden/>
                </w:rPr>
              </w:rPrChange>
            </w:rPr>
            <w:fldChar w:fldCharType="end"/>
          </w:r>
          <w:r w:rsidRPr="00F37467" w:rsidDel="00114D96">
            <w:rPr>
              <w:rStyle w:val="a4"/>
              <w:noProof/>
              <w:lang w:val="en"/>
              <w:rPrChange w:id="1181" w:author="Sasaki Kenji／佐々木　研二／AI" w:date="2021-11-19T14:16:00Z">
                <w:rPr>
                  <w:rStyle w:val="a4"/>
                  <w:noProof/>
                </w:rPr>
              </w:rPrChange>
            </w:rPr>
            <w:fldChar w:fldCharType="end"/>
          </w:r>
        </w:del>
      </w:ins>
    </w:p>
    <w:p w14:paraId="3E23350F" w14:textId="6257AE95" w:rsidR="00C461C8" w:rsidRPr="00F37467" w:rsidDel="00114D96" w:rsidRDefault="00C461C8">
      <w:pPr>
        <w:pStyle w:val="10"/>
        <w:tabs>
          <w:tab w:val="right" w:leader="dot" w:pos="8494"/>
        </w:tabs>
        <w:rPr>
          <w:ins w:id="1182" w:author="Ito Hiroki／伊藤　大貴／AI" w:date="2021-08-26T13:46:00Z"/>
          <w:del w:id="1183" w:author="Sugahara, Hikaru/菅原 光" w:date="2022-06-25T17:49:00Z"/>
          <w:rFonts w:ascii="Meiryo UI" w:eastAsia="Meiryo UI" w:hAnsi="Meiryo UI"/>
          <w:noProof/>
          <w:sz w:val="21"/>
          <w:szCs w:val="22"/>
          <w:rPrChange w:id="1184" w:author="Sasaki Kenji／佐々木　研二／AI" w:date="2021-11-19T14:16:00Z">
            <w:rPr>
              <w:ins w:id="1185" w:author="Ito Hiroki／伊藤　大貴／AI" w:date="2021-08-26T13:46:00Z"/>
              <w:del w:id="1186" w:author="Sugahara, Hikaru/菅原 光" w:date="2022-06-25T17:49:00Z"/>
              <w:rFonts w:ascii="游明朝" w:eastAsia="游明朝" w:hAnsi="游明朝"/>
              <w:noProof/>
              <w:sz w:val="21"/>
              <w:szCs w:val="22"/>
            </w:rPr>
          </w:rPrChange>
        </w:rPr>
        <w:pPrChange w:id="1187" w:author="Sugahara, Hikaru/菅原 光" w:date="2022-06-25T17:49:00Z">
          <w:pPr>
            <w:pStyle w:val="30"/>
            <w:tabs>
              <w:tab w:val="right" w:leader="dot" w:pos="8494"/>
            </w:tabs>
            <w:ind w:left="400"/>
          </w:pPr>
        </w:pPrChange>
      </w:pPr>
      <w:ins w:id="1188" w:author="Ito Hiroki／伊藤　大貴／AI" w:date="2021-08-26T13:46:00Z">
        <w:del w:id="1189" w:author="Sugahara, Hikaru/菅原 光" w:date="2022-06-25T17:49:00Z">
          <w:r w:rsidRPr="00F37467" w:rsidDel="00114D96">
            <w:rPr>
              <w:rStyle w:val="a4"/>
              <w:noProof/>
              <w:lang w:val="en"/>
              <w:rPrChange w:id="1190" w:author="Sasaki Kenji／佐々木　研二／AI" w:date="2021-11-19T14:16:00Z">
                <w:rPr>
                  <w:rStyle w:val="a4"/>
                  <w:noProof/>
                </w:rPr>
              </w:rPrChange>
            </w:rPr>
            <w:fldChar w:fldCharType="begin"/>
          </w:r>
          <w:r w:rsidRPr="00F37467" w:rsidDel="00114D96">
            <w:rPr>
              <w:rStyle w:val="a4"/>
              <w:noProof/>
              <w:lang w:val="en"/>
              <w:rPrChange w:id="1191" w:author="Sasaki Kenji／佐々木　研二／AI" w:date="2021-11-19T14:16:00Z">
                <w:rPr>
                  <w:rStyle w:val="a4"/>
                  <w:noProof/>
                </w:rPr>
              </w:rPrChange>
            </w:rPr>
            <w:delInstrText xml:space="preserve"> </w:delInstrText>
          </w:r>
          <w:r w:rsidRPr="00F37467" w:rsidDel="00114D96">
            <w:rPr>
              <w:noProof/>
              <w:lang w:val="en"/>
              <w:rPrChange w:id="1192" w:author="Sasaki Kenji／佐々木　研二／AI" w:date="2021-11-19T14:16:00Z">
                <w:rPr>
                  <w:noProof/>
                </w:rPr>
              </w:rPrChange>
            </w:rPr>
            <w:delInstrText>HYPERLINK \l "_Toc80878053"</w:delInstrText>
          </w:r>
          <w:r w:rsidRPr="00F37467" w:rsidDel="00114D96">
            <w:rPr>
              <w:rStyle w:val="a4"/>
              <w:noProof/>
              <w:lang w:val="en"/>
              <w:rPrChange w:id="1193"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194" w:author="Sasaki Kenji／佐々木　研二／AI" w:date="2021-11-19T14:16:00Z">
                <w:rPr>
                  <w:rStyle w:val="a4"/>
                  <w:noProof/>
                </w:rPr>
              </w:rPrChange>
            </w:rPr>
            <w:fldChar w:fldCharType="separate"/>
          </w:r>
          <w:r w:rsidRPr="00F37467" w:rsidDel="00114D96">
            <w:rPr>
              <w:rStyle w:val="a4"/>
              <w:noProof/>
              <w:lang w:val="en"/>
              <w:rPrChange w:id="1195"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196"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197" w:author="Sasaki Kenji／佐々木　研二／AI" w:date="2021-11-19T14:16:00Z">
                <w:rPr>
                  <w:rStyle w:val="a4"/>
                  <w:rFonts w:ascii="ＭＳ ゴシック" w:hAnsi="ＭＳ ゴシック"/>
                  <w:noProof/>
                </w:rPr>
              </w:rPrChange>
            </w:rPr>
            <w:delText>2</w:delText>
          </w:r>
          <w:r w:rsidRPr="00F37467" w:rsidDel="00114D96">
            <w:rPr>
              <w:rStyle w:val="a4"/>
              <w:noProof/>
              <w:lang w:val="en"/>
              <w:rPrChange w:id="1198"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199"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200"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201" w:author="Sasaki Kenji／佐々木　研二／AI" w:date="2021-11-19T14:16:00Z">
                <w:rPr>
                  <w:rStyle w:val="a4"/>
                  <w:rFonts w:ascii="ＭＳ ゴシック" w:hAnsi="ＭＳ ゴシック"/>
                  <w:noProof/>
                </w:rPr>
              </w:rPrChange>
            </w:rPr>
            <w:delText xml:space="preserve"> Exception operation (abnormal system) </w:delText>
          </w:r>
          <w:r w:rsidRPr="00F37467" w:rsidDel="00114D96">
            <w:rPr>
              <w:noProof/>
              <w:webHidden/>
              <w:lang w:val="en"/>
              <w:rPrChange w:id="1202" w:author="Sasaki Kenji／佐々木　研二／AI" w:date="2021-11-19T14:16:00Z">
                <w:rPr>
                  <w:noProof/>
                  <w:webHidden/>
                </w:rPr>
              </w:rPrChange>
            </w:rPr>
            <w:tab/>
          </w:r>
          <w:r w:rsidRPr="00F37467" w:rsidDel="00114D96">
            <w:rPr>
              <w:noProof/>
              <w:webHidden/>
              <w:lang w:val="en"/>
              <w:rPrChange w:id="1203" w:author="Sasaki Kenji／佐々木　研二／AI" w:date="2021-11-19T14:16:00Z">
                <w:rPr>
                  <w:noProof/>
                  <w:webHidden/>
                </w:rPr>
              </w:rPrChange>
            </w:rPr>
            <w:fldChar w:fldCharType="begin"/>
          </w:r>
          <w:r w:rsidRPr="00F37467" w:rsidDel="00114D96">
            <w:rPr>
              <w:noProof/>
              <w:webHidden/>
              <w:lang w:val="en"/>
              <w:rPrChange w:id="1204" w:author="Sasaki Kenji／佐々木　研二／AI" w:date="2021-11-19T14:16:00Z">
                <w:rPr>
                  <w:noProof/>
                  <w:webHidden/>
                </w:rPr>
              </w:rPrChange>
            </w:rPr>
            <w:delInstrText xml:space="preserve"> PAGEREF _Toc80878053 \h </w:delInstrText>
          </w:r>
        </w:del>
      </w:ins>
      <w:del w:id="1205" w:author="Sugahara, Hikaru/菅原 光" w:date="2022-06-25T17:49:00Z">
        <w:r w:rsidRPr="0006619B" w:rsidDel="00114D96">
          <w:rPr>
            <w:b w:val="0"/>
            <w:bCs w:val="0"/>
            <w:i w:val="0"/>
            <w:iCs w:val="0"/>
            <w:noProof/>
            <w:webHidden/>
            <w:lang w:val="en"/>
          </w:rPr>
        </w:r>
        <w:r w:rsidRPr="00F37467" w:rsidDel="00114D96">
          <w:rPr>
            <w:noProof/>
            <w:webHidden/>
            <w:lang w:val="en"/>
            <w:rPrChange w:id="1206" w:author="Sasaki Kenji／佐々木　研二／AI" w:date="2021-11-19T14:16:00Z">
              <w:rPr>
                <w:noProof/>
                <w:webHidden/>
              </w:rPr>
            </w:rPrChange>
          </w:rPr>
          <w:fldChar w:fldCharType="separate"/>
        </w:r>
      </w:del>
      <w:ins w:id="1207" w:author="Ito Hiroki／伊藤　大貴／AI" w:date="2021-08-26T13:46:00Z">
        <w:del w:id="1208" w:author="Sugahara, Hikaru/菅原 光" w:date="2022-06-25T17:49:00Z">
          <w:r w:rsidRPr="00F37467" w:rsidDel="00114D96">
            <w:rPr>
              <w:noProof/>
              <w:webHidden/>
              <w:lang w:val="en"/>
              <w:rPrChange w:id="1209" w:author="Sasaki Kenji／佐々木　研二／AI" w:date="2021-11-19T14:16:00Z">
                <w:rPr>
                  <w:noProof/>
                  <w:webHidden/>
                </w:rPr>
              </w:rPrChange>
            </w:rPr>
            <w:delText>10</w:delText>
          </w:r>
          <w:r w:rsidRPr="00F37467" w:rsidDel="00114D96">
            <w:rPr>
              <w:noProof/>
              <w:webHidden/>
              <w:lang w:val="en"/>
              <w:rPrChange w:id="1210" w:author="Sasaki Kenji／佐々木　研二／AI" w:date="2021-11-19T14:16:00Z">
                <w:rPr>
                  <w:noProof/>
                  <w:webHidden/>
                </w:rPr>
              </w:rPrChange>
            </w:rPr>
            <w:fldChar w:fldCharType="end"/>
          </w:r>
          <w:r w:rsidRPr="00F37467" w:rsidDel="00114D96">
            <w:rPr>
              <w:rStyle w:val="a4"/>
              <w:noProof/>
              <w:lang w:val="en"/>
              <w:rPrChange w:id="1211" w:author="Sasaki Kenji／佐々木　研二／AI" w:date="2021-11-19T14:16:00Z">
                <w:rPr>
                  <w:rStyle w:val="a4"/>
                  <w:noProof/>
                </w:rPr>
              </w:rPrChange>
            </w:rPr>
            <w:fldChar w:fldCharType="end"/>
          </w:r>
        </w:del>
      </w:ins>
    </w:p>
    <w:p w14:paraId="67B76154" w14:textId="76758817" w:rsidR="00C461C8" w:rsidRPr="00F37467" w:rsidDel="00114D96" w:rsidRDefault="00C461C8">
      <w:pPr>
        <w:pStyle w:val="10"/>
        <w:tabs>
          <w:tab w:val="right" w:leader="dot" w:pos="8494"/>
        </w:tabs>
        <w:rPr>
          <w:ins w:id="1212" w:author="Ito Hiroki／伊藤　大貴／AI" w:date="2021-08-26T13:46:00Z"/>
          <w:del w:id="1213" w:author="Sugahara, Hikaru/菅原 光" w:date="2022-06-25T17:49:00Z"/>
          <w:rFonts w:ascii="Meiryo UI" w:eastAsia="Meiryo UI" w:hAnsi="Meiryo UI"/>
          <w:noProof/>
          <w:sz w:val="21"/>
          <w:szCs w:val="22"/>
          <w:rPrChange w:id="1214" w:author="Sasaki Kenji／佐々木　研二／AI" w:date="2021-11-19T14:16:00Z">
            <w:rPr>
              <w:ins w:id="1215" w:author="Ito Hiroki／伊藤　大貴／AI" w:date="2021-08-26T13:46:00Z"/>
              <w:del w:id="1216" w:author="Sugahara, Hikaru/菅原 光" w:date="2022-06-25T17:49:00Z"/>
              <w:rFonts w:ascii="游明朝" w:eastAsia="游明朝" w:hAnsi="游明朝"/>
              <w:noProof/>
              <w:sz w:val="21"/>
              <w:szCs w:val="22"/>
            </w:rPr>
          </w:rPrChange>
        </w:rPr>
        <w:pPrChange w:id="1217" w:author="Sugahara, Hikaru/菅原 光" w:date="2022-06-25T17:49:00Z">
          <w:pPr>
            <w:pStyle w:val="30"/>
            <w:tabs>
              <w:tab w:val="right" w:leader="dot" w:pos="8494"/>
            </w:tabs>
            <w:ind w:left="400"/>
          </w:pPr>
        </w:pPrChange>
      </w:pPr>
      <w:ins w:id="1218" w:author="Ito Hiroki／伊藤　大貴／AI" w:date="2021-08-26T13:46:00Z">
        <w:del w:id="1219" w:author="Sugahara, Hikaru/菅原 光" w:date="2022-06-25T17:49:00Z">
          <w:r w:rsidRPr="00F37467" w:rsidDel="00114D96">
            <w:rPr>
              <w:rStyle w:val="a4"/>
              <w:noProof/>
              <w:lang w:val="en"/>
              <w:rPrChange w:id="1220" w:author="Sasaki Kenji／佐々木　研二／AI" w:date="2021-11-19T14:16:00Z">
                <w:rPr>
                  <w:rStyle w:val="a4"/>
                  <w:noProof/>
                </w:rPr>
              </w:rPrChange>
            </w:rPr>
            <w:fldChar w:fldCharType="begin"/>
          </w:r>
          <w:r w:rsidRPr="00F37467" w:rsidDel="00114D96">
            <w:rPr>
              <w:rStyle w:val="a4"/>
              <w:noProof/>
              <w:lang w:val="en"/>
              <w:rPrChange w:id="1221" w:author="Sasaki Kenji／佐々木　研二／AI" w:date="2021-11-19T14:16:00Z">
                <w:rPr>
                  <w:rStyle w:val="a4"/>
                  <w:noProof/>
                </w:rPr>
              </w:rPrChange>
            </w:rPr>
            <w:delInstrText xml:space="preserve"> </w:delInstrText>
          </w:r>
          <w:r w:rsidRPr="00F37467" w:rsidDel="00114D96">
            <w:rPr>
              <w:noProof/>
              <w:lang w:val="en"/>
              <w:rPrChange w:id="1222" w:author="Sasaki Kenji／佐々木　研二／AI" w:date="2021-11-19T14:16:00Z">
                <w:rPr>
                  <w:noProof/>
                </w:rPr>
              </w:rPrChange>
            </w:rPr>
            <w:delInstrText>HYPERLINK \l "_Toc80878054"</w:delInstrText>
          </w:r>
          <w:r w:rsidRPr="00F37467" w:rsidDel="00114D96">
            <w:rPr>
              <w:rStyle w:val="a4"/>
              <w:noProof/>
              <w:lang w:val="en"/>
              <w:rPrChange w:id="1223"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224" w:author="Sasaki Kenji／佐々木　研二／AI" w:date="2021-11-19T14:16:00Z">
                <w:rPr>
                  <w:rStyle w:val="a4"/>
                  <w:noProof/>
                </w:rPr>
              </w:rPrChange>
            </w:rPr>
            <w:fldChar w:fldCharType="separate"/>
          </w:r>
          <w:r w:rsidRPr="00F37467" w:rsidDel="00114D96">
            <w:rPr>
              <w:rStyle w:val="a4"/>
              <w:noProof/>
              <w:lang w:val="en"/>
              <w:rPrChange w:id="1225"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226"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227" w:author="Sasaki Kenji／佐々木　研二／AI" w:date="2021-11-19T14:16:00Z">
                <w:rPr>
                  <w:rStyle w:val="a4"/>
                  <w:rFonts w:ascii="ＭＳ ゴシック" w:hAnsi="ＭＳ ゴシック"/>
                  <w:noProof/>
                </w:rPr>
              </w:rPrChange>
            </w:rPr>
            <w:delText>2</w:delText>
          </w:r>
          <w:r w:rsidRPr="00F37467" w:rsidDel="00114D96">
            <w:rPr>
              <w:rStyle w:val="a4"/>
              <w:noProof/>
              <w:lang w:val="en"/>
              <w:rPrChange w:id="1228"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229" w:author="Sasaki Kenji／佐々木　研二／AI" w:date="2021-11-19T14:16:00Z">
                <w:rPr>
                  <w:rStyle w:val="a4"/>
                  <w:rFonts w:ascii="ＭＳ ゴシック" w:hAnsi="ＭＳ ゴシック"/>
                  <w:noProof/>
                </w:rPr>
              </w:rPrChange>
            </w:rPr>
            <w:delText>6</w:delText>
          </w:r>
          <w:r w:rsidRPr="00F37467" w:rsidDel="00114D96">
            <w:rPr>
              <w:rStyle w:val="a4"/>
              <w:noProof/>
              <w:lang w:val="en"/>
              <w:rPrChange w:id="1230"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231" w:author="Sasaki Kenji／佐々木　研二／AI" w:date="2021-11-19T14:16:00Z">
                <w:rPr>
                  <w:rStyle w:val="a4"/>
                  <w:rFonts w:ascii="ＭＳ ゴシック" w:hAnsi="ＭＳ ゴシック"/>
                  <w:noProof/>
                </w:rPr>
              </w:rPrChange>
            </w:rPr>
            <w:delText xml:space="preserve"> Others </w:delText>
          </w:r>
          <w:r w:rsidRPr="00F37467" w:rsidDel="00114D96">
            <w:rPr>
              <w:noProof/>
              <w:webHidden/>
              <w:lang w:val="en"/>
              <w:rPrChange w:id="1232" w:author="Sasaki Kenji／佐々木　研二／AI" w:date="2021-11-19T14:16:00Z">
                <w:rPr>
                  <w:noProof/>
                  <w:webHidden/>
                </w:rPr>
              </w:rPrChange>
            </w:rPr>
            <w:tab/>
          </w:r>
          <w:r w:rsidRPr="00F37467" w:rsidDel="00114D96">
            <w:rPr>
              <w:noProof/>
              <w:webHidden/>
              <w:lang w:val="en"/>
              <w:rPrChange w:id="1233" w:author="Sasaki Kenji／佐々木　研二／AI" w:date="2021-11-19T14:16:00Z">
                <w:rPr>
                  <w:noProof/>
                  <w:webHidden/>
                </w:rPr>
              </w:rPrChange>
            </w:rPr>
            <w:fldChar w:fldCharType="begin"/>
          </w:r>
          <w:r w:rsidRPr="00F37467" w:rsidDel="00114D96">
            <w:rPr>
              <w:noProof/>
              <w:webHidden/>
              <w:lang w:val="en"/>
              <w:rPrChange w:id="1234" w:author="Sasaki Kenji／佐々木　研二／AI" w:date="2021-11-19T14:16:00Z">
                <w:rPr>
                  <w:noProof/>
                  <w:webHidden/>
                </w:rPr>
              </w:rPrChange>
            </w:rPr>
            <w:delInstrText xml:space="preserve"> PAGEREF _Toc80878054 \h </w:delInstrText>
          </w:r>
        </w:del>
      </w:ins>
      <w:del w:id="1235" w:author="Sugahara, Hikaru/菅原 光" w:date="2022-06-25T17:49:00Z">
        <w:r w:rsidRPr="0006619B" w:rsidDel="00114D96">
          <w:rPr>
            <w:b w:val="0"/>
            <w:bCs w:val="0"/>
            <w:i w:val="0"/>
            <w:iCs w:val="0"/>
            <w:noProof/>
            <w:webHidden/>
            <w:lang w:val="en"/>
          </w:rPr>
        </w:r>
        <w:r w:rsidRPr="00F37467" w:rsidDel="00114D96">
          <w:rPr>
            <w:noProof/>
            <w:webHidden/>
            <w:lang w:val="en"/>
            <w:rPrChange w:id="1236" w:author="Sasaki Kenji／佐々木　研二／AI" w:date="2021-11-19T14:16:00Z">
              <w:rPr>
                <w:noProof/>
                <w:webHidden/>
              </w:rPr>
            </w:rPrChange>
          </w:rPr>
          <w:fldChar w:fldCharType="separate"/>
        </w:r>
      </w:del>
      <w:ins w:id="1237" w:author="Ito Hiroki／伊藤　大貴／AI" w:date="2021-08-26T13:46:00Z">
        <w:del w:id="1238" w:author="Sugahara, Hikaru/菅原 光" w:date="2022-06-25T17:49:00Z">
          <w:r w:rsidRPr="00F37467" w:rsidDel="00114D96">
            <w:rPr>
              <w:noProof/>
              <w:webHidden/>
              <w:lang w:val="en"/>
              <w:rPrChange w:id="1239" w:author="Sasaki Kenji／佐々木　研二／AI" w:date="2021-11-19T14:16:00Z">
                <w:rPr>
                  <w:noProof/>
                  <w:webHidden/>
                </w:rPr>
              </w:rPrChange>
            </w:rPr>
            <w:delText>11</w:delText>
          </w:r>
          <w:r w:rsidRPr="00F37467" w:rsidDel="00114D96">
            <w:rPr>
              <w:noProof/>
              <w:webHidden/>
              <w:lang w:val="en"/>
              <w:rPrChange w:id="1240" w:author="Sasaki Kenji／佐々木　研二／AI" w:date="2021-11-19T14:16:00Z">
                <w:rPr>
                  <w:noProof/>
                  <w:webHidden/>
                </w:rPr>
              </w:rPrChange>
            </w:rPr>
            <w:fldChar w:fldCharType="end"/>
          </w:r>
          <w:r w:rsidRPr="00F37467" w:rsidDel="00114D96">
            <w:rPr>
              <w:rStyle w:val="a4"/>
              <w:noProof/>
              <w:lang w:val="en"/>
              <w:rPrChange w:id="1241" w:author="Sasaki Kenji／佐々木　研二／AI" w:date="2021-11-19T14:16:00Z">
                <w:rPr>
                  <w:rStyle w:val="a4"/>
                  <w:noProof/>
                </w:rPr>
              </w:rPrChange>
            </w:rPr>
            <w:fldChar w:fldCharType="end"/>
          </w:r>
        </w:del>
      </w:ins>
    </w:p>
    <w:p w14:paraId="011DCE67" w14:textId="0B84D8FE" w:rsidR="00C461C8" w:rsidRPr="00F37467" w:rsidDel="00114D96" w:rsidRDefault="00C461C8">
      <w:pPr>
        <w:pStyle w:val="10"/>
        <w:tabs>
          <w:tab w:val="right" w:leader="dot" w:pos="8494"/>
        </w:tabs>
        <w:rPr>
          <w:ins w:id="1242" w:author="Ito Hiroki／伊藤　大貴／AI" w:date="2021-08-26T13:46:00Z"/>
          <w:del w:id="1243" w:author="Sugahara, Hikaru/菅原 光" w:date="2022-06-25T17:49:00Z"/>
          <w:rFonts w:ascii="Meiryo UI" w:eastAsia="Meiryo UI" w:hAnsi="Meiryo UI"/>
          <w:b w:val="0"/>
          <w:bCs w:val="0"/>
          <w:noProof/>
          <w:sz w:val="21"/>
          <w:szCs w:val="22"/>
          <w:rPrChange w:id="1244" w:author="Sasaki Kenji／佐々木　研二／AI" w:date="2021-11-19T14:16:00Z">
            <w:rPr>
              <w:ins w:id="1245" w:author="Ito Hiroki／伊藤　大貴／AI" w:date="2021-08-26T13:46:00Z"/>
              <w:del w:id="1246" w:author="Sugahara, Hikaru/菅原 光" w:date="2022-06-25T17:49:00Z"/>
              <w:rFonts w:ascii="游明朝" w:eastAsia="游明朝" w:hAnsi="游明朝"/>
              <w:b w:val="0"/>
              <w:bCs w:val="0"/>
              <w:noProof/>
              <w:sz w:val="21"/>
              <w:szCs w:val="22"/>
            </w:rPr>
          </w:rPrChange>
        </w:rPr>
        <w:pPrChange w:id="1247" w:author="Sugahara, Hikaru/菅原 光" w:date="2022-06-25T17:49:00Z">
          <w:pPr>
            <w:pStyle w:val="20"/>
            <w:tabs>
              <w:tab w:val="right" w:leader="dot" w:pos="8494"/>
            </w:tabs>
          </w:pPr>
        </w:pPrChange>
      </w:pPr>
      <w:ins w:id="1248" w:author="Ito Hiroki／伊藤　大貴／AI" w:date="2021-08-26T13:46:00Z">
        <w:del w:id="1249" w:author="Sugahara, Hikaru/菅原 光" w:date="2022-06-25T17:49:00Z">
          <w:r w:rsidRPr="00F37467" w:rsidDel="00114D96">
            <w:rPr>
              <w:rStyle w:val="a4"/>
              <w:b w:val="0"/>
              <w:bCs w:val="0"/>
              <w:noProof/>
              <w:lang w:val="en"/>
              <w:rPrChange w:id="1250" w:author="Sasaki Kenji／佐々木　研二／AI" w:date="2021-11-19T14:16:00Z">
                <w:rPr>
                  <w:rStyle w:val="a4"/>
                  <w:b w:val="0"/>
                  <w:bCs w:val="0"/>
                  <w:noProof/>
                </w:rPr>
              </w:rPrChange>
            </w:rPr>
            <w:fldChar w:fldCharType="begin"/>
          </w:r>
          <w:r w:rsidRPr="00F37467" w:rsidDel="00114D96">
            <w:rPr>
              <w:rStyle w:val="a4"/>
              <w:b w:val="0"/>
              <w:bCs w:val="0"/>
              <w:noProof/>
              <w:lang w:val="en"/>
              <w:rPrChange w:id="1251" w:author="Sasaki Kenji／佐々木　研二／AI" w:date="2021-11-19T14:16:00Z">
                <w:rPr>
                  <w:rStyle w:val="a4"/>
                  <w:b w:val="0"/>
                  <w:bCs w:val="0"/>
                  <w:noProof/>
                </w:rPr>
              </w:rPrChange>
            </w:rPr>
            <w:delInstrText xml:space="preserve"> </w:delInstrText>
          </w:r>
          <w:r w:rsidRPr="00F37467" w:rsidDel="00114D96">
            <w:rPr>
              <w:b w:val="0"/>
              <w:bCs w:val="0"/>
              <w:noProof/>
              <w:lang w:val="en"/>
              <w:rPrChange w:id="1252" w:author="Sasaki Kenji／佐々木　研二／AI" w:date="2021-11-19T14:16:00Z">
                <w:rPr>
                  <w:b w:val="0"/>
                  <w:bCs w:val="0"/>
                  <w:noProof/>
                </w:rPr>
              </w:rPrChange>
            </w:rPr>
            <w:delInstrText>HYPERLINK \l "_Toc80878055"</w:delInstrText>
          </w:r>
          <w:r w:rsidRPr="00F37467" w:rsidDel="00114D96">
            <w:rPr>
              <w:rStyle w:val="a4"/>
              <w:b w:val="0"/>
              <w:bCs w:val="0"/>
              <w:noProof/>
              <w:lang w:val="en"/>
              <w:rPrChange w:id="1253" w:author="Sasaki Kenji／佐々木　研二／AI" w:date="2021-11-19T14:16:00Z">
                <w:rPr>
                  <w:rStyle w:val="a4"/>
                  <w:b w:val="0"/>
                  <w:b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noProof/>
              <w:lang w:val="en"/>
              <w:rPrChange w:id="1254" w:author="Sasaki Kenji／佐々木　研二／AI" w:date="2021-11-19T14:16:00Z">
                <w:rPr>
                  <w:rStyle w:val="a4"/>
                  <w:b w:val="0"/>
                  <w:bCs w:val="0"/>
                  <w:noProof/>
                </w:rPr>
              </w:rPrChange>
            </w:rPr>
            <w:fldChar w:fldCharType="separate"/>
          </w:r>
          <w:r w:rsidRPr="00F37467" w:rsidDel="00114D96">
            <w:rPr>
              <w:rStyle w:val="a4"/>
              <w:b w:val="0"/>
              <w:bCs w:val="0"/>
              <w:noProof/>
              <w:lang w:val="en"/>
              <w:rPrChange w:id="1255" w:author="Sasaki Kenji／佐々木　研二／AI" w:date="2021-11-19T14:16:00Z">
                <w:rPr>
                  <w:rStyle w:val="a4"/>
                  <w:rFonts w:ascii="ＭＳ ゴシック" w:hAnsi="ＭＳ ゴシック"/>
                  <w:b w:val="0"/>
                  <w:bCs w:val="0"/>
                  <w:noProof/>
                </w:rPr>
              </w:rPrChange>
            </w:rPr>
            <w:delText>5</w:delText>
          </w:r>
          <w:r w:rsidRPr="00F37467" w:rsidDel="00114D96">
            <w:rPr>
              <w:rStyle w:val="a4"/>
              <w:b w:val="0"/>
              <w:bCs w:val="0"/>
              <w:noProof/>
              <w:lang w:val="en"/>
              <w:rPrChange w:id="1256" w:author="Sasaki Kenji／佐々木　研二／AI" w:date="2021-11-19T14:16:00Z">
                <w:rPr>
                  <w:rStyle w:val="a4"/>
                  <w:rFonts w:ascii="ＭＳ ゴシック" w:hAnsi="ＭＳ ゴシック"/>
                  <w:b w:val="0"/>
                  <w:bCs w:val="0"/>
                  <w:noProof/>
                </w:rPr>
              </w:rPrChange>
            </w:rPr>
            <w:delText>－</w:delText>
          </w:r>
          <w:r w:rsidRPr="00F37467" w:rsidDel="00114D96">
            <w:rPr>
              <w:rStyle w:val="a4"/>
              <w:b w:val="0"/>
              <w:bCs w:val="0"/>
              <w:noProof/>
              <w:lang w:val="en"/>
              <w:rPrChange w:id="1257" w:author="Sasaki Kenji／佐々木　研二／AI" w:date="2021-11-19T14:16:00Z">
                <w:rPr>
                  <w:rStyle w:val="a4"/>
                  <w:rFonts w:ascii="ＭＳ ゴシック" w:hAnsi="ＭＳ ゴシック"/>
                  <w:b w:val="0"/>
                  <w:bCs w:val="0"/>
                  <w:noProof/>
                </w:rPr>
              </w:rPrChange>
            </w:rPr>
            <w:delText>3</w:delText>
          </w:r>
          <w:r w:rsidRPr="00F37467" w:rsidDel="00114D96">
            <w:rPr>
              <w:rStyle w:val="a4"/>
              <w:b w:val="0"/>
              <w:bCs w:val="0"/>
              <w:noProof/>
              <w:lang w:val="en"/>
              <w:rPrChange w:id="1258" w:author="Sasaki Kenji／佐々木　研二／AI" w:date="2021-11-19T14:16:00Z">
                <w:rPr>
                  <w:rStyle w:val="a4"/>
                  <w:rFonts w:ascii="ＭＳ ゴシック" w:hAnsi="ＭＳ ゴシック"/>
                  <w:b w:val="0"/>
                  <w:bCs w:val="0"/>
                  <w:noProof/>
                </w:rPr>
              </w:rPrChange>
            </w:rPr>
            <w:delText>．</w:delText>
          </w:r>
          <w:r w:rsidRPr="00F37467" w:rsidDel="00114D96">
            <w:rPr>
              <w:rStyle w:val="a4"/>
              <w:b w:val="0"/>
              <w:bCs w:val="0"/>
              <w:noProof/>
              <w:lang w:val="en"/>
              <w:rPrChange w:id="1259" w:author="Sasaki Kenji／佐々木　研二／AI" w:date="2021-11-19T14:16:00Z">
                <w:rPr>
                  <w:rStyle w:val="a4"/>
                  <w:rFonts w:ascii="ＭＳ ゴシック" w:hAnsi="ＭＳ ゴシック"/>
                  <w:b w:val="0"/>
                  <w:bCs w:val="0"/>
                  <w:noProof/>
                </w:rPr>
              </w:rPrChange>
            </w:rPr>
            <w:delText xml:space="preserve"> Home Arrival Guide </w:delText>
          </w:r>
          <w:r w:rsidRPr="00F37467" w:rsidDel="00114D96">
            <w:rPr>
              <w:b w:val="0"/>
              <w:bCs w:val="0"/>
              <w:noProof/>
              <w:webHidden/>
              <w:lang w:val="en"/>
              <w:rPrChange w:id="1260" w:author="Sasaki Kenji／佐々木　研二／AI" w:date="2021-11-19T14:16:00Z">
                <w:rPr>
                  <w:b w:val="0"/>
                  <w:bCs w:val="0"/>
                  <w:noProof/>
                  <w:webHidden/>
                </w:rPr>
              </w:rPrChange>
            </w:rPr>
            <w:tab/>
          </w:r>
          <w:r w:rsidRPr="00F37467" w:rsidDel="00114D96">
            <w:rPr>
              <w:b w:val="0"/>
              <w:bCs w:val="0"/>
              <w:noProof/>
              <w:webHidden/>
              <w:lang w:val="en"/>
              <w:rPrChange w:id="1261" w:author="Sasaki Kenji／佐々木　研二／AI" w:date="2021-11-19T14:16:00Z">
                <w:rPr>
                  <w:b w:val="0"/>
                  <w:bCs w:val="0"/>
                  <w:noProof/>
                  <w:webHidden/>
                </w:rPr>
              </w:rPrChange>
            </w:rPr>
            <w:fldChar w:fldCharType="begin"/>
          </w:r>
          <w:r w:rsidRPr="00F37467" w:rsidDel="00114D96">
            <w:rPr>
              <w:b w:val="0"/>
              <w:bCs w:val="0"/>
              <w:noProof/>
              <w:webHidden/>
              <w:lang w:val="en"/>
              <w:rPrChange w:id="1262" w:author="Sasaki Kenji／佐々木　研二／AI" w:date="2021-11-19T14:16:00Z">
                <w:rPr>
                  <w:b w:val="0"/>
                  <w:bCs w:val="0"/>
                  <w:noProof/>
                  <w:webHidden/>
                </w:rPr>
              </w:rPrChange>
            </w:rPr>
            <w:delInstrText xml:space="preserve"> PAGEREF _Toc80878055 \h </w:delInstrText>
          </w:r>
        </w:del>
      </w:ins>
      <w:del w:id="1263" w:author="Sugahara, Hikaru/菅原 光" w:date="2022-06-25T17:49:00Z">
        <w:r w:rsidRPr="0006619B" w:rsidDel="00114D96">
          <w:rPr>
            <w:b w:val="0"/>
            <w:bCs w:val="0"/>
            <w:i w:val="0"/>
            <w:iCs w:val="0"/>
            <w:noProof/>
            <w:webHidden/>
            <w:lang w:val="en"/>
          </w:rPr>
        </w:r>
        <w:r w:rsidRPr="00F37467" w:rsidDel="00114D96">
          <w:rPr>
            <w:b w:val="0"/>
            <w:bCs w:val="0"/>
            <w:noProof/>
            <w:webHidden/>
            <w:lang w:val="en"/>
            <w:rPrChange w:id="1264" w:author="Sasaki Kenji／佐々木　研二／AI" w:date="2021-11-19T14:16:00Z">
              <w:rPr>
                <w:b w:val="0"/>
                <w:bCs w:val="0"/>
                <w:noProof/>
                <w:webHidden/>
              </w:rPr>
            </w:rPrChange>
          </w:rPr>
          <w:fldChar w:fldCharType="separate"/>
        </w:r>
      </w:del>
      <w:ins w:id="1265" w:author="Ito Hiroki／伊藤　大貴／AI" w:date="2021-08-26T13:46:00Z">
        <w:del w:id="1266" w:author="Sugahara, Hikaru/菅原 光" w:date="2022-06-25T17:49:00Z">
          <w:r w:rsidRPr="00F37467" w:rsidDel="00114D96">
            <w:rPr>
              <w:b w:val="0"/>
              <w:bCs w:val="0"/>
              <w:noProof/>
              <w:webHidden/>
              <w:lang w:val="en"/>
              <w:rPrChange w:id="1267" w:author="Sasaki Kenji／佐々木　研二／AI" w:date="2021-11-19T14:16:00Z">
                <w:rPr>
                  <w:b w:val="0"/>
                  <w:bCs w:val="0"/>
                  <w:noProof/>
                  <w:webHidden/>
                </w:rPr>
              </w:rPrChange>
            </w:rPr>
            <w:delText>12</w:delText>
          </w:r>
          <w:r w:rsidRPr="00F37467" w:rsidDel="00114D96">
            <w:rPr>
              <w:b w:val="0"/>
              <w:bCs w:val="0"/>
              <w:noProof/>
              <w:webHidden/>
              <w:lang w:val="en"/>
              <w:rPrChange w:id="1268" w:author="Sasaki Kenji／佐々木　研二／AI" w:date="2021-11-19T14:16:00Z">
                <w:rPr>
                  <w:b w:val="0"/>
                  <w:bCs w:val="0"/>
                  <w:noProof/>
                  <w:webHidden/>
                </w:rPr>
              </w:rPrChange>
            </w:rPr>
            <w:fldChar w:fldCharType="end"/>
          </w:r>
          <w:r w:rsidRPr="00F37467" w:rsidDel="00114D96">
            <w:rPr>
              <w:rStyle w:val="a4"/>
              <w:b w:val="0"/>
              <w:bCs w:val="0"/>
              <w:noProof/>
              <w:lang w:val="en"/>
              <w:rPrChange w:id="1269" w:author="Sasaki Kenji／佐々木　研二／AI" w:date="2021-11-19T14:16:00Z">
                <w:rPr>
                  <w:rStyle w:val="a4"/>
                  <w:b w:val="0"/>
                  <w:bCs w:val="0"/>
                  <w:noProof/>
                </w:rPr>
              </w:rPrChange>
            </w:rPr>
            <w:fldChar w:fldCharType="end"/>
          </w:r>
        </w:del>
      </w:ins>
    </w:p>
    <w:p w14:paraId="6F83F4B2" w14:textId="77C21C52" w:rsidR="00C461C8" w:rsidRPr="00F37467" w:rsidDel="00114D96" w:rsidRDefault="00C461C8">
      <w:pPr>
        <w:pStyle w:val="10"/>
        <w:tabs>
          <w:tab w:val="right" w:leader="dot" w:pos="8494"/>
        </w:tabs>
        <w:rPr>
          <w:ins w:id="1270" w:author="Ito Hiroki／伊藤　大貴／AI" w:date="2021-08-26T13:46:00Z"/>
          <w:del w:id="1271" w:author="Sugahara, Hikaru/菅原 光" w:date="2022-06-25T17:49:00Z"/>
          <w:rFonts w:ascii="Meiryo UI" w:eastAsia="Meiryo UI" w:hAnsi="Meiryo UI"/>
          <w:noProof/>
          <w:sz w:val="21"/>
          <w:szCs w:val="22"/>
          <w:rPrChange w:id="1272" w:author="Sasaki Kenji／佐々木　研二／AI" w:date="2021-11-19T14:16:00Z">
            <w:rPr>
              <w:ins w:id="1273" w:author="Ito Hiroki／伊藤　大貴／AI" w:date="2021-08-26T13:46:00Z"/>
              <w:del w:id="1274" w:author="Sugahara, Hikaru/菅原 光" w:date="2022-06-25T17:49:00Z"/>
              <w:rFonts w:ascii="游明朝" w:eastAsia="游明朝" w:hAnsi="游明朝"/>
              <w:noProof/>
              <w:sz w:val="21"/>
              <w:szCs w:val="22"/>
            </w:rPr>
          </w:rPrChange>
        </w:rPr>
        <w:pPrChange w:id="1275" w:author="Sugahara, Hikaru/菅原 光" w:date="2022-06-25T17:49:00Z">
          <w:pPr>
            <w:pStyle w:val="30"/>
            <w:tabs>
              <w:tab w:val="right" w:leader="dot" w:pos="8494"/>
            </w:tabs>
            <w:ind w:left="400"/>
          </w:pPr>
        </w:pPrChange>
      </w:pPr>
      <w:ins w:id="1276" w:author="Ito Hiroki／伊藤　大貴／AI" w:date="2021-08-26T13:46:00Z">
        <w:del w:id="1277" w:author="Sugahara, Hikaru/菅原 光" w:date="2022-06-25T17:49:00Z">
          <w:r w:rsidRPr="00F37467" w:rsidDel="00114D96">
            <w:rPr>
              <w:rStyle w:val="a4"/>
              <w:noProof/>
              <w:lang w:val="en"/>
              <w:rPrChange w:id="1278" w:author="Sasaki Kenji／佐々木　研二／AI" w:date="2021-11-19T14:16:00Z">
                <w:rPr>
                  <w:rStyle w:val="a4"/>
                  <w:noProof/>
                </w:rPr>
              </w:rPrChange>
            </w:rPr>
            <w:fldChar w:fldCharType="begin"/>
          </w:r>
          <w:r w:rsidRPr="00F37467" w:rsidDel="00114D96">
            <w:rPr>
              <w:rStyle w:val="a4"/>
              <w:noProof/>
              <w:lang w:val="en"/>
              <w:rPrChange w:id="1279" w:author="Sasaki Kenji／佐々木　研二／AI" w:date="2021-11-19T14:16:00Z">
                <w:rPr>
                  <w:rStyle w:val="a4"/>
                  <w:noProof/>
                </w:rPr>
              </w:rPrChange>
            </w:rPr>
            <w:delInstrText xml:space="preserve"> </w:delInstrText>
          </w:r>
          <w:r w:rsidRPr="00F37467" w:rsidDel="00114D96">
            <w:rPr>
              <w:noProof/>
              <w:lang w:val="en"/>
              <w:rPrChange w:id="1280" w:author="Sasaki Kenji／佐々木　研二／AI" w:date="2021-11-19T14:16:00Z">
                <w:rPr>
                  <w:noProof/>
                </w:rPr>
              </w:rPrChange>
            </w:rPr>
            <w:delInstrText>HYPERLINK \l "_Toc80878056"</w:delInstrText>
          </w:r>
          <w:r w:rsidRPr="00F37467" w:rsidDel="00114D96">
            <w:rPr>
              <w:rStyle w:val="a4"/>
              <w:noProof/>
              <w:lang w:val="en"/>
              <w:rPrChange w:id="1281"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282" w:author="Sasaki Kenji／佐々木　研二／AI" w:date="2021-11-19T14:16:00Z">
                <w:rPr>
                  <w:rStyle w:val="a4"/>
                  <w:noProof/>
                </w:rPr>
              </w:rPrChange>
            </w:rPr>
            <w:fldChar w:fldCharType="separate"/>
          </w:r>
          <w:r w:rsidRPr="00F37467" w:rsidDel="00114D96">
            <w:rPr>
              <w:rStyle w:val="a4"/>
              <w:noProof/>
              <w:lang w:val="en"/>
              <w:rPrChange w:id="1283"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284"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285" w:author="Sasaki Kenji／佐々木　研二／AI" w:date="2021-11-19T14:16:00Z">
                <w:rPr>
                  <w:rStyle w:val="a4"/>
                  <w:rFonts w:ascii="ＭＳ ゴシック" w:hAnsi="ＭＳ ゴシック"/>
                  <w:noProof/>
                </w:rPr>
              </w:rPrChange>
            </w:rPr>
            <w:delText>3</w:delText>
          </w:r>
          <w:r w:rsidRPr="00F37467" w:rsidDel="00114D96">
            <w:rPr>
              <w:rStyle w:val="a4"/>
              <w:noProof/>
              <w:lang w:val="en"/>
              <w:rPrChange w:id="1286"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287" w:author="Sasaki Kenji／佐々木　研二／AI" w:date="2021-11-19T14:16:00Z">
                <w:rPr>
                  <w:rStyle w:val="a4"/>
                  <w:rFonts w:ascii="ＭＳ ゴシック" w:hAnsi="ＭＳ ゴシック"/>
                  <w:noProof/>
                </w:rPr>
              </w:rPrChange>
            </w:rPr>
            <w:delText>1</w:delText>
          </w:r>
          <w:r w:rsidRPr="00F37467" w:rsidDel="00114D96">
            <w:rPr>
              <w:rStyle w:val="a4"/>
              <w:noProof/>
              <w:lang w:val="en"/>
              <w:rPrChange w:id="1288"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289" w:author="Sasaki Kenji／佐々木　研二／AI" w:date="2021-11-19T14:16:00Z">
                <w:rPr>
                  <w:rStyle w:val="a4"/>
                  <w:rFonts w:ascii="ＭＳ ゴシック" w:hAnsi="ＭＳ ゴシック"/>
                  <w:noProof/>
                </w:rPr>
              </w:rPrChange>
            </w:rPr>
            <w:delText xml:space="preserve"> Target countries and </w:delText>
          </w:r>
          <w:r w:rsidRPr="00F37467" w:rsidDel="00114D96">
            <w:rPr>
              <w:noProof/>
              <w:webHidden/>
              <w:lang w:val="en"/>
              <w:rPrChange w:id="1290" w:author="Sasaki Kenji／佐々木　研二／AI" w:date="2021-11-19T14:16:00Z">
                <w:rPr>
                  <w:noProof/>
                  <w:webHidden/>
                </w:rPr>
              </w:rPrChange>
            </w:rPr>
            <w:tab/>
          </w:r>
          <w:r w:rsidRPr="00F37467" w:rsidDel="00114D96">
            <w:rPr>
              <w:noProof/>
              <w:webHidden/>
              <w:lang w:val="en"/>
              <w:rPrChange w:id="1291" w:author="Sasaki Kenji／佐々木　研二／AI" w:date="2021-11-19T14:16:00Z">
                <w:rPr>
                  <w:noProof/>
                  <w:webHidden/>
                </w:rPr>
              </w:rPrChange>
            </w:rPr>
            <w:fldChar w:fldCharType="begin"/>
          </w:r>
          <w:r w:rsidRPr="00F37467" w:rsidDel="00114D96">
            <w:rPr>
              <w:noProof/>
              <w:webHidden/>
              <w:lang w:val="en"/>
              <w:rPrChange w:id="1292" w:author="Sasaki Kenji／佐々木　研二／AI" w:date="2021-11-19T14:16:00Z">
                <w:rPr>
                  <w:noProof/>
                  <w:webHidden/>
                </w:rPr>
              </w:rPrChange>
            </w:rPr>
            <w:delInstrText xml:space="preserve"> PAGEREF _Toc80878056 \h </w:delInstrText>
          </w:r>
        </w:del>
      </w:ins>
      <w:del w:id="1293" w:author="Sugahara, Hikaru/菅原 光" w:date="2022-06-25T17:49:00Z">
        <w:r w:rsidRPr="0006619B" w:rsidDel="00114D96">
          <w:rPr>
            <w:b w:val="0"/>
            <w:bCs w:val="0"/>
            <w:i w:val="0"/>
            <w:iCs w:val="0"/>
            <w:noProof/>
            <w:webHidden/>
            <w:lang w:val="en"/>
          </w:rPr>
        </w:r>
        <w:r w:rsidRPr="00F37467" w:rsidDel="00114D96">
          <w:rPr>
            <w:noProof/>
            <w:webHidden/>
            <w:lang w:val="en"/>
            <w:rPrChange w:id="1294" w:author="Sasaki Kenji／佐々木　研二／AI" w:date="2021-11-19T14:16:00Z">
              <w:rPr>
                <w:noProof/>
                <w:webHidden/>
              </w:rPr>
            </w:rPrChange>
          </w:rPr>
          <w:fldChar w:fldCharType="separate"/>
        </w:r>
      </w:del>
      <w:ins w:id="1295" w:author="Ito Hiroki／伊藤　大貴／AI" w:date="2021-08-26T13:46:00Z">
        <w:del w:id="1296" w:author="Sugahara, Hikaru/菅原 光" w:date="2022-06-25T17:49:00Z">
          <w:r w:rsidRPr="00F37467" w:rsidDel="00114D96">
            <w:rPr>
              <w:noProof/>
              <w:webHidden/>
              <w:lang w:val="en"/>
              <w:rPrChange w:id="1297" w:author="Sasaki Kenji／佐々木　研二／AI" w:date="2021-11-19T14:16:00Z">
                <w:rPr>
                  <w:noProof/>
                  <w:webHidden/>
                </w:rPr>
              </w:rPrChange>
            </w:rPr>
            <w:delText>regions12</w:delText>
          </w:r>
          <w:r w:rsidRPr="00F37467" w:rsidDel="00114D96">
            <w:rPr>
              <w:noProof/>
              <w:webHidden/>
              <w:lang w:val="en"/>
              <w:rPrChange w:id="1298" w:author="Sasaki Kenji／佐々木　研二／AI" w:date="2021-11-19T14:16:00Z">
                <w:rPr>
                  <w:noProof/>
                  <w:webHidden/>
                </w:rPr>
              </w:rPrChange>
            </w:rPr>
            <w:fldChar w:fldCharType="end"/>
          </w:r>
          <w:r w:rsidRPr="00F37467" w:rsidDel="00114D96">
            <w:rPr>
              <w:rStyle w:val="a4"/>
              <w:noProof/>
              <w:lang w:val="en"/>
              <w:rPrChange w:id="1299" w:author="Sasaki Kenji／佐々木　研二／AI" w:date="2021-11-19T14:16:00Z">
                <w:rPr>
                  <w:rStyle w:val="a4"/>
                  <w:noProof/>
                </w:rPr>
              </w:rPrChange>
            </w:rPr>
            <w:fldChar w:fldCharType="end"/>
          </w:r>
        </w:del>
      </w:ins>
    </w:p>
    <w:p w14:paraId="344F421C" w14:textId="18143CBB" w:rsidR="00C461C8" w:rsidRPr="00F37467" w:rsidDel="00114D96" w:rsidRDefault="00C461C8">
      <w:pPr>
        <w:pStyle w:val="10"/>
        <w:tabs>
          <w:tab w:val="right" w:leader="dot" w:pos="8494"/>
        </w:tabs>
        <w:rPr>
          <w:ins w:id="1300" w:author="Ito Hiroki／伊藤　大貴／AI" w:date="2021-08-26T13:46:00Z"/>
          <w:del w:id="1301" w:author="Sugahara, Hikaru/菅原 光" w:date="2022-06-25T17:49:00Z"/>
          <w:rFonts w:ascii="Meiryo UI" w:eastAsia="Meiryo UI" w:hAnsi="Meiryo UI"/>
          <w:noProof/>
          <w:sz w:val="21"/>
          <w:szCs w:val="22"/>
          <w:rPrChange w:id="1302" w:author="Sasaki Kenji／佐々木　研二／AI" w:date="2021-11-19T14:16:00Z">
            <w:rPr>
              <w:ins w:id="1303" w:author="Ito Hiroki／伊藤　大貴／AI" w:date="2021-08-26T13:46:00Z"/>
              <w:del w:id="1304" w:author="Sugahara, Hikaru/菅原 光" w:date="2022-06-25T17:49:00Z"/>
              <w:rFonts w:ascii="游明朝" w:eastAsia="游明朝" w:hAnsi="游明朝"/>
              <w:noProof/>
              <w:sz w:val="21"/>
              <w:szCs w:val="22"/>
            </w:rPr>
          </w:rPrChange>
        </w:rPr>
        <w:pPrChange w:id="1305" w:author="Sugahara, Hikaru/菅原 光" w:date="2022-06-25T17:49:00Z">
          <w:pPr>
            <w:pStyle w:val="30"/>
            <w:tabs>
              <w:tab w:val="right" w:leader="dot" w:pos="8494"/>
            </w:tabs>
            <w:ind w:left="400"/>
          </w:pPr>
        </w:pPrChange>
      </w:pPr>
      <w:ins w:id="1306" w:author="Ito Hiroki／伊藤　大貴／AI" w:date="2021-08-26T13:46:00Z">
        <w:del w:id="1307" w:author="Sugahara, Hikaru/菅原 光" w:date="2022-06-25T17:49:00Z">
          <w:r w:rsidRPr="00F37467" w:rsidDel="00114D96">
            <w:rPr>
              <w:rStyle w:val="a4"/>
              <w:noProof/>
              <w:lang w:val="en"/>
              <w:rPrChange w:id="1308" w:author="Sasaki Kenji／佐々木　研二／AI" w:date="2021-11-19T14:16:00Z">
                <w:rPr>
                  <w:rStyle w:val="a4"/>
                  <w:noProof/>
                </w:rPr>
              </w:rPrChange>
            </w:rPr>
            <w:fldChar w:fldCharType="begin"/>
          </w:r>
          <w:r w:rsidRPr="00F37467" w:rsidDel="00114D96">
            <w:rPr>
              <w:rStyle w:val="a4"/>
              <w:noProof/>
              <w:lang w:val="en"/>
              <w:rPrChange w:id="1309" w:author="Sasaki Kenji／佐々木　研二／AI" w:date="2021-11-19T14:16:00Z">
                <w:rPr>
                  <w:rStyle w:val="a4"/>
                  <w:noProof/>
                </w:rPr>
              </w:rPrChange>
            </w:rPr>
            <w:delInstrText xml:space="preserve"> </w:delInstrText>
          </w:r>
          <w:r w:rsidRPr="00F37467" w:rsidDel="00114D96">
            <w:rPr>
              <w:noProof/>
              <w:lang w:val="en"/>
              <w:rPrChange w:id="1310" w:author="Sasaki Kenji／佐々木　研二／AI" w:date="2021-11-19T14:16:00Z">
                <w:rPr>
                  <w:noProof/>
                </w:rPr>
              </w:rPrChange>
            </w:rPr>
            <w:delInstrText>HYPERLINK \l "_Toc80878057"</w:delInstrText>
          </w:r>
          <w:r w:rsidRPr="00F37467" w:rsidDel="00114D96">
            <w:rPr>
              <w:rStyle w:val="a4"/>
              <w:noProof/>
              <w:lang w:val="en"/>
              <w:rPrChange w:id="1311"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312" w:author="Sasaki Kenji／佐々木　研二／AI" w:date="2021-11-19T14:16:00Z">
                <w:rPr>
                  <w:rStyle w:val="a4"/>
                  <w:noProof/>
                </w:rPr>
              </w:rPrChange>
            </w:rPr>
            <w:fldChar w:fldCharType="separate"/>
          </w:r>
          <w:r w:rsidRPr="00F37467" w:rsidDel="00114D96">
            <w:rPr>
              <w:rStyle w:val="a4"/>
              <w:noProof/>
              <w:lang w:val="en"/>
              <w:rPrChange w:id="1313" w:author="Sasaki Kenji／佐々木　研二／AI" w:date="2021-11-19T14:16:00Z">
                <w:rPr>
                  <w:rStyle w:val="a4"/>
                  <w:rFonts w:ascii="ＭＳ ゴシック" w:hAnsi="ＭＳ ゴシック"/>
                  <w:noProof/>
                </w:rPr>
              </w:rPrChange>
            </w:rPr>
            <w:delText>５－３－２．</w:delText>
          </w:r>
          <w:r w:rsidRPr="00F37467" w:rsidDel="00114D96">
            <w:rPr>
              <w:rStyle w:val="a4"/>
              <w:noProof/>
              <w:lang w:val="en"/>
              <w:rPrChange w:id="1314" w:author="Sasaki Kenji／佐々木　研二／AI" w:date="2021-11-19T14:16:00Z">
                <w:rPr>
                  <w:rStyle w:val="a4"/>
                  <w:rFonts w:ascii="ＭＳ ゴシック" w:hAnsi="ＭＳ ゴシック"/>
                  <w:noProof/>
                </w:rPr>
              </w:rPrChange>
            </w:rPr>
            <w:delText xml:space="preserve"> Basic action (normal system) </w:delText>
          </w:r>
          <w:r w:rsidRPr="00F37467" w:rsidDel="00114D96">
            <w:rPr>
              <w:noProof/>
              <w:webHidden/>
              <w:lang w:val="en"/>
              <w:rPrChange w:id="1315" w:author="Sasaki Kenji／佐々木　研二／AI" w:date="2021-11-19T14:16:00Z">
                <w:rPr>
                  <w:noProof/>
                  <w:webHidden/>
                </w:rPr>
              </w:rPrChange>
            </w:rPr>
            <w:tab/>
          </w:r>
          <w:r w:rsidRPr="00F37467" w:rsidDel="00114D96">
            <w:rPr>
              <w:noProof/>
              <w:webHidden/>
              <w:lang w:val="en"/>
              <w:rPrChange w:id="1316" w:author="Sasaki Kenji／佐々木　研二／AI" w:date="2021-11-19T14:16:00Z">
                <w:rPr>
                  <w:noProof/>
                  <w:webHidden/>
                </w:rPr>
              </w:rPrChange>
            </w:rPr>
            <w:fldChar w:fldCharType="begin"/>
          </w:r>
          <w:r w:rsidRPr="00F37467" w:rsidDel="00114D96">
            <w:rPr>
              <w:noProof/>
              <w:webHidden/>
              <w:lang w:val="en"/>
              <w:rPrChange w:id="1317" w:author="Sasaki Kenji／佐々木　研二／AI" w:date="2021-11-19T14:16:00Z">
                <w:rPr>
                  <w:noProof/>
                  <w:webHidden/>
                </w:rPr>
              </w:rPrChange>
            </w:rPr>
            <w:delInstrText xml:space="preserve"> PAGEREF _Toc80878057 \h </w:delInstrText>
          </w:r>
        </w:del>
      </w:ins>
      <w:del w:id="1318" w:author="Sugahara, Hikaru/菅原 光" w:date="2022-06-25T17:49:00Z">
        <w:r w:rsidRPr="0006619B" w:rsidDel="00114D96">
          <w:rPr>
            <w:b w:val="0"/>
            <w:bCs w:val="0"/>
            <w:i w:val="0"/>
            <w:iCs w:val="0"/>
            <w:noProof/>
            <w:webHidden/>
            <w:lang w:val="en"/>
          </w:rPr>
        </w:r>
        <w:r w:rsidRPr="00F37467" w:rsidDel="00114D96">
          <w:rPr>
            <w:noProof/>
            <w:webHidden/>
            <w:lang w:val="en"/>
            <w:rPrChange w:id="1319" w:author="Sasaki Kenji／佐々木　研二／AI" w:date="2021-11-19T14:16:00Z">
              <w:rPr>
                <w:noProof/>
                <w:webHidden/>
              </w:rPr>
            </w:rPrChange>
          </w:rPr>
          <w:fldChar w:fldCharType="separate"/>
        </w:r>
      </w:del>
      <w:ins w:id="1320" w:author="Ito Hiroki／伊藤　大貴／AI" w:date="2021-08-26T13:46:00Z">
        <w:del w:id="1321" w:author="Sugahara, Hikaru/菅原 光" w:date="2022-06-25T17:49:00Z">
          <w:r w:rsidRPr="00F37467" w:rsidDel="00114D96">
            <w:rPr>
              <w:noProof/>
              <w:webHidden/>
              <w:lang w:val="en"/>
              <w:rPrChange w:id="1322" w:author="Sasaki Kenji／佐々木　研二／AI" w:date="2021-11-19T14:16:00Z">
                <w:rPr>
                  <w:noProof/>
                  <w:webHidden/>
                </w:rPr>
              </w:rPrChange>
            </w:rPr>
            <w:delText>12</w:delText>
          </w:r>
          <w:r w:rsidRPr="00F37467" w:rsidDel="00114D96">
            <w:rPr>
              <w:noProof/>
              <w:webHidden/>
              <w:lang w:val="en"/>
              <w:rPrChange w:id="1323" w:author="Sasaki Kenji／佐々木　研二／AI" w:date="2021-11-19T14:16:00Z">
                <w:rPr>
                  <w:noProof/>
                  <w:webHidden/>
                </w:rPr>
              </w:rPrChange>
            </w:rPr>
            <w:fldChar w:fldCharType="end"/>
          </w:r>
          <w:r w:rsidRPr="00F37467" w:rsidDel="00114D96">
            <w:rPr>
              <w:rStyle w:val="a4"/>
              <w:noProof/>
              <w:lang w:val="en"/>
              <w:rPrChange w:id="1324" w:author="Sasaki Kenji／佐々木　研二／AI" w:date="2021-11-19T14:16:00Z">
                <w:rPr>
                  <w:rStyle w:val="a4"/>
                  <w:noProof/>
                </w:rPr>
              </w:rPrChange>
            </w:rPr>
            <w:fldChar w:fldCharType="end"/>
          </w:r>
        </w:del>
      </w:ins>
    </w:p>
    <w:p w14:paraId="5FA7EB56" w14:textId="3021B43A" w:rsidR="00C461C8" w:rsidRPr="00F37467" w:rsidDel="00114D96" w:rsidRDefault="00C461C8">
      <w:pPr>
        <w:pStyle w:val="10"/>
        <w:tabs>
          <w:tab w:val="right" w:leader="dot" w:pos="8494"/>
        </w:tabs>
        <w:rPr>
          <w:ins w:id="1325" w:author="Ito Hiroki／伊藤　大貴／AI" w:date="2021-08-26T13:46:00Z"/>
          <w:del w:id="1326" w:author="Sugahara, Hikaru/菅原 光" w:date="2022-06-25T17:49:00Z"/>
          <w:rFonts w:ascii="Meiryo UI" w:eastAsia="Meiryo UI" w:hAnsi="Meiryo UI"/>
          <w:noProof/>
          <w:sz w:val="21"/>
          <w:szCs w:val="22"/>
          <w:rPrChange w:id="1327" w:author="Sasaki Kenji／佐々木　研二／AI" w:date="2021-11-19T14:16:00Z">
            <w:rPr>
              <w:ins w:id="1328" w:author="Ito Hiroki／伊藤　大貴／AI" w:date="2021-08-26T13:46:00Z"/>
              <w:del w:id="1329" w:author="Sugahara, Hikaru/菅原 光" w:date="2022-06-25T17:49:00Z"/>
              <w:rFonts w:ascii="游明朝" w:eastAsia="游明朝" w:hAnsi="游明朝"/>
              <w:noProof/>
              <w:sz w:val="21"/>
              <w:szCs w:val="22"/>
            </w:rPr>
          </w:rPrChange>
        </w:rPr>
        <w:pPrChange w:id="1330" w:author="Sugahara, Hikaru/菅原 光" w:date="2022-06-25T17:49:00Z">
          <w:pPr>
            <w:pStyle w:val="30"/>
            <w:tabs>
              <w:tab w:val="right" w:leader="dot" w:pos="8494"/>
            </w:tabs>
            <w:ind w:left="400"/>
          </w:pPr>
        </w:pPrChange>
      </w:pPr>
      <w:ins w:id="1331" w:author="Ito Hiroki／伊藤　大貴／AI" w:date="2021-08-26T13:46:00Z">
        <w:del w:id="1332" w:author="Sugahara, Hikaru/菅原 光" w:date="2022-06-25T17:49:00Z">
          <w:r w:rsidRPr="00F37467" w:rsidDel="00114D96">
            <w:rPr>
              <w:rStyle w:val="a4"/>
              <w:noProof/>
              <w:lang w:val="en"/>
              <w:rPrChange w:id="1333" w:author="Sasaki Kenji／佐々木　研二／AI" w:date="2021-11-19T14:16:00Z">
                <w:rPr>
                  <w:rStyle w:val="a4"/>
                  <w:noProof/>
                </w:rPr>
              </w:rPrChange>
            </w:rPr>
            <w:fldChar w:fldCharType="begin"/>
          </w:r>
          <w:r w:rsidRPr="00F37467" w:rsidDel="00114D96">
            <w:rPr>
              <w:rStyle w:val="a4"/>
              <w:noProof/>
              <w:lang w:val="en"/>
              <w:rPrChange w:id="1334" w:author="Sasaki Kenji／佐々木　研二／AI" w:date="2021-11-19T14:16:00Z">
                <w:rPr>
                  <w:rStyle w:val="a4"/>
                  <w:noProof/>
                </w:rPr>
              </w:rPrChange>
            </w:rPr>
            <w:delInstrText xml:space="preserve"> </w:delInstrText>
          </w:r>
          <w:r w:rsidRPr="00F37467" w:rsidDel="00114D96">
            <w:rPr>
              <w:noProof/>
              <w:lang w:val="en"/>
              <w:rPrChange w:id="1335" w:author="Sasaki Kenji／佐々木　研二／AI" w:date="2021-11-19T14:16:00Z">
                <w:rPr>
                  <w:noProof/>
                </w:rPr>
              </w:rPrChange>
            </w:rPr>
            <w:delInstrText>HYPERLINK \l "_Toc80878058"</w:delInstrText>
          </w:r>
          <w:r w:rsidRPr="00F37467" w:rsidDel="00114D96">
            <w:rPr>
              <w:rStyle w:val="a4"/>
              <w:noProof/>
              <w:lang w:val="en"/>
              <w:rPrChange w:id="1336"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337" w:author="Sasaki Kenji／佐々木　研二／AI" w:date="2021-11-19T14:16:00Z">
                <w:rPr>
                  <w:rStyle w:val="a4"/>
                  <w:noProof/>
                </w:rPr>
              </w:rPrChange>
            </w:rPr>
            <w:fldChar w:fldCharType="separate"/>
          </w:r>
          <w:r w:rsidRPr="00F37467" w:rsidDel="00114D96">
            <w:rPr>
              <w:rStyle w:val="a4"/>
              <w:noProof/>
              <w:lang w:val="en"/>
              <w:rPrChange w:id="1338"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339"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340" w:author="Sasaki Kenji／佐々木　研二／AI" w:date="2021-11-19T14:16:00Z">
                <w:rPr>
                  <w:rStyle w:val="a4"/>
                  <w:rFonts w:ascii="ＭＳ ゴシック" w:hAnsi="ＭＳ ゴシック"/>
                  <w:noProof/>
                </w:rPr>
              </w:rPrChange>
            </w:rPr>
            <w:delText>3</w:delText>
          </w:r>
          <w:r w:rsidRPr="00F37467" w:rsidDel="00114D96">
            <w:rPr>
              <w:rStyle w:val="a4"/>
              <w:noProof/>
              <w:lang w:val="en"/>
              <w:rPrChange w:id="1341"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342" w:author="Sasaki Kenji／佐々木　研二／AI" w:date="2021-11-19T14:16:00Z">
                <w:rPr>
                  <w:rStyle w:val="a4"/>
                  <w:rFonts w:ascii="ＭＳ ゴシック" w:hAnsi="ＭＳ ゴシック"/>
                  <w:noProof/>
                </w:rPr>
              </w:rPrChange>
            </w:rPr>
            <w:delText>3</w:delText>
          </w:r>
          <w:r w:rsidRPr="00F37467" w:rsidDel="00114D96">
            <w:rPr>
              <w:rStyle w:val="a4"/>
              <w:noProof/>
              <w:lang w:val="en"/>
              <w:rPrChange w:id="1343"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344" w:author="Sasaki Kenji／佐々木　研二／AI" w:date="2021-11-19T14:16:00Z">
                <w:rPr>
                  <w:rStyle w:val="a4"/>
                  <w:rFonts w:ascii="ＭＳ ゴシック" w:hAnsi="ＭＳ ゴシック"/>
                  <w:noProof/>
                </w:rPr>
              </w:rPrChange>
            </w:rPr>
            <w:delText xml:space="preserve"> Demand </w:delText>
          </w:r>
          <w:r w:rsidRPr="00F37467" w:rsidDel="00114D96">
            <w:rPr>
              <w:noProof/>
              <w:webHidden/>
              <w:lang w:val="en"/>
              <w:rPrChange w:id="1345" w:author="Sasaki Kenji／佐々木　研二／AI" w:date="2021-11-19T14:16:00Z">
                <w:rPr>
                  <w:noProof/>
                  <w:webHidden/>
                </w:rPr>
              </w:rPrChange>
            </w:rPr>
            <w:tab/>
          </w:r>
          <w:r w:rsidRPr="00F37467" w:rsidDel="00114D96">
            <w:rPr>
              <w:noProof/>
              <w:webHidden/>
              <w:lang w:val="en"/>
              <w:rPrChange w:id="1346" w:author="Sasaki Kenji／佐々木　研二／AI" w:date="2021-11-19T14:16:00Z">
                <w:rPr>
                  <w:noProof/>
                  <w:webHidden/>
                </w:rPr>
              </w:rPrChange>
            </w:rPr>
            <w:fldChar w:fldCharType="begin"/>
          </w:r>
          <w:r w:rsidRPr="00F37467" w:rsidDel="00114D96">
            <w:rPr>
              <w:noProof/>
              <w:webHidden/>
              <w:lang w:val="en"/>
              <w:rPrChange w:id="1347" w:author="Sasaki Kenji／佐々木　研二／AI" w:date="2021-11-19T14:16:00Z">
                <w:rPr>
                  <w:noProof/>
                  <w:webHidden/>
                </w:rPr>
              </w:rPrChange>
            </w:rPr>
            <w:delInstrText xml:space="preserve"> PAGEREF _Toc80878058 \h 12</w:delInstrText>
          </w:r>
        </w:del>
      </w:ins>
      <w:del w:id="1348" w:author="Sugahara, Hikaru/菅原 光" w:date="2022-06-25T17:49:00Z">
        <w:r w:rsidRPr="0006619B" w:rsidDel="00114D96">
          <w:rPr>
            <w:b w:val="0"/>
            <w:bCs w:val="0"/>
            <w:i w:val="0"/>
            <w:iCs w:val="0"/>
            <w:noProof/>
            <w:webHidden/>
            <w:lang w:val="en"/>
          </w:rPr>
        </w:r>
      </w:del>
      <w:ins w:id="1349" w:author="Ito Hiroki／伊藤　大貴／AI" w:date="2021-08-26T13:46:00Z">
        <w:del w:id="1350" w:author="Sugahara, Hikaru/菅原 光" w:date="2022-06-25T17:49:00Z">
          <w:r w:rsidRPr="00F37467" w:rsidDel="00114D96">
            <w:rPr>
              <w:noProof/>
              <w:webHidden/>
              <w:lang w:val="en"/>
              <w:rPrChange w:id="1351" w:author="Sasaki Kenji／佐々木　研二／AI" w:date="2021-11-19T14:16:00Z">
                <w:rPr>
                  <w:noProof/>
                  <w:webHidden/>
                </w:rPr>
              </w:rPrChange>
            </w:rPr>
            <w:fldChar w:fldCharType="end"/>
          </w:r>
          <w:r w:rsidRPr="00F37467" w:rsidDel="00114D96">
            <w:rPr>
              <w:rStyle w:val="a4"/>
              <w:noProof/>
              <w:lang w:val="en"/>
              <w:rPrChange w:id="1352" w:author="Sasaki Kenji／佐々木　研二／AI" w:date="2021-11-19T14:16:00Z">
                <w:rPr>
                  <w:rStyle w:val="a4"/>
                  <w:noProof/>
                </w:rPr>
              </w:rPrChange>
            </w:rPr>
            <w:fldChar w:fldCharType="end"/>
          </w:r>
        </w:del>
      </w:ins>
      <w:del w:id="1353" w:author="Sugahara, Hikaru/菅原 光" w:date="2022-06-25T17:49:00Z">
        <w:r w:rsidDel="00114D96">
          <w:rPr>
            <w:lang w:val="en"/>
          </w:rPr>
          <w:delText xml:space="preserve"> for </w:delText>
        </w:r>
      </w:del>
      <w:ins w:id="1354" w:author="Ito Hiroki／伊藤　大貴／AI" w:date="2021-08-26T13:46:00Z">
        <w:del w:id="1355" w:author="Sugahara, Hikaru/菅原 光" w:date="2022-06-25T17:49:00Z">
          <w:r w:rsidRPr="00F37467" w:rsidDel="00114D96">
            <w:rPr>
              <w:rStyle w:val="a4"/>
              <w:noProof/>
              <w:lang w:val="en"/>
              <w:rPrChange w:id="1356" w:author="Sasaki Kenji／佐々木　研二／AI" w:date="2021-11-19T14:16:00Z">
                <w:rPr>
                  <w:rStyle w:val="a4"/>
                  <w:noProof/>
                </w:rPr>
              </w:rPrChange>
            </w:rPr>
            <w:delText xml:space="preserve"> </w:delText>
          </w:r>
          <w:r w:rsidRPr="00F37467" w:rsidDel="00114D96">
            <w:rPr>
              <w:noProof/>
              <w:lang w:val="en"/>
              <w:rPrChange w:id="1357" w:author="Sasaki Kenji／佐々木　研二／AI" w:date="2021-11-19T14:16:00Z">
                <w:rPr>
                  <w:noProof/>
                </w:rPr>
              </w:rPrChange>
            </w:rPr>
            <w:delText>HYPERLINK \l "_Toc80878058"</w:delText>
          </w:r>
          <w:r w:rsidRPr="00F37467" w:rsidDel="00114D96">
            <w:rPr>
              <w:rStyle w:val="a4"/>
              <w:noProof/>
              <w:lang w:val="en"/>
              <w:rPrChange w:id="1358" w:author="Sasaki Kenji／佐々木　研二／AI" w:date="2021-11-19T14:16:00Z">
                <w:rPr>
                  <w:rStyle w:val="a4"/>
                  <w:noProof/>
                </w:rPr>
              </w:rPrChange>
            </w:rPr>
            <w:delText xml:space="preserve"> </w:delText>
          </w:r>
          <w:r w:rsidRPr="00F37467" w:rsidDel="00114D96">
            <w:rPr>
              <w:rStyle w:val="a4"/>
              <w:noProof/>
              <w:lang w:val="en"/>
              <w:rPrChange w:id="1359" w:author="Sasaki Kenji／佐々木　研二／AI" w:date="2021-11-19T14:16:00Z">
                <w:rPr>
                  <w:rStyle w:val="a4"/>
                  <w:rFonts w:ascii="ＭＳ ゴシック" w:hAnsi="ＭＳ ゴシック"/>
                  <w:noProof/>
                </w:rPr>
              </w:rPrChange>
            </w:rPr>
            <w:delText>HMI</w:delText>
          </w:r>
          <w:r w:rsidRPr="00F37467" w:rsidDel="00114D96">
            <w:rPr>
              <w:noProof/>
              <w:webHidden/>
              <w:lang w:val="en"/>
              <w:rPrChange w:id="1360" w:author="Sasaki Kenji／佐々木　研二／AI" w:date="2021-11-19T14:16:00Z">
                <w:rPr>
                  <w:noProof/>
                  <w:webHidden/>
                </w:rPr>
              </w:rPrChange>
            </w:rPr>
            <w:tab/>
            <w:delText xml:space="preserve"> PAGEREF _Toc80878058 \h </w:delText>
          </w:r>
        </w:del>
      </w:ins>
      <w:del w:id="1361" w:author="Sugahara, Hikaru/菅原 光" w:date="2022-06-25T17:49:00Z">
        <w:r w:rsidDel="00114D96">
          <w:rPr>
            <w:lang w:val="en"/>
          </w:rPr>
          <w:delText xml:space="preserve"> </w:delText>
        </w:r>
      </w:del>
      <w:ins w:id="1362" w:author="Ito Hiroki／伊藤　大貴／AI" w:date="2021-08-26T13:46:00Z">
        <w:del w:id="1363" w:author="Sugahara, Hikaru/菅原 光" w:date="2022-06-25T17:49:00Z">
          <w:r w:rsidRPr="00F37467" w:rsidDel="00114D96">
            <w:rPr>
              <w:rStyle w:val="a4"/>
              <w:noProof/>
              <w:lang w:val="en"/>
              <w:rPrChange w:id="1364" w:author="Sasaki Kenji／佐々木　研二／AI" w:date="2021-11-19T14:16:00Z">
                <w:rPr>
                  <w:rStyle w:val="a4"/>
                  <w:noProof/>
                </w:rPr>
              </w:rPrChange>
            </w:rPr>
            <w:delText xml:space="preserve"> </w:delText>
          </w:r>
          <w:r w:rsidRPr="00F37467" w:rsidDel="00114D96">
            <w:rPr>
              <w:noProof/>
              <w:lang w:val="en"/>
              <w:rPrChange w:id="1365" w:author="Sasaki Kenji／佐々木　研二／AI" w:date="2021-11-19T14:16:00Z">
                <w:rPr>
                  <w:noProof/>
                </w:rPr>
              </w:rPrChange>
            </w:rPr>
            <w:delText>HYPERLINK \l "_Toc80878058"</w:delText>
          </w:r>
          <w:r w:rsidRPr="00F37467" w:rsidDel="00114D96">
            <w:rPr>
              <w:rStyle w:val="a4"/>
              <w:noProof/>
              <w:lang w:val="en"/>
              <w:rPrChange w:id="1366" w:author="Sasaki Kenji／佐々木　研二／AI" w:date="2021-11-19T14:16:00Z">
                <w:rPr>
                  <w:rStyle w:val="a4"/>
                  <w:noProof/>
                </w:rPr>
              </w:rPrChange>
            </w:rPr>
            <w:delText xml:space="preserve"> </w:delText>
          </w:r>
          <w:r w:rsidRPr="00F37467" w:rsidDel="00114D96">
            <w:rPr>
              <w:rStyle w:val="a4"/>
              <w:noProof/>
              <w:lang w:val="en"/>
              <w:rPrChange w:id="1367" w:author="Sasaki Kenji／佐々木　研二／AI" w:date="2021-11-19T14:16:00Z">
                <w:rPr>
                  <w:rStyle w:val="a4"/>
                  <w:rFonts w:ascii="ＭＳ ゴシック" w:hAnsi="ＭＳ ゴシック"/>
                  <w:noProof/>
                </w:rPr>
              </w:rPrChange>
            </w:rPr>
            <w:delText>specifications</w:delText>
          </w:r>
          <w:r w:rsidRPr="00F37467" w:rsidDel="00114D96">
            <w:rPr>
              <w:noProof/>
              <w:webHidden/>
              <w:lang w:val="en"/>
              <w:rPrChange w:id="1368" w:author="Sasaki Kenji／佐々木　研二／AI" w:date="2021-11-19T14:16:00Z">
                <w:rPr>
                  <w:noProof/>
                  <w:webHidden/>
                </w:rPr>
              </w:rPrChange>
            </w:rPr>
            <w:tab/>
            <w:delText xml:space="preserve"> PAGEREF _Toc80878058 \h </w:delText>
          </w:r>
        </w:del>
      </w:ins>
    </w:p>
    <w:p w14:paraId="47FC20CD" w14:textId="6FD035AD" w:rsidR="00C461C8" w:rsidRPr="00F37467" w:rsidDel="00114D96" w:rsidRDefault="00C461C8">
      <w:pPr>
        <w:pStyle w:val="10"/>
        <w:tabs>
          <w:tab w:val="right" w:leader="dot" w:pos="8494"/>
        </w:tabs>
        <w:rPr>
          <w:ins w:id="1369" w:author="Ito Hiroki／伊藤　大貴／AI" w:date="2021-08-26T13:46:00Z"/>
          <w:del w:id="1370" w:author="Sugahara, Hikaru/菅原 光" w:date="2022-06-25T17:49:00Z"/>
          <w:rFonts w:ascii="Meiryo UI" w:eastAsia="Meiryo UI" w:hAnsi="Meiryo UI"/>
          <w:noProof/>
          <w:sz w:val="21"/>
          <w:szCs w:val="22"/>
          <w:rPrChange w:id="1371" w:author="Sasaki Kenji／佐々木　研二／AI" w:date="2021-11-19T14:16:00Z">
            <w:rPr>
              <w:ins w:id="1372" w:author="Ito Hiroki／伊藤　大貴／AI" w:date="2021-08-26T13:46:00Z"/>
              <w:del w:id="1373" w:author="Sugahara, Hikaru/菅原 光" w:date="2022-06-25T17:49:00Z"/>
              <w:rFonts w:ascii="游明朝" w:eastAsia="游明朝" w:hAnsi="游明朝"/>
              <w:noProof/>
              <w:sz w:val="21"/>
              <w:szCs w:val="22"/>
            </w:rPr>
          </w:rPrChange>
        </w:rPr>
        <w:pPrChange w:id="1374" w:author="Sugahara, Hikaru/菅原 光" w:date="2022-06-25T17:49:00Z">
          <w:pPr>
            <w:pStyle w:val="30"/>
            <w:tabs>
              <w:tab w:val="right" w:leader="dot" w:pos="8494"/>
            </w:tabs>
            <w:ind w:left="400"/>
          </w:pPr>
        </w:pPrChange>
      </w:pPr>
      <w:ins w:id="1375" w:author="Ito Hiroki／伊藤　大貴／AI" w:date="2021-08-26T13:46:00Z">
        <w:del w:id="1376" w:author="Sugahara, Hikaru/菅原 光" w:date="2022-06-25T17:49:00Z">
          <w:r w:rsidRPr="00F37467" w:rsidDel="00114D96">
            <w:rPr>
              <w:rStyle w:val="a4"/>
              <w:noProof/>
              <w:lang w:val="en"/>
              <w:rPrChange w:id="1377" w:author="Sasaki Kenji／佐々木　研二／AI" w:date="2021-11-19T14:16:00Z">
                <w:rPr>
                  <w:rStyle w:val="a4"/>
                  <w:noProof/>
                </w:rPr>
              </w:rPrChange>
            </w:rPr>
            <w:fldChar w:fldCharType="begin"/>
          </w:r>
          <w:r w:rsidRPr="00F37467" w:rsidDel="00114D96">
            <w:rPr>
              <w:rStyle w:val="a4"/>
              <w:noProof/>
              <w:lang w:val="en"/>
              <w:rPrChange w:id="1378" w:author="Sasaki Kenji／佐々木　研二／AI" w:date="2021-11-19T14:16:00Z">
                <w:rPr>
                  <w:rStyle w:val="a4"/>
                  <w:noProof/>
                </w:rPr>
              </w:rPrChange>
            </w:rPr>
            <w:delInstrText xml:space="preserve"> </w:delInstrText>
          </w:r>
          <w:r w:rsidRPr="00F37467" w:rsidDel="00114D96">
            <w:rPr>
              <w:noProof/>
              <w:lang w:val="en"/>
              <w:rPrChange w:id="1379" w:author="Sasaki Kenji／佐々木　研二／AI" w:date="2021-11-19T14:16:00Z">
                <w:rPr>
                  <w:noProof/>
                </w:rPr>
              </w:rPrChange>
            </w:rPr>
            <w:delInstrText>HYPERLINK \l "_Toc80878059"</w:delInstrText>
          </w:r>
          <w:r w:rsidRPr="00F37467" w:rsidDel="00114D96">
            <w:rPr>
              <w:rStyle w:val="a4"/>
              <w:noProof/>
              <w:lang w:val="en"/>
              <w:rPrChange w:id="1380"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381" w:author="Sasaki Kenji／佐々木　研二／AI" w:date="2021-11-19T14:16:00Z">
                <w:rPr>
                  <w:rStyle w:val="a4"/>
                  <w:noProof/>
                </w:rPr>
              </w:rPrChange>
            </w:rPr>
            <w:fldChar w:fldCharType="separate"/>
          </w:r>
          <w:r w:rsidRPr="00F37467" w:rsidDel="00114D96">
            <w:rPr>
              <w:rStyle w:val="a4"/>
              <w:noProof/>
              <w:lang w:val="en"/>
              <w:rPrChange w:id="1382"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383"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384" w:author="Sasaki Kenji／佐々木　研二／AI" w:date="2021-11-19T14:16:00Z">
                <w:rPr>
                  <w:rStyle w:val="a4"/>
                  <w:rFonts w:ascii="ＭＳ ゴシック" w:hAnsi="ＭＳ ゴシック"/>
                  <w:noProof/>
                </w:rPr>
              </w:rPrChange>
            </w:rPr>
            <w:delText>3</w:delText>
          </w:r>
          <w:r w:rsidRPr="00F37467" w:rsidDel="00114D96">
            <w:rPr>
              <w:rStyle w:val="a4"/>
              <w:noProof/>
              <w:lang w:val="en"/>
              <w:rPrChange w:id="1385"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386" w:author="Sasaki Kenji／佐々木　研二／AI" w:date="2021-11-19T14:16:00Z">
                <w:rPr>
                  <w:rStyle w:val="a4"/>
                  <w:rFonts w:ascii="ＭＳ ゴシック" w:hAnsi="ＭＳ ゴシック"/>
                  <w:noProof/>
                </w:rPr>
              </w:rPrChange>
            </w:rPr>
            <w:delText>4</w:delText>
          </w:r>
          <w:r w:rsidRPr="00F37467" w:rsidDel="00114D96">
            <w:rPr>
              <w:rStyle w:val="a4"/>
              <w:noProof/>
              <w:lang w:val="en"/>
              <w:rPrChange w:id="1387"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388" w:author="Sasaki Kenji／佐々木　研二／AI" w:date="2021-11-19T14:16:00Z">
                <w:rPr>
                  <w:rStyle w:val="a4"/>
                  <w:rFonts w:ascii="ＭＳ ゴシック" w:hAnsi="ＭＳ ゴシック"/>
                  <w:noProof/>
                </w:rPr>
              </w:rPrChange>
            </w:rPr>
            <w:delText xml:space="preserve"> User setting item </w:delText>
          </w:r>
          <w:r w:rsidRPr="00F37467" w:rsidDel="00114D96">
            <w:rPr>
              <w:noProof/>
              <w:webHidden/>
              <w:lang w:val="en"/>
              <w:rPrChange w:id="1389" w:author="Sasaki Kenji／佐々木　研二／AI" w:date="2021-11-19T14:16:00Z">
                <w:rPr>
                  <w:noProof/>
                  <w:webHidden/>
                </w:rPr>
              </w:rPrChange>
            </w:rPr>
            <w:tab/>
          </w:r>
          <w:r w:rsidRPr="00F37467" w:rsidDel="00114D96">
            <w:rPr>
              <w:noProof/>
              <w:webHidden/>
              <w:lang w:val="en"/>
              <w:rPrChange w:id="1390" w:author="Sasaki Kenji／佐々木　研二／AI" w:date="2021-11-19T14:16:00Z">
                <w:rPr>
                  <w:noProof/>
                  <w:webHidden/>
                </w:rPr>
              </w:rPrChange>
            </w:rPr>
            <w:fldChar w:fldCharType="begin"/>
          </w:r>
          <w:r w:rsidRPr="00F37467" w:rsidDel="00114D96">
            <w:rPr>
              <w:noProof/>
              <w:webHidden/>
              <w:lang w:val="en"/>
              <w:rPrChange w:id="1391" w:author="Sasaki Kenji／佐々木　研二／AI" w:date="2021-11-19T14:16:00Z">
                <w:rPr>
                  <w:noProof/>
                  <w:webHidden/>
                </w:rPr>
              </w:rPrChange>
            </w:rPr>
            <w:delInstrText xml:space="preserve"> PAGEREF _Toc80878059 \h </w:delInstrText>
          </w:r>
        </w:del>
      </w:ins>
      <w:del w:id="1392" w:author="Sugahara, Hikaru/菅原 光" w:date="2022-06-25T17:49:00Z">
        <w:r w:rsidRPr="0006619B" w:rsidDel="00114D96">
          <w:rPr>
            <w:b w:val="0"/>
            <w:bCs w:val="0"/>
            <w:i w:val="0"/>
            <w:iCs w:val="0"/>
            <w:noProof/>
            <w:webHidden/>
            <w:lang w:val="en"/>
          </w:rPr>
        </w:r>
        <w:r w:rsidRPr="00F37467" w:rsidDel="00114D96">
          <w:rPr>
            <w:noProof/>
            <w:webHidden/>
            <w:lang w:val="en"/>
            <w:rPrChange w:id="1393" w:author="Sasaki Kenji／佐々木　研二／AI" w:date="2021-11-19T14:16:00Z">
              <w:rPr>
                <w:noProof/>
                <w:webHidden/>
              </w:rPr>
            </w:rPrChange>
          </w:rPr>
          <w:fldChar w:fldCharType="separate"/>
        </w:r>
      </w:del>
      <w:ins w:id="1394" w:author="Ito Hiroki／伊藤　大貴／AI" w:date="2021-08-26T13:46:00Z">
        <w:del w:id="1395" w:author="Sugahara, Hikaru/菅原 光" w:date="2022-06-25T17:49:00Z">
          <w:r w:rsidRPr="00F37467" w:rsidDel="00114D96">
            <w:rPr>
              <w:noProof/>
              <w:webHidden/>
              <w:lang w:val="en"/>
              <w:rPrChange w:id="1396" w:author="Sasaki Kenji／佐々木　研二／AI" w:date="2021-11-19T14:16:00Z">
                <w:rPr>
                  <w:noProof/>
                  <w:webHidden/>
                </w:rPr>
              </w:rPrChange>
            </w:rPr>
            <w:delText>12</w:delText>
          </w:r>
          <w:r w:rsidRPr="00F37467" w:rsidDel="00114D96">
            <w:rPr>
              <w:noProof/>
              <w:webHidden/>
              <w:lang w:val="en"/>
              <w:rPrChange w:id="1397" w:author="Sasaki Kenji／佐々木　研二／AI" w:date="2021-11-19T14:16:00Z">
                <w:rPr>
                  <w:noProof/>
                  <w:webHidden/>
                </w:rPr>
              </w:rPrChange>
            </w:rPr>
            <w:fldChar w:fldCharType="end"/>
          </w:r>
          <w:r w:rsidRPr="00F37467" w:rsidDel="00114D96">
            <w:rPr>
              <w:rStyle w:val="a4"/>
              <w:noProof/>
              <w:lang w:val="en"/>
              <w:rPrChange w:id="1398" w:author="Sasaki Kenji／佐々木　研二／AI" w:date="2021-11-19T14:16:00Z">
                <w:rPr>
                  <w:rStyle w:val="a4"/>
                  <w:noProof/>
                </w:rPr>
              </w:rPrChange>
            </w:rPr>
            <w:fldChar w:fldCharType="end"/>
          </w:r>
        </w:del>
      </w:ins>
    </w:p>
    <w:p w14:paraId="2E833B28" w14:textId="525F7CAB" w:rsidR="00C461C8" w:rsidRPr="00F37467" w:rsidDel="00114D96" w:rsidRDefault="00C461C8">
      <w:pPr>
        <w:pStyle w:val="10"/>
        <w:tabs>
          <w:tab w:val="right" w:leader="dot" w:pos="8494"/>
        </w:tabs>
        <w:rPr>
          <w:ins w:id="1399" w:author="Ito Hiroki／伊藤　大貴／AI" w:date="2021-08-26T13:46:00Z"/>
          <w:del w:id="1400" w:author="Sugahara, Hikaru/菅原 光" w:date="2022-06-25T17:49:00Z"/>
          <w:rFonts w:ascii="Meiryo UI" w:eastAsia="Meiryo UI" w:hAnsi="Meiryo UI"/>
          <w:noProof/>
          <w:sz w:val="21"/>
          <w:szCs w:val="22"/>
          <w:rPrChange w:id="1401" w:author="Sasaki Kenji／佐々木　研二／AI" w:date="2021-11-19T14:16:00Z">
            <w:rPr>
              <w:ins w:id="1402" w:author="Ito Hiroki／伊藤　大貴／AI" w:date="2021-08-26T13:46:00Z"/>
              <w:del w:id="1403" w:author="Sugahara, Hikaru/菅原 光" w:date="2022-06-25T17:49:00Z"/>
              <w:rFonts w:ascii="游明朝" w:eastAsia="游明朝" w:hAnsi="游明朝"/>
              <w:noProof/>
              <w:sz w:val="21"/>
              <w:szCs w:val="22"/>
            </w:rPr>
          </w:rPrChange>
        </w:rPr>
        <w:pPrChange w:id="1404" w:author="Sugahara, Hikaru/菅原 光" w:date="2022-06-25T17:49:00Z">
          <w:pPr>
            <w:pStyle w:val="30"/>
            <w:tabs>
              <w:tab w:val="right" w:leader="dot" w:pos="8494"/>
            </w:tabs>
            <w:ind w:left="400"/>
          </w:pPr>
        </w:pPrChange>
      </w:pPr>
      <w:ins w:id="1405" w:author="Ito Hiroki／伊藤　大貴／AI" w:date="2021-08-26T13:46:00Z">
        <w:del w:id="1406" w:author="Sugahara, Hikaru/菅原 光" w:date="2022-06-25T17:49:00Z">
          <w:r w:rsidRPr="00F37467" w:rsidDel="00114D96">
            <w:rPr>
              <w:rStyle w:val="a4"/>
              <w:noProof/>
              <w:lang w:val="en"/>
              <w:rPrChange w:id="1407" w:author="Sasaki Kenji／佐々木　研二／AI" w:date="2021-11-19T14:16:00Z">
                <w:rPr>
                  <w:rStyle w:val="a4"/>
                  <w:noProof/>
                </w:rPr>
              </w:rPrChange>
            </w:rPr>
            <w:fldChar w:fldCharType="begin"/>
          </w:r>
          <w:r w:rsidRPr="00F37467" w:rsidDel="00114D96">
            <w:rPr>
              <w:rStyle w:val="a4"/>
              <w:noProof/>
              <w:lang w:val="en"/>
              <w:rPrChange w:id="1408" w:author="Sasaki Kenji／佐々木　研二／AI" w:date="2021-11-19T14:16:00Z">
                <w:rPr>
                  <w:rStyle w:val="a4"/>
                  <w:noProof/>
                </w:rPr>
              </w:rPrChange>
            </w:rPr>
            <w:delInstrText xml:space="preserve"> </w:delInstrText>
          </w:r>
          <w:r w:rsidRPr="00F37467" w:rsidDel="00114D96">
            <w:rPr>
              <w:noProof/>
              <w:lang w:val="en"/>
              <w:rPrChange w:id="1409" w:author="Sasaki Kenji／佐々木　研二／AI" w:date="2021-11-19T14:16:00Z">
                <w:rPr>
                  <w:noProof/>
                </w:rPr>
              </w:rPrChange>
            </w:rPr>
            <w:delInstrText>HYPERLINK \l "_Toc80878060"</w:delInstrText>
          </w:r>
          <w:r w:rsidRPr="00F37467" w:rsidDel="00114D96">
            <w:rPr>
              <w:rStyle w:val="a4"/>
              <w:noProof/>
              <w:lang w:val="en"/>
              <w:rPrChange w:id="1410"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411" w:author="Sasaki Kenji／佐々木　研二／AI" w:date="2021-11-19T14:16:00Z">
                <w:rPr>
                  <w:rStyle w:val="a4"/>
                  <w:noProof/>
                </w:rPr>
              </w:rPrChange>
            </w:rPr>
            <w:fldChar w:fldCharType="separate"/>
          </w:r>
          <w:r w:rsidRPr="00F37467" w:rsidDel="00114D96">
            <w:rPr>
              <w:rStyle w:val="a4"/>
              <w:noProof/>
              <w:lang w:val="en"/>
              <w:rPrChange w:id="1412"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413"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414" w:author="Sasaki Kenji／佐々木　研二／AI" w:date="2021-11-19T14:16:00Z">
                <w:rPr>
                  <w:rStyle w:val="a4"/>
                  <w:rFonts w:ascii="ＭＳ ゴシック" w:hAnsi="ＭＳ ゴシック"/>
                  <w:noProof/>
                </w:rPr>
              </w:rPrChange>
            </w:rPr>
            <w:delText>3</w:delText>
          </w:r>
          <w:r w:rsidRPr="00F37467" w:rsidDel="00114D96">
            <w:rPr>
              <w:rStyle w:val="a4"/>
              <w:noProof/>
              <w:lang w:val="en"/>
              <w:rPrChange w:id="1415"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416"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417"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418" w:author="Sasaki Kenji／佐々木　研二／AI" w:date="2021-11-19T14:16:00Z">
                <w:rPr>
                  <w:rStyle w:val="a4"/>
                  <w:rFonts w:ascii="ＭＳ ゴシック" w:hAnsi="ＭＳ ゴシック"/>
                  <w:noProof/>
                </w:rPr>
              </w:rPrChange>
            </w:rPr>
            <w:delText xml:space="preserve"> Exception operation (abnormal system) </w:delText>
          </w:r>
          <w:r w:rsidRPr="00F37467" w:rsidDel="00114D96">
            <w:rPr>
              <w:noProof/>
              <w:webHidden/>
              <w:lang w:val="en"/>
              <w:rPrChange w:id="1419" w:author="Sasaki Kenji／佐々木　研二／AI" w:date="2021-11-19T14:16:00Z">
                <w:rPr>
                  <w:noProof/>
                  <w:webHidden/>
                </w:rPr>
              </w:rPrChange>
            </w:rPr>
            <w:tab/>
          </w:r>
          <w:r w:rsidRPr="00F37467" w:rsidDel="00114D96">
            <w:rPr>
              <w:noProof/>
              <w:webHidden/>
              <w:lang w:val="en"/>
              <w:rPrChange w:id="1420" w:author="Sasaki Kenji／佐々木　研二／AI" w:date="2021-11-19T14:16:00Z">
                <w:rPr>
                  <w:noProof/>
                  <w:webHidden/>
                </w:rPr>
              </w:rPrChange>
            </w:rPr>
            <w:fldChar w:fldCharType="begin"/>
          </w:r>
          <w:r w:rsidRPr="00F37467" w:rsidDel="00114D96">
            <w:rPr>
              <w:noProof/>
              <w:webHidden/>
              <w:lang w:val="en"/>
              <w:rPrChange w:id="1421" w:author="Sasaki Kenji／佐々木　研二／AI" w:date="2021-11-19T14:16:00Z">
                <w:rPr>
                  <w:noProof/>
                  <w:webHidden/>
                </w:rPr>
              </w:rPrChange>
            </w:rPr>
            <w:delInstrText xml:space="preserve"> PAGEREF _Toc80878060 \h </w:delInstrText>
          </w:r>
        </w:del>
      </w:ins>
      <w:del w:id="1422" w:author="Sugahara, Hikaru/菅原 光" w:date="2022-06-25T17:49:00Z">
        <w:r w:rsidRPr="0006619B" w:rsidDel="00114D96">
          <w:rPr>
            <w:b w:val="0"/>
            <w:bCs w:val="0"/>
            <w:i w:val="0"/>
            <w:iCs w:val="0"/>
            <w:noProof/>
            <w:webHidden/>
            <w:lang w:val="en"/>
          </w:rPr>
        </w:r>
        <w:r w:rsidRPr="00F37467" w:rsidDel="00114D96">
          <w:rPr>
            <w:noProof/>
            <w:webHidden/>
            <w:lang w:val="en"/>
            <w:rPrChange w:id="1423" w:author="Sasaki Kenji／佐々木　研二／AI" w:date="2021-11-19T14:16:00Z">
              <w:rPr>
                <w:noProof/>
                <w:webHidden/>
              </w:rPr>
            </w:rPrChange>
          </w:rPr>
          <w:fldChar w:fldCharType="separate"/>
        </w:r>
      </w:del>
      <w:ins w:id="1424" w:author="Ito Hiroki／伊藤　大貴／AI" w:date="2021-08-26T13:46:00Z">
        <w:del w:id="1425" w:author="Sugahara, Hikaru/菅原 光" w:date="2022-06-25T17:49:00Z">
          <w:r w:rsidRPr="00F37467" w:rsidDel="00114D96">
            <w:rPr>
              <w:noProof/>
              <w:webHidden/>
              <w:lang w:val="en"/>
              <w:rPrChange w:id="1426" w:author="Sasaki Kenji／佐々木　研二／AI" w:date="2021-11-19T14:16:00Z">
                <w:rPr>
                  <w:noProof/>
                  <w:webHidden/>
                </w:rPr>
              </w:rPrChange>
            </w:rPr>
            <w:delText>12</w:delText>
          </w:r>
          <w:r w:rsidRPr="00F37467" w:rsidDel="00114D96">
            <w:rPr>
              <w:noProof/>
              <w:webHidden/>
              <w:lang w:val="en"/>
              <w:rPrChange w:id="1427" w:author="Sasaki Kenji／佐々木　研二／AI" w:date="2021-11-19T14:16:00Z">
                <w:rPr>
                  <w:noProof/>
                  <w:webHidden/>
                </w:rPr>
              </w:rPrChange>
            </w:rPr>
            <w:fldChar w:fldCharType="end"/>
          </w:r>
          <w:r w:rsidRPr="00F37467" w:rsidDel="00114D96">
            <w:rPr>
              <w:rStyle w:val="a4"/>
              <w:noProof/>
              <w:lang w:val="en"/>
              <w:rPrChange w:id="1428" w:author="Sasaki Kenji／佐々木　研二／AI" w:date="2021-11-19T14:16:00Z">
                <w:rPr>
                  <w:rStyle w:val="a4"/>
                  <w:noProof/>
                </w:rPr>
              </w:rPrChange>
            </w:rPr>
            <w:fldChar w:fldCharType="end"/>
          </w:r>
        </w:del>
      </w:ins>
    </w:p>
    <w:p w14:paraId="7B812978" w14:textId="5997873A" w:rsidR="00C461C8" w:rsidRPr="00F37467" w:rsidDel="00114D96" w:rsidRDefault="00C461C8">
      <w:pPr>
        <w:pStyle w:val="10"/>
        <w:tabs>
          <w:tab w:val="right" w:leader="dot" w:pos="8494"/>
        </w:tabs>
        <w:rPr>
          <w:ins w:id="1429" w:author="Ito Hiroki／伊藤　大貴／AI" w:date="2021-08-26T13:46:00Z"/>
          <w:del w:id="1430" w:author="Sugahara, Hikaru/菅原 光" w:date="2022-06-25T17:49:00Z"/>
          <w:rFonts w:ascii="Meiryo UI" w:eastAsia="Meiryo UI" w:hAnsi="Meiryo UI"/>
          <w:noProof/>
          <w:sz w:val="21"/>
          <w:szCs w:val="22"/>
          <w:rPrChange w:id="1431" w:author="Sasaki Kenji／佐々木　研二／AI" w:date="2021-11-19T14:16:00Z">
            <w:rPr>
              <w:ins w:id="1432" w:author="Ito Hiroki／伊藤　大貴／AI" w:date="2021-08-26T13:46:00Z"/>
              <w:del w:id="1433" w:author="Sugahara, Hikaru/菅原 光" w:date="2022-06-25T17:49:00Z"/>
              <w:rFonts w:ascii="游明朝" w:eastAsia="游明朝" w:hAnsi="游明朝"/>
              <w:noProof/>
              <w:sz w:val="21"/>
              <w:szCs w:val="22"/>
            </w:rPr>
          </w:rPrChange>
        </w:rPr>
        <w:pPrChange w:id="1434" w:author="Sugahara, Hikaru/菅原 光" w:date="2022-06-25T17:49:00Z">
          <w:pPr>
            <w:pStyle w:val="30"/>
            <w:tabs>
              <w:tab w:val="right" w:leader="dot" w:pos="8494"/>
            </w:tabs>
            <w:ind w:left="400"/>
          </w:pPr>
        </w:pPrChange>
      </w:pPr>
      <w:ins w:id="1435" w:author="Ito Hiroki／伊藤　大貴／AI" w:date="2021-08-26T13:46:00Z">
        <w:del w:id="1436" w:author="Sugahara, Hikaru/菅原 光" w:date="2022-06-25T17:49:00Z">
          <w:r w:rsidRPr="00F37467" w:rsidDel="00114D96">
            <w:rPr>
              <w:rStyle w:val="a4"/>
              <w:noProof/>
              <w:lang w:val="en"/>
              <w:rPrChange w:id="1437" w:author="Sasaki Kenji／佐々木　研二／AI" w:date="2021-11-19T14:16:00Z">
                <w:rPr>
                  <w:rStyle w:val="a4"/>
                  <w:noProof/>
                </w:rPr>
              </w:rPrChange>
            </w:rPr>
            <w:fldChar w:fldCharType="begin"/>
          </w:r>
          <w:r w:rsidRPr="00F37467" w:rsidDel="00114D96">
            <w:rPr>
              <w:rStyle w:val="a4"/>
              <w:noProof/>
              <w:lang w:val="en"/>
              <w:rPrChange w:id="1438" w:author="Sasaki Kenji／佐々木　研二／AI" w:date="2021-11-19T14:16:00Z">
                <w:rPr>
                  <w:rStyle w:val="a4"/>
                  <w:noProof/>
                </w:rPr>
              </w:rPrChange>
            </w:rPr>
            <w:delInstrText xml:space="preserve"> </w:delInstrText>
          </w:r>
          <w:r w:rsidRPr="00F37467" w:rsidDel="00114D96">
            <w:rPr>
              <w:noProof/>
              <w:lang w:val="en"/>
              <w:rPrChange w:id="1439" w:author="Sasaki Kenji／佐々木　研二／AI" w:date="2021-11-19T14:16:00Z">
                <w:rPr>
                  <w:noProof/>
                </w:rPr>
              </w:rPrChange>
            </w:rPr>
            <w:delInstrText>HYPERLINK \l "_Toc80878061"</w:delInstrText>
          </w:r>
          <w:r w:rsidRPr="00F37467" w:rsidDel="00114D96">
            <w:rPr>
              <w:rStyle w:val="a4"/>
              <w:noProof/>
              <w:lang w:val="en"/>
              <w:rPrChange w:id="1440"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441" w:author="Sasaki Kenji／佐々木　研二／AI" w:date="2021-11-19T14:16:00Z">
                <w:rPr>
                  <w:rStyle w:val="a4"/>
                  <w:noProof/>
                </w:rPr>
              </w:rPrChange>
            </w:rPr>
            <w:fldChar w:fldCharType="separate"/>
          </w:r>
          <w:r w:rsidRPr="00F37467" w:rsidDel="00114D96">
            <w:rPr>
              <w:rStyle w:val="a4"/>
              <w:noProof/>
              <w:lang w:val="en"/>
              <w:rPrChange w:id="1442"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443"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444" w:author="Sasaki Kenji／佐々木　研二／AI" w:date="2021-11-19T14:16:00Z">
                <w:rPr>
                  <w:rStyle w:val="a4"/>
                  <w:rFonts w:ascii="ＭＳ ゴシック" w:hAnsi="ＭＳ ゴシック"/>
                  <w:noProof/>
                </w:rPr>
              </w:rPrChange>
            </w:rPr>
            <w:delText>3</w:delText>
          </w:r>
          <w:r w:rsidRPr="00F37467" w:rsidDel="00114D96">
            <w:rPr>
              <w:rStyle w:val="a4"/>
              <w:noProof/>
              <w:lang w:val="en"/>
              <w:rPrChange w:id="1445"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446" w:author="Sasaki Kenji／佐々木　研二／AI" w:date="2021-11-19T14:16:00Z">
                <w:rPr>
                  <w:rStyle w:val="a4"/>
                  <w:rFonts w:ascii="ＭＳ ゴシック" w:hAnsi="ＭＳ ゴシック"/>
                  <w:noProof/>
                </w:rPr>
              </w:rPrChange>
            </w:rPr>
            <w:delText>6</w:delText>
          </w:r>
          <w:r w:rsidRPr="00F37467" w:rsidDel="00114D96">
            <w:rPr>
              <w:rStyle w:val="a4"/>
              <w:noProof/>
              <w:lang w:val="en"/>
              <w:rPrChange w:id="1447"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448" w:author="Sasaki Kenji／佐々木　研二／AI" w:date="2021-11-19T14:16:00Z">
                <w:rPr>
                  <w:rStyle w:val="a4"/>
                  <w:rFonts w:ascii="ＭＳ ゴシック" w:hAnsi="ＭＳ ゴシック"/>
                  <w:noProof/>
                </w:rPr>
              </w:rPrChange>
            </w:rPr>
            <w:delText xml:space="preserve"> Others </w:delText>
          </w:r>
          <w:r w:rsidRPr="00F37467" w:rsidDel="00114D96">
            <w:rPr>
              <w:noProof/>
              <w:webHidden/>
              <w:lang w:val="en"/>
              <w:rPrChange w:id="1449" w:author="Sasaki Kenji／佐々木　研二／AI" w:date="2021-11-19T14:16:00Z">
                <w:rPr>
                  <w:noProof/>
                  <w:webHidden/>
                </w:rPr>
              </w:rPrChange>
            </w:rPr>
            <w:tab/>
          </w:r>
          <w:r w:rsidRPr="00F37467" w:rsidDel="00114D96">
            <w:rPr>
              <w:noProof/>
              <w:webHidden/>
              <w:lang w:val="en"/>
              <w:rPrChange w:id="1450" w:author="Sasaki Kenji／佐々木　研二／AI" w:date="2021-11-19T14:16:00Z">
                <w:rPr>
                  <w:noProof/>
                  <w:webHidden/>
                </w:rPr>
              </w:rPrChange>
            </w:rPr>
            <w:fldChar w:fldCharType="begin"/>
          </w:r>
          <w:r w:rsidRPr="00F37467" w:rsidDel="00114D96">
            <w:rPr>
              <w:noProof/>
              <w:webHidden/>
              <w:lang w:val="en"/>
              <w:rPrChange w:id="1451" w:author="Sasaki Kenji／佐々木　研二／AI" w:date="2021-11-19T14:16:00Z">
                <w:rPr>
                  <w:noProof/>
                  <w:webHidden/>
                </w:rPr>
              </w:rPrChange>
            </w:rPr>
            <w:delInstrText xml:space="preserve"> PAGEREF _Toc80878061 \h </w:delInstrText>
          </w:r>
        </w:del>
      </w:ins>
      <w:del w:id="1452" w:author="Sugahara, Hikaru/菅原 光" w:date="2022-06-25T17:49:00Z">
        <w:r w:rsidRPr="0006619B" w:rsidDel="00114D96">
          <w:rPr>
            <w:b w:val="0"/>
            <w:bCs w:val="0"/>
            <w:i w:val="0"/>
            <w:iCs w:val="0"/>
            <w:noProof/>
            <w:webHidden/>
            <w:lang w:val="en"/>
          </w:rPr>
        </w:r>
        <w:r w:rsidRPr="00F37467" w:rsidDel="00114D96">
          <w:rPr>
            <w:noProof/>
            <w:webHidden/>
            <w:lang w:val="en"/>
            <w:rPrChange w:id="1453" w:author="Sasaki Kenji／佐々木　研二／AI" w:date="2021-11-19T14:16:00Z">
              <w:rPr>
                <w:noProof/>
                <w:webHidden/>
              </w:rPr>
            </w:rPrChange>
          </w:rPr>
          <w:fldChar w:fldCharType="separate"/>
        </w:r>
      </w:del>
      <w:ins w:id="1454" w:author="Ito Hiroki／伊藤　大貴／AI" w:date="2021-08-26T13:46:00Z">
        <w:del w:id="1455" w:author="Sugahara, Hikaru/菅原 光" w:date="2022-06-25T17:49:00Z">
          <w:r w:rsidRPr="00F37467" w:rsidDel="00114D96">
            <w:rPr>
              <w:noProof/>
              <w:webHidden/>
              <w:lang w:val="en"/>
              <w:rPrChange w:id="1456" w:author="Sasaki Kenji／佐々木　研二／AI" w:date="2021-11-19T14:16:00Z">
                <w:rPr>
                  <w:noProof/>
                  <w:webHidden/>
                </w:rPr>
              </w:rPrChange>
            </w:rPr>
            <w:delText>12</w:delText>
          </w:r>
          <w:r w:rsidRPr="00F37467" w:rsidDel="00114D96">
            <w:rPr>
              <w:noProof/>
              <w:webHidden/>
              <w:lang w:val="en"/>
              <w:rPrChange w:id="1457" w:author="Sasaki Kenji／佐々木　研二／AI" w:date="2021-11-19T14:16:00Z">
                <w:rPr>
                  <w:noProof/>
                  <w:webHidden/>
                </w:rPr>
              </w:rPrChange>
            </w:rPr>
            <w:fldChar w:fldCharType="end"/>
          </w:r>
          <w:r w:rsidRPr="00F37467" w:rsidDel="00114D96">
            <w:rPr>
              <w:rStyle w:val="a4"/>
              <w:noProof/>
              <w:lang w:val="en"/>
              <w:rPrChange w:id="1458" w:author="Sasaki Kenji／佐々木　研二／AI" w:date="2021-11-19T14:16:00Z">
                <w:rPr>
                  <w:rStyle w:val="a4"/>
                  <w:noProof/>
                </w:rPr>
              </w:rPrChange>
            </w:rPr>
            <w:fldChar w:fldCharType="end"/>
          </w:r>
        </w:del>
      </w:ins>
    </w:p>
    <w:p w14:paraId="2520ECC9" w14:textId="48313C56" w:rsidR="00C461C8" w:rsidRPr="00F37467" w:rsidDel="00114D96" w:rsidRDefault="00C461C8">
      <w:pPr>
        <w:pStyle w:val="10"/>
        <w:tabs>
          <w:tab w:val="right" w:leader="dot" w:pos="8494"/>
        </w:tabs>
        <w:rPr>
          <w:ins w:id="1459" w:author="Ito Hiroki／伊藤　大貴／AI" w:date="2021-08-26T13:46:00Z"/>
          <w:del w:id="1460" w:author="Sugahara, Hikaru/菅原 光" w:date="2022-06-25T17:49:00Z"/>
          <w:rFonts w:ascii="Meiryo UI" w:eastAsia="Meiryo UI" w:hAnsi="Meiryo UI"/>
          <w:b w:val="0"/>
          <w:bCs w:val="0"/>
          <w:noProof/>
          <w:sz w:val="21"/>
          <w:szCs w:val="22"/>
          <w:rPrChange w:id="1461" w:author="Sasaki Kenji／佐々木　研二／AI" w:date="2021-11-19T14:16:00Z">
            <w:rPr>
              <w:ins w:id="1462" w:author="Ito Hiroki／伊藤　大貴／AI" w:date="2021-08-26T13:46:00Z"/>
              <w:del w:id="1463" w:author="Sugahara, Hikaru/菅原 光" w:date="2022-06-25T17:49:00Z"/>
              <w:rFonts w:ascii="游明朝" w:eastAsia="游明朝" w:hAnsi="游明朝"/>
              <w:b w:val="0"/>
              <w:bCs w:val="0"/>
              <w:noProof/>
              <w:sz w:val="21"/>
              <w:szCs w:val="22"/>
            </w:rPr>
          </w:rPrChange>
        </w:rPr>
        <w:pPrChange w:id="1464" w:author="Sugahara, Hikaru/菅原 光" w:date="2022-06-25T17:49:00Z">
          <w:pPr>
            <w:pStyle w:val="20"/>
            <w:tabs>
              <w:tab w:val="right" w:leader="dot" w:pos="8494"/>
            </w:tabs>
          </w:pPr>
        </w:pPrChange>
      </w:pPr>
      <w:ins w:id="1465" w:author="Ito Hiroki／伊藤　大貴／AI" w:date="2021-08-26T13:46:00Z">
        <w:del w:id="1466" w:author="Sugahara, Hikaru/菅原 光" w:date="2022-06-25T17:49:00Z">
          <w:r w:rsidRPr="00F37467" w:rsidDel="00114D96">
            <w:rPr>
              <w:rStyle w:val="a4"/>
              <w:b w:val="0"/>
              <w:bCs w:val="0"/>
              <w:noProof/>
              <w:lang w:val="en"/>
              <w:rPrChange w:id="1467" w:author="Sasaki Kenji／佐々木　研二／AI" w:date="2021-11-19T14:16:00Z">
                <w:rPr>
                  <w:rStyle w:val="a4"/>
                  <w:b w:val="0"/>
                  <w:bCs w:val="0"/>
                  <w:noProof/>
                </w:rPr>
              </w:rPrChange>
            </w:rPr>
            <w:fldChar w:fldCharType="begin"/>
          </w:r>
          <w:r w:rsidRPr="00F37467" w:rsidDel="00114D96">
            <w:rPr>
              <w:rStyle w:val="a4"/>
              <w:b w:val="0"/>
              <w:bCs w:val="0"/>
              <w:noProof/>
              <w:lang w:val="en"/>
              <w:rPrChange w:id="1468" w:author="Sasaki Kenji／佐々木　研二／AI" w:date="2021-11-19T14:16:00Z">
                <w:rPr>
                  <w:rStyle w:val="a4"/>
                  <w:b w:val="0"/>
                  <w:bCs w:val="0"/>
                  <w:noProof/>
                </w:rPr>
              </w:rPrChange>
            </w:rPr>
            <w:delInstrText xml:space="preserve"> </w:delInstrText>
          </w:r>
          <w:r w:rsidRPr="00F37467" w:rsidDel="00114D96">
            <w:rPr>
              <w:b w:val="0"/>
              <w:bCs w:val="0"/>
              <w:noProof/>
              <w:lang w:val="en"/>
              <w:rPrChange w:id="1469" w:author="Sasaki Kenji／佐々木　研二／AI" w:date="2021-11-19T14:16:00Z">
                <w:rPr>
                  <w:b w:val="0"/>
                  <w:bCs w:val="0"/>
                  <w:noProof/>
                </w:rPr>
              </w:rPrChange>
            </w:rPr>
            <w:delInstrText>HYPERLINK \l "_Toc80878062"</w:delInstrText>
          </w:r>
          <w:r w:rsidRPr="00F37467" w:rsidDel="00114D96">
            <w:rPr>
              <w:rStyle w:val="a4"/>
              <w:b w:val="0"/>
              <w:bCs w:val="0"/>
              <w:noProof/>
              <w:lang w:val="en"/>
              <w:rPrChange w:id="1470" w:author="Sasaki Kenji／佐々木　研二／AI" w:date="2021-11-19T14:16:00Z">
                <w:rPr>
                  <w:rStyle w:val="a4"/>
                  <w:b w:val="0"/>
                  <w:b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noProof/>
              <w:lang w:val="en"/>
              <w:rPrChange w:id="1471" w:author="Sasaki Kenji／佐々木　研二／AI" w:date="2021-11-19T14:16:00Z">
                <w:rPr>
                  <w:rStyle w:val="a4"/>
                  <w:b w:val="0"/>
                  <w:bCs w:val="0"/>
                  <w:noProof/>
                </w:rPr>
              </w:rPrChange>
            </w:rPr>
            <w:fldChar w:fldCharType="separate"/>
          </w:r>
          <w:r w:rsidRPr="00F37467" w:rsidDel="00114D96">
            <w:rPr>
              <w:rStyle w:val="a4"/>
              <w:b w:val="0"/>
              <w:bCs w:val="0"/>
              <w:noProof/>
              <w:lang w:val="en"/>
              <w:rPrChange w:id="1472" w:author="Sasaki Kenji／佐々木　研二／AI" w:date="2021-11-19T14:16:00Z">
                <w:rPr>
                  <w:rStyle w:val="a4"/>
                  <w:rFonts w:ascii="ＭＳ ゴシック" w:hAnsi="ＭＳ ゴシック"/>
                  <w:b w:val="0"/>
                  <w:bCs w:val="0"/>
                  <w:noProof/>
                </w:rPr>
              </w:rPrChange>
            </w:rPr>
            <w:delText>5</w:delText>
          </w:r>
          <w:r w:rsidRPr="00F37467" w:rsidDel="00114D96">
            <w:rPr>
              <w:rStyle w:val="a4"/>
              <w:b w:val="0"/>
              <w:bCs w:val="0"/>
              <w:noProof/>
              <w:lang w:val="en"/>
              <w:rPrChange w:id="1473" w:author="Sasaki Kenji／佐々木　研二／AI" w:date="2021-11-19T14:16:00Z">
                <w:rPr>
                  <w:rStyle w:val="a4"/>
                  <w:rFonts w:ascii="ＭＳ ゴシック" w:hAnsi="ＭＳ ゴシック"/>
                  <w:b w:val="0"/>
                  <w:bCs w:val="0"/>
                  <w:noProof/>
                </w:rPr>
              </w:rPrChange>
            </w:rPr>
            <w:delText>－</w:delText>
          </w:r>
          <w:r w:rsidRPr="00F37467" w:rsidDel="00114D96">
            <w:rPr>
              <w:rStyle w:val="a4"/>
              <w:b w:val="0"/>
              <w:bCs w:val="0"/>
              <w:noProof/>
              <w:lang w:val="en"/>
              <w:rPrChange w:id="1474" w:author="Sasaki Kenji／佐々木　研二／AI" w:date="2021-11-19T14:16:00Z">
                <w:rPr>
                  <w:rStyle w:val="a4"/>
                  <w:rFonts w:ascii="ＭＳ ゴシック" w:hAnsi="ＭＳ ゴシック"/>
                  <w:b w:val="0"/>
                  <w:bCs w:val="0"/>
                  <w:noProof/>
                </w:rPr>
              </w:rPrChange>
            </w:rPr>
            <w:delText>4</w:delText>
          </w:r>
          <w:r w:rsidRPr="00F37467" w:rsidDel="00114D96">
            <w:rPr>
              <w:rStyle w:val="a4"/>
              <w:b w:val="0"/>
              <w:bCs w:val="0"/>
              <w:noProof/>
              <w:lang w:val="en"/>
              <w:rPrChange w:id="1475" w:author="Sasaki Kenji／佐々木　研二／AI" w:date="2021-11-19T14:16:00Z">
                <w:rPr>
                  <w:rStyle w:val="a4"/>
                  <w:rFonts w:ascii="ＭＳ ゴシック" w:hAnsi="ＭＳ ゴシック"/>
                  <w:b w:val="0"/>
                  <w:bCs w:val="0"/>
                  <w:noProof/>
                </w:rPr>
              </w:rPrChange>
            </w:rPr>
            <w:delText>．</w:delText>
          </w:r>
          <w:r w:rsidRPr="00F37467" w:rsidDel="00114D96">
            <w:rPr>
              <w:rStyle w:val="a4"/>
              <w:b w:val="0"/>
              <w:bCs w:val="0"/>
              <w:noProof/>
              <w:lang w:val="en"/>
              <w:rPrChange w:id="1476" w:author="Sasaki Kenji／佐々木　研二／AI" w:date="2021-11-19T14:16:00Z">
                <w:rPr>
                  <w:rStyle w:val="a4"/>
                  <w:rFonts w:ascii="ＭＳ ゴシック" w:hAnsi="ＭＳ ゴシック"/>
                  <w:b w:val="0"/>
                  <w:bCs w:val="0"/>
                  <w:noProof/>
                </w:rPr>
              </w:rPrChange>
            </w:rPr>
            <w:delText xml:space="preserve"> Heartful Effect </w:delText>
          </w:r>
          <w:r w:rsidRPr="00F37467" w:rsidDel="00114D96">
            <w:rPr>
              <w:b w:val="0"/>
              <w:bCs w:val="0"/>
              <w:noProof/>
              <w:webHidden/>
              <w:lang w:val="en"/>
              <w:rPrChange w:id="1477" w:author="Sasaki Kenji／佐々木　研二／AI" w:date="2021-11-19T14:16:00Z">
                <w:rPr>
                  <w:b w:val="0"/>
                  <w:bCs w:val="0"/>
                  <w:noProof/>
                  <w:webHidden/>
                </w:rPr>
              </w:rPrChange>
            </w:rPr>
            <w:tab/>
          </w:r>
          <w:r w:rsidRPr="00F37467" w:rsidDel="00114D96">
            <w:rPr>
              <w:b w:val="0"/>
              <w:bCs w:val="0"/>
              <w:noProof/>
              <w:webHidden/>
              <w:lang w:val="en"/>
              <w:rPrChange w:id="1478" w:author="Sasaki Kenji／佐々木　研二／AI" w:date="2021-11-19T14:16:00Z">
                <w:rPr>
                  <w:b w:val="0"/>
                  <w:bCs w:val="0"/>
                  <w:noProof/>
                  <w:webHidden/>
                </w:rPr>
              </w:rPrChange>
            </w:rPr>
            <w:fldChar w:fldCharType="begin"/>
          </w:r>
          <w:r w:rsidRPr="00F37467" w:rsidDel="00114D96">
            <w:rPr>
              <w:b w:val="0"/>
              <w:bCs w:val="0"/>
              <w:noProof/>
              <w:webHidden/>
              <w:lang w:val="en"/>
              <w:rPrChange w:id="1479" w:author="Sasaki Kenji／佐々木　研二／AI" w:date="2021-11-19T14:16:00Z">
                <w:rPr>
                  <w:b w:val="0"/>
                  <w:bCs w:val="0"/>
                  <w:noProof/>
                  <w:webHidden/>
                </w:rPr>
              </w:rPrChange>
            </w:rPr>
            <w:delInstrText xml:space="preserve"> PAGEREF _Toc80878062 \h </w:delInstrText>
          </w:r>
        </w:del>
      </w:ins>
      <w:del w:id="1480" w:author="Sugahara, Hikaru/菅原 光" w:date="2022-06-25T17:49:00Z">
        <w:r w:rsidRPr="0006619B" w:rsidDel="00114D96">
          <w:rPr>
            <w:b w:val="0"/>
            <w:bCs w:val="0"/>
            <w:i w:val="0"/>
            <w:iCs w:val="0"/>
            <w:noProof/>
            <w:webHidden/>
            <w:lang w:val="en"/>
          </w:rPr>
        </w:r>
        <w:r w:rsidRPr="00F37467" w:rsidDel="00114D96">
          <w:rPr>
            <w:b w:val="0"/>
            <w:bCs w:val="0"/>
            <w:noProof/>
            <w:webHidden/>
            <w:lang w:val="en"/>
            <w:rPrChange w:id="1481" w:author="Sasaki Kenji／佐々木　研二／AI" w:date="2021-11-19T14:16:00Z">
              <w:rPr>
                <w:b w:val="0"/>
                <w:bCs w:val="0"/>
                <w:noProof/>
                <w:webHidden/>
              </w:rPr>
            </w:rPrChange>
          </w:rPr>
          <w:fldChar w:fldCharType="separate"/>
        </w:r>
      </w:del>
      <w:ins w:id="1482" w:author="Ito Hiroki／伊藤　大貴／AI" w:date="2021-08-26T13:46:00Z">
        <w:del w:id="1483" w:author="Sugahara, Hikaru/菅原 光" w:date="2022-06-25T17:49:00Z">
          <w:r w:rsidRPr="00F37467" w:rsidDel="00114D96">
            <w:rPr>
              <w:b w:val="0"/>
              <w:bCs w:val="0"/>
              <w:noProof/>
              <w:webHidden/>
              <w:lang w:val="en"/>
              <w:rPrChange w:id="1484" w:author="Sasaki Kenji／佐々木　研二／AI" w:date="2021-11-19T14:16:00Z">
                <w:rPr>
                  <w:b w:val="0"/>
                  <w:bCs w:val="0"/>
                  <w:noProof/>
                  <w:webHidden/>
                </w:rPr>
              </w:rPrChange>
            </w:rPr>
            <w:delText>12</w:delText>
          </w:r>
          <w:r w:rsidRPr="00F37467" w:rsidDel="00114D96">
            <w:rPr>
              <w:b w:val="0"/>
              <w:bCs w:val="0"/>
              <w:noProof/>
              <w:webHidden/>
              <w:lang w:val="en"/>
              <w:rPrChange w:id="1485" w:author="Sasaki Kenji／佐々木　研二／AI" w:date="2021-11-19T14:16:00Z">
                <w:rPr>
                  <w:b w:val="0"/>
                  <w:bCs w:val="0"/>
                  <w:noProof/>
                  <w:webHidden/>
                </w:rPr>
              </w:rPrChange>
            </w:rPr>
            <w:fldChar w:fldCharType="end"/>
          </w:r>
          <w:r w:rsidRPr="00F37467" w:rsidDel="00114D96">
            <w:rPr>
              <w:rStyle w:val="a4"/>
              <w:b w:val="0"/>
              <w:bCs w:val="0"/>
              <w:noProof/>
              <w:lang w:val="en"/>
              <w:rPrChange w:id="1486" w:author="Sasaki Kenji／佐々木　研二／AI" w:date="2021-11-19T14:16:00Z">
                <w:rPr>
                  <w:rStyle w:val="a4"/>
                  <w:b w:val="0"/>
                  <w:bCs w:val="0"/>
                  <w:noProof/>
                </w:rPr>
              </w:rPrChange>
            </w:rPr>
            <w:fldChar w:fldCharType="end"/>
          </w:r>
        </w:del>
      </w:ins>
    </w:p>
    <w:p w14:paraId="7B28AF29" w14:textId="4171A50E" w:rsidR="00C461C8" w:rsidRPr="00F37467" w:rsidDel="00114D96" w:rsidRDefault="00C461C8">
      <w:pPr>
        <w:pStyle w:val="10"/>
        <w:tabs>
          <w:tab w:val="right" w:leader="dot" w:pos="8494"/>
        </w:tabs>
        <w:rPr>
          <w:ins w:id="1487" w:author="Ito Hiroki／伊藤　大貴／AI" w:date="2021-08-26T13:46:00Z"/>
          <w:del w:id="1488" w:author="Sugahara, Hikaru/菅原 光" w:date="2022-06-25T17:49:00Z"/>
          <w:rFonts w:ascii="Meiryo UI" w:eastAsia="Meiryo UI" w:hAnsi="Meiryo UI"/>
          <w:noProof/>
          <w:sz w:val="21"/>
          <w:szCs w:val="22"/>
          <w:rPrChange w:id="1489" w:author="Sasaki Kenji／佐々木　研二／AI" w:date="2021-11-19T14:16:00Z">
            <w:rPr>
              <w:ins w:id="1490" w:author="Ito Hiroki／伊藤　大貴／AI" w:date="2021-08-26T13:46:00Z"/>
              <w:del w:id="1491" w:author="Sugahara, Hikaru/菅原 光" w:date="2022-06-25T17:49:00Z"/>
              <w:rFonts w:ascii="游明朝" w:eastAsia="游明朝" w:hAnsi="游明朝"/>
              <w:noProof/>
              <w:sz w:val="21"/>
              <w:szCs w:val="22"/>
            </w:rPr>
          </w:rPrChange>
        </w:rPr>
        <w:pPrChange w:id="1492" w:author="Sugahara, Hikaru/菅原 光" w:date="2022-06-25T17:49:00Z">
          <w:pPr>
            <w:pStyle w:val="30"/>
            <w:tabs>
              <w:tab w:val="right" w:leader="dot" w:pos="8494"/>
            </w:tabs>
            <w:ind w:left="400"/>
          </w:pPr>
        </w:pPrChange>
      </w:pPr>
      <w:ins w:id="1493" w:author="Ito Hiroki／伊藤　大貴／AI" w:date="2021-08-26T13:46:00Z">
        <w:del w:id="1494" w:author="Sugahara, Hikaru/菅原 光" w:date="2022-06-25T17:49:00Z">
          <w:r w:rsidRPr="00F37467" w:rsidDel="00114D96">
            <w:rPr>
              <w:rStyle w:val="a4"/>
              <w:noProof/>
              <w:lang w:val="en"/>
              <w:rPrChange w:id="1495" w:author="Sasaki Kenji／佐々木　研二／AI" w:date="2021-11-19T14:16:00Z">
                <w:rPr>
                  <w:rStyle w:val="a4"/>
                  <w:noProof/>
                </w:rPr>
              </w:rPrChange>
            </w:rPr>
            <w:fldChar w:fldCharType="begin"/>
          </w:r>
          <w:r w:rsidRPr="00F37467" w:rsidDel="00114D96">
            <w:rPr>
              <w:rStyle w:val="a4"/>
              <w:noProof/>
              <w:lang w:val="en"/>
              <w:rPrChange w:id="1496" w:author="Sasaki Kenji／佐々木　研二／AI" w:date="2021-11-19T14:16:00Z">
                <w:rPr>
                  <w:rStyle w:val="a4"/>
                  <w:noProof/>
                </w:rPr>
              </w:rPrChange>
            </w:rPr>
            <w:delInstrText xml:space="preserve"> </w:delInstrText>
          </w:r>
          <w:r w:rsidRPr="00F37467" w:rsidDel="00114D96">
            <w:rPr>
              <w:noProof/>
              <w:lang w:val="en"/>
              <w:rPrChange w:id="1497" w:author="Sasaki Kenji／佐々木　研二／AI" w:date="2021-11-19T14:16:00Z">
                <w:rPr>
                  <w:noProof/>
                </w:rPr>
              </w:rPrChange>
            </w:rPr>
            <w:delInstrText>HYPERLINK \l "_Toc80878063"</w:delInstrText>
          </w:r>
          <w:r w:rsidRPr="00F37467" w:rsidDel="00114D96">
            <w:rPr>
              <w:rStyle w:val="a4"/>
              <w:noProof/>
              <w:lang w:val="en"/>
              <w:rPrChange w:id="1498"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499" w:author="Sasaki Kenji／佐々木　研二／AI" w:date="2021-11-19T14:16:00Z">
                <w:rPr>
                  <w:rStyle w:val="a4"/>
                  <w:noProof/>
                </w:rPr>
              </w:rPrChange>
            </w:rPr>
            <w:fldChar w:fldCharType="separate"/>
          </w:r>
          <w:r w:rsidRPr="00F37467" w:rsidDel="00114D96">
            <w:rPr>
              <w:rStyle w:val="a4"/>
              <w:noProof/>
              <w:lang w:val="en"/>
              <w:rPrChange w:id="1500"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501"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502" w:author="Sasaki Kenji／佐々木　研二／AI" w:date="2021-11-19T14:16:00Z">
                <w:rPr>
                  <w:rStyle w:val="a4"/>
                  <w:rFonts w:ascii="ＭＳ ゴシック" w:hAnsi="ＭＳ ゴシック"/>
                  <w:noProof/>
                </w:rPr>
              </w:rPrChange>
            </w:rPr>
            <w:delText>4</w:delText>
          </w:r>
          <w:r w:rsidRPr="00F37467" w:rsidDel="00114D96">
            <w:rPr>
              <w:rStyle w:val="a4"/>
              <w:noProof/>
              <w:lang w:val="en"/>
              <w:rPrChange w:id="1503"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504" w:author="Sasaki Kenji／佐々木　研二／AI" w:date="2021-11-19T14:16:00Z">
                <w:rPr>
                  <w:rStyle w:val="a4"/>
                  <w:rFonts w:ascii="ＭＳ ゴシック" w:hAnsi="ＭＳ ゴシック"/>
                  <w:noProof/>
                </w:rPr>
              </w:rPrChange>
            </w:rPr>
            <w:delText>1</w:delText>
          </w:r>
          <w:r w:rsidRPr="00F37467" w:rsidDel="00114D96">
            <w:rPr>
              <w:rStyle w:val="a4"/>
              <w:noProof/>
              <w:lang w:val="en"/>
              <w:rPrChange w:id="1505"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506" w:author="Sasaki Kenji／佐々木　研二／AI" w:date="2021-11-19T14:16:00Z">
                <w:rPr>
                  <w:rStyle w:val="a4"/>
                  <w:rFonts w:ascii="ＭＳ ゴシック" w:hAnsi="ＭＳ ゴシック"/>
                  <w:noProof/>
                </w:rPr>
              </w:rPrChange>
            </w:rPr>
            <w:delText xml:space="preserve"> Target countries and </w:delText>
          </w:r>
          <w:r w:rsidRPr="00F37467" w:rsidDel="00114D96">
            <w:rPr>
              <w:noProof/>
              <w:webHidden/>
              <w:lang w:val="en"/>
              <w:rPrChange w:id="1507" w:author="Sasaki Kenji／佐々木　研二／AI" w:date="2021-11-19T14:16:00Z">
                <w:rPr>
                  <w:noProof/>
                  <w:webHidden/>
                </w:rPr>
              </w:rPrChange>
            </w:rPr>
            <w:tab/>
          </w:r>
          <w:r w:rsidRPr="00F37467" w:rsidDel="00114D96">
            <w:rPr>
              <w:noProof/>
              <w:webHidden/>
              <w:lang w:val="en"/>
              <w:rPrChange w:id="1508" w:author="Sasaki Kenji／佐々木　研二／AI" w:date="2021-11-19T14:16:00Z">
                <w:rPr>
                  <w:noProof/>
                  <w:webHidden/>
                </w:rPr>
              </w:rPrChange>
            </w:rPr>
            <w:fldChar w:fldCharType="begin"/>
          </w:r>
          <w:r w:rsidRPr="00F37467" w:rsidDel="00114D96">
            <w:rPr>
              <w:noProof/>
              <w:webHidden/>
              <w:lang w:val="en"/>
              <w:rPrChange w:id="1509" w:author="Sasaki Kenji／佐々木　研二／AI" w:date="2021-11-19T14:16:00Z">
                <w:rPr>
                  <w:noProof/>
                  <w:webHidden/>
                </w:rPr>
              </w:rPrChange>
            </w:rPr>
            <w:delInstrText xml:space="preserve"> PAGEREF _Toc80878063 \h </w:delInstrText>
          </w:r>
        </w:del>
      </w:ins>
      <w:del w:id="1510" w:author="Sugahara, Hikaru/菅原 光" w:date="2022-06-25T17:49:00Z">
        <w:r w:rsidRPr="0006619B" w:rsidDel="00114D96">
          <w:rPr>
            <w:b w:val="0"/>
            <w:bCs w:val="0"/>
            <w:i w:val="0"/>
            <w:iCs w:val="0"/>
            <w:noProof/>
            <w:webHidden/>
            <w:lang w:val="en"/>
          </w:rPr>
        </w:r>
        <w:r w:rsidRPr="00F37467" w:rsidDel="00114D96">
          <w:rPr>
            <w:noProof/>
            <w:webHidden/>
            <w:lang w:val="en"/>
            <w:rPrChange w:id="1511" w:author="Sasaki Kenji／佐々木　研二／AI" w:date="2021-11-19T14:16:00Z">
              <w:rPr>
                <w:noProof/>
                <w:webHidden/>
              </w:rPr>
            </w:rPrChange>
          </w:rPr>
          <w:fldChar w:fldCharType="separate"/>
        </w:r>
      </w:del>
      <w:ins w:id="1512" w:author="Ito Hiroki／伊藤　大貴／AI" w:date="2021-08-26T13:46:00Z">
        <w:del w:id="1513" w:author="Sugahara, Hikaru/菅原 光" w:date="2022-06-25T17:49:00Z">
          <w:r w:rsidRPr="00F37467" w:rsidDel="00114D96">
            <w:rPr>
              <w:noProof/>
              <w:webHidden/>
              <w:lang w:val="en"/>
              <w:rPrChange w:id="1514" w:author="Sasaki Kenji／佐々木　研二／AI" w:date="2021-11-19T14:16:00Z">
                <w:rPr>
                  <w:noProof/>
                  <w:webHidden/>
                </w:rPr>
              </w:rPrChange>
            </w:rPr>
            <w:delText>regions12</w:delText>
          </w:r>
          <w:r w:rsidRPr="00F37467" w:rsidDel="00114D96">
            <w:rPr>
              <w:noProof/>
              <w:webHidden/>
              <w:lang w:val="en"/>
              <w:rPrChange w:id="1515" w:author="Sasaki Kenji／佐々木　研二／AI" w:date="2021-11-19T14:16:00Z">
                <w:rPr>
                  <w:noProof/>
                  <w:webHidden/>
                </w:rPr>
              </w:rPrChange>
            </w:rPr>
            <w:fldChar w:fldCharType="end"/>
          </w:r>
          <w:r w:rsidRPr="00F37467" w:rsidDel="00114D96">
            <w:rPr>
              <w:rStyle w:val="a4"/>
              <w:noProof/>
              <w:lang w:val="en"/>
              <w:rPrChange w:id="1516" w:author="Sasaki Kenji／佐々木　研二／AI" w:date="2021-11-19T14:16:00Z">
                <w:rPr>
                  <w:rStyle w:val="a4"/>
                  <w:noProof/>
                </w:rPr>
              </w:rPrChange>
            </w:rPr>
            <w:fldChar w:fldCharType="end"/>
          </w:r>
        </w:del>
      </w:ins>
    </w:p>
    <w:p w14:paraId="62D4B76C" w14:textId="5B87381E" w:rsidR="00C461C8" w:rsidRPr="00F37467" w:rsidDel="00114D96" w:rsidRDefault="00C461C8">
      <w:pPr>
        <w:pStyle w:val="10"/>
        <w:tabs>
          <w:tab w:val="right" w:leader="dot" w:pos="8494"/>
        </w:tabs>
        <w:rPr>
          <w:ins w:id="1517" w:author="Ito Hiroki／伊藤　大貴／AI" w:date="2021-08-26T13:46:00Z"/>
          <w:del w:id="1518" w:author="Sugahara, Hikaru/菅原 光" w:date="2022-06-25T17:49:00Z"/>
          <w:rFonts w:ascii="Meiryo UI" w:eastAsia="Meiryo UI" w:hAnsi="Meiryo UI"/>
          <w:noProof/>
          <w:sz w:val="21"/>
          <w:szCs w:val="22"/>
          <w:rPrChange w:id="1519" w:author="Sasaki Kenji／佐々木　研二／AI" w:date="2021-11-19T14:16:00Z">
            <w:rPr>
              <w:ins w:id="1520" w:author="Ito Hiroki／伊藤　大貴／AI" w:date="2021-08-26T13:46:00Z"/>
              <w:del w:id="1521" w:author="Sugahara, Hikaru/菅原 光" w:date="2022-06-25T17:49:00Z"/>
              <w:rFonts w:ascii="游明朝" w:eastAsia="游明朝" w:hAnsi="游明朝"/>
              <w:noProof/>
              <w:sz w:val="21"/>
              <w:szCs w:val="22"/>
            </w:rPr>
          </w:rPrChange>
        </w:rPr>
        <w:pPrChange w:id="1522" w:author="Sugahara, Hikaru/菅原 光" w:date="2022-06-25T17:49:00Z">
          <w:pPr>
            <w:pStyle w:val="30"/>
            <w:tabs>
              <w:tab w:val="right" w:leader="dot" w:pos="8494"/>
            </w:tabs>
            <w:ind w:left="400"/>
          </w:pPr>
        </w:pPrChange>
      </w:pPr>
      <w:ins w:id="1523" w:author="Ito Hiroki／伊藤　大貴／AI" w:date="2021-08-26T13:46:00Z">
        <w:del w:id="1524" w:author="Sugahara, Hikaru/菅原 光" w:date="2022-06-25T17:49:00Z">
          <w:r w:rsidRPr="00F37467" w:rsidDel="00114D96">
            <w:rPr>
              <w:rStyle w:val="a4"/>
              <w:noProof/>
              <w:lang w:val="en"/>
              <w:rPrChange w:id="1525" w:author="Sasaki Kenji／佐々木　研二／AI" w:date="2021-11-19T14:16:00Z">
                <w:rPr>
                  <w:rStyle w:val="a4"/>
                  <w:noProof/>
                </w:rPr>
              </w:rPrChange>
            </w:rPr>
            <w:fldChar w:fldCharType="begin"/>
          </w:r>
          <w:r w:rsidRPr="00F37467" w:rsidDel="00114D96">
            <w:rPr>
              <w:rStyle w:val="a4"/>
              <w:noProof/>
              <w:lang w:val="en"/>
              <w:rPrChange w:id="1526" w:author="Sasaki Kenji／佐々木　研二／AI" w:date="2021-11-19T14:16:00Z">
                <w:rPr>
                  <w:rStyle w:val="a4"/>
                  <w:noProof/>
                </w:rPr>
              </w:rPrChange>
            </w:rPr>
            <w:delInstrText xml:space="preserve"> </w:delInstrText>
          </w:r>
          <w:r w:rsidRPr="00F37467" w:rsidDel="00114D96">
            <w:rPr>
              <w:noProof/>
              <w:lang w:val="en"/>
              <w:rPrChange w:id="1527" w:author="Sasaki Kenji／佐々木　研二／AI" w:date="2021-11-19T14:16:00Z">
                <w:rPr>
                  <w:noProof/>
                </w:rPr>
              </w:rPrChange>
            </w:rPr>
            <w:delInstrText>HYPERLINK \l "_Toc80878064"</w:delInstrText>
          </w:r>
          <w:r w:rsidRPr="00F37467" w:rsidDel="00114D96">
            <w:rPr>
              <w:rStyle w:val="a4"/>
              <w:noProof/>
              <w:lang w:val="en"/>
              <w:rPrChange w:id="1528"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529" w:author="Sasaki Kenji／佐々木　研二／AI" w:date="2021-11-19T14:16:00Z">
                <w:rPr>
                  <w:rStyle w:val="a4"/>
                  <w:noProof/>
                </w:rPr>
              </w:rPrChange>
            </w:rPr>
            <w:fldChar w:fldCharType="separate"/>
          </w:r>
          <w:r w:rsidRPr="00F37467" w:rsidDel="00114D96">
            <w:rPr>
              <w:rStyle w:val="a4"/>
              <w:noProof/>
              <w:lang w:val="en"/>
              <w:rPrChange w:id="1530" w:author="Sasaki Kenji／佐々木　研二／AI" w:date="2021-11-19T14:16:00Z">
                <w:rPr>
                  <w:rStyle w:val="a4"/>
                  <w:rFonts w:ascii="ＭＳ ゴシック" w:hAnsi="ＭＳ ゴシック"/>
                  <w:noProof/>
                </w:rPr>
              </w:rPrChange>
            </w:rPr>
            <w:delText>５－４－２．</w:delText>
          </w:r>
          <w:r w:rsidRPr="00F37467" w:rsidDel="00114D96">
            <w:rPr>
              <w:rStyle w:val="a4"/>
              <w:noProof/>
              <w:lang w:val="en"/>
              <w:rPrChange w:id="1531" w:author="Sasaki Kenji／佐々木　研二／AI" w:date="2021-11-19T14:16:00Z">
                <w:rPr>
                  <w:rStyle w:val="a4"/>
                  <w:rFonts w:ascii="ＭＳ ゴシック" w:hAnsi="ＭＳ ゴシック"/>
                  <w:noProof/>
                </w:rPr>
              </w:rPrChange>
            </w:rPr>
            <w:delText xml:space="preserve"> Basic movements (normal) </w:delText>
          </w:r>
          <w:r w:rsidRPr="00F37467" w:rsidDel="00114D96">
            <w:rPr>
              <w:noProof/>
              <w:webHidden/>
              <w:lang w:val="en"/>
              <w:rPrChange w:id="1532" w:author="Sasaki Kenji／佐々木　研二／AI" w:date="2021-11-19T14:16:00Z">
                <w:rPr>
                  <w:noProof/>
                  <w:webHidden/>
                </w:rPr>
              </w:rPrChange>
            </w:rPr>
            <w:tab/>
          </w:r>
          <w:r w:rsidRPr="00F37467" w:rsidDel="00114D96">
            <w:rPr>
              <w:noProof/>
              <w:webHidden/>
              <w:lang w:val="en"/>
              <w:rPrChange w:id="1533" w:author="Sasaki Kenji／佐々木　研二／AI" w:date="2021-11-19T14:16:00Z">
                <w:rPr>
                  <w:noProof/>
                  <w:webHidden/>
                </w:rPr>
              </w:rPrChange>
            </w:rPr>
            <w:fldChar w:fldCharType="begin"/>
          </w:r>
          <w:r w:rsidRPr="00F37467" w:rsidDel="00114D96">
            <w:rPr>
              <w:noProof/>
              <w:webHidden/>
              <w:lang w:val="en"/>
              <w:rPrChange w:id="1534" w:author="Sasaki Kenji／佐々木　研二／AI" w:date="2021-11-19T14:16:00Z">
                <w:rPr>
                  <w:noProof/>
                  <w:webHidden/>
                </w:rPr>
              </w:rPrChange>
            </w:rPr>
            <w:delInstrText xml:space="preserve"> PAGEREF _Toc80878064 \h </w:delInstrText>
          </w:r>
        </w:del>
      </w:ins>
      <w:del w:id="1535" w:author="Sugahara, Hikaru/菅原 光" w:date="2022-06-25T17:49:00Z">
        <w:r w:rsidRPr="0006619B" w:rsidDel="00114D96">
          <w:rPr>
            <w:b w:val="0"/>
            <w:bCs w:val="0"/>
            <w:i w:val="0"/>
            <w:iCs w:val="0"/>
            <w:noProof/>
            <w:webHidden/>
            <w:lang w:val="en"/>
          </w:rPr>
        </w:r>
        <w:r w:rsidRPr="00F37467" w:rsidDel="00114D96">
          <w:rPr>
            <w:noProof/>
            <w:webHidden/>
            <w:lang w:val="en"/>
            <w:rPrChange w:id="1536" w:author="Sasaki Kenji／佐々木　研二／AI" w:date="2021-11-19T14:16:00Z">
              <w:rPr>
                <w:noProof/>
                <w:webHidden/>
              </w:rPr>
            </w:rPrChange>
          </w:rPr>
          <w:fldChar w:fldCharType="separate"/>
        </w:r>
      </w:del>
      <w:ins w:id="1537" w:author="Ito Hiroki／伊藤　大貴／AI" w:date="2021-08-26T13:46:00Z">
        <w:del w:id="1538" w:author="Sugahara, Hikaru/菅原 光" w:date="2022-06-25T17:49:00Z">
          <w:r w:rsidRPr="00F37467" w:rsidDel="00114D96">
            <w:rPr>
              <w:noProof/>
              <w:webHidden/>
              <w:lang w:val="en"/>
              <w:rPrChange w:id="1539" w:author="Sasaki Kenji／佐々木　研二／AI" w:date="2021-11-19T14:16:00Z">
                <w:rPr>
                  <w:noProof/>
                  <w:webHidden/>
                </w:rPr>
              </w:rPrChange>
            </w:rPr>
            <w:delText>13</w:delText>
          </w:r>
          <w:r w:rsidRPr="00F37467" w:rsidDel="00114D96">
            <w:rPr>
              <w:noProof/>
              <w:webHidden/>
              <w:lang w:val="en"/>
              <w:rPrChange w:id="1540" w:author="Sasaki Kenji／佐々木　研二／AI" w:date="2021-11-19T14:16:00Z">
                <w:rPr>
                  <w:noProof/>
                  <w:webHidden/>
                </w:rPr>
              </w:rPrChange>
            </w:rPr>
            <w:fldChar w:fldCharType="end"/>
          </w:r>
          <w:r w:rsidRPr="00F37467" w:rsidDel="00114D96">
            <w:rPr>
              <w:rStyle w:val="a4"/>
              <w:noProof/>
              <w:lang w:val="en"/>
              <w:rPrChange w:id="1541" w:author="Sasaki Kenji／佐々木　研二／AI" w:date="2021-11-19T14:16:00Z">
                <w:rPr>
                  <w:rStyle w:val="a4"/>
                  <w:noProof/>
                </w:rPr>
              </w:rPrChange>
            </w:rPr>
            <w:fldChar w:fldCharType="end"/>
          </w:r>
        </w:del>
      </w:ins>
    </w:p>
    <w:p w14:paraId="158D8A12" w14:textId="5DFDF590" w:rsidR="00C461C8" w:rsidRPr="00F37467" w:rsidDel="00114D96" w:rsidRDefault="00C461C8">
      <w:pPr>
        <w:pStyle w:val="10"/>
        <w:tabs>
          <w:tab w:val="right" w:leader="dot" w:pos="8494"/>
        </w:tabs>
        <w:rPr>
          <w:ins w:id="1542" w:author="Ito Hiroki／伊藤　大貴／AI" w:date="2021-08-26T13:46:00Z"/>
          <w:del w:id="1543" w:author="Sugahara, Hikaru/菅原 光" w:date="2022-06-25T17:49:00Z"/>
          <w:rFonts w:ascii="Meiryo UI" w:eastAsia="Meiryo UI" w:hAnsi="Meiryo UI"/>
          <w:noProof/>
          <w:sz w:val="21"/>
          <w:szCs w:val="22"/>
          <w:rPrChange w:id="1544" w:author="Sasaki Kenji／佐々木　研二／AI" w:date="2021-11-19T14:16:00Z">
            <w:rPr>
              <w:ins w:id="1545" w:author="Ito Hiroki／伊藤　大貴／AI" w:date="2021-08-26T13:46:00Z"/>
              <w:del w:id="1546" w:author="Sugahara, Hikaru/菅原 光" w:date="2022-06-25T17:49:00Z"/>
              <w:rFonts w:ascii="游明朝" w:eastAsia="游明朝" w:hAnsi="游明朝"/>
              <w:noProof/>
              <w:sz w:val="21"/>
              <w:szCs w:val="22"/>
            </w:rPr>
          </w:rPrChange>
        </w:rPr>
        <w:pPrChange w:id="1547" w:author="Sugahara, Hikaru/菅原 光" w:date="2022-06-25T17:49:00Z">
          <w:pPr>
            <w:pStyle w:val="30"/>
            <w:tabs>
              <w:tab w:val="right" w:leader="dot" w:pos="8494"/>
            </w:tabs>
            <w:ind w:left="400"/>
          </w:pPr>
        </w:pPrChange>
      </w:pPr>
      <w:ins w:id="1548" w:author="Ito Hiroki／伊藤　大貴／AI" w:date="2021-08-26T13:46:00Z">
        <w:del w:id="1549" w:author="Sugahara, Hikaru/菅原 光" w:date="2022-06-25T17:49:00Z">
          <w:r w:rsidRPr="00F37467" w:rsidDel="00114D96">
            <w:rPr>
              <w:rStyle w:val="a4"/>
              <w:noProof/>
              <w:lang w:val="en"/>
              <w:rPrChange w:id="1550" w:author="Sasaki Kenji／佐々木　研二／AI" w:date="2021-11-19T14:16:00Z">
                <w:rPr>
                  <w:rStyle w:val="a4"/>
                  <w:noProof/>
                </w:rPr>
              </w:rPrChange>
            </w:rPr>
            <w:delText xml:space="preserve"> </w:delText>
          </w:r>
          <w:r w:rsidRPr="00F37467" w:rsidDel="00114D96">
            <w:rPr>
              <w:noProof/>
              <w:lang w:val="en"/>
              <w:rPrChange w:id="1551" w:author="Sasaki Kenji／佐々木　研二／AI" w:date="2021-11-19T14:16:00Z">
                <w:rPr>
                  <w:noProof/>
                </w:rPr>
              </w:rPrChange>
            </w:rPr>
            <w:delText>HYPERLINK \l "_Toc80878065"</w:delText>
          </w:r>
          <w:r w:rsidRPr="00F37467" w:rsidDel="00114D96">
            <w:rPr>
              <w:rStyle w:val="a4"/>
              <w:noProof/>
              <w:lang w:val="en"/>
              <w:rPrChange w:id="1552" w:author="Sasaki Kenji／佐々木　研二／AI" w:date="2021-11-19T14:16:00Z">
                <w:rPr>
                  <w:rStyle w:val="a4"/>
                  <w:noProof/>
                </w:rPr>
              </w:rPrChange>
            </w:rPr>
            <w:delText xml:space="preserve"> </w:delText>
          </w:r>
          <w:r w:rsidRPr="00F37467" w:rsidDel="00114D96">
            <w:rPr>
              <w:rStyle w:val="a4"/>
              <w:noProof/>
              <w:lang w:val="en"/>
              <w:rPrChange w:id="1553" w:author="Sasaki Kenji／佐々木　研二／AI" w:date="2021-11-19T14:16:00Z">
                <w:rPr>
                  <w:rStyle w:val="a4"/>
                  <w:rFonts w:ascii="ＭＳ ゴシック" w:hAnsi="ＭＳ ゴシック"/>
                  <w:noProof/>
                </w:rPr>
              </w:rPrChange>
            </w:rPr>
            <w:delText>5</w:delText>
          </w:r>
          <w:r w:rsidRPr="00F37467" w:rsidDel="00114D96">
            <w:rPr>
              <w:rStyle w:val="a4"/>
              <w:noProof/>
              <w:lang w:val="en"/>
              <w:rPrChange w:id="1554"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555" w:author="Sasaki Kenji／佐々木　研二／AI" w:date="2021-11-19T14:16:00Z">
                <w:rPr>
                  <w:rStyle w:val="a4"/>
                  <w:rFonts w:ascii="ＭＳ ゴシック" w:hAnsi="ＭＳ ゴシック"/>
                  <w:noProof/>
                </w:rPr>
              </w:rPrChange>
            </w:rPr>
            <w:delText>4</w:delText>
          </w:r>
          <w:r w:rsidRPr="00F37467" w:rsidDel="00114D96">
            <w:rPr>
              <w:rStyle w:val="a4"/>
              <w:noProof/>
              <w:lang w:val="en"/>
              <w:rPrChange w:id="1556"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557" w:author="Sasaki Kenji／佐々木　研二／AI" w:date="2021-11-19T14:16:00Z">
                <w:rPr>
                  <w:rStyle w:val="a4"/>
                  <w:rFonts w:ascii="ＭＳ ゴシック" w:hAnsi="ＭＳ ゴシック"/>
                  <w:noProof/>
                </w:rPr>
              </w:rPrChange>
            </w:rPr>
            <w:delText>3</w:delText>
          </w:r>
          <w:r w:rsidRPr="00F37467" w:rsidDel="00114D96">
            <w:rPr>
              <w:rStyle w:val="a4"/>
              <w:noProof/>
              <w:lang w:val="en"/>
              <w:rPrChange w:id="1558" w:author="Sasaki Kenji／佐々木　研二／AI" w:date="2021-11-19T14:16:00Z">
                <w:rPr>
                  <w:rStyle w:val="a4"/>
                  <w:rFonts w:ascii="ＭＳ ゴシック" w:hAnsi="ＭＳ ゴシック"/>
                  <w:noProof/>
                </w:rPr>
              </w:rPrChange>
            </w:rPr>
            <w:delText>．</w:delText>
          </w:r>
          <w:r w:rsidRPr="00F37467" w:rsidDel="00114D96">
            <w:rPr>
              <w:rStyle w:val="a4"/>
              <w:noProof/>
              <w:lang w:val="en"/>
              <w:rPrChange w:id="1559" w:author="Sasaki Kenji／佐々木　研二／AI" w:date="2021-11-19T14:16:00Z">
                <w:rPr>
                  <w:rStyle w:val="a4"/>
                  <w:rFonts w:ascii="ＭＳ ゴシック" w:hAnsi="ＭＳ ゴシック"/>
                  <w:noProof/>
                </w:rPr>
              </w:rPrChange>
            </w:rPr>
            <w:delText xml:space="preserve"> </w:delText>
          </w:r>
          <w:r w:rsidRPr="00F37467" w:rsidDel="00114D96">
            <w:rPr>
              <w:noProof/>
              <w:webHidden/>
              <w:lang w:val="en"/>
              <w:rPrChange w:id="1560" w:author="Sasaki Kenji／佐々木　研二／AI" w:date="2021-11-19T14:16:00Z">
                <w:rPr>
                  <w:noProof/>
                  <w:webHidden/>
                </w:rPr>
              </w:rPrChange>
            </w:rPr>
            <w:tab/>
            <w:delText xml:space="preserve"> PAGEREF _Toc80878065 \h </w:delText>
          </w:r>
          <w:r w:rsidRPr="00F37467" w:rsidDel="00114D96">
            <w:rPr>
              <w:rStyle w:val="a4"/>
              <w:noProof/>
              <w:lang w:val="en"/>
              <w:rPrChange w:id="1561" w:author="Sasaki Kenji／佐々木　研二／AI" w:date="2021-11-19T14:16:00Z">
                <w:rPr>
                  <w:rStyle w:val="a4"/>
                  <w:noProof/>
                </w:rPr>
              </w:rPrChange>
            </w:rPr>
            <w:fldChar w:fldCharType="begin"/>
          </w:r>
          <w:r w:rsidRPr="00F37467" w:rsidDel="00114D96">
            <w:rPr>
              <w:rStyle w:val="a4"/>
              <w:noProof/>
              <w:lang w:val="en"/>
              <w:rPrChange w:id="1562" w:author="Sasaki Kenji／佐々木　研二／AI" w:date="2021-11-19T14:16:00Z">
                <w:rPr>
                  <w:rStyle w:val="a4"/>
                  <w:noProof/>
                </w:rPr>
              </w:rPrChange>
            </w:rPr>
            <w:delInstrText xml:space="preserve"> </w:delInstrText>
          </w:r>
          <w:r w:rsidRPr="00F37467" w:rsidDel="00114D96">
            <w:rPr>
              <w:noProof/>
              <w:lang w:val="en"/>
              <w:rPrChange w:id="1563" w:author="Sasaki Kenji／佐々木　研二／AI" w:date="2021-11-19T14:16:00Z">
                <w:rPr>
                  <w:noProof/>
                </w:rPr>
              </w:rPrChange>
            </w:rPr>
            <w:delInstrText>HYPERLINK \l "_Toc80878065"</w:delInstrText>
          </w:r>
          <w:r w:rsidRPr="00F37467" w:rsidDel="00114D96">
            <w:rPr>
              <w:rStyle w:val="a4"/>
              <w:noProof/>
              <w:lang w:val="en"/>
              <w:rPrChange w:id="1564"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565" w:author="Sasaki Kenji／佐々木　研二／AI" w:date="2021-11-19T14:16:00Z">
                <w:rPr>
                  <w:rStyle w:val="a4"/>
                  <w:noProof/>
                </w:rPr>
              </w:rPrChange>
            </w:rPr>
            <w:fldChar w:fldCharType="separate"/>
          </w:r>
          <w:r w:rsidRPr="00F37467" w:rsidDel="00114D96">
            <w:rPr>
              <w:rStyle w:val="a4"/>
              <w:noProof/>
              <w:lang w:val="en"/>
              <w:rPrChange w:id="1566" w:author="Sasaki Kenji／佐々木　研二／AI" w:date="2021-11-19T14:16:00Z">
                <w:rPr>
                  <w:rStyle w:val="a4"/>
                  <w:rFonts w:ascii="ＭＳ ゴシック" w:hAnsi="ＭＳ ゴシック"/>
                  <w:noProof/>
                </w:rPr>
              </w:rPrChange>
            </w:rPr>
            <w:delText>Requirement</w:delText>
          </w:r>
          <w:r w:rsidRPr="00F37467" w:rsidDel="00114D96">
            <w:rPr>
              <w:noProof/>
              <w:webHidden/>
              <w:lang w:val="en"/>
              <w:rPrChange w:id="1567" w:author="Sasaki Kenji／佐々木　研二／AI" w:date="2021-11-19T14:16:00Z">
                <w:rPr>
                  <w:noProof/>
                  <w:webHidden/>
                </w:rPr>
              </w:rPrChange>
            </w:rPr>
            <w:tab/>
          </w:r>
          <w:r w:rsidRPr="00F37467" w:rsidDel="00114D96">
            <w:rPr>
              <w:noProof/>
              <w:webHidden/>
              <w:lang w:val="en"/>
              <w:rPrChange w:id="1568" w:author="Sasaki Kenji／佐々木　研二／AI" w:date="2021-11-19T14:16:00Z">
                <w:rPr>
                  <w:noProof/>
                  <w:webHidden/>
                </w:rPr>
              </w:rPrChange>
            </w:rPr>
            <w:fldChar w:fldCharType="begin"/>
          </w:r>
          <w:r w:rsidRPr="00F37467" w:rsidDel="00114D96">
            <w:rPr>
              <w:noProof/>
              <w:webHidden/>
              <w:lang w:val="en"/>
              <w:rPrChange w:id="1569" w:author="Sasaki Kenji／佐々木　研二／AI" w:date="2021-11-19T14:16:00Z">
                <w:rPr>
                  <w:noProof/>
                  <w:webHidden/>
                </w:rPr>
              </w:rPrChange>
            </w:rPr>
            <w:delInstrText xml:space="preserve"> PAGEREF _Toc80878065 \h </w:delInstrText>
          </w:r>
        </w:del>
      </w:ins>
      <w:del w:id="1570" w:author="Sugahara, Hikaru/菅原 光" w:date="2022-06-25T17:49:00Z">
        <w:r w:rsidDel="00114D96">
          <w:rPr>
            <w:lang w:val="en"/>
          </w:rPr>
          <w:delInstrText xml:space="preserve"> </w:delInstrText>
        </w:r>
      </w:del>
      <w:ins w:id="1571" w:author="Ito Hiroki／伊藤　大貴／AI" w:date="2021-08-26T13:46:00Z">
        <w:del w:id="1572" w:author="Sugahara, Hikaru/菅原 光" w:date="2022-06-25T17:49:00Z">
          <w:r w:rsidRPr="00F37467" w:rsidDel="00114D96">
            <w:rPr>
              <w:noProof/>
              <w:webHidden/>
              <w:lang w:val="en"/>
              <w:rPrChange w:id="1573" w:author="Sasaki Kenji／佐々木　研二／AI" w:date="2021-11-19T14:16:00Z">
                <w:rPr>
                  <w:noProof/>
                  <w:webHidden/>
                </w:rPr>
              </w:rPrChange>
            </w:rPr>
            <w:delInstrText>13</w:delInstrText>
          </w:r>
        </w:del>
      </w:ins>
      <w:del w:id="1574" w:author="Sugahara, Hikaru/菅原 光" w:date="2022-06-25T17:49:00Z">
        <w:r w:rsidRPr="0006619B" w:rsidDel="00114D96">
          <w:rPr>
            <w:b w:val="0"/>
            <w:bCs w:val="0"/>
            <w:i w:val="0"/>
            <w:iCs w:val="0"/>
            <w:noProof/>
            <w:webHidden/>
            <w:lang w:val="en"/>
          </w:rPr>
        </w:r>
      </w:del>
      <w:ins w:id="1575" w:author="Ito Hiroki／伊藤　大貴／AI" w:date="2021-08-26T13:46:00Z">
        <w:del w:id="1576" w:author="Sugahara, Hikaru/菅原 光" w:date="2022-06-25T17:49:00Z">
          <w:r w:rsidRPr="00F37467" w:rsidDel="00114D96">
            <w:rPr>
              <w:noProof/>
              <w:webHidden/>
              <w:lang w:val="en"/>
              <w:rPrChange w:id="1577" w:author="Sasaki Kenji／佐々木　研二／AI" w:date="2021-11-19T14:16:00Z">
                <w:rPr>
                  <w:noProof/>
                  <w:webHidden/>
                </w:rPr>
              </w:rPrChange>
            </w:rPr>
            <w:fldChar w:fldCharType="end"/>
          </w:r>
          <w:r w:rsidRPr="00F37467" w:rsidDel="00114D96">
            <w:rPr>
              <w:rStyle w:val="a4"/>
              <w:noProof/>
              <w:lang w:val="en"/>
              <w:rPrChange w:id="1578" w:author="Sasaki Kenji／佐々木　研二／AI" w:date="2021-11-19T14:16:00Z">
                <w:rPr>
                  <w:rStyle w:val="a4"/>
                  <w:noProof/>
                </w:rPr>
              </w:rPrChange>
            </w:rPr>
            <w:fldChar w:fldCharType="end"/>
          </w:r>
        </w:del>
      </w:ins>
      <w:del w:id="1579" w:author="Sugahara, Hikaru/菅原 光" w:date="2022-06-25T17:49:00Z">
        <w:r w:rsidDel="00114D96">
          <w:rPr>
            <w:lang w:val="en"/>
          </w:rPr>
          <w:delText xml:space="preserve"> for </w:delText>
        </w:r>
      </w:del>
      <w:ins w:id="1580" w:author="Ito Hiroki／伊藤　大貴／AI" w:date="2021-08-26T13:46:00Z">
        <w:del w:id="1581" w:author="Sugahara, Hikaru/菅原 光" w:date="2022-06-25T17:49:00Z">
          <w:r w:rsidRPr="00F37467" w:rsidDel="00114D96">
            <w:rPr>
              <w:rStyle w:val="a4"/>
              <w:noProof/>
              <w:lang w:val="en"/>
              <w:rPrChange w:id="1582" w:author="Sasaki Kenji／佐々木　研二／AI" w:date="2021-11-19T14:16:00Z">
                <w:rPr>
                  <w:rStyle w:val="a4"/>
                  <w:noProof/>
                </w:rPr>
              </w:rPrChange>
            </w:rPr>
            <w:delText xml:space="preserve"> </w:delText>
          </w:r>
          <w:r w:rsidRPr="00F37467" w:rsidDel="00114D96">
            <w:rPr>
              <w:noProof/>
              <w:lang w:val="en"/>
              <w:rPrChange w:id="1583" w:author="Sasaki Kenji／佐々木　研二／AI" w:date="2021-11-19T14:16:00Z">
                <w:rPr>
                  <w:noProof/>
                </w:rPr>
              </w:rPrChange>
            </w:rPr>
            <w:delText>HYPERLINK \l "_Toc80878065"</w:delText>
          </w:r>
          <w:r w:rsidRPr="00F37467" w:rsidDel="00114D96">
            <w:rPr>
              <w:rStyle w:val="a4"/>
              <w:noProof/>
              <w:lang w:val="en"/>
              <w:rPrChange w:id="1584" w:author="Sasaki Kenji／佐々木　研二／AI" w:date="2021-11-19T14:16:00Z">
                <w:rPr>
                  <w:rStyle w:val="a4"/>
                  <w:noProof/>
                </w:rPr>
              </w:rPrChange>
            </w:rPr>
            <w:delText xml:space="preserve"> </w:delText>
          </w:r>
          <w:r w:rsidRPr="00F37467" w:rsidDel="00114D96">
            <w:rPr>
              <w:rStyle w:val="a4"/>
              <w:noProof/>
              <w:lang w:val="en"/>
              <w:rPrChange w:id="1585" w:author="Sasaki Kenji／佐々木　研二／AI" w:date="2021-11-19T14:16:00Z">
                <w:rPr>
                  <w:rStyle w:val="a4"/>
                  <w:rFonts w:ascii="ＭＳ ゴシック" w:hAnsi="ＭＳ ゴシック"/>
                  <w:noProof/>
                </w:rPr>
              </w:rPrChange>
            </w:rPr>
            <w:delText>HMI</w:delText>
          </w:r>
          <w:r w:rsidRPr="00F37467" w:rsidDel="00114D96">
            <w:rPr>
              <w:noProof/>
              <w:webHidden/>
              <w:lang w:val="en"/>
              <w:rPrChange w:id="1586" w:author="Sasaki Kenji／佐々木　研二／AI" w:date="2021-11-19T14:16:00Z">
                <w:rPr>
                  <w:noProof/>
                  <w:webHidden/>
                </w:rPr>
              </w:rPrChange>
            </w:rPr>
            <w:tab/>
          </w:r>
          <w:r w:rsidR="00C778EC" w:rsidRPr="00F37467" w:rsidDel="00114D96">
            <w:rPr>
              <w:noProof/>
              <w:lang w:val="en"/>
              <w:rPrChange w:id="1587" w:author="Sasaki Kenji／佐々木　研二／AI" w:date="2021-11-19T14:16:00Z">
                <w:rPr>
                  <w:noProof/>
                </w:rPr>
              </w:rPrChange>
            </w:rPr>
            <w:fldChar w:fldCharType="begin"/>
          </w:r>
          <w:r w:rsidRPr="00F37467" w:rsidDel="00114D96">
            <w:rPr>
              <w:noProof/>
              <w:webHidden/>
              <w:lang w:val="en"/>
              <w:rPrChange w:id="1588" w:author="Sasaki Kenji／佐々木　研二／AI" w:date="2021-11-19T14:16:00Z">
                <w:rPr>
                  <w:noProof/>
                  <w:webHidden/>
                </w:rPr>
              </w:rPrChange>
            </w:rPr>
            <w:delInstrText xml:space="preserve"> PAGEREF _Toc80878065 \h </w:delInstrText>
          </w:r>
        </w:del>
      </w:ins>
      <w:del w:id="1589" w:author="Sugahara, Hikaru/菅原 光" w:date="2022-06-25T17:49:00Z">
        <w:r w:rsidDel="00114D96">
          <w:rPr>
            <w:lang w:val="en"/>
          </w:rPr>
          <w:delInstrText xml:space="preserve"> specification</w:delInstrText>
        </w:r>
      </w:del>
    </w:p>
    <w:p w14:paraId="71F6943A" w14:textId="63589C70" w:rsidR="00C461C8" w:rsidRPr="00F37467" w:rsidDel="00114D96" w:rsidRDefault="00C461C8">
      <w:pPr>
        <w:pStyle w:val="10"/>
        <w:tabs>
          <w:tab w:val="right" w:leader="dot" w:pos="8494"/>
        </w:tabs>
        <w:rPr>
          <w:ins w:id="1590" w:author="Ito Hiroki／伊藤　大貴／AI" w:date="2021-08-26T13:46:00Z"/>
          <w:del w:id="1591" w:author="Sugahara, Hikaru/菅原 光" w:date="2022-06-25T17:49:00Z"/>
          <w:rFonts w:ascii="Meiryo UI" w:eastAsia="Meiryo UI" w:hAnsi="Meiryo UI"/>
          <w:noProof/>
          <w:sz w:val="21"/>
          <w:szCs w:val="22"/>
          <w:rPrChange w:id="1592" w:author="Sasaki Kenji／佐々木　研二／AI" w:date="2021-11-19T14:16:00Z">
            <w:rPr>
              <w:ins w:id="1593" w:author="Ito Hiroki／伊藤　大貴／AI" w:date="2021-08-26T13:46:00Z"/>
              <w:del w:id="1594" w:author="Sugahara, Hikaru/菅原 光" w:date="2022-06-25T17:49:00Z"/>
              <w:rFonts w:ascii="游明朝" w:eastAsia="游明朝" w:hAnsi="游明朝"/>
              <w:noProof/>
              <w:sz w:val="21"/>
              <w:szCs w:val="22"/>
            </w:rPr>
          </w:rPrChange>
        </w:rPr>
        <w:pPrChange w:id="1595" w:author="Sugahara, Hikaru/菅原 光" w:date="2022-06-25T17:49:00Z">
          <w:pPr>
            <w:pStyle w:val="30"/>
            <w:tabs>
              <w:tab w:val="right" w:leader="dot" w:pos="8494"/>
            </w:tabs>
            <w:ind w:left="400"/>
          </w:pPr>
        </w:pPrChange>
      </w:pPr>
      <w:ins w:id="1596" w:author="Ito Hiroki／伊藤　大貴／AI" w:date="2021-08-26T13:46:00Z">
        <w:del w:id="1597" w:author="Sugahara, Hikaru/菅原 光" w:date="2022-06-25T17:49:00Z">
          <w:r w:rsidRPr="00F37467" w:rsidDel="00114D96">
            <w:rPr>
              <w:rStyle w:val="a4"/>
              <w:noProof/>
              <w:lang w:val="en"/>
              <w:rPrChange w:id="1598" w:author="Sasaki Kenji／佐々木　研二／AI" w:date="2021-11-19T14:16:00Z">
                <w:rPr>
                  <w:rStyle w:val="a4"/>
                  <w:noProof/>
                </w:rPr>
              </w:rPrChange>
            </w:rPr>
            <w:fldChar w:fldCharType="begin"/>
          </w:r>
          <w:r w:rsidRPr="00F37467" w:rsidDel="00114D96">
            <w:rPr>
              <w:rStyle w:val="a4"/>
              <w:noProof/>
              <w:lang w:val="en"/>
              <w:rPrChange w:id="1599" w:author="Sasaki Kenji／佐々木　研二／AI" w:date="2021-11-19T14:16:00Z">
                <w:rPr>
                  <w:rStyle w:val="a4"/>
                  <w:noProof/>
                </w:rPr>
              </w:rPrChange>
            </w:rPr>
            <w:delInstrText xml:space="preserve"> </w:delInstrText>
          </w:r>
          <w:r w:rsidRPr="00F37467" w:rsidDel="00114D96">
            <w:rPr>
              <w:noProof/>
              <w:lang w:val="en"/>
              <w:rPrChange w:id="1600" w:author="Sasaki Kenji／佐々木　研二／AI" w:date="2021-11-19T14:16:00Z">
                <w:rPr>
                  <w:noProof/>
                </w:rPr>
              </w:rPrChange>
            </w:rPr>
            <w:delInstrText>HYPERLINK \l "_Toc80878066"</w:delInstrText>
          </w:r>
          <w:r w:rsidRPr="00F37467" w:rsidDel="00114D96">
            <w:rPr>
              <w:rStyle w:val="a4"/>
              <w:noProof/>
              <w:lang w:val="en"/>
              <w:rPrChange w:id="1601"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602" w:author="Sasaki Kenji／佐々木　研二／AI" w:date="2021-11-19T14:16:00Z">
                <w:rPr>
                  <w:rStyle w:val="a4"/>
                  <w:noProof/>
                </w:rPr>
              </w:rPrChange>
            </w:rPr>
            <w:fldChar w:fldCharType="separate"/>
          </w:r>
          <w:r w:rsidRPr="00F37467" w:rsidDel="00114D96">
            <w:rPr>
              <w:rStyle w:val="a4"/>
              <w:noProof/>
              <w:lang w:val="en"/>
              <w:rPrChange w:id="1603" w:author="Sasaki Kenji／佐々木　研二／AI" w:date="2021-11-19T14:16:00Z">
                <w:rPr>
                  <w:rStyle w:val="a4"/>
                  <w:rFonts w:ascii="ＭＳ ゴシック" w:hAnsi="ＭＳ ゴシック"/>
                  <w:noProof/>
                </w:rPr>
              </w:rPrChange>
            </w:rPr>
            <w:delInstrText>5</w:delInstrText>
          </w:r>
          <w:r w:rsidRPr="00F37467" w:rsidDel="00114D96">
            <w:rPr>
              <w:rStyle w:val="a4"/>
              <w:noProof/>
              <w:lang w:val="en"/>
              <w:rPrChange w:id="1604" w:author="Sasaki Kenji／佐々木　研二／AI" w:date="2021-11-19T14:16:00Z">
                <w:rPr>
                  <w:rStyle w:val="a4"/>
                  <w:rFonts w:ascii="ＭＳ ゴシック" w:hAnsi="ＭＳ ゴシック"/>
                  <w:noProof/>
                </w:rPr>
              </w:rPrChange>
            </w:rPr>
            <w:delInstrText>－</w:delInstrText>
          </w:r>
          <w:r w:rsidRPr="00F37467" w:rsidDel="00114D96">
            <w:rPr>
              <w:rStyle w:val="a4"/>
              <w:noProof/>
              <w:lang w:val="en"/>
              <w:rPrChange w:id="1605" w:author="Sasaki Kenji／佐々木　研二／AI" w:date="2021-11-19T14:16:00Z">
                <w:rPr>
                  <w:rStyle w:val="a4"/>
                  <w:rFonts w:ascii="ＭＳ ゴシック" w:hAnsi="ＭＳ ゴシック"/>
                  <w:noProof/>
                </w:rPr>
              </w:rPrChange>
            </w:rPr>
            <w:delInstrText>4</w:delInstrText>
          </w:r>
          <w:r w:rsidRPr="00F37467" w:rsidDel="00114D96">
            <w:rPr>
              <w:rStyle w:val="a4"/>
              <w:noProof/>
              <w:lang w:val="en"/>
              <w:rPrChange w:id="1606" w:author="Sasaki Kenji／佐々木　研二／AI" w:date="2021-11-19T14:16:00Z">
                <w:rPr>
                  <w:rStyle w:val="a4"/>
                  <w:rFonts w:ascii="ＭＳ ゴシック" w:hAnsi="ＭＳ ゴシック"/>
                  <w:noProof/>
                </w:rPr>
              </w:rPrChange>
            </w:rPr>
            <w:delInstrText>－</w:delInstrText>
          </w:r>
          <w:r w:rsidRPr="00F37467" w:rsidDel="00114D96">
            <w:rPr>
              <w:rStyle w:val="a4"/>
              <w:noProof/>
              <w:lang w:val="en"/>
              <w:rPrChange w:id="1607" w:author="Sasaki Kenji／佐々木　研二／AI" w:date="2021-11-19T14:16:00Z">
                <w:rPr>
                  <w:rStyle w:val="a4"/>
                  <w:rFonts w:ascii="ＭＳ ゴシック" w:hAnsi="ＭＳ ゴシック"/>
                  <w:noProof/>
                </w:rPr>
              </w:rPrChange>
            </w:rPr>
            <w:delInstrText>4</w:delInstrText>
          </w:r>
          <w:r w:rsidRPr="00F37467" w:rsidDel="00114D96">
            <w:rPr>
              <w:rStyle w:val="a4"/>
              <w:noProof/>
              <w:lang w:val="en"/>
              <w:rPrChange w:id="1608" w:author="Sasaki Kenji／佐々木　研二／AI" w:date="2021-11-19T14:16:00Z">
                <w:rPr>
                  <w:rStyle w:val="a4"/>
                  <w:rFonts w:ascii="ＭＳ ゴシック" w:hAnsi="ＭＳ ゴシック"/>
                  <w:noProof/>
                </w:rPr>
              </w:rPrChange>
            </w:rPr>
            <w:delInstrText>．</w:delInstrText>
          </w:r>
          <w:r w:rsidRPr="00F37467" w:rsidDel="00114D96">
            <w:rPr>
              <w:rStyle w:val="a4"/>
              <w:noProof/>
              <w:lang w:val="en"/>
              <w:rPrChange w:id="1609" w:author="Sasaki Kenji／佐々木　研二／AI" w:date="2021-11-19T14:16:00Z">
                <w:rPr>
                  <w:rStyle w:val="a4"/>
                  <w:rFonts w:ascii="ＭＳ ゴシック" w:hAnsi="ＭＳ ゴシック"/>
                  <w:noProof/>
                </w:rPr>
              </w:rPrChange>
            </w:rPr>
            <w:delInstrText xml:space="preserve"> User setting item </w:delInstrText>
          </w:r>
          <w:r w:rsidRPr="00F37467" w:rsidDel="00114D96">
            <w:rPr>
              <w:noProof/>
              <w:webHidden/>
              <w:lang w:val="en"/>
              <w:rPrChange w:id="1610" w:author="Sasaki Kenji／佐々木　研二／AI" w:date="2021-11-19T14:16:00Z">
                <w:rPr>
                  <w:noProof/>
                  <w:webHidden/>
                </w:rPr>
              </w:rPrChange>
            </w:rPr>
            <w:tab/>
          </w:r>
          <w:r w:rsidRPr="00F37467" w:rsidDel="00114D96">
            <w:rPr>
              <w:noProof/>
              <w:webHidden/>
              <w:lang w:val="en"/>
              <w:rPrChange w:id="1611" w:author="Sasaki Kenji／佐々木　研二／AI" w:date="2021-11-19T14:16:00Z">
                <w:rPr>
                  <w:noProof/>
                  <w:webHidden/>
                </w:rPr>
              </w:rPrChange>
            </w:rPr>
            <w:fldChar w:fldCharType="begin"/>
          </w:r>
          <w:r w:rsidRPr="00F37467" w:rsidDel="00114D96">
            <w:rPr>
              <w:noProof/>
              <w:webHidden/>
              <w:lang w:val="en"/>
              <w:rPrChange w:id="1612" w:author="Sasaki Kenji／佐々木　研二／AI" w:date="2021-11-19T14:16:00Z">
                <w:rPr>
                  <w:noProof/>
                  <w:webHidden/>
                </w:rPr>
              </w:rPrChange>
            </w:rPr>
            <w:delInstrText xml:space="preserve"> PAGEREF _Toc80878066 \h </w:delInstrText>
          </w:r>
        </w:del>
      </w:ins>
      <w:del w:id="1613" w:author="Sugahara, Hikaru/菅原 光" w:date="2022-06-25T17:49:00Z">
        <w:r w:rsidRPr="0006619B" w:rsidDel="00114D96">
          <w:rPr>
            <w:b w:val="0"/>
            <w:bCs w:val="0"/>
            <w:i w:val="0"/>
            <w:iCs w:val="0"/>
            <w:noProof/>
            <w:webHidden/>
            <w:lang w:val="en"/>
          </w:rPr>
        </w:r>
        <w:r w:rsidRPr="00F37467" w:rsidDel="00114D96">
          <w:rPr>
            <w:noProof/>
            <w:webHidden/>
            <w:lang w:val="en"/>
            <w:rPrChange w:id="1614" w:author="Sasaki Kenji／佐々木　研二／AI" w:date="2021-11-19T14:16:00Z">
              <w:rPr>
                <w:noProof/>
                <w:webHidden/>
              </w:rPr>
            </w:rPrChange>
          </w:rPr>
          <w:fldChar w:fldCharType="separate"/>
        </w:r>
      </w:del>
      <w:ins w:id="1615" w:author="Ito Hiroki／伊藤　大貴／AI" w:date="2021-08-26T13:46:00Z">
        <w:del w:id="1616" w:author="Sugahara, Hikaru/菅原 光" w:date="2022-06-25T17:49:00Z">
          <w:r w:rsidRPr="00F37467" w:rsidDel="00114D96">
            <w:rPr>
              <w:noProof/>
              <w:webHidden/>
              <w:lang w:val="en"/>
              <w:rPrChange w:id="1617" w:author="Sasaki Kenji／佐々木　研二／AI" w:date="2021-11-19T14:16:00Z">
                <w:rPr>
                  <w:noProof/>
                  <w:webHidden/>
                </w:rPr>
              </w:rPrChange>
            </w:rPr>
            <w:delInstrText>13</w:delInstrText>
          </w:r>
          <w:r w:rsidRPr="00F37467" w:rsidDel="00114D96">
            <w:rPr>
              <w:noProof/>
              <w:webHidden/>
              <w:lang w:val="en"/>
              <w:rPrChange w:id="1618" w:author="Sasaki Kenji／佐々木　研二／AI" w:date="2021-11-19T14:16:00Z">
                <w:rPr>
                  <w:noProof/>
                  <w:webHidden/>
                </w:rPr>
              </w:rPrChange>
            </w:rPr>
            <w:fldChar w:fldCharType="end"/>
          </w:r>
          <w:r w:rsidRPr="00F37467" w:rsidDel="00114D96">
            <w:rPr>
              <w:rStyle w:val="a4"/>
              <w:noProof/>
              <w:lang w:val="en"/>
              <w:rPrChange w:id="1619" w:author="Sasaki Kenji／佐々木　研二／AI" w:date="2021-11-19T14:16:00Z">
                <w:rPr>
                  <w:rStyle w:val="a4"/>
                  <w:noProof/>
                </w:rPr>
              </w:rPrChange>
            </w:rPr>
            <w:fldChar w:fldCharType="end"/>
          </w:r>
        </w:del>
      </w:ins>
    </w:p>
    <w:p w14:paraId="1BA15E0C" w14:textId="509F0EE9" w:rsidR="00C461C8" w:rsidRPr="00F37467" w:rsidDel="00114D96" w:rsidRDefault="00C461C8">
      <w:pPr>
        <w:pStyle w:val="10"/>
        <w:tabs>
          <w:tab w:val="right" w:leader="dot" w:pos="8494"/>
        </w:tabs>
        <w:rPr>
          <w:ins w:id="1620" w:author="Ito Hiroki／伊藤　大貴／AI" w:date="2021-08-26T13:46:00Z"/>
          <w:del w:id="1621" w:author="Sugahara, Hikaru/菅原 光" w:date="2022-06-25T17:49:00Z"/>
          <w:rFonts w:ascii="Meiryo UI" w:eastAsia="Meiryo UI" w:hAnsi="Meiryo UI"/>
          <w:noProof/>
          <w:sz w:val="21"/>
          <w:szCs w:val="22"/>
          <w:rPrChange w:id="1622" w:author="Sasaki Kenji／佐々木　研二／AI" w:date="2021-11-19T14:16:00Z">
            <w:rPr>
              <w:ins w:id="1623" w:author="Ito Hiroki／伊藤　大貴／AI" w:date="2021-08-26T13:46:00Z"/>
              <w:del w:id="1624" w:author="Sugahara, Hikaru/菅原 光" w:date="2022-06-25T17:49:00Z"/>
              <w:rFonts w:ascii="游明朝" w:eastAsia="游明朝" w:hAnsi="游明朝"/>
              <w:noProof/>
              <w:sz w:val="21"/>
              <w:szCs w:val="22"/>
            </w:rPr>
          </w:rPrChange>
        </w:rPr>
        <w:pPrChange w:id="1625" w:author="Sugahara, Hikaru/菅原 光" w:date="2022-06-25T17:49:00Z">
          <w:pPr>
            <w:pStyle w:val="30"/>
            <w:tabs>
              <w:tab w:val="right" w:leader="dot" w:pos="8494"/>
            </w:tabs>
            <w:ind w:left="400"/>
          </w:pPr>
        </w:pPrChange>
      </w:pPr>
      <w:ins w:id="1626" w:author="Ito Hiroki／伊藤　大貴／AI" w:date="2021-08-26T13:46:00Z">
        <w:del w:id="1627" w:author="Sugahara, Hikaru/菅原 光" w:date="2022-06-25T17:49:00Z">
          <w:r w:rsidRPr="00F37467" w:rsidDel="00114D96">
            <w:rPr>
              <w:rStyle w:val="a4"/>
              <w:noProof/>
              <w:lang w:val="en"/>
              <w:rPrChange w:id="1628" w:author="Sasaki Kenji／佐々木　研二／AI" w:date="2021-11-19T14:16:00Z">
                <w:rPr>
                  <w:rStyle w:val="a4"/>
                  <w:noProof/>
                </w:rPr>
              </w:rPrChange>
            </w:rPr>
            <w:fldChar w:fldCharType="begin"/>
          </w:r>
          <w:r w:rsidRPr="00F37467" w:rsidDel="00114D96">
            <w:rPr>
              <w:rStyle w:val="a4"/>
              <w:noProof/>
              <w:lang w:val="en"/>
              <w:rPrChange w:id="1629" w:author="Sasaki Kenji／佐々木　研二／AI" w:date="2021-11-19T14:16:00Z">
                <w:rPr>
                  <w:rStyle w:val="a4"/>
                  <w:noProof/>
                </w:rPr>
              </w:rPrChange>
            </w:rPr>
            <w:delInstrText xml:space="preserve"> </w:delInstrText>
          </w:r>
          <w:r w:rsidRPr="00F37467" w:rsidDel="00114D96">
            <w:rPr>
              <w:noProof/>
              <w:lang w:val="en"/>
              <w:rPrChange w:id="1630" w:author="Sasaki Kenji／佐々木　研二／AI" w:date="2021-11-19T14:16:00Z">
                <w:rPr>
                  <w:noProof/>
                </w:rPr>
              </w:rPrChange>
            </w:rPr>
            <w:delInstrText>HYPERLINK \l "_Toc80878067"</w:delInstrText>
          </w:r>
          <w:r w:rsidRPr="00F37467" w:rsidDel="00114D96">
            <w:rPr>
              <w:rStyle w:val="a4"/>
              <w:noProof/>
              <w:lang w:val="en"/>
              <w:rPrChange w:id="1631"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632" w:author="Sasaki Kenji／佐々木　研二／AI" w:date="2021-11-19T14:16:00Z">
                <w:rPr>
                  <w:rStyle w:val="a4"/>
                  <w:noProof/>
                </w:rPr>
              </w:rPrChange>
            </w:rPr>
            <w:fldChar w:fldCharType="separate"/>
          </w:r>
          <w:r w:rsidRPr="00F37467" w:rsidDel="00114D96">
            <w:rPr>
              <w:rStyle w:val="a4"/>
              <w:noProof/>
              <w:lang w:val="en"/>
              <w:rPrChange w:id="1633" w:author="Sasaki Kenji／佐々木　研二／AI" w:date="2021-11-19T14:16:00Z">
                <w:rPr>
                  <w:rStyle w:val="a4"/>
                  <w:rFonts w:ascii="ＭＳ ゴシック" w:hAnsi="ＭＳ ゴシック"/>
                  <w:noProof/>
                </w:rPr>
              </w:rPrChange>
            </w:rPr>
            <w:delInstrText>5</w:delInstrText>
          </w:r>
          <w:r w:rsidRPr="00F37467" w:rsidDel="00114D96">
            <w:rPr>
              <w:rStyle w:val="a4"/>
              <w:noProof/>
              <w:lang w:val="en"/>
              <w:rPrChange w:id="1634" w:author="Sasaki Kenji／佐々木　研二／AI" w:date="2021-11-19T14:16:00Z">
                <w:rPr>
                  <w:rStyle w:val="a4"/>
                  <w:rFonts w:ascii="ＭＳ ゴシック" w:hAnsi="ＭＳ ゴシック"/>
                  <w:noProof/>
                </w:rPr>
              </w:rPrChange>
            </w:rPr>
            <w:delInstrText>－</w:delInstrText>
          </w:r>
          <w:r w:rsidRPr="00F37467" w:rsidDel="00114D96">
            <w:rPr>
              <w:rStyle w:val="a4"/>
              <w:noProof/>
              <w:lang w:val="en"/>
              <w:rPrChange w:id="1635" w:author="Sasaki Kenji／佐々木　研二／AI" w:date="2021-11-19T14:16:00Z">
                <w:rPr>
                  <w:rStyle w:val="a4"/>
                  <w:rFonts w:ascii="ＭＳ ゴシック" w:hAnsi="ＭＳ ゴシック"/>
                  <w:noProof/>
                </w:rPr>
              </w:rPrChange>
            </w:rPr>
            <w:delInstrText>4</w:delInstrText>
          </w:r>
          <w:r w:rsidRPr="00F37467" w:rsidDel="00114D96">
            <w:rPr>
              <w:rStyle w:val="a4"/>
              <w:noProof/>
              <w:lang w:val="en"/>
              <w:rPrChange w:id="1636" w:author="Sasaki Kenji／佐々木　研二／AI" w:date="2021-11-19T14:16:00Z">
                <w:rPr>
                  <w:rStyle w:val="a4"/>
                  <w:rFonts w:ascii="ＭＳ ゴシック" w:hAnsi="ＭＳ ゴシック"/>
                  <w:noProof/>
                </w:rPr>
              </w:rPrChange>
            </w:rPr>
            <w:delInstrText>－</w:delInstrText>
          </w:r>
          <w:r w:rsidRPr="00F37467" w:rsidDel="00114D96">
            <w:rPr>
              <w:rStyle w:val="a4"/>
              <w:noProof/>
              <w:lang w:val="en"/>
              <w:rPrChange w:id="1637" w:author="Sasaki Kenji／佐々木　研二／AI" w:date="2021-11-19T14:16:00Z">
                <w:rPr>
                  <w:rStyle w:val="a4"/>
                  <w:rFonts w:ascii="ＭＳ ゴシック" w:hAnsi="ＭＳ ゴシック"/>
                  <w:noProof/>
                </w:rPr>
              </w:rPrChange>
            </w:rPr>
            <w:delInstrText>5</w:delInstrText>
          </w:r>
          <w:r w:rsidRPr="00F37467" w:rsidDel="00114D96">
            <w:rPr>
              <w:rStyle w:val="a4"/>
              <w:noProof/>
              <w:lang w:val="en"/>
              <w:rPrChange w:id="1638" w:author="Sasaki Kenji／佐々木　研二／AI" w:date="2021-11-19T14:16:00Z">
                <w:rPr>
                  <w:rStyle w:val="a4"/>
                  <w:rFonts w:ascii="ＭＳ ゴシック" w:hAnsi="ＭＳ ゴシック"/>
                  <w:noProof/>
                </w:rPr>
              </w:rPrChange>
            </w:rPr>
            <w:delInstrText>．</w:delInstrText>
          </w:r>
          <w:r w:rsidRPr="00F37467" w:rsidDel="00114D96">
            <w:rPr>
              <w:rStyle w:val="a4"/>
              <w:noProof/>
              <w:lang w:val="en"/>
              <w:rPrChange w:id="1639" w:author="Sasaki Kenji／佐々木　研二／AI" w:date="2021-11-19T14:16:00Z">
                <w:rPr>
                  <w:rStyle w:val="a4"/>
                  <w:rFonts w:ascii="ＭＳ ゴシック" w:hAnsi="ＭＳ ゴシック"/>
                  <w:noProof/>
                </w:rPr>
              </w:rPrChange>
            </w:rPr>
            <w:delInstrText xml:space="preserve"> Exception operation (abnormal system) </w:delInstrText>
          </w:r>
          <w:r w:rsidRPr="00F37467" w:rsidDel="00114D96">
            <w:rPr>
              <w:noProof/>
              <w:webHidden/>
              <w:lang w:val="en"/>
              <w:rPrChange w:id="1640" w:author="Sasaki Kenji／佐々木　研二／AI" w:date="2021-11-19T14:16:00Z">
                <w:rPr>
                  <w:noProof/>
                  <w:webHidden/>
                </w:rPr>
              </w:rPrChange>
            </w:rPr>
            <w:tab/>
          </w:r>
          <w:r w:rsidRPr="00F37467" w:rsidDel="00114D96">
            <w:rPr>
              <w:noProof/>
              <w:webHidden/>
              <w:lang w:val="en"/>
              <w:rPrChange w:id="1641" w:author="Sasaki Kenji／佐々木　研二／AI" w:date="2021-11-19T14:16:00Z">
                <w:rPr>
                  <w:noProof/>
                  <w:webHidden/>
                </w:rPr>
              </w:rPrChange>
            </w:rPr>
            <w:fldChar w:fldCharType="begin"/>
          </w:r>
          <w:r w:rsidRPr="00F37467" w:rsidDel="00114D96">
            <w:rPr>
              <w:noProof/>
              <w:webHidden/>
              <w:lang w:val="en"/>
              <w:rPrChange w:id="1642" w:author="Sasaki Kenji／佐々木　研二／AI" w:date="2021-11-19T14:16:00Z">
                <w:rPr>
                  <w:noProof/>
                  <w:webHidden/>
                </w:rPr>
              </w:rPrChange>
            </w:rPr>
            <w:delInstrText xml:space="preserve"> PAGEREF _Toc80878067 \h </w:delInstrText>
          </w:r>
        </w:del>
      </w:ins>
      <w:del w:id="1643" w:author="Sugahara, Hikaru/菅原 光" w:date="2022-06-25T17:49:00Z">
        <w:r w:rsidRPr="0006619B" w:rsidDel="00114D96">
          <w:rPr>
            <w:b w:val="0"/>
            <w:bCs w:val="0"/>
            <w:i w:val="0"/>
            <w:iCs w:val="0"/>
            <w:noProof/>
            <w:webHidden/>
            <w:lang w:val="en"/>
          </w:rPr>
        </w:r>
        <w:r w:rsidRPr="00F37467" w:rsidDel="00114D96">
          <w:rPr>
            <w:noProof/>
            <w:webHidden/>
            <w:lang w:val="en"/>
            <w:rPrChange w:id="1644" w:author="Sasaki Kenji／佐々木　研二／AI" w:date="2021-11-19T14:16:00Z">
              <w:rPr>
                <w:noProof/>
                <w:webHidden/>
              </w:rPr>
            </w:rPrChange>
          </w:rPr>
          <w:fldChar w:fldCharType="separate"/>
        </w:r>
      </w:del>
      <w:ins w:id="1645" w:author="Ito Hiroki／伊藤　大貴／AI" w:date="2021-08-26T13:46:00Z">
        <w:del w:id="1646" w:author="Sugahara, Hikaru/菅原 光" w:date="2022-06-25T17:49:00Z">
          <w:r w:rsidRPr="00F37467" w:rsidDel="00114D96">
            <w:rPr>
              <w:noProof/>
              <w:webHidden/>
              <w:lang w:val="en"/>
              <w:rPrChange w:id="1647" w:author="Sasaki Kenji／佐々木　研二／AI" w:date="2021-11-19T14:16:00Z">
                <w:rPr>
                  <w:noProof/>
                  <w:webHidden/>
                </w:rPr>
              </w:rPrChange>
            </w:rPr>
            <w:delInstrText>13</w:delInstrText>
          </w:r>
          <w:r w:rsidRPr="00F37467" w:rsidDel="00114D96">
            <w:rPr>
              <w:noProof/>
              <w:webHidden/>
              <w:lang w:val="en"/>
              <w:rPrChange w:id="1648" w:author="Sasaki Kenji／佐々木　研二／AI" w:date="2021-11-19T14:16:00Z">
                <w:rPr>
                  <w:noProof/>
                  <w:webHidden/>
                </w:rPr>
              </w:rPrChange>
            </w:rPr>
            <w:fldChar w:fldCharType="end"/>
          </w:r>
          <w:r w:rsidRPr="00F37467" w:rsidDel="00114D96">
            <w:rPr>
              <w:rStyle w:val="a4"/>
              <w:noProof/>
              <w:lang w:val="en"/>
              <w:rPrChange w:id="1649" w:author="Sasaki Kenji／佐々木　研二／AI" w:date="2021-11-19T14:16:00Z">
                <w:rPr>
                  <w:rStyle w:val="a4"/>
                  <w:noProof/>
                </w:rPr>
              </w:rPrChange>
            </w:rPr>
            <w:fldChar w:fldCharType="end"/>
          </w:r>
        </w:del>
      </w:ins>
    </w:p>
    <w:p w14:paraId="18A1B845" w14:textId="5B7EFDAD" w:rsidR="00C461C8" w:rsidRPr="00F37467" w:rsidDel="00114D96" w:rsidRDefault="00C461C8">
      <w:pPr>
        <w:pStyle w:val="10"/>
        <w:tabs>
          <w:tab w:val="right" w:leader="dot" w:pos="8494"/>
        </w:tabs>
        <w:rPr>
          <w:ins w:id="1650" w:author="Ito Hiroki／伊藤　大貴／AI" w:date="2021-08-26T13:46:00Z"/>
          <w:del w:id="1651" w:author="Sugahara, Hikaru/菅原 光" w:date="2022-06-25T17:49:00Z"/>
          <w:rFonts w:ascii="Meiryo UI" w:eastAsia="Meiryo UI" w:hAnsi="Meiryo UI"/>
          <w:noProof/>
          <w:sz w:val="21"/>
          <w:szCs w:val="22"/>
          <w:rPrChange w:id="1652" w:author="Sasaki Kenji／佐々木　研二／AI" w:date="2021-11-19T14:16:00Z">
            <w:rPr>
              <w:ins w:id="1653" w:author="Ito Hiroki／伊藤　大貴／AI" w:date="2021-08-26T13:46:00Z"/>
              <w:del w:id="1654" w:author="Sugahara, Hikaru/菅原 光" w:date="2022-06-25T17:49:00Z"/>
              <w:rFonts w:ascii="游明朝" w:eastAsia="游明朝" w:hAnsi="游明朝"/>
              <w:noProof/>
              <w:sz w:val="21"/>
              <w:szCs w:val="22"/>
            </w:rPr>
          </w:rPrChange>
        </w:rPr>
        <w:pPrChange w:id="1655" w:author="Sugahara, Hikaru/菅原 光" w:date="2022-06-25T17:49:00Z">
          <w:pPr>
            <w:pStyle w:val="30"/>
            <w:tabs>
              <w:tab w:val="right" w:leader="dot" w:pos="8494"/>
            </w:tabs>
            <w:ind w:left="400"/>
          </w:pPr>
        </w:pPrChange>
      </w:pPr>
      <w:ins w:id="1656" w:author="Ito Hiroki／伊藤　大貴／AI" w:date="2021-08-26T13:46:00Z">
        <w:del w:id="1657" w:author="Sugahara, Hikaru/菅原 光" w:date="2022-06-25T17:49:00Z">
          <w:r w:rsidRPr="00F37467" w:rsidDel="00114D96">
            <w:rPr>
              <w:rStyle w:val="a4"/>
              <w:noProof/>
              <w:lang w:val="en"/>
              <w:rPrChange w:id="1658" w:author="Sasaki Kenji／佐々木　研二／AI" w:date="2021-11-19T14:16:00Z">
                <w:rPr>
                  <w:rStyle w:val="a4"/>
                  <w:noProof/>
                </w:rPr>
              </w:rPrChange>
            </w:rPr>
            <w:fldChar w:fldCharType="begin"/>
          </w:r>
          <w:r w:rsidRPr="00F37467" w:rsidDel="00114D96">
            <w:rPr>
              <w:rStyle w:val="a4"/>
              <w:noProof/>
              <w:lang w:val="en"/>
              <w:rPrChange w:id="1659" w:author="Sasaki Kenji／佐々木　研二／AI" w:date="2021-11-19T14:16:00Z">
                <w:rPr>
                  <w:rStyle w:val="a4"/>
                  <w:noProof/>
                </w:rPr>
              </w:rPrChange>
            </w:rPr>
            <w:delInstrText xml:space="preserve"> </w:delInstrText>
          </w:r>
          <w:r w:rsidRPr="00F37467" w:rsidDel="00114D96">
            <w:rPr>
              <w:noProof/>
              <w:lang w:val="en"/>
              <w:rPrChange w:id="1660" w:author="Sasaki Kenji／佐々木　研二／AI" w:date="2021-11-19T14:16:00Z">
                <w:rPr>
                  <w:noProof/>
                </w:rPr>
              </w:rPrChange>
            </w:rPr>
            <w:delInstrText>HYPERLINK \l "_Toc80878068"</w:delInstrText>
          </w:r>
          <w:r w:rsidRPr="00F37467" w:rsidDel="00114D96">
            <w:rPr>
              <w:rStyle w:val="a4"/>
              <w:noProof/>
              <w:lang w:val="en"/>
              <w:rPrChange w:id="1661" w:author="Sasaki Kenji／佐々木　研二／AI" w:date="2021-11-19T14:16:00Z">
                <w:rPr>
                  <w:rStyle w:val="a4"/>
                  <w:noProof/>
                </w:rPr>
              </w:rPrChange>
            </w:rPr>
            <w:delInstrText xml:space="preserve"> </w:delInstrText>
          </w:r>
          <w:r w:rsidRPr="0006619B" w:rsidDel="00114D96">
            <w:rPr>
              <w:rStyle w:val="a4"/>
              <w:b w:val="0"/>
              <w:bCs w:val="0"/>
              <w:i w:val="0"/>
              <w:iCs w:val="0"/>
              <w:noProof/>
              <w:lang w:val="en"/>
            </w:rPr>
          </w:r>
          <w:r w:rsidRPr="00F37467" w:rsidDel="00114D96">
            <w:rPr>
              <w:rStyle w:val="a4"/>
              <w:noProof/>
              <w:lang w:val="en"/>
              <w:rPrChange w:id="1662" w:author="Sasaki Kenji／佐々木　研二／AI" w:date="2021-11-19T14:16:00Z">
                <w:rPr>
                  <w:rStyle w:val="a4"/>
                  <w:noProof/>
                </w:rPr>
              </w:rPrChange>
            </w:rPr>
            <w:fldChar w:fldCharType="separate"/>
          </w:r>
          <w:r w:rsidRPr="00F37467" w:rsidDel="00114D96">
            <w:rPr>
              <w:rStyle w:val="a4"/>
              <w:noProof/>
              <w:lang w:val="en"/>
              <w:rPrChange w:id="1663" w:author="Sasaki Kenji／佐々木　研二／AI" w:date="2021-11-19T14:16:00Z">
                <w:rPr>
                  <w:rStyle w:val="a4"/>
                  <w:rFonts w:ascii="ＭＳ ゴシック" w:hAnsi="ＭＳ ゴシック"/>
                  <w:noProof/>
                </w:rPr>
              </w:rPrChange>
            </w:rPr>
            <w:delInstrText>5</w:delInstrText>
          </w:r>
          <w:r w:rsidRPr="00F37467" w:rsidDel="00114D96">
            <w:rPr>
              <w:rStyle w:val="a4"/>
              <w:noProof/>
              <w:lang w:val="en"/>
              <w:rPrChange w:id="1664" w:author="Sasaki Kenji／佐々木　研二／AI" w:date="2021-11-19T14:16:00Z">
                <w:rPr>
                  <w:rStyle w:val="a4"/>
                  <w:rFonts w:ascii="ＭＳ ゴシック" w:hAnsi="ＭＳ ゴシック"/>
                  <w:noProof/>
                </w:rPr>
              </w:rPrChange>
            </w:rPr>
            <w:delInstrText>－</w:delInstrText>
          </w:r>
          <w:r w:rsidRPr="00F37467" w:rsidDel="00114D96">
            <w:rPr>
              <w:rStyle w:val="a4"/>
              <w:noProof/>
              <w:lang w:val="en"/>
              <w:rPrChange w:id="1665" w:author="Sasaki Kenji／佐々木　研二／AI" w:date="2021-11-19T14:16:00Z">
                <w:rPr>
                  <w:rStyle w:val="a4"/>
                  <w:rFonts w:ascii="ＭＳ ゴシック" w:hAnsi="ＭＳ ゴシック"/>
                  <w:noProof/>
                </w:rPr>
              </w:rPrChange>
            </w:rPr>
            <w:delInstrText>4</w:delInstrText>
          </w:r>
          <w:r w:rsidRPr="00F37467" w:rsidDel="00114D96">
            <w:rPr>
              <w:rStyle w:val="a4"/>
              <w:noProof/>
              <w:lang w:val="en"/>
              <w:rPrChange w:id="1666" w:author="Sasaki Kenji／佐々木　研二／AI" w:date="2021-11-19T14:16:00Z">
                <w:rPr>
                  <w:rStyle w:val="a4"/>
                  <w:rFonts w:ascii="ＭＳ ゴシック" w:hAnsi="ＭＳ ゴシック"/>
                  <w:noProof/>
                </w:rPr>
              </w:rPrChange>
            </w:rPr>
            <w:delInstrText>－</w:delInstrText>
          </w:r>
          <w:r w:rsidRPr="00F37467" w:rsidDel="00114D96">
            <w:rPr>
              <w:rStyle w:val="a4"/>
              <w:noProof/>
              <w:lang w:val="en"/>
              <w:rPrChange w:id="1667" w:author="Sasaki Kenji／佐々木　研二／AI" w:date="2021-11-19T14:16:00Z">
                <w:rPr>
                  <w:rStyle w:val="a4"/>
                  <w:rFonts w:ascii="ＭＳ ゴシック" w:hAnsi="ＭＳ ゴシック"/>
                  <w:noProof/>
                </w:rPr>
              </w:rPrChange>
            </w:rPr>
            <w:delInstrText>6</w:delInstrText>
          </w:r>
          <w:r w:rsidRPr="00F37467" w:rsidDel="00114D96">
            <w:rPr>
              <w:rStyle w:val="a4"/>
              <w:noProof/>
              <w:lang w:val="en"/>
              <w:rPrChange w:id="1668" w:author="Sasaki Kenji／佐々木　研二／AI" w:date="2021-11-19T14:16:00Z">
                <w:rPr>
                  <w:rStyle w:val="a4"/>
                  <w:rFonts w:ascii="ＭＳ ゴシック" w:hAnsi="ＭＳ ゴシック"/>
                  <w:noProof/>
                </w:rPr>
              </w:rPrChange>
            </w:rPr>
            <w:delInstrText>．</w:delInstrText>
          </w:r>
          <w:r w:rsidRPr="00F37467" w:rsidDel="00114D96">
            <w:rPr>
              <w:rStyle w:val="a4"/>
              <w:noProof/>
              <w:lang w:val="en"/>
              <w:rPrChange w:id="1669" w:author="Sasaki Kenji／佐々木　研二／AI" w:date="2021-11-19T14:16:00Z">
                <w:rPr>
                  <w:rStyle w:val="a4"/>
                  <w:rFonts w:ascii="ＭＳ ゴシック" w:hAnsi="ＭＳ ゴシック"/>
                  <w:noProof/>
                </w:rPr>
              </w:rPrChange>
            </w:rPr>
            <w:delInstrText xml:space="preserve"> Others </w:delInstrText>
          </w:r>
          <w:r w:rsidRPr="00F37467" w:rsidDel="00114D96">
            <w:rPr>
              <w:noProof/>
              <w:webHidden/>
              <w:lang w:val="en"/>
              <w:rPrChange w:id="1670" w:author="Sasaki Kenji／佐々木　研二／AI" w:date="2021-11-19T14:16:00Z">
                <w:rPr>
                  <w:noProof/>
                  <w:webHidden/>
                </w:rPr>
              </w:rPrChange>
            </w:rPr>
            <w:tab/>
          </w:r>
          <w:r w:rsidRPr="00F37467" w:rsidDel="00114D96">
            <w:rPr>
              <w:noProof/>
              <w:webHidden/>
              <w:lang w:val="en"/>
              <w:rPrChange w:id="1671" w:author="Sasaki Kenji／佐々木　研二／AI" w:date="2021-11-19T14:16:00Z">
                <w:rPr>
                  <w:noProof/>
                  <w:webHidden/>
                </w:rPr>
              </w:rPrChange>
            </w:rPr>
            <w:fldChar w:fldCharType="begin"/>
          </w:r>
          <w:r w:rsidRPr="00F37467" w:rsidDel="00114D96">
            <w:rPr>
              <w:noProof/>
              <w:webHidden/>
              <w:lang w:val="en"/>
              <w:rPrChange w:id="1672" w:author="Sasaki Kenji／佐々木　研二／AI" w:date="2021-11-19T14:16:00Z">
                <w:rPr>
                  <w:noProof/>
                  <w:webHidden/>
                </w:rPr>
              </w:rPrChange>
            </w:rPr>
            <w:delInstrText xml:space="preserve"> PAGEREF _Toc80878068 \h </w:delInstrText>
          </w:r>
        </w:del>
      </w:ins>
      <w:del w:id="1673" w:author="Sugahara, Hikaru/菅原 光" w:date="2022-06-25T17:49:00Z">
        <w:r w:rsidRPr="0006619B" w:rsidDel="00114D96">
          <w:rPr>
            <w:b w:val="0"/>
            <w:bCs w:val="0"/>
            <w:i w:val="0"/>
            <w:iCs w:val="0"/>
            <w:noProof/>
            <w:webHidden/>
            <w:lang w:val="en"/>
          </w:rPr>
        </w:r>
        <w:r w:rsidRPr="00F37467" w:rsidDel="00114D96">
          <w:rPr>
            <w:noProof/>
            <w:webHidden/>
            <w:lang w:val="en"/>
            <w:rPrChange w:id="1674" w:author="Sasaki Kenji／佐々木　研二／AI" w:date="2021-11-19T14:16:00Z">
              <w:rPr>
                <w:noProof/>
                <w:webHidden/>
              </w:rPr>
            </w:rPrChange>
          </w:rPr>
          <w:fldChar w:fldCharType="separate"/>
        </w:r>
      </w:del>
      <w:ins w:id="1675" w:author="Ito Hiroki／伊藤　大貴／AI" w:date="2021-08-26T13:46:00Z">
        <w:del w:id="1676" w:author="Sugahara, Hikaru/菅原 光" w:date="2022-06-25T17:49:00Z">
          <w:r w:rsidRPr="00F37467" w:rsidDel="00114D96">
            <w:rPr>
              <w:noProof/>
              <w:webHidden/>
              <w:lang w:val="en"/>
              <w:rPrChange w:id="1677" w:author="Sasaki Kenji／佐々木　研二／AI" w:date="2021-11-19T14:16:00Z">
                <w:rPr>
                  <w:noProof/>
                  <w:webHidden/>
                </w:rPr>
              </w:rPrChange>
            </w:rPr>
            <w:delInstrText>13</w:delInstrText>
          </w:r>
          <w:r w:rsidRPr="00F37467" w:rsidDel="00114D96">
            <w:rPr>
              <w:noProof/>
              <w:webHidden/>
              <w:lang w:val="en"/>
              <w:rPrChange w:id="1678" w:author="Sasaki Kenji／佐々木　研二／AI" w:date="2021-11-19T14:16:00Z">
                <w:rPr>
                  <w:noProof/>
                  <w:webHidden/>
                </w:rPr>
              </w:rPrChange>
            </w:rPr>
            <w:fldChar w:fldCharType="end"/>
          </w:r>
          <w:r w:rsidRPr="00F37467" w:rsidDel="00114D96">
            <w:rPr>
              <w:rStyle w:val="a4"/>
              <w:noProof/>
              <w:lang w:val="en"/>
              <w:rPrChange w:id="1679" w:author="Sasaki Kenji／佐々木　研二／AI" w:date="2021-11-19T14:16:00Z">
                <w:rPr>
                  <w:rStyle w:val="a4"/>
                  <w:noProof/>
                </w:rPr>
              </w:rPrChange>
            </w:rPr>
            <w:fldChar w:fldCharType="end"/>
          </w:r>
        </w:del>
      </w:ins>
    </w:p>
    <w:p w14:paraId="0F26F49A" w14:textId="6B725001" w:rsidR="00C461C8" w:rsidRPr="00F37467" w:rsidDel="00114D96" w:rsidRDefault="00C461C8">
      <w:pPr>
        <w:pStyle w:val="10"/>
        <w:tabs>
          <w:tab w:val="right" w:leader="dot" w:pos="8494"/>
        </w:tabs>
        <w:rPr>
          <w:ins w:id="1680" w:author="Ito Hiroki／伊藤　大貴／AI" w:date="2021-08-26T13:46:00Z"/>
          <w:del w:id="1681" w:author="Sugahara, Hikaru/菅原 光" w:date="2022-06-25T17:49:00Z"/>
          <w:rFonts w:ascii="Meiryo UI" w:eastAsia="Meiryo UI" w:hAnsi="Meiryo UI"/>
          <w:b w:val="0"/>
          <w:bCs w:val="0"/>
          <w:i w:val="0"/>
          <w:iCs w:val="0"/>
          <w:noProof/>
          <w:sz w:val="21"/>
          <w:szCs w:val="22"/>
          <w:rPrChange w:id="1682" w:author="Sasaki Kenji／佐々木　研二／AI" w:date="2021-11-19T14:16:00Z">
            <w:rPr>
              <w:ins w:id="1683" w:author="Ito Hiroki／伊藤　大貴／AI" w:date="2021-08-26T13:46:00Z"/>
              <w:del w:id="1684" w:author="Sugahara, Hikaru/菅原 光" w:date="2022-06-25T17:49:00Z"/>
              <w:rFonts w:ascii="游明朝" w:eastAsia="游明朝" w:hAnsi="游明朝"/>
              <w:b w:val="0"/>
              <w:bCs w:val="0"/>
              <w:i w:val="0"/>
              <w:iCs w:val="0"/>
              <w:noProof/>
              <w:sz w:val="21"/>
              <w:szCs w:val="22"/>
            </w:rPr>
          </w:rPrChange>
        </w:rPr>
      </w:pPr>
      <w:ins w:id="1685" w:author="Ito Hiroki／伊藤　大貴／AI" w:date="2021-08-26T13:46:00Z">
        <w:del w:id="1686" w:author="Sugahara, Hikaru/菅原 光" w:date="2022-06-25T17:49:00Z">
          <w:r w:rsidRPr="00F37467" w:rsidDel="00114D96">
            <w:rPr>
              <w:rStyle w:val="a4"/>
              <w:b w:val="0"/>
              <w:bCs w:val="0"/>
              <w:i w:val="0"/>
              <w:iCs w:val="0"/>
              <w:noProof/>
              <w:lang w:val="en"/>
              <w:rPrChange w:id="1687" w:author="Sasaki Kenji／佐々木　研二／AI" w:date="2021-11-19T14:16:00Z">
                <w:rPr>
                  <w:rStyle w:val="a4"/>
                  <w:b w:val="0"/>
                  <w:bCs w:val="0"/>
                  <w:i w:val="0"/>
                  <w:iCs w:val="0"/>
                  <w:noProof/>
                </w:rPr>
              </w:rPrChange>
            </w:rPr>
            <w:fldChar w:fldCharType="begin"/>
          </w:r>
          <w:r w:rsidRPr="00F37467" w:rsidDel="00114D96">
            <w:rPr>
              <w:rStyle w:val="a4"/>
              <w:b w:val="0"/>
              <w:bCs w:val="0"/>
              <w:i w:val="0"/>
              <w:iCs w:val="0"/>
              <w:noProof/>
              <w:lang w:val="en"/>
              <w:rPrChange w:id="1688" w:author="Sasaki Kenji／佐々木　研二／AI" w:date="2021-11-19T14:16:00Z">
                <w:rPr>
                  <w:rStyle w:val="a4"/>
                  <w:b w:val="0"/>
                  <w:bCs w:val="0"/>
                  <w:i w:val="0"/>
                  <w:iCs w:val="0"/>
                  <w:noProof/>
                </w:rPr>
              </w:rPrChange>
            </w:rPr>
            <w:delInstrText xml:space="preserve"> </w:delInstrText>
          </w:r>
          <w:r w:rsidRPr="00F37467" w:rsidDel="00114D96">
            <w:rPr>
              <w:b w:val="0"/>
              <w:bCs w:val="0"/>
              <w:i w:val="0"/>
              <w:iCs w:val="0"/>
              <w:noProof/>
              <w:lang w:val="en"/>
              <w:rPrChange w:id="1689" w:author="Sasaki Kenji／佐々木　研二／AI" w:date="2021-11-19T14:16:00Z">
                <w:rPr>
                  <w:b w:val="0"/>
                  <w:bCs w:val="0"/>
                  <w:i w:val="0"/>
                  <w:iCs w:val="0"/>
                  <w:noProof/>
                </w:rPr>
              </w:rPrChange>
            </w:rPr>
            <w:delInstrText>HYPERLINK \l "_Toc80878069"</w:delInstrText>
          </w:r>
          <w:r w:rsidRPr="00F37467" w:rsidDel="00114D96">
            <w:rPr>
              <w:rStyle w:val="a4"/>
              <w:b w:val="0"/>
              <w:bCs w:val="0"/>
              <w:i w:val="0"/>
              <w:iCs w:val="0"/>
              <w:noProof/>
              <w:lang w:val="en"/>
              <w:rPrChange w:id="1690" w:author="Sasaki Kenji／佐々木　研二／AI" w:date="2021-11-19T14:16:00Z">
                <w:rPr>
                  <w:rStyle w:val="a4"/>
                  <w:b w:val="0"/>
                  <w:bCs w:val="0"/>
                  <w:i w:val="0"/>
                  <w:i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i w:val="0"/>
              <w:iCs w:val="0"/>
              <w:noProof/>
              <w:lang w:val="en"/>
              <w:rPrChange w:id="1691" w:author="Sasaki Kenji／佐々木　研二／AI" w:date="2021-11-19T14:16:00Z">
                <w:rPr>
                  <w:rStyle w:val="a4"/>
                  <w:b w:val="0"/>
                  <w:bCs w:val="0"/>
                  <w:i w:val="0"/>
                  <w:iCs w:val="0"/>
                  <w:noProof/>
                </w:rPr>
              </w:rPrChange>
            </w:rPr>
            <w:fldChar w:fldCharType="separate"/>
          </w:r>
          <w:r w:rsidRPr="00F37467" w:rsidDel="00114D96">
            <w:rPr>
              <w:rStyle w:val="a4"/>
              <w:b w:val="0"/>
              <w:bCs w:val="0"/>
              <w:i w:val="0"/>
              <w:iCs w:val="0"/>
              <w:noProof/>
              <w:lang w:val="en"/>
              <w:rPrChange w:id="1692" w:author="Sasaki Kenji／佐々木　研二／AI" w:date="2021-11-19T14:16:00Z">
                <w:rPr>
                  <w:rStyle w:val="a4"/>
                  <w:rFonts w:ascii="ＭＳ ゴシック" w:eastAsia="ＭＳ ゴシック" w:hAnsi="ＭＳ ゴシック"/>
                  <w:b w:val="0"/>
                  <w:bCs w:val="0"/>
                  <w:i w:val="0"/>
                  <w:iCs w:val="0"/>
                  <w:noProof/>
                </w:rPr>
              </w:rPrChange>
            </w:rPr>
            <w:delInstrText>6</w:delInstrText>
          </w:r>
          <w:r w:rsidRPr="00F37467" w:rsidDel="00114D96">
            <w:rPr>
              <w:rStyle w:val="a4"/>
              <w:b w:val="0"/>
              <w:bCs w:val="0"/>
              <w:i w:val="0"/>
              <w:iCs w:val="0"/>
              <w:noProof/>
              <w:lang w:val="en"/>
              <w:rPrChange w:id="1693" w:author="Sasaki Kenji／佐々木　研二／AI" w:date="2021-11-19T14:16:00Z">
                <w:rPr>
                  <w:rStyle w:val="a4"/>
                  <w:rFonts w:ascii="ＭＳ ゴシック" w:eastAsia="ＭＳ ゴシック" w:hAnsi="ＭＳ ゴシック"/>
                  <w:b w:val="0"/>
                  <w:bCs w:val="0"/>
                  <w:i w:val="0"/>
                  <w:iCs w:val="0"/>
                  <w:noProof/>
                </w:rPr>
              </w:rPrChange>
            </w:rPr>
            <w:delInstrText>．</w:delInstrText>
          </w:r>
          <w:r w:rsidRPr="00F37467" w:rsidDel="00114D96">
            <w:rPr>
              <w:rStyle w:val="a4"/>
              <w:b w:val="0"/>
              <w:bCs w:val="0"/>
              <w:i w:val="0"/>
              <w:iCs w:val="0"/>
              <w:noProof/>
              <w:lang w:val="en"/>
              <w:rPrChange w:id="1694" w:author="Sasaki Kenji／佐々木　研二／AI" w:date="2021-11-19T14:16:00Z">
                <w:rPr>
                  <w:rStyle w:val="a4"/>
                  <w:rFonts w:ascii="ＭＳ ゴシック" w:eastAsia="ＭＳ ゴシック" w:hAnsi="ＭＳ ゴシック"/>
                  <w:b w:val="0"/>
                  <w:bCs w:val="0"/>
                  <w:i w:val="0"/>
                  <w:iCs w:val="0"/>
                  <w:noProof/>
                </w:rPr>
              </w:rPrChange>
            </w:rPr>
            <w:delInstrText xml:space="preserve"> QOS (Quality of Service)</w:delInstrText>
          </w:r>
          <w:r w:rsidRPr="00F37467" w:rsidDel="00114D96">
            <w:rPr>
              <w:b w:val="0"/>
              <w:bCs w:val="0"/>
              <w:i w:val="0"/>
              <w:iCs w:val="0"/>
              <w:noProof/>
              <w:webHidden/>
              <w:lang w:val="en"/>
              <w:rPrChange w:id="1695" w:author="Sasaki Kenji／佐々木　研二／AI" w:date="2021-11-19T14:16:00Z">
                <w:rPr>
                  <w:b w:val="0"/>
                  <w:bCs w:val="0"/>
                  <w:i w:val="0"/>
                  <w:iCs w:val="0"/>
                  <w:noProof/>
                  <w:webHidden/>
                </w:rPr>
              </w:rPrChange>
            </w:rPr>
            <w:tab/>
          </w:r>
          <w:r w:rsidRPr="00F37467" w:rsidDel="00114D96">
            <w:rPr>
              <w:b w:val="0"/>
              <w:bCs w:val="0"/>
              <w:i w:val="0"/>
              <w:iCs w:val="0"/>
              <w:noProof/>
              <w:webHidden/>
              <w:lang w:val="en"/>
              <w:rPrChange w:id="1696" w:author="Sasaki Kenji／佐々木　研二／AI" w:date="2021-11-19T14:16:00Z">
                <w:rPr>
                  <w:b w:val="0"/>
                  <w:bCs w:val="0"/>
                  <w:i w:val="0"/>
                  <w:iCs w:val="0"/>
                  <w:noProof/>
                  <w:webHidden/>
                </w:rPr>
              </w:rPrChange>
            </w:rPr>
            <w:fldChar w:fldCharType="begin"/>
          </w:r>
          <w:r w:rsidRPr="00F37467" w:rsidDel="00114D96">
            <w:rPr>
              <w:b w:val="0"/>
              <w:bCs w:val="0"/>
              <w:i w:val="0"/>
              <w:iCs w:val="0"/>
              <w:noProof/>
              <w:webHidden/>
              <w:lang w:val="en"/>
              <w:rPrChange w:id="1697" w:author="Sasaki Kenji／佐々木　研二／AI" w:date="2021-11-19T14:16:00Z">
                <w:rPr>
                  <w:b w:val="0"/>
                  <w:bCs w:val="0"/>
                  <w:i w:val="0"/>
                  <w:iCs w:val="0"/>
                  <w:noProof/>
                  <w:webHidden/>
                </w:rPr>
              </w:rPrChange>
            </w:rPr>
            <w:delInstrText xml:space="preserve"> PAGEREF _Toc80878069 \h </w:delInstrText>
          </w:r>
        </w:del>
      </w:ins>
      <w:del w:id="1698" w:author="Sugahara, Hikaru/菅原 光" w:date="2022-06-25T17:49:00Z">
        <w:r w:rsidRPr="0006619B" w:rsidDel="00114D96">
          <w:rPr>
            <w:b w:val="0"/>
            <w:bCs w:val="0"/>
            <w:i w:val="0"/>
            <w:iCs w:val="0"/>
            <w:noProof/>
            <w:webHidden/>
            <w:lang w:val="en"/>
          </w:rPr>
        </w:r>
        <w:r w:rsidRPr="00F37467" w:rsidDel="00114D96">
          <w:rPr>
            <w:b w:val="0"/>
            <w:bCs w:val="0"/>
            <w:i w:val="0"/>
            <w:iCs w:val="0"/>
            <w:noProof/>
            <w:webHidden/>
            <w:lang w:val="en"/>
            <w:rPrChange w:id="1699" w:author="Sasaki Kenji／佐々木　研二／AI" w:date="2021-11-19T14:16:00Z">
              <w:rPr>
                <w:b w:val="0"/>
                <w:bCs w:val="0"/>
                <w:i w:val="0"/>
                <w:iCs w:val="0"/>
                <w:noProof/>
                <w:webHidden/>
              </w:rPr>
            </w:rPrChange>
          </w:rPr>
          <w:fldChar w:fldCharType="separate"/>
        </w:r>
      </w:del>
      <w:ins w:id="1700" w:author="Ito Hiroki／伊藤　大貴／AI" w:date="2021-08-26T13:46:00Z">
        <w:del w:id="1701" w:author="Sugahara, Hikaru/菅原 光" w:date="2022-06-25T17:49:00Z">
          <w:r w:rsidRPr="00F37467" w:rsidDel="00114D96">
            <w:rPr>
              <w:b w:val="0"/>
              <w:bCs w:val="0"/>
              <w:i w:val="0"/>
              <w:iCs w:val="0"/>
              <w:noProof/>
              <w:webHidden/>
              <w:lang w:val="en"/>
              <w:rPrChange w:id="1702" w:author="Sasaki Kenji／佐々木　研二／AI" w:date="2021-11-19T14:16:00Z">
                <w:rPr>
                  <w:b w:val="0"/>
                  <w:bCs w:val="0"/>
                  <w:i w:val="0"/>
                  <w:iCs w:val="0"/>
                  <w:noProof/>
                  <w:webHidden/>
                </w:rPr>
              </w:rPrChange>
            </w:rPr>
            <w:delInstrText>13</w:delInstrText>
          </w:r>
          <w:r w:rsidRPr="00F37467" w:rsidDel="00114D96">
            <w:rPr>
              <w:b w:val="0"/>
              <w:bCs w:val="0"/>
              <w:i w:val="0"/>
              <w:iCs w:val="0"/>
              <w:noProof/>
              <w:webHidden/>
              <w:lang w:val="en"/>
              <w:rPrChange w:id="1703" w:author="Sasaki Kenji／佐々木　研二／AI" w:date="2021-11-19T14:16:00Z">
                <w:rPr>
                  <w:b w:val="0"/>
                  <w:bCs w:val="0"/>
                  <w:i w:val="0"/>
                  <w:iCs w:val="0"/>
                  <w:noProof/>
                  <w:webHidden/>
                </w:rPr>
              </w:rPrChange>
            </w:rPr>
            <w:fldChar w:fldCharType="end"/>
          </w:r>
          <w:r w:rsidRPr="00F37467" w:rsidDel="00114D96">
            <w:rPr>
              <w:rStyle w:val="a4"/>
              <w:b w:val="0"/>
              <w:bCs w:val="0"/>
              <w:i w:val="0"/>
              <w:iCs w:val="0"/>
              <w:noProof/>
              <w:lang w:val="en"/>
              <w:rPrChange w:id="1704" w:author="Sasaki Kenji／佐々木　研二／AI" w:date="2021-11-19T14:16:00Z">
                <w:rPr>
                  <w:rStyle w:val="a4"/>
                  <w:b w:val="0"/>
                  <w:bCs w:val="0"/>
                  <w:i w:val="0"/>
                  <w:iCs w:val="0"/>
                  <w:noProof/>
                </w:rPr>
              </w:rPrChange>
            </w:rPr>
            <w:fldChar w:fldCharType="end"/>
          </w:r>
        </w:del>
      </w:ins>
    </w:p>
    <w:p w14:paraId="64828100" w14:textId="6FEF9488" w:rsidR="00C461C8" w:rsidRPr="00F37467" w:rsidDel="00114D96" w:rsidRDefault="00C461C8">
      <w:pPr>
        <w:pStyle w:val="10"/>
        <w:tabs>
          <w:tab w:val="right" w:leader="dot" w:pos="8494"/>
        </w:tabs>
        <w:rPr>
          <w:ins w:id="1705" w:author="Ito Hiroki／伊藤　大貴／AI" w:date="2021-08-26T13:46:00Z"/>
          <w:del w:id="1706" w:author="Sugahara, Hikaru/菅原 光" w:date="2022-06-25T17:49:00Z"/>
          <w:rFonts w:ascii="Meiryo UI" w:eastAsia="Meiryo UI" w:hAnsi="Meiryo UI"/>
          <w:b w:val="0"/>
          <w:bCs w:val="0"/>
          <w:i w:val="0"/>
          <w:iCs w:val="0"/>
          <w:noProof/>
          <w:sz w:val="21"/>
          <w:szCs w:val="22"/>
          <w:rPrChange w:id="1707" w:author="Sasaki Kenji／佐々木　研二／AI" w:date="2021-11-19T14:16:00Z">
            <w:rPr>
              <w:ins w:id="1708" w:author="Ito Hiroki／伊藤　大貴／AI" w:date="2021-08-26T13:46:00Z"/>
              <w:del w:id="1709" w:author="Sugahara, Hikaru/菅原 光" w:date="2022-06-25T17:49:00Z"/>
              <w:rFonts w:ascii="游明朝" w:eastAsia="游明朝" w:hAnsi="游明朝"/>
              <w:b w:val="0"/>
              <w:bCs w:val="0"/>
              <w:i w:val="0"/>
              <w:iCs w:val="0"/>
              <w:noProof/>
              <w:sz w:val="21"/>
              <w:szCs w:val="22"/>
            </w:rPr>
          </w:rPrChange>
        </w:rPr>
      </w:pPr>
      <w:ins w:id="1710" w:author="Ito Hiroki／伊藤　大貴／AI" w:date="2021-08-26T13:46:00Z">
        <w:del w:id="1711" w:author="Sugahara, Hikaru/菅原 光" w:date="2022-06-25T17:49:00Z">
          <w:r w:rsidRPr="00F37467" w:rsidDel="00114D96">
            <w:rPr>
              <w:rStyle w:val="a4"/>
              <w:b w:val="0"/>
              <w:bCs w:val="0"/>
              <w:i w:val="0"/>
              <w:iCs w:val="0"/>
              <w:noProof/>
              <w:lang w:val="en"/>
              <w:rPrChange w:id="1712" w:author="Sasaki Kenji／佐々木　研二／AI" w:date="2021-11-19T14:16:00Z">
                <w:rPr>
                  <w:rStyle w:val="a4"/>
                  <w:b w:val="0"/>
                  <w:bCs w:val="0"/>
                  <w:i w:val="0"/>
                  <w:iCs w:val="0"/>
                  <w:noProof/>
                </w:rPr>
              </w:rPrChange>
            </w:rPr>
            <w:fldChar w:fldCharType="begin"/>
          </w:r>
          <w:r w:rsidRPr="00F37467" w:rsidDel="00114D96">
            <w:rPr>
              <w:rStyle w:val="a4"/>
              <w:b w:val="0"/>
              <w:bCs w:val="0"/>
              <w:i w:val="0"/>
              <w:iCs w:val="0"/>
              <w:noProof/>
              <w:lang w:val="en"/>
              <w:rPrChange w:id="1713" w:author="Sasaki Kenji／佐々木　研二／AI" w:date="2021-11-19T14:16:00Z">
                <w:rPr>
                  <w:rStyle w:val="a4"/>
                  <w:b w:val="0"/>
                  <w:bCs w:val="0"/>
                  <w:i w:val="0"/>
                  <w:iCs w:val="0"/>
                  <w:noProof/>
                </w:rPr>
              </w:rPrChange>
            </w:rPr>
            <w:delInstrText xml:space="preserve"> </w:delInstrText>
          </w:r>
          <w:r w:rsidRPr="00F37467" w:rsidDel="00114D96">
            <w:rPr>
              <w:b w:val="0"/>
              <w:bCs w:val="0"/>
              <w:i w:val="0"/>
              <w:iCs w:val="0"/>
              <w:noProof/>
              <w:lang w:val="en"/>
              <w:rPrChange w:id="1714" w:author="Sasaki Kenji／佐々木　研二／AI" w:date="2021-11-19T14:16:00Z">
                <w:rPr>
                  <w:b w:val="0"/>
                  <w:bCs w:val="0"/>
                  <w:i w:val="0"/>
                  <w:iCs w:val="0"/>
                  <w:noProof/>
                </w:rPr>
              </w:rPrChange>
            </w:rPr>
            <w:delInstrText>HYPERLINK \l "_Toc80878070"</w:delInstrText>
          </w:r>
          <w:r w:rsidRPr="00F37467" w:rsidDel="00114D96">
            <w:rPr>
              <w:rStyle w:val="a4"/>
              <w:b w:val="0"/>
              <w:bCs w:val="0"/>
              <w:i w:val="0"/>
              <w:iCs w:val="0"/>
              <w:noProof/>
              <w:lang w:val="en"/>
              <w:rPrChange w:id="1715" w:author="Sasaki Kenji／佐々木　研二／AI" w:date="2021-11-19T14:16:00Z">
                <w:rPr>
                  <w:rStyle w:val="a4"/>
                  <w:b w:val="0"/>
                  <w:bCs w:val="0"/>
                  <w:i w:val="0"/>
                  <w:i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i w:val="0"/>
              <w:iCs w:val="0"/>
              <w:noProof/>
              <w:lang w:val="en"/>
              <w:rPrChange w:id="1716" w:author="Sasaki Kenji／佐々木　研二／AI" w:date="2021-11-19T14:16:00Z">
                <w:rPr>
                  <w:rStyle w:val="a4"/>
                  <w:b w:val="0"/>
                  <w:bCs w:val="0"/>
                  <w:i w:val="0"/>
                  <w:iCs w:val="0"/>
                  <w:noProof/>
                </w:rPr>
              </w:rPrChange>
            </w:rPr>
            <w:fldChar w:fldCharType="separate"/>
          </w:r>
          <w:r w:rsidRPr="00F37467" w:rsidDel="00114D96">
            <w:rPr>
              <w:rStyle w:val="a4"/>
              <w:b w:val="0"/>
              <w:bCs w:val="0"/>
              <w:i w:val="0"/>
              <w:iCs w:val="0"/>
              <w:noProof/>
              <w:lang w:val="en"/>
              <w:rPrChange w:id="1717" w:author="Sasaki Kenji／佐々木　研二／AI" w:date="2021-11-19T14:16:00Z">
                <w:rPr>
                  <w:rStyle w:val="a4"/>
                  <w:rFonts w:ascii="ＭＳ ゴシック" w:eastAsia="ＭＳ ゴシック" w:hAnsi="ＭＳ ゴシック"/>
                  <w:b w:val="0"/>
                  <w:bCs w:val="0"/>
                  <w:i w:val="0"/>
                  <w:iCs w:val="0"/>
                  <w:noProof/>
                </w:rPr>
              </w:rPrChange>
            </w:rPr>
            <w:delInstrText>7</w:delInstrText>
          </w:r>
          <w:r w:rsidRPr="00F37467" w:rsidDel="00114D96">
            <w:rPr>
              <w:rStyle w:val="a4"/>
              <w:b w:val="0"/>
              <w:bCs w:val="0"/>
              <w:i w:val="0"/>
              <w:iCs w:val="0"/>
              <w:noProof/>
              <w:lang w:val="en"/>
              <w:rPrChange w:id="1718" w:author="Sasaki Kenji／佐々木　研二／AI" w:date="2021-11-19T14:16:00Z">
                <w:rPr>
                  <w:rStyle w:val="a4"/>
                  <w:rFonts w:ascii="ＭＳ ゴシック" w:eastAsia="ＭＳ ゴシック" w:hAnsi="ＭＳ ゴシック"/>
                  <w:b w:val="0"/>
                  <w:bCs w:val="0"/>
                  <w:i w:val="0"/>
                  <w:iCs w:val="0"/>
                  <w:noProof/>
                </w:rPr>
              </w:rPrChange>
            </w:rPr>
            <w:delInstrText>．</w:delInstrText>
          </w:r>
          <w:r w:rsidRPr="00F37467" w:rsidDel="00114D96">
            <w:rPr>
              <w:rStyle w:val="a4"/>
              <w:b w:val="0"/>
              <w:bCs w:val="0"/>
              <w:i w:val="0"/>
              <w:iCs w:val="0"/>
              <w:noProof/>
              <w:lang w:val="en"/>
              <w:rPrChange w:id="1719" w:author="Sasaki Kenji／佐々木　研二／AI" w:date="2021-11-19T14:16:00Z">
                <w:rPr>
                  <w:rStyle w:val="a4"/>
                  <w:rFonts w:ascii="ＭＳ ゴシック" w:eastAsia="ＭＳ ゴシック" w:hAnsi="ＭＳ ゴシック"/>
                  <w:b w:val="0"/>
                  <w:bCs w:val="0"/>
                  <w:i w:val="0"/>
                  <w:iCs w:val="0"/>
                  <w:noProof/>
                </w:rPr>
              </w:rPrChange>
            </w:rPr>
            <w:delInstrText xml:space="preserve"> Trends and Comparisons of Other </w:delInstrText>
          </w:r>
          <w:r w:rsidRPr="00F37467" w:rsidDel="00114D96">
            <w:rPr>
              <w:b w:val="0"/>
              <w:bCs w:val="0"/>
              <w:i w:val="0"/>
              <w:iCs w:val="0"/>
              <w:noProof/>
              <w:webHidden/>
              <w:lang w:val="en"/>
              <w:rPrChange w:id="1720" w:author="Sasaki Kenji／佐々木　研二／AI" w:date="2021-11-19T14:16:00Z">
                <w:rPr>
                  <w:b w:val="0"/>
                  <w:bCs w:val="0"/>
                  <w:i w:val="0"/>
                  <w:iCs w:val="0"/>
                  <w:noProof/>
                  <w:webHidden/>
                </w:rPr>
              </w:rPrChange>
            </w:rPr>
            <w:tab/>
          </w:r>
          <w:r w:rsidRPr="00F37467" w:rsidDel="00114D96">
            <w:rPr>
              <w:b w:val="0"/>
              <w:bCs w:val="0"/>
              <w:i w:val="0"/>
              <w:iCs w:val="0"/>
              <w:noProof/>
              <w:webHidden/>
              <w:lang w:val="en"/>
              <w:rPrChange w:id="1721" w:author="Sasaki Kenji／佐々木　研二／AI" w:date="2021-11-19T14:16:00Z">
                <w:rPr>
                  <w:b w:val="0"/>
                  <w:bCs w:val="0"/>
                  <w:i w:val="0"/>
                  <w:iCs w:val="0"/>
                  <w:noProof/>
                  <w:webHidden/>
                </w:rPr>
              </w:rPrChange>
            </w:rPr>
            <w:fldChar w:fldCharType="begin"/>
          </w:r>
          <w:r w:rsidRPr="00F37467" w:rsidDel="00114D96">
            <w:rPr>
              <w:b w:val="0"/>
              <w:bCs w:val="0"/>
              <w:i w:val="0"/>
              <w:iCs w:val="0"/>
              <w:noProof/>
              <w:webHidden/>
              <w:lang w:val="en"/>
              <w:rPrChange w:id="1722" w:author="Sasaki Kenji／佐々木　研二／AI" w:date="2021-11-19T14:16:00Z">
                <w:rPr>
                  <w:b w:val="0"/>
                  <w:bCs w:val="0"/>
                  <w:i w:val="0"/>
                  <w:iCs w:val="0"/>
                  <w:noProof/>
                  <w:webHidden/>
                </w:rPr>
              </w:rPrChange>
            </w:rPr>
            <w:delInstrText xml:space="preserve"> PAGEREF _Toc80878070 \h </w:delInstrText>
          </w:r>
        </w:del>
      </w:ins>
      <w:del w:id="1723" w:author="Sugahara, Hikaru/菅原 光" w:date="2022-06-25T17:49:00Z">
        <w:r w:rsidRPr="0006619B" w:rsidDel="00114D96">
          <w:rPr>
            <w:b w:val="0"/>
            <w:bCs w:val="0"/>
            <w:i w:val="0"/>
            <w:iCs w:val="0"/>
            <w:noProof/>
            <w:webHidden/>
            <w:lang w:val="en"/>
          </w:rPr>
        </w:r>
        <w:r w:rsidRPr="00F37467" w:rsidDel="00114D96">
          <w:rPr>
            <w:b w:val="0"/>
            <w:bCs w:val="0"/>
            <w:i w:val="0"/>
            <w:iCs w:val="0"/>
            <w:noProof/>
            <w:webHidden/>
            <w:lang w:val="en"/>
            <w:rPrChange w:id="1724" w:author="Sasaki Kenji／佐々木　研二／AI" w:date="2021-11-19T14:16:00Z">
              <w:rPr>
                <w:b w:val="0"/>
                <w:bCs w:val="0"/>
                <w:i w:val="0"/>
                <w:iCs w:val="0"/>
                <w:noProof/>
                <w:webHidden/>
              </w:rPr>
            </w:rPrChange>
          </w:rPr>
          <w:fldChar w:fldCharType="separate"/>
        </w:r>
      </w:del>
      <w:ins w:id="1725" w:author="Ito Hiroki／伊藤　大貴／AI" w:date="2021-08-26T13:46:00Z">
        <w:del w:id="1726" w:author="Sugahara, Hikaru/菅原 光" w:date="2022-06-25T17:49:00Z">
          <w:r w:rsidRPr="00F37467" w:rsidDel="00114D96">
            <w:rPr>
              <w:b w:val="0"/>
              <w:bCs w:val="0"/>
              <w:i w:val="0"/>
              <w:iCs w:val="0"/>
              <w:noProof/>
              <w:webHidden/>
              <w:lang w:val="en"/>
              <w:rPrChange w:id="1727" w:author="Sasaki Kenji／佐々木　研二／AI" w:date="2021-11-19T14:16:00Z">
                <w:rPr>
                  <w:b w:val="0"/>
                  <w:bCs w:val="0"/>
                  <w:i w:val="0"/>
                  <w:iCs w:val="0"/>
                  <w:noProof/>
                  <w:webHidden/>
                </w:rPr>
              </w:rPrChange>
            </w:rPr>
            <w:delInstrText>Companies14</w:delInstrText>
          </w:r>
          <w:r w:rsidRPr="00F37467" w:rsidDel="00114D96">
            <w:rPr>
              <w:b w:val="0"/>
              <w:bCs w:val="0"/>
              <w:i w:val="0"/>
              <w:iCs w:val="0"/>
              <w:noProof/>
              <w:webHidden/>
              <w:lang w:val="en"/>
              <w:rPrChange w:id="1728" w:author="Sasaki Kenji／佐々木　研二／AI" w:date="2021-11-19T14:16:00Z">
                <w:rPr>
                  <w:b w:val="0"/>
                  <w:bCs w:val="0"/>
                  <w:i w:val="0"/>
                  <w:iCs w:val="0"/>
                  <w:noProof/>
                  <w:webHidden/>
                </w:rPr>
              </w:rPrChange>
            </w:rPr>
            <w:fldChar w:fldCharType="end"/>
          </w:r>
          <w:r w:rsidRPr="00F37467" w:rsidDel="00114D96">
            <w:rPr>
              <w:rStyle w:val="a4"/>
              <w:b w:val="0"/>
              <w:bCs w:val="0"/>
              <w:i w:val="0"/>
              <w:iCs w:val="0"/>
              <w:noProof/>
              <w:lang w:val="en"/>
              <w:rPrChange w:id="1729" w:author="Sasaki Kenji／佐々木　研二／AI" w:date="2021-11-19T14:16:00Z">
                <w:rPr>
                  <w:rStyle w:val="a4"/>
                  <w:b w:val="0"/>
                  <w:bCs w:val="0"/>
                  <w:i w:val="0"/>
                  <w:iCs w:val="0"/>
                  <w:noProof/>
                </w:rPr>
              </w:rPrChange>
            </w:rPr>
            <w:fldChar w:fldCharType="end"/>
          </w:r>
        </w:del>
      </w:ins>
    </w:p>
    <w:p w14:paraId="7D9BBAA8" w14:textId="656F2733" w:rsidR="00C461C8" w:rsidRPr="00F37467" w:rsidDel="00114D96" w:rsidRDefault="00C461C8">
      <w:pPr>
        <w:pStyle w:val="10"/>
        <w:tabs>
          <w:tab w:val="right" w:leader="dot" w:pos="8494"/>
        </w:tabs>
        <w:rPr>
          <w:ins w:id="1730" w:author="Ito Hiroki／伊藤　大貴／AI" w:date="2021-08-26T13:46:00Z"/>
          <w:del w:id="1731" w:author="Sugahara, Hikaru/菅原 光" w:date="2022-06-25T17:49:00Z"/>
          <w:rFonts w:ascii="Meiryo UI" w:eastAsia="Meiryo UI" w:hAnsi="Meiryo UI"/>
          <w:b w:val="0"/>
          <w:bCs w:val="0"/>
          <w:i w:val="0"/>
          <w:iCs w:val="0"/>
          <w:noProof/>
          <w:sz w:val="21"/>
          <w:szCs w:val="22"/>
          <w:rPrChange w:id="1732" w:author="Sasaki Kenji／佐々木　研二／AI" w:date="2021-11-19T14:16:00Z">
            <w:rPr>
              <w:ins w:id="1733" w:author="Ito Hiroki／伊藤　大貴／AI" w:date="2021-08-26T13:46:00Z"/>
              <w:del w:id="1734" w:author="Sugahara, Hikaru/菅原 光" w:date="2022-06-25T17:49:00Z"/>
              <w:rFonts w:ascii="游明朝" w:eastAsia="游明朝" w:hAnsi="游明朝"/>
              <w:b w:val="0"/>
              <w:bCs w:val="0"/>
              <w:i w:val="0"/>
              <w:iCs w:val="0"/>
              <w:noProof/>
              <w:sz w:val="21"/>
              <w:szCs w:val="22"/>
            </w:rPr>
          </w:rPrChange>
        </w:rPr>
      </w:pPr>
      <w:ins w:id="1735" w:author="Ito Hiroki／伊藤　大貴／AI" w:date="2021-08-26T13:46:00Z">
        <w:del w:id="1736" w:author="Sugahara, Hikaru/菅原 光" w:date="2022-06-25T17:49:00Z">
          <w:r w:rsidRPr="00F37467" w:rsidDel="00114D96">
            <w:rPr>
              <w:rStyle w:val="a4"/>
              <w:b w:val="0"/>
              <w:bCs w:val="0"/>
              <w:i w:val="0"/>
              <w:iCs w:val="0"/>
              <w:noProof/>
              <w:lang w:val="en"/>
              <w:rPrChange w:id="1737" w:author="Sasaki Kenji／佐々木　研二／AI" w:date="2021-11-19T14:16:00Z">
                <w:rPr>
                  <w:rStyle w:val="a4"/>
                  <w:b w:val="0"/>
                  <w:bCs w:val="0"/>
                  <w:i w:val="0"/>
                  <w:iCs w:val="0"/>
                  <w:noProof/>
                </w:rPr>
              </w:rPrChange>
            </w:rPr>
            <w:fldChar w:fldCharType="begin"/>
          </w:r>
          <w:r w:rsidRPr="00F37467" w:rsidDel="00114D96">
            <w:rPr>
              <w:rStyle w:val="a4"/>
              <w:b w:val="0"/>
              <w:bCs w:val="0"/>
              <w:i w:val="0"/>
              <w:iCs w:val="0"/>
              <w:noProof/>
              <w:lang w:val="en"/>
              <w:rPrChange w:id="1738" w:author="Sasaki Kenji／佐々木　研二／AI" w:date="2021-11-19T14:16:00Z">
                <w:rPr>
                  <w:rStyle w:val="a4"/>
                  <w:b w:val="0"/>
                  <w:bCs w:val="0"/>
                  <w:i w:val="0"/>
                  <w:iCs w:val="0"/>
                  <w:noProof/>
                </w:rPr>
              </w:rPrChange>
            </w:rPr>
            <w:delInstrText xml:space="preserve"> </w:delInstrText>
          </w:r>
          <w:r w:rsidRPr="00F37467" w:rsidDel="00114D96">
            <w:rPr>
              <w:b w:val="0"/>
              <w:bCs w:val="0"/>
              <w:i w:val="0"/>
              <w:iCs w:val="0"/>
              <w:noProof/>
              <w:lang w:val="en"/>
              <w:rPrChange w:id="1739" w:author="Sasaki Kenji／佐々木　研二／AI" w:date="2021-11-19T14:16:00Z">
                <w:rPr>
                  <w:b w:val="0"/>
                  <w:bCs w:val="0"/>
                  <w:i w:val="0"/>
                  <w:iCs w:val="0"/>
                  <w:noProof/>
                </w:rPr>
              </w:rPrChange>
            </w:rPr>
            <w:delInstrText>HYPERLINK \l "_Toc80878071"</w:delInstrText>
          </w:r>
          <w:r w:rsidRPr="00F37467" w:rsidDel="00114D96">
            <w:rPr>
              <w:rStyle w:val="a4"/>
              <w:b w:val="0"/>
              <w:bCs w:val="0"/>
              <w:i w:val="0"/>
              <w:iCs w:val="0"/>
              <w:noProof/>
              <w:lang w:val="en"/>
              <w:rPrChange w:id="1740" w:author="Sasaki Kenji／佐々木　研二／AI" w:date="2021-11-19T14:16:00Z">
                <w:rPr>
                  <w:rStyle w:val="a4"/>
                  <w:b w:val="0"/>
                  <w:bCs w:val="0"/>
                  <w:i w:val="0"/>
                  <w:iCs w:val="0"/>
                  <w:noProof/>
                </w:rPr>
              </w:rPrChange>
            </w:rPr>
            <w:delInstrText xml:space="preserve"> </w:delInstrText>
          </w:r>
          <w:r w:rsidRPr="0006619B" w:rsidDel="00114D96">
            <w:rPr>
              <w:rStyle w:val="a4"/>
              <w:b w:val="0"/>
              <w:bCs w:val="0"/>
              <w:i w:val="0"/>
              <w:iCs w:val="0"/>
              <w:noProof/>
              <w:lang w:val="en"/>
            </w:rPr>
          </w:r>
          <w:r w:rsidRPr="00F37467" w:rsidDel="00114D96">
            <w:rPr>
              <w:rStyle w:val="a4"/>
              <w:b w:val="0"/>
              <w:bCs w:val="0"/>
              <w:i w:val="0"/>
              <w:iCs w:val="0"/>
              <w:noProof/>
              <w:lang w:val="en"/>
              <w:rPrChange w:id="1741" w:author="Sasaki Kenji／佐々木　研二／AI" w:date="2021-11-19T14:16:00Z">
                <w:rPr>
                  <w:rStyle w:val="a4"/>
                  <w:b w:val="0"/>
                  <w:bCs w:val="0"/>
                  <w:i w:val="0"/>
                  <w:iCs w:val="0"/>
                  <w:noProof/>
                </w:rPr>
              </w:rPrChange>
            </w:rPr>
            <w:fldChar w:fldCharType="separate"/>
          </w:r>
          <w:r w:rsidRPr="00F37467" w:rsidDel="00114D96">
            <w:rPr>
              <w:rStyle w:val="a4"/>
              <w:b w:val="0"/>
              <w:bCs w:val="0"/>
              <w:i w:val="0"/>
              <w:iCs w:val="0"/>
              <w:noProof/>
              <w:lang w:val="en"/>
              <w:rPrChange w:id="1742" w:author="Sasaki Kenji／佐々木　研二／AI" w:date="2021-11-19T14:16:00Z">
                <w:rPr>
                  <w:rStyle w:val="a4"/>
                  <w:rFonts w:ascii="ＭＳ ゴシック" w:eastAsia="ＭＳ ゴシック" w:hAnsi="ＭＳ ゴシック"/>
                  <w:b w:val="0"/>
                  <w:bCs w:val="0"/>
                  <w:i w:val="0"/>
                  <w:iCs w:val="0"/>
                  <w:noProof/>
                </w:rPr>
              </w:rPrChange>
            </w:rPr>
            <w:delInstrText>8</w:delInstrText>
          </w:r>
          <w:r w:rsidRPr="00F37467" w:rsidDel="00114D96">
            <w:rPr>
              <w:rStyle w:val="a4"/>
              <w:b w:val="0"/>
              <w:bCs w:val="0"/>
              <w:i w:val="0"/>
              <w:iCs w:val="0"/>
              <w:noProof/>
              <w:lang w:val="en"/>
              <w:rPrChange w:id="1743" w:author="Sasaki Kenji／佐々木　研二／AI" w:date="2021-11-19T14:16:00Z">
                <w:rPr>
                  <w:rStyle w:val="a4"/>
                  <w:rFonts w:ascii="ＭＳ ゴシック" w:eastAsia="ＭＳ ゴシック" w:hAnsi="ＭＳ ゴシック"/>
                  <w:b w:val="0"/>
                  <w:bCs w:val="0"/>
                  <w:i w:val="0"/>
                  <w:iCs w:val="0"/>
                  <w:noProof/>
                </w:rPr>
              </w:rPrChange>
            </w:rPr>
            <w:delInstrText>．</w:delInstrText>
          </w:r>
          <w:r w:rsidRPr="00F37467" w:rsidDel="00114D96">
            <w:rPr>
              <w:rStyle w:val="a4"/>
              <w:b w:val="0"/>
              <w:bCs w:val="0"/>
              <w:i w:val="0"/>
              <w:iCs w:val="0"/>
              <w:noProof/>
              <w:lang w:val="en"/>
              <w:rPrChange w:id="1744" w:author="Sasaki Kenji／佐々木　研二／AI" w:date="2021-11-19T14:16:00Z">
                <w:rPr>
                  <w:rStyle w:val="a4"/>
                  <w:rFonts w:ascii="ＭＳ ゴシック" w:eastAsia="ＭＳ ゴシック" w:hAnsi="ＭＳ ゴシック"/>
                  <w:b w:val="0"/>
                  <w:bCs w:val="0"/>
                  <w:i w:val="0"/>
                  <w:iCs w:val="0"/>
                  <w:noProof/>
                </w:rPr>
              </w:rPrChange>
            </w:rPr>
            <w:delInstrText xml:space="preserve"> Operation method </w:delInstrText>
          </w:r>
          <w:r w:rsidRPr="00F37467" w:rsidDel="00114D96">
            <w:rPr>
              <w:b w:val="0"/>
              <w:bCs w:val="0"/>
              <w:i w:val="0"/>
              <w:iCs w:val="0"/>
              <w:noProof/>
              <w:webHidden/>
              <w:lang w:val="en"/>
              <w:rPrChange w:id="1745" w:author="Sasaki Kenji／佐々木　研二／AI" w:date="2021-11-19T14:16:00Z">
                <w:rPr>
                  <w:b w:val="0"/>
                  <w:bCs w:val="0"/>
                  <w:i w:val="0"/>
                  <w:iCs w:val="0"/>
                  <w:noProof/>
                  <w:webHidden/>
                </w:rPr>
              </w:rPrChange>
            </w:rPr>
            <w:tab/>
          </w:r>
          <w:r w:rsidRPr="00F37467" w:rsidDel="00114D96">
            <w:rPr>
              <w:b w:val="0"/>
              <w:bCs w:val="0"/>
              <w:i w:val="0"/>
              <w:iCs w:val="0"/>
              <w:noProof/>
              <w:webHidden/>
              <w:lang w:val="en"/>
              <w:rPrChange w:id="1746" w:author="Sasaki Kenji／佐々木　研二／AI" w:date="2021-11-19T14:16:00Z">
                <w:rPr>
                  <w:b w:val="0"/>
                  <w:bCs w:val="0"/>
                  <w:i w:val="0"/>
                  <w:iCs w:val="0"/>
                  <w:noProof/>
                  <w:webHidden/>
                </w:rPr>
              </w:rPrChange>
            </w:rPr>
            <w:fldChar w:fldCharType="begin"/>
          </w:r>
          <w:r w:rsidRPr="00F37467" w:rsidDel="00114D96">
            <w:rPr>
              <w:b w:val="0"/>
              <w:bCs w:val="0"/>
              <w:i w:val="0"/>
              <w:iCs w:val="0"/>
              <w:noProof/>
              <w:webHidden/>
              <w:lang w:val="en"/>
              <w:rPrChange w:id="1747" w:author="Sasaki Kenji／佐々木　研二／AI" w:date="2021-11-19T14:16:00Z">
                <w:rPr>
                  <w:b w:val="0"/>
                  <w:bCs w:val="0"/>
                  <w:i w:val="0"/>
                  <w:iCs w:val="0"/>
                  <w:noProof/>
                  <w:webHidden/>
                </w:rPr>
              </w:rPrChange>
            </w:rPr>
            <w:delInstrText xml:space="preserve"> PAGEREF _Toc80878071 \h </w:delInstrText>
          </w:r>
        </w:del>
      </w:ins>
      <w:del w:id="1748" w:author="Sugahara, Hikaru/菅原 光" w:date="2022-06-25T17:49:00Z">
        <w:r w:rsidR="00C778EC" w:rsidRPr="0006619B" w:rsidDel="00114D96">
          <w:rPr>
            <w:b w:val="0"/>
            <w:bCs w:val="0"/>
            <w:i w:val="0"/>
            <w:iCs w:val="0"/>
            <w:noProof/>
            <w:lang w:val="en"/>
          </w:rPr>
        </w:r>
        <w:r w:rsidRPr="00F37467" w:rsidDel="00114D96">
          <w:rPr>
            <w:b w:val="0"/>
            <w:bCs w:val="0"/>
            <w:i w:val="0"/>
            <w:iCs w:val="0"/>
            <w:noProof/>
            <w:webHidden/>
            <w:lang w:val="en"/>
            <w:rPrChange w:id="1749" w:author="Sasaki Kenji／佐々木　研二／AI" w:date="2021-11-19T14:16:00Z">
              <w:rPr>
                <w:b w:val="0"/>
                <w:bCs w:val="0"/>
                <w:i w:val="0"/>
                <w:iCs w:val="0"/>
                <w:noProof/>
                <w:webHidden/>
              </w:rPr>
            </w:rPrChange>
          </w:rPr>
          <w:fldChar w:fldCharType="separate"/>
        </w:r>
      </w:del>
      <w:ins w:id="1750" w:author="Ito Hiroki／伊藤　大貴／AI" w:date="2021-08-26T13:46:00Z">
        <w:del w:id="1751" w:author="Sugahara, Hikaru/菅原 光" w:date="2022-06-25T17:49:00Z">
          <w:r w:rsidRPr="00F37467" w:rsidDel="00114D96">
            <w:rPr>
              <w:b w:val="0"/>
              <w:bCs w:val="0"/>
              <w:i w:val="0"/>
              <w:iCs w:val="0"/>
              <w:noProof/>
              <w:webHidden/>
              <w:lang w:val="en"/>
              <w:rPrChange w:id="1752" w:author="Sasaki Kenji／佐々木　研二／AI" w:date="2021-11-19T14:16:00Z">
                <w:rPr>
                  <w:b w:val="0"/>
                  <w:bCs w:val="0"/>
                  <w:i w:val="0"/>
                  <w:iCs w:val="0"/>
                  <w:noProof/>
                  <w:webHidden/>
                </w:rPr>
              </w:rPrChange>
            </w:rPr>
            <w:delInstrText>14</w:delInstrText>
          </w:r>
          <w:r w:rsidRPr="00F37467" w:rsidDel="00114D96">
            <w:rPr>
              <w:b w:val="0"/>
              <w:bCs w:val="0"/>
              <w:i w:val="0"/>
              <w:iCs w:val="0"/>
              <w:noProof/>
              <w:webHidden/>
              <w:lang w:val="en"/>
              <w:rPrChange w:id="1753" w:author="Sasaki Kenji／佐々木　研二／AI" w:date="2021-11-19T14:16:00Z">
                <w:rPr>
                  <w:b w:val="0"/>
                  <w:bCs w:val="0"/>
                  <w:i w:val="0"/>
                  <w:iCs w:val="0"/>
                  <w:noProof/>
                  <w:webHidden/>
                </w:rPr>
              </w:rPrChange>
            </w:rPr>
            <w:fldChar w:fldCharType="end"/>
          </w:r>
          <w:r w:rsidRPr="00F37467" w:rsidDel="00114D96">
            <w:rPr>
              <w:rStyle w:val="a4"/>
              <w:b w:val="0"/>
              <w:bCs w:val="0"/>
              <w:i w:val="0"/>
              <w:iCs w:val="0"/>
              <w:noProof/>
              <w:lang w:val="en"/>
              <w:rPrChange w:id="1754" w:author="Sasaki Kenji／佐々木　研二／AI" w:date="2021-11-19T14:16:00Z">
                <w:rPr>
                  <w:rStyle w:val="a4"/>
                  <w:b w:val="0"/>
                  <w:bCs w:val="0"/>
                  <w:i w:val="0"/>
                  <w:iCs w:val="0"/>
                  <w:noProof/>
                </w:rPr>
              </w:rPrChange>
            </w:rPr>
            <w:fldChar w:fldCharType="end"/>
          </w:r>
        </w:del>
      </w:ins>
    </w:p>
    <w:p w14:paraId="5A54C12E" w14:textId="63D64455" w:rsidR="00C94B5D" w:rsidRPr="00F37467" w:rsidDel="00114D96" w:rsidRDefault="00C94B5D">
      <w:pPr>
        <w:pStyle w:val="10"/>
        <w:tabs>
          <w:tab w:val="right" w:leader="dot" w:pos="8494"/>
        </w:tabs>
        <w:rPr>
          <w:del w:id="1755" w:author="Sugahara, Hikaru/菅原 光" w:date="2022-06-25T17:49:00Z"/>
          <w:rFonts w:ascii="Meiryo UI" w:eastAsia="Meiryo UI" w:hAnsi="Meiryo UI"/>
          <w:b w:val="0"/>
          <w:bCs w:val="0"/>
          <w:i w:val="0"/>
          <w:iCs w:val="0"/>
          <w:noProof/>
          <w:sz w:val="21"/>
          <w:szCs w:val="22"/>
          <w:rPrChange w:id="1756" w:author="Sasaki Kenji／佐々木　研二／AI" w:date="2021-11-19T14:16:00Z">
            <w:rPr>
              <w:del w:id="1757" w:author="Sugahara, Hikaru/菅原 光" w:date="2022-06-25T17:49:00Z"/>
              <w:rFonts w:eastAsia="ＭＳ 明朝"/>
              <w:b w:val="0"/>
              <w:bCs w:val="0"/>
              <w:i w:val="0"/>
              <w:iCs w:val="0"/>
              <w:noProof/>
              <w:sz w:val="21"/>
              <w:szCs w:val="22"/>
            </w:rPr>
          </w:rPrChange>
        </w:rPr>
      </w:pPr>
      <w:del w:id="1758" w:author="Sugahara, Hikaru/菅原 光" w:date="2022-06-25T17:49:00Z">
        <w:r w:rsidRPr="00F37467" w:rsidDel="00114D96">
          <w:rPr>
            <w:rStyle w:val="a4"/>
            <w:noProof/>
            <w:color w:val="auto"/>
            <w:lang w:val="en"/>
            <w:rPrChange w:id="1759" w:author="Sasaki Kenji／佐々木　研二／AI" w:date="2021-11-19T14:16:00Z">
              <w:rPr>
                <w:rStyle w:val="a4"/>
                <w:rFonts w:ascii="ＭＳ ゴシック" w:eastAsia="ＭＳ ゴシック" w:hAnsi="ＭＳ ゴシック"/>
                <w:noProof/>
                <w:color w:val="auto"/>
              </w:rPr>
            </w:rPrChange>
          </w:rPr>
          <w:delInstrText>0</w:delInstrText>
        </w:r>
        <w:r w:rsidRPr="00F37467" w:rsidDel="00114D96">
          <w:rPr>
            <w:rStyle w:val="a4"/>
            <w:rFonts w:hint="eastAsia"/>
            <w:noProof/>
            <w:color w:val="auto"/>
            <w:lang w:val="en"/>
            <w:rPrChange w:id="1760" w:author="Sasaki Kenji／佐々木　研二／AI" w:date="2021-11-19T14:16:00Z">
              <w:rPr>
                <w:rStyle w:val="a4"/>
                <w:rFonts w:ascii="ＭＳ ゴシック" w:eastAsia="ＭＳ ゴシック" w:hAnsi="ＭＳ ゴシック" w:hint="eastAsia"/>
                <w:noProof/>
                <w:color w:val="auto"/>
              </w:rPr>
            </w:rPrChange>
          </w:rPr>
          <w:delInstrText>－１</w:delInstrText>
        </w:r>
        <w:r w:rsidRPr="00F37467" w:rsidDel="00114D96">
          <w:rPr>
            <w:rStyle w:val="a4"/>
            <w:noProof/>
            <w:color w:val="auto"/>
            <w:lang w:val="en"/>
            <w:rPrChange w:id="1761" w:author="Sasaki Kenji／佐々木　研二／AI" w:date="2021-11-19T14:16:00Z">
              <w:rPr>
                <w:rStyle w:val="a4"/>
                <w:rFonts w:ascii="ＭＳ ゴシック" w:eastAsia="ＭＳ ゴシック" w:hAnsi="ＭＳ ゴシック"/>
                <w:noProof/>
                <w:color w:val="auto"/>
              </w:rPr>
            </w:rPrChange>
          </w:rPr>
          <w:delInstrText>.</w:delInstrText>
        </w:r>
        <w:r w:rsidRPr="00F37467" w:rsidDel="00114D96">
          <w:rPr>
            <w:rStyle w:val="a4"/>
            <w:rFonts w:hint="eastAsia"/>
            <w:noProof/>
            <w:color w:val="auto"/>
            <w:lang w:val="en"/>
            <w:rPrChange w:id="1762" w:author="Sasaki Kenji／佐々木　研二／AI" w:date="2021-11-19T14:16:00Z">
              <w:rPr>
                <w:rStyle w:val="a4"/>
                <w:rFonts w:ascii="ＭＳ ゴシック" w:eastAsia="ＭＳ ゴシック" w:hAnsi="ＭＳ ゴシック" w:hint="eastAsia"/>
                <w:noProof/>
                <w:color w:val="auto"/>
              </w:rPr>
            </w:rPrChange>
          </w:rPr>
          <w:delInstrText>変更履歴</w:delInstrText>
        </w:r>
        <w:r w:rsidRPr="00F37467" w:rsidDel="00114D96">
          <w:rPr>
            <w:noProof/>
            <w:webHidden/>
            <w:lang w:val="en"/>
            <w:rPrChange w:id="1763" w:author="Sasaki Kenji／佐々木　研二／AI" w:date="2021-11-19T14:16:00Z">
              <w:rPr>
                <w:noProof/>
                <w:webHidden/>
              </w:rPr>
            </w:rPrChange>
          </w:rPr>
          <w:tab/>
        </w:r>
        <w:r w:rsidR="00AD65ED" w:rsidRPr="00F37467" w:rsidDel="00114D96">
          <w:rPr>
            <w:noProof/>
            <w:webHidden/>
            <w:lang w:val="en"/>
            <w:rPrChange w:id="1764" w:author="Sasaki Kenji／佐々木　研二／AI" w:date="2021-11-19T14:16:00Z">
              <w:rPr>
                <w:noProof/>
                <w:webHidden/>
              </w:rPr>
            </w:rPrChange>
          </w:rPr>
          <w:delInstrText>1</w:delInstrText>
        </w:r>
      </w:del>
    </w:p>
    <w:p w14:paraId="0083EF2F" w14:textId="5F01F7B8" w:rsidR="00C94B5D" w:rsidRPr="00F37467" w:rsidDel="00114D96" w:rsidRDefault="00C94B5D">
      <w:pPr>
        <w:pStyle w:val="10"/>
        <w:tabs>
          <w:tab w:val="right" w:leader="dot" w:pos="8494"/>
        </w:tabs>
        <w:rPr>
          <w:del w:id="1765" w:author="Sugahara, Hikaru/菅原 光" w:date="2022-06-25T17:49:00Z"/>
          <w:rFonts w:ascii="Meiryo UI" w:eastAsia="Meiryo UI" w:hAnsi="Meiryo UI"/>
          <w:b w:val="0"/>
          <w:bCs w:val="0"/>
          <w:noProof/>
          <w:sz w:val="21"/>
          <w:szCs w:val="22"/>
          <w:rPrChange w:id="1766" w:author="Sasaki Kenji／佐々木　研二／AI" w:date="2021-11-19T14:16:00Z">
            <w:rPr>
              <w:del w:id="1767" w:author="Sugahara, Hikaru/菅原 光" w:date="2022-06-25T17:49:00Z"/>
              <w:rFonts w:eastAsia="ＭＳ 明朝"/>
              <w:b w:val="0"/>
              <w:bCs w:val="0"/>
              <w:noProof/>
              <w:sz w:val="21"/>
              <w:szCs w:val="22"/>
            </w:rPr>
          </w:rPrChange>
        </w:rPr>
        <w:pPrChange w:id="1768" w:author="Sugahara, Hikaru/菅原 光" w:date="2022-06-25T17:49:00Z">
          <w:pPr>
            <w:pStyle w:val="20"/>
            <w:tabs>
              <w:tab w:val="right" w:leader="dot" w:pos="8494"/>
            </w:tabs>
          </w:pPr>
        </w:pPrChange>
      </w:pPr>
      <w:del w:id="1769" w:author="Sugahara, Hikaru/菅原 光" w:date="2022-06-25T17:49:00Z">
        <w:r w:rsidRPr="00F37467" w:rsidDel="00114D96">
          <w:rPr>
            <w:rStyle w:val="a4"/>
            <w:rFonts w:hint="eastAsia"/>
            <w:noProof/>
            <w:color w:val="auto"/>
            <w:lang w:val="en"/>
            <w:rPrChange w:id="1770" w:author="Sasaki Kenji／佐々木　研二／AI" w:date="2021-11-19T14:16:00Z">
              <w:rPr>
                <w:rStyle w:val="a4"/>
                <w:rFonts w:ascii="ＭＳ ゴシック" w:hAnsi="ＭＳ ゴシック" w:hint="eastAsia"/>
                <w:noProof/>
                <w:color w:val="auto"/>
              </w:rPr>
            </w:rPrChange>
          </w:rPr>
          <w:delInstrText>０－２．用語定義</w:delInstrText>
        </w:r>
        <w:r w:rsidRPr="00F37467" w:rsidDel="00114D96">
          <w:rPr>
            <w:noProof/>
            <w:webHidden/>
            <w:lang w:val="en"/>
            <w:rPrChange w:id="1771" w:author="Sasaki Kenji／佐々木　研二／AI" w:date="2021-11-19T14:16:00Z">
              <w:rPr>
                <w:noProof/>
                <w:webHidden/>
              </w:rPr>
            </w:rPrChange>
          </w:rPr>
          <w:tab/>
        </w:r>
        <w:r w:rsidR="00AD65ED" w:rsidRPr="00F37467" w:rsidDel="00114D96">
          <w:rPr>
            <w:noProof/>
            <w:webHidden/>
            <w:lang w:val="en"/>
            <w:rPrChange w:id="1772" w:author="Sasaki Kenji／佐々木　研二／AI" w:date="2021-11-19T14:16:00Z">
              <w:rPr>
                <w:noProof/>
                <w:webHidden/>
              </w:rPr>
            </w:rPrChange>
          </w:rPr>
          <w:delInstrText>5</w:delInstrText>
        </w:r>
      </w:del>
    </w:p>
    <w:p w14:paraId="607BA002" w14:textId="394F6DE4" w:rsidR="00C94B5D" w:rsidRPr="00F37467" w:rsidDel="00114D96" w:rsidRDefault="00C94B5D">
      <w:pPr>
        <w:pStyle w:val="10"/>
        <w:tabs>
          <w:tab w:val="right" w:leader="dot" w:pos="8494"/>
        </w:tabs>
        <w:rPr>
          <w:del w:id="1773" w:author="Sugahara, Hikaru/菅原 光" w:date="2022-06-25T17:49:00Z"/>
          <w:rFonts w:ascii="Meiryo UI" w:eastAsia="Meiryo UI" w:hAnsi="Meiryo UI"/>
          <w:b w:val="0"/>
          <w:bCs w:val="0"/>
          <w:i w:val="0"/>
          <w:iCs w:val="0"/>
          <w:noProof/>
          <w:sz w:val="21"/>
          <w:szCs w:val="22"/>
          <w:rPrChange w:id="1774" w:author="Sasaki Kenji／佐々木　研二／AI" w:date="2021-11-19T14:16:00Z">
            <w:rPr>
              <w:del w:id="1775" w:author="Sugahara, Hikaru/菅原 光" w:date="2022-06-25T17:49:00Z"/>
              <w:rFonts w:eastAsia="ＭＳ 明朝"/>
              <w:b w:val="0"/>
              <w:bCs w:val="0"/>
              <w:i w:val="0"/>
              <w:iCs w:val="0"/>
              <w:noProof/>
              <w:sz w:val="21"/>
              <w:szCs w:val="22"/>
            </w:rPr>
          </w:rPrChange>
        </w:rPr>
      </w:pPr>
      <w:del w:id="1776" w:author="Sugahara, Hikaru/菅原 光" w:date="2022-06-25T17:49:00Z">
        <w:r w:rsidRPr="00F37467" w:rsidDel="00114D96">
          <w:rPr>
            <w:rStyle w:val="a4"/>
            <w:rFonts w:hint="eastAsia"/>
            <w:noProof/>
            <w:color w:val="auto"/>
            <w:lang w:val="en"/>
            <w:rPrChange w:id="1777" w:author="Sasaki Kenji／佐々木　研二／AI" w:date="2021-11-19T14:16:00Z">
              <w:rPr>
                <w:rStyle w:val="a4"/>
                <w:rFonts w:ascii="ＭＳ ゴシック" w:eastAsia="ＭＳ ゴシック" w:hAnsi="ＭＳ ゴシック" w:hint="eastAsia"/>
                <w:noProof/>
                <w:color w:val="auto"/>
              </w:rPr>
            </w:rPrChange>
          </w:rPr>
          <w:delInstrText>１．サービスの狙い</w:delInstrText>
        </w:r>
        <w:r w:rsidRPr="00F37467" w:rsidDel="00114D96">
          <w:rPr>
            <w:noProof/>
            <w:webHidden/>
            <w:lang w:val="en"/>
            <w:rPrChange w:id="1778" w:author="Sasaki Kenji／佐々木　研二／AI" w:date="2021-11-19T14:16:00Z">
              <w:rPr>
                <w:noProof/>
                <w:webHidden/>
              </w:rPr>
            </w:rPrChange>
          </w:rPr>
          <w:tab/>
        </w:r>
        <w:r w:rsidR="00AD65ED" w:rsidRPr="00F37467" w:rsidDel="00114D96">
          <w:rPr>
            <w:noProof/>
            <w:webHidden/>
            <w:lang w:val="en"/>
            <w:rPrChange w:id="1779" w:author="Sasaki Kenji／佐々木　研二／AI" w:date="2021-11-19T14:16:00Z">
              <w:rPr>
                <w:noProof/>
                <w:webHidden/>
              </w:rPr>
            </w:rPrChange>
          </w:rPr>
          <w:delInstrText>6</w:delInstrText>
        </w:r>
      </w:del>
    </w:p>
    <w:p w14:paraId="01B666F1" w14:textId="6FEFA239" w:rsidR="00C94B5D" w:rsidRPr="00F37467" w:rsidDel="00114D96" w:rsidRDefault="00C94B5D">
      <w:pPr>
        <w:pStyle w:val="10"/>
        <w:tabs>
          <w:tab w:val="right" w:leader="dot" w:pos="8494"/>
        </w:tabs>
        <w:rPr>
          <w:del w:id="1780" w:author="Sugahara, Hikaru/菅原 光" w:date="2022-06-25T17:49:00Z"/>
          <w:rFonts w:ascii="Meiryo UI" w:eastAsia="Meiryo UI" w:hAnsi="Meiryo UI"/>
          <w:b w:val="0"/>
          <w:bCs w:val="0"/>
          <w:i w:val="0"/>
          <w:iCs w:val="0"/>
          <w:noProof/>
          <w:sz w:val="21"/>
          <w:szCs w:val="22"/>
          <w:rPrChange w:id="1781" w:author="Sasaki Kenji／佐々木　研二／AI" w:date="2021-11-19T14:16:00Z">
            <w:rPr>
              <w:del w:id="1782" w:author="Sugahara, Hikaru/菅原 光" w:date="2022-06-25T17:49:00Z"/>
              <w:rFonts w:eastAsia="ＭＳ 明朝"/>
              <w:b w:val="0"/>
              <w:bCs w:val="0"/>
              <w:i w:val="0"/>
              <w:iCs w:val="0"/>
              <w:noProof/>
              <w:sz w:val="21"/>
              <w:szCs w:val="22"/>
            </w:rPr>
          </w:rPrChange>
        </w:rPr>
      </w:pPr>
      <w:del w:id="1783" w:author="Sugahara, Hikaru/菅原 光" w:date="2022-06-25T17:49:00Z">
        <w:r w:rsidRPr="00F37467" w:rsidDel="00114D96">
          <w:rPr>
            <w:rStyle w:val="a4"/>
            <w:rFonts w:hint="eastAsia"/>
            <w:noProof/>
            <w:color w:val="auto"/>
            <w:lang w:val="en"/>
            <w:rPrChange w:id="1784" w:author="Sasaki Kenji／佐々木　研二／AI" w:date="2021-11-19T14:16:00Z">
              <w:rPr>
                <w:rStyle w:val="a4"/>
                <w:rFonts w:ascii="ＭＳ ゴシック" w:eastAsia="ＭＳ ゴシック" w:hAnsi="ＭＳ ゴシック" w:hint="eastAsia"/>
                <w:noProof/>
                <w:color w:val="auto"/>
              </w:rPr>
            </w:rPrChange>
          </w:rPr>
          <w:delInstrText>２．主な利用シーン</w:delInstrText>
        </w:r>
        <w:r w:rsidRPr="00F37467" w:rsidDel="00114D96">
          <w:rPr>
            <w:noProof/>
            <w:webHidden/>
            <w:lang w:val="en"/>
            <w:rPrChange w:id="1785" w:author="Sasaki Kenji／佐々木　研二／AI" w:date="2021-11-19T14:16:00Z">
              <w:rPr>
                <w:noProof/>
                <w:webHidden/>
              </w:rPr>
            </w:rPrChange>
          </w:rPr>
          <w:tab/>
        </w:r>
        <w:r w:rsidR="00AD65ED" w:rsidRPr="00F37467" w:rsidDel="00114D96">
          <w:rPr>
            <w:noProof/>
            <w:webHidden/>
            <w:lang w:val="en"/>
            <w:rPrChange w:id="1786" w:author="Sasaki Kenji／佐々木　研二／AI" w:date="2021-11-19T14:16:00Z">
              <w:rPr>
                <w:noProof/>
                <w:webHidden/>
              </w:rPr>
            </w:rPrChange>
          </w:rPr>
          <w:delInstrText>6</w:delInstrText>
        </w:r>
      </w:del>
    </w:p>
    <w:p w14:paraId="4D97CDF1" w14:textId="288AA7A1" w:rsidR="00C94B5D" w:rsidRPr="00F37467" w:rsidDel="00114D96" w:rsidRDefault="00C94B5D">
      <w:pPr>
        <w:pStyle w:val="10"/>
        <w:tabs>
          <w:tab w:val="right" w:leader="dot" w:pos="8494"/>
        </w:tabs>
        <w:rPr>
          <w:del w:id="1787" w:author="Sugahara, Hikaru/菅原 光" w:date="2022-06-25T17:49:00Z"/>
          <w:rFonts w:ascii="Meiryo UI" w:eastAsia="Meiryo UI" w:hAnsi="Meiryo UI"/>
          <w:b w:val="0"/>
          <w:bCs w:val="0"/>
          <w:i w:val="0"/>
          <w:iCs w:val="0"/>
          <w:noProof/>
          <w:sz w:val="21"/>
          <w:szCs w:val="22"/>
          <w:rPrChange w:id="1788" w:author="Sasaki Kenji／佐々木　研二／AI" w:date="2021-11-19T14:16:00Z">
            <w:rPr>
              <w:del w:id="1789" w:author="Sugahara, Hikaru/菅原 光" w:date="2022-06-25T17:49:00Z"/>
              <w:rFonts w:eastAsia="ＭＳ 明朝"/>
              <w:b w:val="0"/>
              <w:bCs w:val="0"/>
              <w:i w:val="0"/>
              <w:iCs w:val="0"/>
              <w:noProof/>
              <w:sz w:val="21"/>
              <w:szCs w:val="22"/>
            </w:rPr>
          </w:rPrChange>
        </w:rPr>
      </w:pPr>
      <w:del w:id="1790" w:author="Sugahara, Hikaru/菅原 光" w:date="2022-06-25T17:49:00Z">
        <w:r w:rsidRPr="00F37467" w:rsidDel="00114D96">
          <w:rPr>
            <w:rStyle w:val="a4"/>
            <w:rFonts w:hint="eastAsia"/>
            <w:noProof/>
            <w:color w:val="auto"/>
            <w:lang w:val="en"/>
            <w:rPrChange w:id="1791" w:author="Sasaki Kenji／佐々木　研二／AI" w:date="2021-11-19T14:16:00Z">
              <w:rPr>
                <w:rStyle w:val="a4"/>
                <w:rFonts w:ascii="ＭＳ ゴシック" w:eastAsia="ＭＳ ゴシック" w:hAnsi="ＭＳ ゴシック" w:hint="eastAsia"/>
                <w:noProof/>
                <w:color w:val="auto"/>
              </w:rPr>
            </w:rPrChange>
          </w:rPr>
          <w:delInstrText>３．サービス内容</w:delInstrText>
        </w:r>
        <w:r w:rsidRPr="00F37467" w:rsidDel="00114D96">
          <w:rPr>
            <w:noProof/>
            <w:webHidden/>
            <w:lang w:val="en"/>
            <w:rPrChange w:id="1792" w:author="Sasaki Kenji／佐々木　研二／AI" w:date="2021-11-19T14:16:00Z">
              <w:rPr>
                <w:noProof/>
                <w:webHidden/>
              </w:rPr>
            </w:rPrChange>
          </w:rPr>
          <w:tab/>
        </w:r>
        <w:r w:rsidR="00AD65ED" w:rsidRPr="00F37467" w:rsidDel="00114D96">
          <w:rPr>
            <w:noProof/>
            <w:webHidden/>
            <w:lang w:val="en"/>
            <w:rPrChange w:id="1793" w:author="Sasaki Kenji／佐々木　研二／AI" w:date="2021-11-19T14:16:00Z">
              <w:rPr>
                <w:noProof/>
                <w:webHidden/>
              </w:rPr>
            </w:rPrChange>
          </w:rPr>
          <w:delInstrText>6</w:delInstrText>
        </w:r>
      </w:del>
    </w:p>
    <w:p w14:paraId="53C47EB4" w14:textId="0596B75D" w:rsidR="00C94B5D" w:rsidRPr="00F37467" w:rsidDel="00114D96" w:rsidRDefault="00C94B5D">
      <w:pPr>
        <w:pStyle w:val="10"/>
        <w:tabs>
          <w:tab w:val="right" w:leader="dot" w:pos="8494"/>
        </w:tabs>
        <w:rPr>
          <w:del w:id="1794" w:author="Sugahara, Hikaru/菅原 光" w:date="2022-06-25T17:49:00Z"/>
          <w:rFonts w:ascii="Meiryo UI" w:eastAsia="Meiryo UI" w:hAnsi="Meiryo UI"/>
          <w:b w:val="0"/>
          <w:bCs w:val="0"/>
          <w:i w:val="0"/>
          <w:iCs w:val="0"/>
          <w:noProof/>
          <w:sz w:val="21"/>
          <w:szCs w:val="22"/>
          <w:rPrChange w:id="1795" w:author="Sasaki Kenji／佐々木　研二／AI" w:date="2021-11-19T14:16:00Z">
            <w:rPr>
              <w:del w:id="1796" w:author="Sugahara, Hikaru/菅原 光" w:date="2022-06-25T17:49:00Z"/>
              <w:rFonts w:eastAsia="ＭＳ 明朝"/>
              <w:b w:val="0"/>
              <w:bCs w:val="0"/>
              <w:i w:val="0"/>
              <w:iCs w:val="0"/>
              <w:noProof/>
              <w:sz w:val="21"/>
              <w:szCs w:val="22"/>
            </w:rPr>
          </w:rPrChange>
        </w:rPr>
      </w:pPr>
      <w:del w:id="1797" w:author="Sugahara, Hikaru/菅原 光" w:date="2022-06-25T17:49:00Z">
        <w:r w:rsidRPr="00F37467" w:rsidDel="00114D96">
          <w:rPr>
            <w:rStyle w:val="a4"/>
            <w:rFonts w:hint="eastAsia"/>
            <w:noProof/>
            <w:color w:val="auto"/>
            <w:lang w:val="en"/>
            <w:rPrChange w:id="1798" w:author="Sasaki Kenji／佐々木　研二／AI" w:date="2021-11-19T14:16:00Z">
              <w:rPr>
                <w:rStyle w:val="a4"/>
                <w:rFonts w:ascii="ＭＳ ゴシック" w:eastAsia="ＭＳ ゴシック" w:hAnsi="ＭＳ ゴシック" w:hint="eastAsia"/>
                <w:noProof/>
                <w:color w:val="auto"/>
              </w:rPr>
            </w:rPrChange>
          </w:rPr>
          <w:delInstrText>４．システム構成図</w:delInstrText>
        </w:r>
        <w:r w:rsidRPr="00F37467" w:rsidDel="00114D96">
          <w:rPr>
            <w:noProof/>
            <w:webHidden/>
            <w:lang w:val="en"/>
            <w:rPrChange w:id="1799" w:author="Sasaki Kenji／佐々木　研二／AI" w:date="2021-11-19T14:16:00Z">
              <w:rPr>
                <w:noProof/>
                <w:webHidden/>
              </w:rPr>
            </w:rPrChange>
          </w:rPr>
          <w:tab/>
        </w:r>
        <w:r w:rsidR="00AD65ED" w:rsidRPr="00F37467" w:rsidDel="00114D96">
          <w:rPr>
            <w:noProof/>
            <w:webHidden/>
            <w:lang w:val="en"/>
            <w:rPrChange w:id="1800" w:author="Sasaki Kenji／佐々木　研二／AI" w:date="2021-11-19T14:16:00Z">
              <w:rPr>
                <w:noProof/>
                <w:webHidden/>
              </w:rPr>
            </w:rPrChange>
          </w:rPr>
          <w:delInstrText>7</w:delInstrText>
        </w:r>
      </w:del>
    </w:p>
    <w:p w14:paraId="343D9C4E" w14:textId="5C71635C" w:rsidR="00C94B5D" w:rsidRPr="00F37467" w:rsidDel="00114D96" w:rsidRDefault="00C94B5D">
      <w:pPr>
        <w:pStyle w:val="10"/>
        <w:tabs>
          <w:tab w:val="right" w:leader="dot" w:pos="8494"/>
        </w:tabs>
        <w:rPr>
          <w:del w:id="1801" w:author="Sugahara, Hikaru/菅原 光" w:date="2022-06-25T17:49:00Z"/>
          <w:rFonts w:ascii="Meiryo UI" w:eastAsia="Meiryo UI" w:hAnsi="Meiryo UI"/>
          <w:b w:val="0"/>
          <w:bCs w:val="0"/>
          <w:i w:val="0"/>
          <w:iCs w:val="0"/>
          <w:noProof/>
          <w:sz w:val="21"/>
          <w:szCs w:val="22"/>
          <w:rPrChange w:id="1802" w:author="Sasaki Kenji／佐々木　研二／AI" w:date="2021-11-19T14:16:00Z">
            <w:rPr>
              <w:del w:id="1803" w:author="Sugahara, Hikaru/菅原 光" w:date="2022-06-25T17:49:00Z"/>
              <w:rFonts w:eastAsia="ＭＳ 明朝"/>
              <w:b w:val="0"/>
              <w:bCs w:val="0"/>
              <w:i w:val="0"/>
              <w:iCs w:val="0"/>
              <w:noProof/>
              <w:sz w:val="21"/>
              <w:szCs w:val="22"/>
            </w:rPr>
          </w:rPrChange>
        </w:rPr>
      </w:pPr>
      <w:del w:id="1804" w:author="Sugahara, Hikaru/菅原 光" w:date="2022-06-25T17:49:00Z">
        <w:r w:rsidRPr="00F37467" w:rsidDel="00114D96">
          <w:rPr>
            <w:rStyle w:val="a4"/>
            <w:rFonts w:hint="eastAsia"/>
            <w:noProof/>
            <w:color w:val="auto"/>
            <w:lang w:val="en"/>
            <w:rPrChange w:id="1805" w:author="Sasaki Kenji／佐々木　研二／AI" w:date="2021-11-19T14:16:00Z">
              <w:rPr>
                <w:rStyle w:val="a4"/>
                <w:rFonts w:ascii="ＭＳ ゴシック" w:eastAsia="ＭＳ ゴシック" w:hAnsi="ＭＳ ゴシック" w:hint="eastAsia"/>
                <w:noProof/>
                <w:color w:val="auto"/>
              </w:rPr>
            </w:rPrChange>
          </w:rPr>
          <w:delInstrText>５．動作概要</w:delInstrText>
        </w:r>
        <w:r w:rsidRPr="00F37467" w:rsidDel="00114D96">
          <w:rPr>
            <w:rStyle w:val="a4"/>
            <w:noProof/>
            <w:color w:val="auto"/>
            <w:lang w:val="en"/>
            <w:rPrChange w:id="1806" w:author="Sasaki Kenji／佐々木　研二／AI" w:date="2021-11-19T14:16:00Z">
              <w:rPr>
                <w:rStyle w:val="a4"/>
                <w:rFonts w:ascii="ＭＳ ゴシック" w:eastAsia="ＭＳ ゴシック" w:hAnsi="ＭＳ ゴシック"/>
                <w:noProof/>
                <w:color w:val="auto"/>
              </w:rPr>
            </w:rPrChange>
          </w:rPr>
          <w:delInstrText>/HMI</w:delInstrText>
        </w:r>
        <w:r w:rsidRPr="00F37467" w:rsidDel="00114D96">
          <w:rPr>
            <w:rStyle w:val="a4"/>
            <w:rFonts w:hint="eastAsia"/>
            <w:noProof/>
            <w:color w:val="auto"/>
            <w:lang w:val="en"/>
            <w:rPrChange w:id="1807" w:author="Sasaki Kenji／佐々木　研二／AI" w:date="2021-11-19T14:16:00Z">
              <w:rPr>
                <w:rStyle w:val="a4"/>
                <w:rFonts w:ascii="ＭＳ ゴシック" w:eastAsia="ＭＳ ゴシック" w:hAnsi="ＭＳ ゴシック" w:hint="eastAsia"/>
                <w:noProof/>
                <w:color w:val="auto"/>
              </w:rPr>
            </w:rPrChange>
          </w:rPr>
          <w:delInstrText>イメージ</w:delInstrText>
        </w:r>
        <w:r w:rsidRPr="00F37467" w:rsidDel="00114D96">
          <w:rPr>
            <w:noProof/>
            <w:webHidden/>
            <w:lang w:val="en"/>
            <w:rPrChange w:id="1808" w:author="Sasaki Kenji／佐々木　研二／AI" w:date="2021-11-19T14:16:00Z">
              <w:rPr>
                <w:noProof/>
                <w:webHidden/>
              </w:rPr>
            </w:rPrChange>
          </w:rPr>
          <w:tab/>
        </w:r>
        <w:r w:rsidR="00AD65ED" w:rsidRPr="00F37467" w:rsidDel="00114D96">
          <w:rPr>
            <w:noProof/>
            <w:webHidden/>
            <w:lang w:val="en"/>
            <w:rPrChange w:id="1809" w:author="Sasaki Kenji／佐々木　研二／AI" w:date="2021-11-19T14:16:00Z">
              <w:rPr>
                <w:noProof/>
                <w:webHidden/>
              </w:rPr>
            </w:rPrChange>
          </w:rPr>
          <w:delInstrText>8</w:delInstrText>
        </w:r>
      </w:del>
    </w:p>
    <w:p w14:paraId="3AA218CE" w14:textId="59539627" w:rsidR="00C94B5D" w:rsidRPr="00F37467" w:rsidDel="00114D96" w:rsidRDefault="00C94B5D">
      <w:pPr>
        <w:pStyle w:val="10"/>
        <w:tabs>
          <w:tab w:val="right" w:leader="dot" w:pos="8494"/>
        </w:tabs>
        <w:rPr>
          <w:del w:id="1810" w:author="Sugahara, Hikaru/菅原 光" w:date="2022-06-25T17:49:00Z"/>
          <w:rFonts w:ascii="Meiryo UI" w:eastAsia="Meiryo UI" w:hAnsi="Meiryo UI"/>
          <w:b w:val="0"/>
          <w:bCs w:val="0"/>
          <w:noProof/>
          <w:sz w:val="21"/>
          <w:szCs w:val="22"/>
          <w:rPrChange w:id="1811" w:author="Sasaki Kenji／佐々木　研二／AI" w:date="2021-11-19T14:16:00Z">
            <w:rPr>
              <w:del w:id="1812" w:author="Sugahara, Hikaru/菅原 光" w:date="2022-06-25T17:49:00Z"/>
              <w:rFonts w:eastAsia="ＭＳ 明朝"/>
              <w:b w:val="0"/>
              <w:bCs w:val="0"/>
              <w:noProof/>
              <w:sz w:val="21"/>
              <w:szCs w:val="22"/>
            </w:rPr>
          </w:rPrChange>
        </w:rPr>
        <w:pPrChange w:id="1813" w:author="Sugahara, Hikaru/菅原 光" w:date="2022-06-25T17:49:00Z">
          <w:pPr>
            <w:pStyle w:val="20"/>
            <w:tabs>
              <w:tab w:val="right" w:leader="dot" w:pos="8494"/>
            </w:tabs>
          </w:pPr>
        </w:pPrChange>
      </w:pPr>
      <w:del w:id="1814" w:author="Sugahara, Hikaru/菅原 光" w:date="2022-06-25T17:49:00Z">
        <w:r w:rsidRPr="00F37467" w:rsidDel="00114D96">
          <w:rPr>
            <w:rStyle w:val="a4"/>
            <w:rFonts w:hint="eastAsia"/>
            <w:noProof/>
            <w:color w:val="auto"/>
            <w:lang w:val="en"/>
            <w:rPrChange w:id="1815" w:author="Sasaki Kenji／佐々木　研二／AI" w:date="2021-11-19T14:16:00Z">
              <w:rPr>
                <w:rStyle w:val="a4"/>
                <w:rFonts w:ascii="ＭＳ ゴシック" w:hAnsi="ＭＳ ゴシック" w:hint="eastAsia"/>
                <w:noProof/>
                <w:color w:val="auto"/>
              </w:rPr>
            </w:rPrChange>
          </w:rPr>
          <w:delInstrText>５－１．日付案内</w:delInstrText>
        </w:r>
        <w:r w:rsidRPr="00F37467" w:rsidDel="00114D96">
          <w:rPr>
            <w:noProof/>
            <w:webHidden/>
            <w:lang w:val="en"/>
            <w:rPrChange w:id="1816" w:author="Sasaki Kenji／佐々木　研二／AI" w:date="2021-11-19T14:16:00Z">
              <w:rPr>
                <w:noProof/>
                <w:webHidden/>
              </w:rPr>
            </w:rPrChange>
          </w:rPr>
          <w:tab/>
        </w:r>
        <w:r w:rsidR="00AD65ED" w:rsidRPr="00F37467" w:rsidDel="00114D96">
          <w:rPr>
            <w:noProof/>
            <w:webHidden/>
            <w:lang w:val="en"/>
            <w:rPrChange w:id="1817" w:author="Sasaki Kenji／佐々木　研二／AI" w:date="2021-11-19T14:16:00Z">
              <w:rPr>
                <w:noProof/>
                <w:webHidden/>
              </w:rPr>
            </w:rPrChange>
          </w:rPr>
          <w:delInstrText>9</w:delInstrText>
        </w:r>
      </w:del>
    </w:p>
    <w:p w14:paraId="779E60B6" w14:textId="331FC4EF" w:rsidR="00C94B5D" w:rsidRPr="00F37467" w:rsidDel="00114D96" w:rsidRDefault="00C94B5D">
      <w:pPr>
        <w:pStyle w:val="10"/>
        <w:tabs>
          <w:tab w:val="right" w:leader="dot" w:pos="8494"/>
        </w:tabs>
        <w:rPr>
          <w:del w:id="1818" w:author="Sugahara, Hikaru/菅原 光" w:date="2022-06-25T17:49:00Z"/>
          <w:rFonts w:ascii="Meiryo UI" w:eastAsia="Meiryo UI" w:hAnsi="Meiryo UI"/>
          <w:noProof/>
          <w:sz w:val="21"/>
          <w:szCs w:val="22"/>
          <w:rPrChange w:id="1819" w:author="Sasaki Kenji／佐々木　研二／AI" w:date="2021-11-19T14:16:00Z">
            <w:rPr>
              <w:del w:id="1820" w:author="Sugahara, Hikaru/菅原 光" w:date="2022-06-25T17:49:00Z"/>
              <w:rFonts w:eastAsia="ＭＳ 明朝"/>
              <w:noProof/>
              <w:sz w:val="21"/>
              <w:szCs w:val="22"/>
            </w:rPr>
          </w:rPrChange>
        </w:rPr>
        <w:pPrChange w:id="1821" w:author="Sugahara, Hikaru/菅原 光" w:date="2022-06-25T17:49:00Z">
          <w:pPr>
            <w:pStyle w:val="30"/>
            <w:tabs>
              <w:tab w:val="right" w:leader="dot" w:pos="8494"/>
            </w:tabs>
            <w:ind w:left="400"/>
          </w:pPr>
        </w:pPrChange>
      </w:pPr>
      <w:del w:id="1822" w:author="Sugahara, Hikaru/菅原 光" w:date="2022-06-25T17:49:00Z">
        <w:r w:rsidRPr="00F37467" w:rsidDel="00114D96">
          <w:rPr>
            <w:rStyle w:val="a4"/>
            <w:rFonts w:hint="eastAsia"/>
            <w:noProof/>
            <w:color w:val="auto"/>
            <w:lang w:val="en"/>
            <w:rPrChange w:id="1823" w:author="Sasaki Kenji／佐々木　研二／AI" w:date="2021-11-19T14:16:00Z">
              <w:rPr>
                <w:rStyle w:val="a4"/>
                <w:rFonts w:ascii="ＭＳ ゴシック" w:hAnsi="ＭＳ ゴシック" w:hint="eastAsia"/>
                <w:noProof/>
                <w:color w:val="auto"/>
              </w:rPr>
            </w:rPrChange>
          </w:rPr>
          <w:delInstrText>５－１－１．対象国・地域</w:delInstrText>
        </w:r>
        <w:r w:rsidRPr="00F37467" w:rsidDel="00114D96">
          <w:rPr>
            <w:noProof/>
            <w:webHidden/>
            <w:lang w:val="en"/>
            <w:rPrChange w:id="1824" w:author="Sasaki Kenji／佐々木　研二／AI" w:date="2021-11-19T14:16:00Z">
              <w:rPr>
                <w:noProof/>
                <w:webHidden/>
              </w:rPr>
            </w:rPrChange>
          </w:rPr>
          <w:tab/>
        </w:r>
        <w:r w:rsidR="00AD65ED" w:rsidRPr="00F37467" w:rsidDel="00114D96">
          <w:rPr>
            <w:noProof/>
            <w:webHidden/>
            <w:lang w:val="en"/>
            <w:rPrChange w:id="1825" w:author="Sasaki Kenji／佐々木　研二／AI" w:date="2021-11-19T14:16:00Z">
              <w:rPr>
                <w:noProof/>
                <w:webHidden/>
              </w:rPr>
            </w:rPrChange>
          </w:rPr>
          <w:delInstrText>9</w:delInstrText>
        </w:r>
      </w:del>
    </w:p>
    <w:p w14:paraId="11F12A12" w14:textId="7A37453B" w:rsidR="00C94B5D" w:rsidRPr="00F37467" w:rsidDel="00114D96" w:rsidRDefault="00C94B5D">
      <w:pPr>
        <w:pStyle w:val="10"/>
        <w:tabs>
          <w:tab w:val="right" w:leader="dot" w:pos="8494"/>
        </w:tabs>
        <w:rPr>
          <w:del w:id="1826" w:author="Sugahara, Hikaru/菅原 光" w:date="2022-06-25T17:49:00Z"/>
          <w:rFonts w:ascii="Meiryo UI" w:eastAsia="Meiryo UI" w:hAnsi="Meiryo UI"/>
          <w:noProof/>
          <w:sz w:val="21"/>
          <w:szCs w:val="22"/>
          <w:rPrChange w:id="1827" w:author="Sasaki Kenji／佐々木　研二／AI" w:date="2021-11-19T14:16:00Z">
            <w:rPr>
              <w:del w:id="1828" w:author="Sugahara, Hikaru/菅原 光" w:date="2022-06-25T17:49:00Z"/>
              <w:rFonts w:eastAsia="ＭＳ 明朝"/>
              <w:noProof/>
              <w:sz w:val="21"/>
              <w:szCs w:val="22"/>
            </w:rPr>
          </w:rPrChange>
        </w:rPr>
        <w:pPrChange w:id="1829" w:author="Sugahara, Hikaru/菅原 光" w:date="2022-06-25T17:49:00Z">
          <w:pPr>
            <w:pStyle w:val="30"/>
            <w:tabs>
              <w:tab w:val="right" w:leader="dot" w:pos="8494"/>
            </w:tabs>
            <w:ind w:left="400"/>
          </w:pPr>
        </w:pPrChange>
      </w:pPr>
      <w:del w:id="1830" w:author="Sugahara, Hikaru/菅原 光" w:date="2022-06-25T17:49:00Z">
        <w:r w:rsidRPr="00F37467" w:rsidDel="00114D96">
          <w:rPr>
            <w:rStyle w:val="a4"/>
            <w:rFonts w:hint="eastAsia"/>
            <w:noProof/>
            <w:color w:val="auto"/>
            <w:lang w:val="en"/>
            <w:rPrChange w:id="1831" w:author="Sasaki Kenji／佐々木　研二／AI" w:date="2021-11-19T14:16:00Z">
              <w:rPr>
                <w:rStyle w:val="a4"/>
                <w:rFonts w:ascii="ＭＳ ゴシック" w:hAnsi="ＭＳ ゴシック" w:hint="eastAsia"/>
                <w:noProof/>
                <w:color w:val="auto"/>
              </w:rPr>
            </w:rPrChange>
          </w:rPr>
          <w:delInstrText>５－１－２．基本動作（正常系）</w:delInstrText>
        </w:r>
        <w:r w:rsidRPr="00F37467" w:rsidDel="00114D96">
          <w:rPr>
            <w:noProof/>
            <w:webHidden/>
            <w:lang w:val="en"/>
            <w:rPrChange w:id="1832" w:author="Sasaki Kenji／佐々木　研二／AI" w:date="2021-11-19T14:16:00Z">
              <w:rPr>
                <w:noProof/>
                <w:webHidden/>
              </w:rPr>
            </w:rPrChange>
          </w:rPr>
          <w:tab/>
        </w:r>
        <w:r w:rsidR="00AD65ED" w:rsidRPr="00F37467" w:rsidDel="00114D96">
          <w:rPr>
            <w:noProof/>
            <w:webHidden/>
            <w:lang w:val="en"/>
            <w:rPrChange w:id="1833" w:author="Sasaki Kenji／佐々木　研二／AI" w:date="2021-11-19T14:16:00Z">
              <w:rPr>
                <w:noProof/>
                <w:webHidden/>
              </w:rPr>
            </w:rPrChange>
          </w:rPr>
          <w:delInstrText>9</w:delInstrText>
        </w:r>
      </w:del>
    </w:p>
    <w:p w14:paraId="6BE7A311" w14:textId="6579995D" w:rsidR="00C94B5D" w:rsidRPr="00F37467" w:rsidDel="00114D96" w:rsidRDefault="00C94B5D">
      <w:pPr>
        <w:pStyle w:val="10"/>
        <w:tabs>
          <w:tab w:val="right" w:leader="dot" w:pos="8494"/>
        </w:tabs>
        <w:rPr>
          <w:del w:id="1834" w:author="Sugahara, Hikaru/菅原 光" w:date="2022-06-25T17:49:00Z"/>
          <w:rFonts w:ascii="Meiryo UI" w:eastAsia="Meiryo UI" w:hAnsi="Meiryo UI"/>
          <w:noProof/>
          <w:sz w:val="21"/>
          <w:szCs w:val="22"/>
          <w:rPrChange w:id="1835" w:author="Sasaki Kenji／佐々木　研二／AI" w:date="2021-11-19T14:16:00Z">
            <w:rPr>
              <w:del w:id="1836" w:author="Sugahara, Hikaru/菅原 光" w:date="2022-06-25T17:49:00Z"/>
              <w:rFonts w:eastAsia="ＭＳ 明朝"/>
              <w:noProof/>
              <w:sz w:val="21"/>
              <w:szCs w:val="22"/>
            </w:rPr>
          </w:rPrChange>
        </w:rPr>
        <w:pPrChange w:id="1837" w:author="Sugahara, Hikaru/菅原 光" w:date="2022-06-25T17:49:00Z">
          <w:pPr>
            <w:pStyle w:val="30"/>
            <w:tabs>
              <w:tab w:val="right" w:leader="dot" w:pos="8494"/>
            </w:tabs>
            <w:ind w:left="400"/>
          </w:pPr>
        </w:pPrChange>
      </w:pPr>
      <w:del w:id="1838" w:author="Sugahara, Hikaru/菅原 光" w:date="2022-06-25T17:49:00Z">
        <w:r w:rsidRPr="00F37467" w:rsidDel="00114D96">
          <w:rPr>
            <w:rStyle w:val="a4"/>
            <w:rFonts w:hint="eastAsia"/>
            <w:noProof/>
            <w:color w:val="auto"/>
            <w:lang w:val="en"/>
            <w:rPrChange w:id="1839" w:author="Sasaki Kenji／佐々木　研二／AI" w:date="2021-11-19T14:16:00Z">
              <w:rPr>
                <w:rStyle w:val="a4"/>
                <w:rFonts w:ascii="ＭＳ ゴシック" w:hAnsi="ＭＳ ゴシック" w:hint="eastAsia"/>
                <w:noProof/>
                <w:color w:val="auto"/>
              </w:rPr>
            </w:rPrChange>
          </w:rPr>
          <w:delInstrText>５－１－３．</w:delInstrText>
        </w:r>
        <w:r w:rsidRPr="00F37467" w:rsidDel="00114D96">
          <w:rPr>
            <w:rStyle w:val="a4"/>
            <w:noProof/>
            <w:color w:val="auto"/>
            <w:lang w:val="en"/>
            <w:rPrChange w:id="1840" w:author="Sasaki Kenji／佐々木　研二／AI" w:date="2021-11-19T14:16:00Z">
              <w:rPr>
                <w:rStyle w:val="a4"/>
                <w:rFonts w:ascii="ＭＳ ゴシック" w:hAnsi="ＭＳ ゴシック"/>
                <w:noProof/>
                <w:color w:val="auto"/>
              </w:rPr>
            </w:rPrChange>
          </w:rPr>
          <w:delInstrText>HMI</w:delInstrText>
        </w:r>
        <w:r w:rsidRPr="00F37467" w:rsidDel="00114D96">
          <w:rPr>
            <w:rStyle w:val="a4"/>
            <w:rFonts w:hint="eastAsia"/>
            <w:noProof/>
            <w:color w:val="auto"/>
            <w:lang w:val="en"/>
            <w:rPrChange w:id="1841" w:author="Sasaki Kenji／佐々木　研二／AI" w:date="2021-11-19T14:16:00Z">
              <w:rPr>
                <w:rStyle w:val="a4"/>
                <w:rFonts w:ascii="ＭＳ ゴシック" w:hAnsi="ＭＳ ゴシック" w:hint="eastAsia"/>
                <w:noProof/>
                <w:color w:val="auto"/>
              </w:rPr>
            </w:rPrChange>
          </w:rPr>
          <w:delInstrText>仕様に対する要求</w:delInstrText>
        </w:r>
        <w:r w:rsidRPr="00F37467" w:rsidDel="00114D96">
          <w:rPr>
            <w:noProof/>
            <w:webHidden/>
            <w:lang w:val="en"/>
            <w:rPrChange w:id="1842" w:author="Sasaki Kenji／佐々木　研二／AI" w:date="2021-11-19T14:16:00Z">
              <w:rPr>
                <w:noProof/>
                <w:webHidden/>
              </w:rPr>
            </w:rPrChange>
          </w:rPr>
          <w:tab/>
        </w:r>
        <w:r w:rsidR="00AD65ED" w:rsidRPr="00F37467" w:rsidDel="00114D96">
          <w:rPr>
            <w:noProof/>
            <w:webHidden/>
            <w:lang w:val="en"/>
            <w:rPrChange w:id="1843" w:author="Sasaki Kenji／佐々木　研二／AI" w:date="2021-11-19T14:16:00Z">
              <w:rPr>
                <w:noProof/>
                <w:webHidden/>
              </w:rPr>
            </w:rPrChange>
          </w:rPr>
          <w:delInstrText>9</w:delInstrText>
        </w:r>
      </w:del>
    </w:p>
    <w:p w14:paraId="3067BBA9" w14:textId="0031FD57" w:rsidR="00C94B5D" w:rsidRPr="00F37467" w:rsidDel="00114D96" w:rsidRDefault="00C94B5D">
      <w:pPr>
        <w:pStyle w:val="10"/>
        <w:tabs>
          <w:tab w:val="right" w:leader="dot" w:pos="8494"/>
        </w:tabs>
        <w:rPr>
          <w:del w:id="1844" w:author="Sugahara, Hikaru/菅原 光" w:date="2022-06-25T17:49:00Z"/>
          <w:rFonts w:ascii="Meiryo UI" w:eastAsia="Meiryo UI" w:hAnsi="Meiryo UI"/>
          <w:noProof/>
          <w:sz w:val="21"/>
          <w:szCs w:val="22"/>
          <w:rPrChange w:id="1845" w:author="Sasaki Kenji／佐々木　研二／AI" w:date="2021-11-19T14:16:00Z">
            <w:rPr>
              <w:del w:id="1846" w:author="Sugahara, Hikaru/菅原 光" w:date="2022-06-25T17:49:00Z"/>
              <w:rFonts w:eastAsia="ＭＳ 明朝"/>
              <w:noProof/>
              <w:sz w:val="21"/>
              <w:szCs w:val="22"/>
            </w:rPr>
          </w:rPrChange>
        </w:rPr>
        <w:pPrChange w:id="1847" w:author="Sugahara, Hikaru/菅原 光" w:date="2022-06-25T17:49:00Z">
          <w:pPr>
            <w:pStyle w:val="30"/>
            <w:tabs>
              <w:tab w:val="right" w:leader="dot" w:pos="8494"/>
            </w:tabs>
            <w:ind w:left="400"/>
          </w:pPr>
        </w:pPrChange>
      </w:pPr>
      <w:del w:id="1848" w:author="Sugahara, Hikaru/菅原 光" w:date="2022-06-25T17:49:00Z">
        <w:r w:rsidRPr="00F37467" w:rsidDel="00114D96">
          <w:rPr>
            <w:rStyle w:val="a4"/>
            <w:rFonts w:hint="eastAsia"/>
            <w:noProof/>
            <w:color w:val="auto"/>
            <w:lang w:val="en"/>
            <w:rPrChange w:id="1849" w:author="Sasaki Kenji／佐々木　研二／AI" w:date="2021-11-19T14:16:00Z">
              <w:rPr>
                <w:rStyle w:val="a4"/>
                <w:rFonts w:ascii="ＭＳ ゴシック" w:hAnsi="ＭＳ ゴシック" w:hint="eastAsia"/>
                <w:noProof/>
                <w:color w:val="auto"/>
              </w:rPr>
            </w:rPrChange>
          </w:rPr>
          <w:delInstrText>５－１－４．ユーザ設定項目</w:delInstrText>
        </w:r>
        <w:r w:rsidRPr="00F37467" w:rsidDel="00114D96">
          <w:rPr>
            <w:noProof/>
            <w:webHidden/>
            <w:lang w:val="en"/>
            <w:rPrChange w:id="1850" w:author="Sasaki Kenji／佐々木　研二／AI" w:date="2021-11-19T14:16:00Z">
              <w:rPr>
                <w:noProof/>
                <w:webHidden/>
              </w:rPr>
            </w:rPrChange>
          </w:rPr>
          <w:tab/>
        </w:r>
        <w:r w:rsidR="00AD65ED" w:rsidRPr="00F37467" w:rsidDel="00114D96">
          <w:rPr>
            <w:noProof/>
            <w:webHidden/>
            <w:lang w:val="en"/>
            <w:rPrChange w:id="1851" w:author="Sasaki Kenji／佐々木　研二／AI" w:date="2021-11-19T14:16:00Z">
              <w:rPr>
                <w:noProof/>
                <w:webHidden/>
              </w:rPr>
            </w:rPrChange>
          </w:rPr>
          <w:delInstrText>9</w:delInstrText>
        </w:r>
      </w:del>
    </w:p>
    <w:p w14:paraId="16971F3C" w14:textId="06D5AF22" w:rsidR="00C94B5D" w:rsidRPr="00F37467" w:rsidDel="00114D96" w:rsidRDefault="00C94B5D">
      <w:pPr>
        <w:pStyle w:val="10"/>
        <w:tabs>
          <w:tab w:val="right" w:leader="dot" w:pos="8494"/>
        </w:tabs>
        <w:rPr>
          <w:del w:id="1852" w:author="Sugahara, Hikaru/菅原 光" w:date="2022-06-25T17:49:00Z"/>
          <w:rFonts w:ascii="Meiryo UI" w:eastAsia="Meiryo UI" w:hAnsi="Meiryo UI"/>
          <w:noProof/>
          <w:sz w:val="21"/>
          <w:szCs w:val="22"/>
          <w:rPrChange w:id="1853" w:author="Sasaki Kenji／佐々木　研二／AI" w:date="2021-11-19T14:16:00Z">
            <w:rPr>
              <w:del w:id="1854" w:author="Sugahara, Hikaru/菅原 光" w:date="2022-06-25T17:49:00Z"/>
              <w:rFonts w:eastAsia="ＭＳ 明朝"/>
              <w:noProof/>
              <w:sz w:val="21"/>
              <w:szCs w:val="22"/>
            </w:rPr>
          </w:rPrChange>
        </w:rPr>
        <w:pPrChange w:id="1855" w:author="Sugahara, Hikaru/菅原 光" w:date="2022-06-25T17:49:00Z">
          <w:pPr>
            <w:pStyle w:val="30"/>
            <w:tabs>
              <w:tab w:val="right" w:leader="dot" w:pos="8494"/>
            </w:tabs>
            <w:ind w:left="400"/>
          </w:pPr>
        </w:pPrChange>
      </w:pPr>
      <w:del w:id="1856" w:author="Sugahara, Hikaru/菅原 光" w:date="2022-06-25T17:49:00Z">
        <w:r w:rsidRPr="00F37467" w:rsidDel="00114D96">
          <w:rPr>
            <w:rStyle w:val="a4"/>
            <w:rFonts w:hint="eastAsia"/>
            <w:noProof/>
            <w:color w:val="auto"/>
            <w:lang w:val="en"/>
            <w:rPrChange w:id="1857" w:author="Sasaki Kenji／佐々木　研二／AI" w:date="2021-11-19T14:16:00Z">
              <w:rPr>
                <w:rStyle w:val="a4"/>
                <w:rFonts w:ascii="ＭＳ ゴシック" w:hAnsi="ＭＳ ゴシック" w:hint="eastAsia"/>
                <w:noProof/>
                <w:color w:val="auto"/>
              </w:rPr>
            </w:rPrChange>
          </w:rPr>
          <w:delInstrText>５－１－５．例外動作（異常系）</w:delInstrText>
        </w:r>
        <w:r w:rsidRPr="00F37467" w:rsidDel="00114D96">
          <w:rPr>
            <w:noProof/>
            <w:webHidden/>
            <w:lang w:val="en"/>
            <w:rPrChange w:id="1858" w:author="Sasaki Kenji／佐々木　研二／AI" w:date="2021-11-19T14:16:00Z">
              <w:rPr>
                <w:noProof/>
                <w:webHidden/>
              </w:rPr>
            </w:rPrChange>
          </w:rPr>
          <w:tab/>
        </w:r>
        <w:r w:rsidR="00AD65ED" w:rsidRPr="00F37467" w:rsidDel="00114D96">
          <w:rPr>
            <w:noProof/>
            <w:webHidden/>
            <w:lang w:val="en"/>
            <w:rPrChange w:id="1859" w:author="Sasaki Kenji／佐々木　研二／AI" w:date="2021-11-19T14:16:00Z">
              <w:rPr>
                <w:noProof/>
                <w:webHidden/>
              </w:rPr>
            </w:rPrChange>
          </w:rPr>
          <w:delInstrText>9</w:delInstrText>
        </w:r>
      </w:del>
    </w:p>
    <w:p w14:paraId="3E95F64C" w14:textId="5D1A217B" w:rsidR="00C94B5D" w:rsidRPr="00F37467" w:rsidDel="00114D96" w:rsidRDefault="00C94B5D">
      <w:pPr>
        <w:pStyle w:val="10"/>
        <w:tabs>
          <w:tab w:val="right" w:leader="dot" w:pos="8494"/>
        </w:tabs>
        <w:rPr>
          <w:del w:id="1860" w:author="Sugahara, Hikaru/菅原 光" w:date="2022-06-25T17:49:00Z"/>
          <w:rFonts w:ascii="Meiryo UI" w:eastAsia="Meiryo UI" w:hAnsi="Meiryo UI"/>
          <w:noProof/>
          <w:sz w:val="21"/>
          <w:szCs w:val="22"/>
          <w:rPrChange w:id="1861" w:author="Sasaki Kenji／佐々木　研二／AI" w:date="2021-11-19T14:16:00Z">
            <w:rPr>
              <w:del w:id="1862" w:author="Sugahara, Hikaru/菅原 光" w:date="2022-06-25T17:49:00Z"/>
              <w:rFonts w:eastAsia="ＭＳ 明朝"/>
              <w:noProof/>
              <w:sz w:val="21"/>
              <w:szCs w:val="22"/>
            </w:rPr>
          </w:rPrChange>
        </w:rPr>
        <w:pPrChange w:id="1863" w:author="Sugahara, Hikaru/菅原 光" w:date="2022-06-25T17:49:00Z">
          <w:pPr>
            <w:pStyle w:val="30"/>
            <w:tabs>
              <w:tab w:val="right" w:leader="dot" w:pos="8494"/>
            </w:tabs>
            <w:ind w:left="400"/>
          </w:pPr>
        </w:pPrChange>
      </w:pPr>
      <w:del w:id="1864" w:author="Sugahara, Hikaru/菅原 光" w:date="2022-06-25T17:49:00Z">
        <w:r w:rsidRPr="00F37467" w:rsidDel="00114D96">
          <w:rPr>
            <w:rStyle w:val="a4"/>
            <w:rFonts w:hint="eastAsia"/>
            <w:noProof/>
            <w:color w:val="auto"/>
            <w:lang w:val="en"/>
            <w:rPrChange w:id="1865" w:author="Sasaki Kenji／佐々木　研二／AI" w:date="2021-11-19T14:16:00Z">
              <w:rPr>
                <w:rStyle w:val="a4"/>
                <w:rFonts w:ascii="ＭＳ ゴシック" w:hAnsi="ＭＳ ゴシック" w:hint="eastAsia"/>
                <w:noProof/>
                <w:color w:val="auto"/>
              </w:rPr>
            </w:rPrChange>
          </w:rPr>
          <w:delInstrText>５－１－６．その他</w:delInstrText>
        </w:r>
        <w:r w:rsidRPr="00F37467" w:rsidDel="00114D96">
          <w:rPr>
            <w:noProof/>
            <w:webHidden/>
            <w:lang w:val="en"/>
            <w:rPrChange w:id="1866" w:author="Sasaki Kenji／佐々木　研二／AI" w:date="2021-11-19T14:16:00Z">
              <w:rPr>
                <w:noProof/>
                <w:webHidden/>
              </w:rPr>
            </w:rPrChange>
          </w:rPr>
          <w:tab/>
        </w:r>
        <w:r w:rsidR="00AD65ED" w:rsidRPr="00F37467" w:rsidDel="00114D96">
          <w:rPr>
            <w:noProof/>
            <w:webHidden/>
            <w:lang w:val="en"/>
            <w:rPrChange w:id="1867" w:author="Sasaki Kenji／佐々木　研二／AI" w:date="2021-11-19T14:16:00Z">
              <w:rPr>
                <w:noProof/>
                <w:webHidden/>
              </w:rPr>
            </w:rPrChange>
          </w:rPr>
          <w:delInstrText>9</w:delInstrText>
        </w:r>
      </w:del>
    </w:p>
    <w:p w14:paraId="1A168F9D" w14:textId="350E316A" w:rsidR="00C94B5D" w:rsidRPr="00F37467" w:rsidDel="00114D96" w:rsidRDefault="00C94B5D">
      <w:pPr>
        <w:pStyle w:val="10"/>
        <w:tabs>
          <w:tab w:val="right" w:leader="dot" w:pos="8494"/>
        </w:tabs>
        <w:rPr>
          <w:del w:id="1868" w:author="Sugahara, Hikaru/菅原 光" w:date="2022-06-25T17:49:00Z"/>
          <w:rFonts w:ascii="Meiryo UI" w:eastAsia="Meiryo UI" w:hAnsi="Meiryo UI"/>
          <w:b w:val="0"/>
          <w:bCs w:val="0"/>
          <w:noProof/>
          <w:sz w:val="21"/>
          <w:szCs w:val="22"/>
          <w:rPrChange w:id="1869" w:author="Sasaki Kenji／佐々木　研二／AI" w:date="2021-11-19T14:16:00Z">
            <w:rPr>
              <w:del w:id="1870" w:author="Sugahara, Hikaru/菅原 光" w:date="2022-06-25T17:49:00Z"/>
              <w:rFonts w:eastAsia="ＭＳ 明朝"/>
              <w:b w:val="0"/>
              <w:bCs w:val="0"/>
              <w:noProof/>
              <w:sz w:val="21"/>
              <w:szCs w:val="22"/>
            </w:rPr>
          </w:rPrChange>
        </w:rPr>
        <w:pPrChange w:id="1871" w:author="Sugahara, Hikaru/菅原 光" w:date="2022-06-25T17:49:00Z">
          <w:pPr>
            <w:pStyle w:val="20"/>
            <w:tabs>
              <w:tab w:val="right" w:leader="dot" w:pos="8494"/>
            </w:tabs>
          </w:pPr>
        </w:pPrChange>
      </w:pPr>
      <w:del w:id="1872" w:author="Sugahara, Hikaru/菅原 光" w:date="2022-06-25T17:49:00Z">
        <w:r w:rsidRPr="00F37467" w:rsidDel="00114D96">
          <w:rPr>
            <w:rStyle w:val="a4"/>
            <w:rFonts w:hint="eastAsia"/>
            <w:noProof/>
            <w:color w:val="auto"/>
            <w:lang w:val="en"/>
            <w:rPrChange w:id="1873" w:author="Sasaki Kenji／佐々木　研二／AI" w:date="2021-11-19T14:16:00Z">
              <w:rPr>
                <w:rStyle w:val="a4"/>
                <w:rFonts w:ascii="ＭＳ ゴシック" w:hAnsi="ＭＳ ゴシック" w:hint="eastAsia"/>
                <w:noProof/>
                <w:color w:val="auto"/>
              </w:rPr>
            </w:rPrChange>
          </w:rPr>
          <w:delInstrText>５－２．記念日案内</w:delInstrText>
        </w:r>
        <w:r w:rsidRPr="00F37467" w:rsidDel="00114D96">
          <w:rPr>
            <w:noProof/>
            <w:webHidden/>
            <w:lang w:val="en"/>
            <w:rPrChange w:id="1874" w:author="Sasaki Kenji／佐々木　研二／AI" w:date="2021-11-19T14:16:00Z">
              <w:rPr>
                <w:noProof/>
                <w:webHidden/>
              </w:rPr>
            </w:rPrChange>
          </w:rPr>
          <w:tab/>
        </w:r>
        <w:r w:rsidR="00AD65ED" w:rsidRPr="00F37467" w:rsidDel="00114D96">
          <w:rPr>
            <w:noProof/>
            <w:webHidden/>
            <w:lang w:val="en"/>
            <w:rPrChange w:id="1875" w:author="Sasaki Kenji／佐々木　研二／AI" w:date="2021-11-19T14:16:00Z">
              <w:rPr>
                <w:noProof/>
                <w:webHidden/>
              </w:rPr>
            </w:rPrChange>
          </w:rPr>
          <w:delInstrText>10</w:delInstrText>
        </w:r>
      </w:del>
    </w:p>
    <w:p w14:paraId="6E9030E1" w14:textId="6B2D14C3" w:rsidR="00C94B5D" w:rsidRPr="00F37467" w:rsidDel="00114D96" w:rsidRDefault="00C94B5D">
      <w:pPr>
        <w:pStyle w:val="10"/>
        <w:tabs>
          <w:tab w:val="right" w:leader="dot" w:pos="8494"/>
        </w:tabs>
        <w:rPr>
          <w:del w:id="1876" w:author="Sugahara, Hikaru/菅原 光" w:date="2022-06-25T17:49:00Z"/>
          <w:rFonts w:ascii="Meiryo UI" w:eastAsia="Meiryo UI" w:hAnsi="Meiryo UI"/>
          <w:noProof/>
          <w:sz w:val="21"/>
          <w:szCs w:val="22"/>
          <w:rPrChange w:id="1877" w:author="Sasaki Kenji／佐々木　研二／AI" w:date="2021-11-19T14:16:00Z">
            <w:rPr>
              <w:del w:id="1878" w:author="Sugahara, Hikaru/菅原 光" w:date="2022-06-25T17:49:00Z"/>
              <w:rFonts w:eastAsia="ＭＳ 明朝"/>
              <w:noProof/>
              <w:sz w:val="21"/>
              <w:szCs w:val="22"/>
            </w:rPr>
          </w:rPrChange>
        </w:rPr>
        <w:pPrChange w:id="1879" w:author="Sugahara, Hikaru/菅原 光" w:date="2022-06-25T17:49:00Z">
          <w:pPr>
            <w:pStyle w:val="30"/>
            <w:tabs>
              <w:tab w:val="right" w:leader="dot" w:pos="8494"/>
            </w:tabs>
            <w:ind w:left="400"/>
          </w:pPr>
        </w:pPrChange>
      </w:pPr>
      <w:del w:id="1880" w:author="Sugahara, Hikaru/菅原 光" w:date="2022-06-25T17:49:00Z">
        <w:r w:rsidRPr="00F37467" w:rsidDel="00114D96">
          <w:rPr>
            <w:rStyle w:val="a4"/>
            <w:rFonts w:hint="eastAsia"/>
            <w:noProof/>
            <w:color w:val="auto"/>
            <w:lang w:val="en"/>
            <w:rPrChange w:id="1881" w:author="Sasaki Kenji／佐々木　研二／AI" w:date="2021-11-19T14:16:00Z">
              <w:rPr>
                <w:rStyle w:val="a4"/>
                <w:rFonts w:ascii="ＭＳ ゴシック" w:hAnsi="ＭＳ ゴシック" w:hint="eastAsia"/>
                <w:noProof/>
                <w:color w:val="auto"/>
              </w:rPr>
            </w:rPrChange>
          </w:rPr>
          <w:delInstrText>５－２－１．対象国・地域</w:delInstrText>
        </w:r>
        <w:r w:rsidRPr="00F37467" w:rsidDel="00114D96">
          <w:rPr>
            <w:noProof/>
            <w:webHidden/>
            <w:lang w:val="en"/>
            <w:rPrChange w:id="1882" w:author="Sasaki Kenji／佐々木　研二／AI" w:date="2021-11-19T14:16:00Z">
              <w:rPr>
                <w:noProof/>
                <w:webHidden/>
              </w:rPr>
            </w:rPrChange>
          </w:rPr>
          <w:tab/>
        </w:r>
        <w:r w:rsidR="00AD65ED" w:rsidRPr="00F37467" w:rsidDel="00114D96">
          <w:rPr>
            <w:noProof/>
            <w:webHidden/>
            <w:lang w:val="en"/>
            <w:rPrChange w:id="1883" w:author="Sasaki Kenji／佐々木　研二／AI" w:date="2021-11-19T14:16:00Z">
              <w:rPr>
                <w:noProof/>
                <w:webHidden/>
              </w:rPr>
            </w:rPrChange>
          </w:rPr>
          <w:delInstrText>10</w:delInstrText>
        </w:r>
      </w:del>
    </w:p>
    <w:p w14:paraId="2CB02672" w14:textId="41FF3515" w:rsidR="00C94B5D" w:rsidRPr="00F37467" w:rsidDel="00114D96" w:rsidRDefault="00C94B5D">
      <w:pPr>
        <w:pStyle w:val="10"/>
        <w:tabs>
          <w:tab w:val="right" w:leader="dot" w:pos="8494"/>
        </w:tabs>
        <w:rPr>
          <w:del w:id="1884" w:author="Sugahara, Hikaru/菅原 光" w:date="2022-06-25T17:49:00Z"/>
          <w:rFonts w:ascii="Meiryo UI" w:eastAsia="Meiryo UI" w:hAnsi="Meiryo UI"/>
          <w:noProof/>
          <w:sz w:val="21"/>
          <w:szCs w:val="22"/>
          <w:rPrChange w:id="1885" w:author="Sasaki Kenji／佐々木　研二／AI" w:date="2021-11-19T14:16:00Z">
            <w:rPr>
              <w:del w:id="1886" w:author="Sugahara, Hikaru/菅原 光" w:date="2022-06-25T17:49:00Z"/>
              <w:rFonts w:eastAsia="ＭＳ 明朝"/>
              <w:noProof/>
              <w:sz w:val="21"/>
              <w:szCs w:val="22"/>
            </w:rPr>
          </w:rPrChange>
        </w:rPr>
        <w:pPrChange w:id="1887" w:author="Sugahara, Hikaru/菅原 光" w:date="2022-06-25T17:49:00Z">
          <w:pPr>
            <w:pStyle w:val="30"/>
            <w:tabs>
              <w:tab w:val="right" w:leader="dot" w:pos="8494"/>
            </w:tabs>
            <w:ind w:left="400"/>
          </w:pPr>
        </w:pPrChange>
      </w:pPr>
      <w:del w:id="1888" w:author="Sugahara, Hikaru/菅原 光" w:date="2022-06-25T17:49:00Z">
        <w:r w:rsidRPr="00F37467" w:rsidDel="00114D96">
          <w:rPr>
            <w:rStyle w:val="a4"/>
            <w:rFonts w:hint="eastAsia"/>
            <w:noProof/>
            <w:color w:val="auto"/>
            <w:lang w:val="en"/>
            <w:rPrChange w:id="1889" w:author="Sasaki Kenji／佐々木　研二／AI" w:date="2021-11-19T14:16:00Z">
              <w:rPr>
                <w:rStyle w:val="a4"/>
                <w:rFonts w:ascii="ＭＳ ゴシック" w:hAnsi="ＭＳ ゴシック" w:hint="eastAsia"/>
                <w:noProof/>
                <w:color w:val="auto"/>
              </w:rPr>
            </w:rPrChange>
          </w:rPr>
          <w:delInstrText>５－２－２．基本動作（正常系）</w:delInstrText>
        </w:r>
        <w:r w:rsidRPr="00F37467" w:rsidDel="00114D96">
          <w:rPr>
            <w:noProof/>
            <w:webHidden/>
            <w:lang w:val="en"/>
            <w:rPrChange w:id="1890" w:author="Sasaki Kenji／佐々木　研二／AI" w:date="2021-11-19T14:16:00Z">
              <w:rPr>
                <w:noProof/>
                <w:webHidden/>
              </w:rPr>
            </w:rPrChange>
          </w:rPr>
          <w:tab/>
        </w:r>
        <w:r w:rsidR="00AD65ED" w:rsidRPr="00F37467" w:rsidDel="00114D96">
          <w:rPr>
            <w:noProof/>
            <w:webHidden/>
            <w:lang w:val="en"/>
            <w:rPrChange w:id="1891" w:author="Sasaki Kenji／佐々木　研二／AI" w:date="2021-11-19T14:16:00Z">
              <w:rPr>
                <w:noProof/>
                <w:webHidden/>
              </w:rPr>
            </w:rPrChange>
          </w:rPr>
          <w:delInstrText>10</w:delInstrText>
        </w:r>
      </w:del>
    </w:p>
    <w:p w14:paraId="7CBF9CE1" w14:textId="738D0CFE" w:rsidR="00C94B5D" w:rsidRPr="00F37467" w:rsidDel="00114D96" w:rsidRDefault="00C94B5D">
      <w:pPr>
        <w:pStyle w:val="10"/>
        <w:tabs>
          <w:tab w:val="right" w:leader="dot" w:pos="8494"/>
        </w:tabs>
        <w:rPr>
          <w:del w:id="1892" w:author="Sugahara, Hikaru/菅原 光" w:date="2022-06-25T17:49:00Z"/>
          <w:rFonts w:ascii="Meiryo UI" w:eastAsia="Meiryo UI" w:hAnsi="Meiryo UI"/>
          <w:noProof/>
          <w:sz w:val="21"/>
          <w:szCs w:val="22"/>
          <w:rPrChange w:id="1893" w:author="Sasaki Kenji／佐々木　研二／AI" w:date="2021-11-19T14:16:00Z">
            <w:rPr>
              <w:del w:id="1894" w:author="Sugahara, Hikaru/菅原 光" w:date="2022-06-25T17:49:00Z"/>
              <w:rFonts w:eastAsia="ＭＳ 明朝"/>
              <w:noProof/>
              <w:sz w:val="21"/>
              <w:szCs w:val="22"/>
            </w:rPr>
          </w:rPrChange>
        </w:rPr>
        <w:pPrChange w:id="1895" w:author="Sugahara, Hikaru/菅原 光" w:date="2022-06-25T17:49:00Z">
          <w:pPr>
            <w:pStyle w:val="30"/>
            <w:tabs>
              <w:tab w:val="right" w:leader="dot" w:pos="8494"/>
            </w:tabs>
            <w:ind w:left="400"/>
          </w:pPr>
        </w:pPrChange>
      </w:pPr>
      <w:del w:id="1896" w:author="Sugahara, Hikaru/菅原 光" w:date="2022-06-25T17:49:00Z">
        <w:r w:rsidRPr="00F37467" w:rsidDel="00114D96">
          <w:rPr>
            <w:rStyle w:val="a4"/>
            <w:rFonts w:hint="eastAsia"/>
            <w:noProof/>
            <w:color w:val="auto"/>
            <w:lang w:val="en"/>
            <w:rPrChange w:id="1897" w:author="Sasaki Kenji／佐々木　研二／AI" w:date="2021-11-19T14:16:00Z">
              <w:rPr>
                <w:rStyle w:val="a4"/>
                <w:rFonts w:ascii="ＭＳ ゴシック" w:hAnsi="ＭＳ ゴシック" w:hint="eastAsia"/>
                <w:noProof/>
                <w:color w:val="auto"/>
              </w:rPr>
            </w:rPrChange>
          </w:rPr>
          <w:delInstrText>５－２－３．</w:delInstrText>
        </w:r>
        <w:r w:rsidRPr="00F37467" w:rsidDel="00114D96">
          <w:rPr>
            <w:rStyle w:val="a4"/>
            <w:noProof/>
            <w:color w:val="auto"/>
            <w:lang w:val="en"/>
            <w:rPrChange w:id="1898" w:author="Sasaki Kenji／佐々木　研二／AI" w:date="2021-11-19T14:16:00Z">
              <w:rPr>
                <w:rStyle w:val="a4"/>
                <w:rFonts w:ascii="ＭＳ ゴシック" w:hAnsi="ＭＳ ゴシック"/>
                <w:noProof/>
                <w:color w:val="auto"/>
              </w:rPr>
            </w:rPrChange>
          </w:rPr>
          <w:delInstrText>HMI</w:delInstrText>
        </w:r>
        <w:r w:rsidRPr="00F37467" w:rsidDel="00114D96">
          <w:rPr>
            <w:rStyle w:val="a4"/>
            <w:rFonts w:hint="eastAsia"/>
            <w:noProof/>
            <w:color w:val="auto"/>
            <w:lang w:val="en"/>
            <w:rPrChange w:id="1899" w:author="Sasaki Kenji／佐々木　研二／AI" w:date="2021-11-19T14:16:00Z">
              <w:rPr>
                <w:rStyle w:val="a4"/>
                <w:rFonts w:ascii="ＭＳ ゴシック" w:hAnsi="ＭＳ ゴシック" w:hint="eastAsia"/>
                <w:noProof/>
                <w:color w:val="auto"/>
              </w:rPr>
            </w:rPrChange>
          </w:rPr>
          <w:delInstrText>仕様に対する要求</w:delInstrText>
        </w:r>
        <w:r w:rsidRPr="00F37467" w:rsidDel="00114D96">
          <w:rPr>
            <w:noProof/>
            <w:webHidden/>
            <w:lang w:val="en"/>
            <w:rPrChange w:id="1900" w:author="Sasaki Kenji／佐々木　研二／AI" w:date="2021-11-19T14:16:00Z">
              <w:rPr>
                <w:noProof/>
                <w:webHidden/>
              </w:rPr>
            </w:rPrChange>
          </w:rPr>
          <w:tab/>
        </w:r>
        <w:r w:rsidR="00AD65ED" w:rsidRPr="00F37467" w:rsidDel="00114D96">
          <w:rPr>
            <w:noProof/>
            <w:webHidden/>
            <w:lang w:val="en"/>
            <w:rPrChange w:id="1901" w:author="Sasaki Kenji／佐々木　研二／AI" w:date="2021-11-19T14:16:00Z">
              <w:rPr>
                <w:noProof/>
                <w:webHidden/>
              </w:rPr>
            </w:rPrChange>
          </w:rPr>
          <w:delInstrText>11</w:delInstrText>
        </w:r>
      </w:del>
    </w:p>
    <w:p w14:paraId="5DF27027" w14:textId="2BBCB5DE" w:rsidR="00C94B5D" w:rsidRPr="00F37467" w:rsidDel="00114D96" w:rsidRDefault="00C94B5D">
      <w:pPr>
        <w:pStyle w:val="10"/>
        <w:tabs>
          <w:tab w:val="right" w:leader="dot" w:pos="8494"/>
        </w:tabs>
        <w:rPr>
          <w:del w:id="1902" w:author="Sugahara, Hikaru/菅原 光" w:date="2022-06-25T17:49:00Z"/>
          <w:rFonts w:ascii="Meiryo UI" w:eastAsia="Meiryo UI" w:hAnsi="Meiryo UI"/>
          <w:noProof/>
          <w:sz w:val="21"/>
          <w:szCs w:val="22"/>
          <w:rPrChange w:id="1903" w:author="Sasaki Kenji／佐々木　研二／AI" w:date="2021-11-19T14:16:00Z">
            <w:rPr>
              <w:del w:id="1904" w:author="Sugahara, Hikaru/菅原 光" w:date="2022-06-25T17:49:00Z"/>
              <w:rFonts w:eastAsia="ＭＳ 明朝"/>
              <w:noProof/>
              <w:sz w:val="21"/>
              <w:szCs w:val="22"/>
            </w:rPr>
          </w:rPrChange>
        </w:rPr>
        <w:pPrChange w:id="1905" w:author="Sugahara, Hikaru/菅原 光" w:date="2022-06-25T17:49:00Z">
          <w:pPr>
            <w:pStyle w:val="30"/>
            <w:tabs>
              <w:tab w:val="right" w:leader="dot" w:pos="8494"/>
            </w:tabs>
            <w:ind w:left="400"/>
          </w:pPr>
        </w:pPrChange>
      </w:pPr>
      <w:del w:id="1906" w:author="Sugahara, Hikaru/菅原 光" w:date="2022-06-25T17:49:00Z">
        <w:r w:rsidRPr="00F37467" w:rsidDel="00114D96">
          <w:rPr>
            <w:rStyle w:val="a4"/>
            <w:rFonts w:hint="eastAsia"/>
            <w:noProof/>
            <w:color w:val="auto"/>
            <w:lang w:val="en"/>
            <w:rPrChange w:id="1907" w:author="Sasaki Kenji／佐々木　研二／AI" w:date="2021-11-19T14:16:00Z">
              <w:rPr>
                <w:rStyle w:val="a4"/>
                <w:rFonts w:ascii="ＭＳ ゴシック" w:hAnsi="ＭＳ ゴシック" w:hint="eastAsia"/>
                <w:noProof/>
                <w:color w:val="auto"/>
              </w:rPr>
            </w:rPrChange>
          </w:rPr>
          <w:delInstrText>５－２－４．ユーザ設定項目</w:delInstrText>
        </w:r>
        <w:r w:rsidRPr="00F37467" w:rsidDel="00114D96">
          <w:rPr>
            <w:noProof/>
            <w:webHidden/>
            <w:lang w:val="en"/>
            <w:rPrChange w:id="1908" w:author="Sasaki Kenji／佐々木　研二／AI" w:date="2021-11-19T14:16:00Z">
              <w:rPr>
                <w:noProof/>
                <w:webHidden/>
              </w:rPr>
            </w:rPrChange>
          </w:rPr>
          <w:tab/>
        </w:r>
        <w:r w:rsidR="00AD65ED" w:rsidRPr="00F37467" w:rsidDel="00114D96">
          <w:rPr>
            <w:noProof/>
            <w:webHidden/>
            <w:lang w:val="en"/>
            <w:rPrChange w:id="1909" w:author="Sasaki Kenji／佐々木　研二／AI" w:date="2021-11-19T14:16:00Z">
              <w:rPr>
                <w:noProof/>
                <w:webHidden/>
              </w:rPr>
            </w:rPrChange>
          </w:rPr>
          <w:delInstrText>11</w:delInstrText>
        </w:r>
      </w:del>
    </w:p>
    <w:p w14:paraId="38C5714B" w14:textId="0E0F8C74" w:rsidR="00C94B5D" w:rsidRPr="00F37467" w:rsidDel="00114D96" w:rsidRDefault="00C94B5D">
      <w:pPr>
        <w:pStyle w:val="10"/>
        <w:tabs>
          <w:tab w:val="right" w:leader="dot" w:pos="8494"/>
        </w:tabs>
        <w:rPr>
          <w:del w:id="1910" w:author="Sugahara, Hikaru/菅原 光" w:date="2022-06-25T17:49:00Z"/>
          <w:rFonts w:ascii="Meiryo UI" w:eastAsia="Meiryo UI" w:hAnsi="Meiryo UI"/>
          <w:noProof/>
          <w:sz w:val="21"/>
          <w:szCs w:val="22"/>
          <w:rPrChange w:id="1911" w:author="Sasaki Kenji／佐々木　研二／AI" w:date="2021-11-19T14:16:00Z">
            <w:rPr>
              <w:del w:id="1912" w:author="Sugahara, Hikaru/菅原 光" w:date="2022-06-25T17:49:00Z"/>
              <w:rFonts w:eastAsia="ＭＳ 明朝"/>
              <w:noProof/>
              <w:sz w:val="21"/>
              <w:szCs w:val="22"/>
            </w:rPr>
          </w:rPrChange>
        </w:rPr>
        <w:pPrChange w:id="1913" w:author="Sugahara, Hikaru/菅原 光" w:date="2022-06-25T17:49:00Z">
          <w:pPr>
            <w:pStyle w:val="30"/>
            <w:tabs>
              <w:tab w:val="right" w:leader="dot" w:pos="8494"/>
            </w:tabs>
            <w:ind w:left="400"/>
          </w:pPr>
        </w:pPrChange>
      </w:pPr>
      <w:del w:id="1914" w:author="Sugahara, Hikaru/菅原 光" w:date="2022-06-25T17:49:00Z">
        <w:r w:rsidRPr="00F37467" w:rsidDel="00114D96">
          <w:rPr>
            <w:rStyle w:val="a4"/>
            <w:rFonts w:hint="eastAsia"/>
            <w:noProof/>
            <w:color w:val="auto"/>
            <w:lang w:val="en"/>
            <w:rPrChange w:id="1915" w:author="Sasaki Kenji／佐々木　研二／AI" w:date="2021-11-19T14:16:00Z">
              <w:rPr>
                <w:rStyle w:val="a4"/>
                <w:rFonts w:ascii="ＭＳ ゴシック" w:hAnsi="ＭＳ ゴシック" w:hint="eastAsia"/>
                <w:noProof/>
                <w:color w:val="auto"/>
              </w:rPr>
            </w:rPrChange>
          </w:rPr>
          <w:delInstrText>５－２－５．例外動作（異常系）</w:delInstrText>
        </w:r>
        <w:r w:rsidRPr="00F37467" w:rsidDel="00114D96">
          <w:rPr>
            <w:noProof/>
            <w:webHidden/>
            <w:lang w:val="en"/>
            <w:rPrChange w:id="1916" w:author="Sasaki Kenji／佐々木　研二／AI" w:date="2021-11-19T14:16:00Z">
              <w:rPr>
                <w:noProof/>
                <w:webHidden/>
              </w:rPr>
            </w:rPrChange>
          </w:rPr>
          <w:tab/>
        </w:r>
        <w:r w:rsidR="00AD65ED" w:rsidRPr="00F37467" w:rsidDel="00114D96">
          <w:rPr>
            <w:noProof/>
            <w:webHidden/>
            <w:lang w:val="en"/>
            <w:rPrChange w:id="1917" w:author="Sasaki Kenji／佐々木　研二／AI" w:date="2021-11-19T14:16:00Z">
              <w:rPr>
                <w:noProof/>
                <w:webHidden/>
              </w:rPr>
            </w:rPrChange>
          </w:rPr>
          <w:delInstrText>11</w:delInstrText>
        </w:r>
      </w:del>
    </w:p>
    <w:p w14:paraId="09981E05" w14:textId="306A6207" w:rsidR="00C94B5D" w:rsidRPr="00F37467" w:rsidDel="00114D96" w:rsidRDefault="00C94B5D">
      <w:pPr>
        <w:pStyle w:val="10"/>
        <w:tabs>
          <w:tab w:val="right" w:leader="dot" w:pos="8494"/>
        </w:tabs>
        <w:rPr>
          <w:del w:id="1918" w:author="Sugahara, Hikaru/菅原 光" w:date="2022-06-25T17:49:00Z"/>
          <w:rFonts w:ascii="Meiryo UI" w:eastAsia="Meiryo UI" w:hAnsi="Meiryo UI"/>
          <w:noProof/>
          <w:sz w:val="21"/>
          <w:szCs w:val="22"/>
          <w:rPrChange w:id="1919" w:author="Sasaki Kenji／佐々木　研二／AI" w:date="2021-11-19T14:16:00Z">
            <w:rPr>
              <w:del w:id="1920" w:author="Sugahara, Hikaru/菅原 光" w:date="2022-06-25T17:49:00Z"/>
              <w:rFonts w:eastAsia="ＭＳ 明朝"/>
              <w:noProof/>
              <w:sz w:val="21"/>
              <w:szCs w:val="22"/>
            </w:rPr>
          </w:rPrChange>
        </w:rPr>
        <w:pPrChange w:id="1921" w:author="Sugahara, Hikaru/菅原 光" w:date="2022-06-25T17:49:00Z">
          <w:pPr>
            <w:pStyle w:val="30"/>
            <w:tabs>
              <w:tab w:val="right" w:leader="dot" w:pos="8494"/>
            </w:tabs>
            <w:ind w:left="400"/>
          </w:pPr>
        </w:pPrChange>
      </w:pPr>
      <w:del w:id="1922" w:author="Sugahara, Hikaru/菅原 光" w:date="2022-06-25T17:49:00Z">
        <w:r w:rsidRPr="00F37467" w:rsidDel="00114D96">
          <w:rPr>
            <w:rStyle w:val="a4"/>
            <w:rFonts w:hint="eastAsia"/>
            <w:noProof/>
            <w:color w:val="auto"/>
            <w:lang w:val="en"/>
            <w:rPrChange w:id="1923" w:author="Sasaki Kenji／佐々木　研二／AI" w:date="2021-11-19T14:16:00Z">
              <w:rPr>
                <w:rStyle w:val="a4"/>
                <w:rFonts w:ascii="ＭＳ ゴシック" w:hAnsi="ＭＳ ゴシック" w:hint="eastAsia"/>
                <w:noProof/>
                <w:color w:val="auto"/>
              </w:rPr>
            </w:rPrChange>
          </w:rPr>
          <w:delInstrText>５－２－６．その他</w:delInstrText>
        </w:r>
        <w:r w:rsidRPr="00F37467" w:rsidDel="00114D96">
          <w:rPr>
            <w:noProof/>
            <w:webHidden/>
            <w:lang w:val="en"/>
            <w:rPrChange w:id="1924" w:author="Sasaki Kenji／佐々木　研二／AI" w:date="2021-11-19T14:16:00Z">
              <w:rPr>
                <w:noProof/>
                <w:webHidden/>
              </w:rPr>
            </w:rPrChange>
          </w:rPr>
          <w:tab/>
        </w:r>
        <w:r w:rsidR="00AD65ED" w:rsidRPr="00F37467" w:rsidDel="00114D96">
          <w:rPr>
            <w:noProof/>
            <w:webHidden/>
            <w:lang w:val="en"/>
            <w:rPrChange w:id="1925" w:author="Sasaki Kenji／佐々木　研二／AI" w:date="2021-11-19T14:16:00Z">
              <w:rPr>
                <w:noProof/>
                <w:webHidden/>
              </w:rPr>
            </w:rPrChange>
          </w:rPr>
          <w:delInstrText>11</w:delInstrText>
        </w:r>
      </w:del>
    </w:p>
    <w:p w14:paraId="2BC45C24" w14:textId="6ED0A021" w:rsidR="00C94B5D" w:rsidRPr="00F37467" w:rsidDel="00114D96" w:rsidRDefault="00C94B5D">
      <w:pPr>
        <w:pStyle w:val="10"/>
        <w:tabs>
          <w:tab w:val="right" w:leader="dot" w:pos="8494"/>
        </w:tabs>
        <w:rPr>
          <w:del w:id="1926" w:author="Sugahara, Hikaru/菅原 光" w:date="2022-06-25T17:49:00Z"/>
          <w:rFonts w:ascii="Meiryo UI" w:eastAsia="Meiryo UI" w:hAnsi="Meiryo UI"/>
          <w:b w:val="0"/>
          <w:bCs w:val="0"/>
          <w:noProof/>
          <w:sz w:val="21"/>
          <w:szCs w:val="22"/>
          <w:rPrChange w:id="1927" w:author="Sasaki Kenji／佐々木　研二／AI" w:date="2021-11-19T14:16:00Z">
            <w:rPr>
              <w:del w:id="1928" w:author="Sugahara, Hikaru/菅原 光" w:date="2022-06-25T17:49:00Z"/>
              <w:rFonts w:eastAsia="ＭＳ 明朝"/>
              <w:b w:val="0"/>
              <w:bCs w:val="0"/>
              <w:noProof/>
              <w:sz w:val="21"/>
              <w:szCs w:val="22"/>
            </w:rPr>
          </w:rPrChange>
        </w:rPr>
        <w:pPrChange w:id="1929" w:author="Sugahara, Hikaru/菅原 光" w:date="2022-06-25T17:49:00Z">
          <w:pPr>
            <w:pStyle w:val="20"/>
            <w:tabs>
              <w:tab w:val="right" w:leader="dot" w:pos="8494"/>
            </w:tabs>
          </w:pPr>
        </w:pPrChange>
      </w:pPr>
      <w:del w:id="1930" w:author="Sugahara, Hikaru/菅原 光" w:date="2022-06-25T17:49:00Z">
        <w:r w:rsidRPr="00F37467" w:rsidDel="00114D96">
          <w:rPr>
            <w:rStyle w:val="a4"/>
            <w:rFonts w:hint="eastAsia"/>
            <w:noProof/>
            <w:color w:val="auto"/>
            <w:lang w:val="en"/>
            <w:rPrChange w:id="1931" w:author="Sasaki Kenji／佐々木　研二／AI" w:date="2021-11-19T14:16:00Z">
              <w:rPr>
                <w:rStyle w:val="a4"/>
                <w:rFonts w:ascii="ＭＳ ゴシック" w:hAnsi="ＭＳ ゴシック" w:hint="eastAsia"/>
                <w:noProof/>
                <w:color w:val="auto"/>
              </w:rPr>
            </w:rPrChange>
          </w:rPr>
          <w:delInstrText>５－３．自宅到着案内</w:delInstrText>
        </w:r>
        <w:r w:rsidRPr="00F37467" w:rsidDel="00114D96">
          <w:rPr>
            <w:noProof/>
            <w:webHidden/>
            <w:lang w:val="en"/>
            <w:rPrChange w:id="1932" w:author="Sasaki Kenji／佐々木　研二／AI" w:date="2021-11-19T14:16:00Z">
              <w:rPr>
                <w:noProof/>
                <w:webHidden/>
              </w:rPr>
            </w:rPrChange>
          </w:rPr>
          <w:tab/>
        </w:r>
        <w:r w:rsidR="00AD65ED" w:rsidRPr="00F37467" w:rsidDel="00114D96">
          <w:rPr>
            <w:noProof/>
            <w:webHidden/>
            <w:lang w:val="en"/>
            <w:rPrChange w:id="1933" w:author="Sasaki Kenji／佐々木　研二／AI" w:date="2021-11-19T14:16:00Z">
              <w:rPr>
                <w:noProof/>
                <w:webHidden/>
              </w:rPr>
            </w:rPrChange>
          </w:rPr>
          <w:delInstrText>11</w:delInstrText>
        </w:r>
      </w:del>
    </w:p>
    <w:p w14:paraId="270F9F01" w14:textId="1AFFC86A" w:rsidR="00C94B5D" w:rsidRPr="00F37467" w:rsidDel="00114D96" w:rsidRDefault="00C94B5D">
      <w:pPr>
        <w:pStyle w:val="10"/>
        <w:tabs>
          <w:tab w:val="right" w:leader="dot" w:pos="8494"/>
        </w:tabs>
        <w:rPr>
          <w:del w:id="1934" w:author="Sugahara, Hikaru/菅原 光" w:date="2022-06-25T17:49:00Z"/>
          <w:rFonts w:ascii="Meiryo UI" w:eastAsia="Meiryo UI" w:hAnsi="Meiryo UI"/>
          <w:noProof/>
          <w:sz w:val="21"/>
          <w:szCs w:val="22"/>
          <w:rPrChange w:id="1935" w:author="Sasaki Kenji／佐々木　研二／AI" w:date="2021-11-19T14:16:00Z">
            <w:rPr>
              <w:del w:id="1936" w:author="Sugahara, Hikaru/菅原 光" w:date="2022-06-25T17:49:00Z"/>
              <w:rFonts w:eastAsia="ＭＳ 明朝"/>
              <w:noProof/>
              <w:sz w:val="21"/>
              <w:szCs w:val="22"/>
            </w:rPr>
          </w:rPrChange>
        </w:rPr>
        <w:pPrChange w:id="1937" w:author="Sugahara, Hikaru/菅原 光" w:date="2022-06-25T17:49:00Z">
          <w:pPr>
            <w:pStyle w:val="30"/>
            <w:tabs>
              <w:tab w:val="right" w:leader="dot" w:pos="8494"/>
            </w:tabs>
            <w:ind w:left="400"/>
          </w:pPr>
        </w:pPrChange>
      </w:pPr>
      <w:del w:id="1938" w:author="Sugahara, Hikaru/菅原 光" w:date="2022-06-25T17:49:00Z">
        <w:r w:rsidRPr="00F37467" w:rsidDel="00114D96">
          <w:rPr>
            <w:rStyle w:val="a4"/>
            <w:rFonts w:hint="eastAsia"/>
            <w:noProof/>
            <w:color w:val="auto"/>
            <w:lang w:val="en"/>
            <w:rPrChange w:id="1939" w:author="Sasaki Kenji／佐々木　研二／AI" w:date="2021-11-19T14:16:00Z">
              <w:rPr>
                <w:rStyle w:val="a4"/>
                <w:rFonts w:ascii="ＭＳ ゴシック" w:hAnsi="ＭＳ ゴシック" w:hint="eastAsia"/>
                <w:noProof/>
                <w:color w:val="auto"/>
              </w:rPr>
            </w:rPrChange>
          </w:rPr>
          <w:delInstrText>５－３－１．対象国・地域</w:delInstrText>
        </w:r>
        <w:r w:rsidRPr="00F37467" w:rsidDel="00114D96">
          <w:rPr>
            <w:noProof/>
            <w:webHidden/>
            <w:lang w:val="en"/>
            <w:rPrChange w:id="1940" w:author="Sasaki Kenji／佐々木　研二／AI" w:date="2021-11-19T14:16:00Z">
              <w:rPr>
                <w:noProof/>
                <w:webHidden/>
              </w:rPr>
            </w:rPrChange>
          </w:rPr>
          <w:tab/>
        </w:r>
        <w:r w:rsidR="00AD65ED" w:rsidRPr="00F37467" w:rsidDel="00114D96">
          <w:rPr>
            <w:noProof/>
            <w:webHidden/>
            <w:lang w:val="en"/>
            <w:rPrChange w:id="1941" w:author="Sasaki Kenji／佐々木　研二／AI" w:date="2021-11-19T14:16:00Z">
              <w:rPr>
                <w:noProof/>
                <w:webHidden/>
              </w:rPr>
            </w:rPrChange>
          </w:rPr>
          <w:delInstrText>11</w:delInstrText>
        </w:r>
      </w:del>
    </w:p>
    <w:p w14:paraId="1D53BF9C" w14:textId="0C77603D" w:rsidR="00C94B5D" w:rsidRPr="00F37467" w:rsidDel="00114D96" w:rsidRDefault="00C94B5D">
      <w:pPr>
        <w:pStyle w:val="10"/>
        <w:tabs>
          <w:tab w:val="right" w:leader="dot" w:pos="8494"/>
        </w:tabs>
        <w:rPr>
          <w:del w:id="1942" w:author="Sugahara, Hikaru/菅原 光" w:date="2022-06-25T17:49:00Z"/>
          <w:rFonts w:ascii="Meiryo UI" w:eastAsia="Meiryo UI" w:hAnsi="Meiryo UI"/>
          <w:noProof/>
          <w:sz w:val="21"/>
          <w:szCs w:val="22"/>
          <w:rPrChange w:id="1943" w:author="Sasaki Kenji／佐々木　研二／AI" w:date="2021-11-19T14:16:00Z">
            <w:rPr>
              <w:del w:id="1944" w:author="Sugahara, Hikaru/菅原 光" w:date="2022-06-25T17:49:00Z"/>
              <w:rFonts w:eastAsia="ＭＳ 明朝"/>
              <w:noProof/>
              <w:sz w:val="21"/>
              <w:szCs w:val="22"/>
            </w:rPr>
          </w:rPrChange>
        </w:rPr>
        <w:pPrChange w:id="1945" w:author="Sugahara, Hikaru/菅原 光" w:date="2022-06-25T17:49:00Z">
          <w:pPr>
            <w:pStyle w:val="30"/>
            <w:tabs>
              <w:tab w:val="right" w:leader="dot" w:pos="8494"/>
            </w:tabs>
            <w:ind w:left="400"/>
          </w:pPr>
        </w:pPrChange>
      </w:pPr>
      <w:del w:id="1946" w:author="Sugahara, Hikaru/菅原 光" w:date="2022-06-25T17:49:00Z">
        <w:r w:rsidRPr="00F37467" w:rsidDel="00114D96">
          <w:rPr>
            <w:rStyle w:val="a4"/>
            <w:rFonts w:hint="eastAsia"/>
            <w:noProof/>
            <w:color w:val="auto"/>
            <w:lang w:val="en"/>
            <w:rPrChange w:id="1947" w:author="Sasaki Kenji／佐々木　研二／AI" w:date="2021-11-19T14:16:00Z">
              <w:rPr>
                <w:rStyle w:val="a4"/>
                <w:rFonts w:ascii="ＭＳ ゴシック" w:hAnsi="ＭＳ ゴシック" w:hint="eastAsia"/>
                <w:noProof/>
                <w:color w:val="auto"/>
              </w:rPr>
            </w:rPrChange>
          </w:rPr>
          <w:delInstrText>５－３－２．基本動作（正常系）</w:delInstrText>
        </w:r>
        <w:r w:rsidRPr="00F37467" w:rsidDel="00114D96">
          <w:rPr>
            <w:noProof/>
            <w:webHidden/>
            <w:lang w:val="en"/>
            <w:rPrChange w:id="1948" w:author="Sasaki Kenji／佐々木　研二／AI" w:date="2021-11-19T14:16:00Z">
              <w:rPr>
                <w:noProof/>
                <w:webHidden/>
              </w:rPr>
            </w:rPrChange>
          </w:rPr>
          <w:tab/>
        </w:r>
        <w:r w:rsidR="00AD65ED" w:rsidRPr="00F37467" w:rsidDel="00114D96">
          <w:rPr>
            <w:noProof/>
            <w:webHidden/>
            <w:lang w:val="en"/>
            <w:rPrChange w:id="1949" w:author="Sasaki Kenji／佐々木　研二／AI" w:date="2021-11-19T14:16:00Z">
              <w:rPr>
                <w:noProof/>
                <w:webHidden/>
              </w:rPr>
            </w:rPrChange>
          </w:rPr>
          <w:delInstrText>12</w:delInstrText>
        </w:r>
      </w:del>
    </w:p>
    <w:p w14:paraId="30EA79C5" w14:textId="3F44AE39" w:rsidR="00C94B5D" w:rsidRPr="00F37467" w:rsidDel="00114D96" w:rsidRDefault="00C94B5D">
      <w:pPr>
        <w:pStyle w:val="10"/>
        <w:tabs>
          <w:tab w:val="right" w:leader="dot" w:pos="8494"/>
        </w:tabs>
        <w:rPr>
          <w:del w:id="1950" w:author="Sugahara, Hikaru/菅原 光" w:date="2022-06-25T17:49:00Z"/>
          <w:rFonts w:ascii="Meiryo UI" w:eastAsia="Meiryo UI" w:hAnsi="Meiryo UI"/>
          <w:noProof/>
          <w:sz w:val="21"/>
          <w:szCs w:val="22"/>
          <w:rPrChange w:id="1951" w:author="Sasaki Kenji／佐々木　研二／AI" w:date="2021-11-19T14:16:00Z">
            <w:rPr>
              <w:del w:id="1952" w:author="Sugahara, Hikaru/菅原 光" w:date="2022-06-25T17:49:00Z"/>
              <w:rFonts w:eastAsia="ＭＳ 明朝"/>
              <w:noProof/>
              <w:sz w:val="21"/>
              <w:szCs w:val="22"/>
            </w:rPr>
          </w:rPrChange>
        </w:rPr>
        <w:pPrChange w:id="1953" w:author="Sugahara, Hikaru/菅原 光" w:date="2022-06-25T17:49:00Z">
          <w:pPr>
            <w:pStyle w:val="30"/>
            <w:tabs>
              <w:tab w:val="right" w:leader="dot" w:pos="8494"/>
            </w:tabs>
            <w:ind w:left="400"/>
          </w:pPr>
        </w:pPrChange>
      </w:pPr>
      <w:del w:id="1954" w:author="Sugahara, Hikaru/菅原 光" w:date="2022-06-25T17:49:00Z">
        <w:r w:rsidRPr="00F37467" w:rsidDel="00114D96">
          <w:rPr>
            <w:rStyle w:val="a4"/>
            <w:rFonts w:hint="eastAsia"/>
            <w:noProof/>
            <w:color w:val="auto"/>
            <w:lang w:val="en"/>
            <w:rPrChange w:id="1955" w:author="Sasaki Kenji／佐々木　研二／AI" w:date="2021-11-19T14:16:00Z">
              <w:rPr>
                <w:rStyle w:val="a4"/>
                <w:rFonts w:ascii="ＭＳ ゴシック" w:hAnsi="ＭＳ ゴシック" w:hint="eastAsia"/>
                <w:noProof/>
                <w:color w:val="auto"/>
              </w:rPr>
            </w:rPrChange>
          </w:rPr>
          <w:delInstrText>５－３－３．</w:delInstrText>
        </w:r>
        <w:r w:rsidRPr="00F37467" w:rsidDel="00114D96">
          <w:rPr>
            <w:rStyle w:val="a4"/>
            <w:noProof/>
            <w:color w:val="auto"/>
            <w:lang w:val="en"/>
            <w:rPrChange w:id="1956" w:author="Sasaki Kenji／佐々木　研二／AI" w:date="2021-11-19T14:16:00Z">
              <w:rPr>
                <w:rStyle w:val="a4"/>
                <w:rFonts w:ascii="ＭＳ ゴシック" w:hAnsi="ＭＳ ゴシック"/>
                <w:noProof/>
                <w:color w:val="auto"/>
              </w:rPr>
            </w:rPrChange>
          </w:rPr>
          <w:delInstrText>HMI</w:delInstrText>
        </w:r>
        <w:r w:rsidRPr="00F37467" w:rsidDel="00114D96">
          <w:rPr>
            <w:rStyle w:val="a4"/>
            <w:rFonts w:hint="eastAsia"/>
            <w:noProof/>
            <w:color w:val="auto"/>
            <w:lang w:val="en"/>
            <w:rPrChange w:id="1957" w:author="Sasaki Kenji／佐々木　研二／AI" w:date="2021-11-19T14:16:00Z">
              <w:rPr>
                <w:rStyle w:val="a4"/>
                <w:rFonts w:ascii="ＭＳ ゴシック" w:hAnsi="ＭＳ ゴシック" w:hint="eastAsia"/>
                <w:noProof/>
                <w:color w:val="auto"/>
              </w:rPr>
            </w:rPrChange>
          </w:rPr>
          <w:delInstrText>仕様に対する要求</w:delInstrText>
        </w:r>
        <w:r w:rsidRPr="00F37467" w:rsidDel="00114D96">
          <w:rPr>
            <w:noProof/>
            <w:webHidden/>
            <w:lang w:val="en"/>
            <w:rPrChange w:id="1958" w:author="Sasaki Kenji／佐々木　研二／AI" w:date="2021-11-19T14:16:00Z">
              <w:rPr>
                <w:noProof/>
                <w:webHidden/>
              </w:rPr>
            </w:rPrChange>
          </w:rPr>
          <w:tab/>
        </w:r>
        <w:r w:rsidR="00AD65ED" w:rsidRPr="00F37467" w:rsidDel="00114D96">
          <w:rPr>
            <w:noProof/>
            <w:webHidden/>
            <w:lang w:val="en"/>
            <w:rPrChange w:id="1959" w:author="Sasaki Kenji／佐々木　研二／AI" w:date="2021-11-19T14:16:00Z">
              <w:rPr>
                <w:noProof/>
                <w:webHidden/>
              </w:rPr>
            </w:rPrChange>
          </w:rPr>
          <w:delInstrText>12</w:delInstrText>
        </w:r>
      </w:del>
    </w:p>
    <w:p w14:paraId="2E4E59F4" w14:textId="27CB9288" w:rsidR="00C94B5D" w:rsidRPr="00F37467" w:rsidDel="00114D96" w:rsidRDefault="00C94B5D">
      <w:pPr>
        <w:pStyle w:val="10"/>
        <w:tabs>
          <w:tab w:val="right" w:leader="dot" w:pos="8494"/>
        </w:tabs>
        <w:rPr>
          <w:del w:id="1960" w:author="Sugahara, Hikaru/菅原 光" w:date="2022-06-25T17:49:00Z"/>
          <w:rFonts w:ascii="Meiryo UI" w:eastAsia="Meiryo UI" w:hAnsi="Meiryo UI"/>
          <w:noProof/>
          <w:sz w:val="21"/>
          <w:szCs w:val="22"/>
          <w:rPrChange w:id="1961" w:author="Sasaki Kenji／佐々木　研二／AI" w:date="2021-11-19T14:16:00Z">
            <w:rPr>
              <w:del w:id="1962" w:author="Sugahara, Hikaru/菅原 光" w:date="2022-06-25T17:49:00Z"/>
              <w:rFonts w:eastAsia="ＭＳ 明朝"/>
              <w:noProof/>
              <w:sz w:val="21"/>
              <w:szCs w:val="22"/>
            </w:rPr>
          </w:rPrChange>
        </w:rPr>
        <w:pPrChange w:id="1963" w:author="Sugahara, Hikaru/菅原 光" w:date="2022-06-25T17:49:00Z">
          <w:pPr>
            <w:pStyle w:val="30"/>
            <w:tabs>
              <w:tab w:val="right" w:leader="dot" w:pos="8494"/>
            </w:tabs>
            <w:ind w:left="400"/>
          </w:pPr>
        </w:pPrChange>
      </w:pPr>
      <w:del w:id="1964" w:author="Sugahara, Hikaru/菅原 光" w:date="2022-06-25T17:49:00Z">
        <w:r w:rsidRPr="00F37467" w:rsidDel="00114D96">
          <w:rPr>
            <w:rStyle w:val="a4"/>
            <w:rFonts w:hint="eastAsia"/>
            <w:noProof/>
            <w:color w:val="auto"/>
            <w:lang w:val="en"/>
            <w:rPrChange w:id="1965" w:author="Sasaki Kenji／佐々木　研二／AI" w:date="2021-11-19T14:16:00Z">
              <w:rPr>
                <w:rStyle w:val="a4"/>
                <w:rFonts w:ascii="ＭＳ ゴシック" w:hAnsi="ＭＳ ゴシック" w:hint="eastAsia"/>
                <w:noProof/>
                <w:color w:val="auto"/>
              </w:rPr>
            </w:rPrChange>
          </w:rPr>
          <w:delInstrText>５－３－４．ユーザ設定項目</w:delInstrText>
        </w:r>
        <w:r w:rsidRPr="00F37467" w:rsidDel="00114D96">
          <w:rPr>
            <w:noProof/>
            <w:webHidden/>
            <w:lang w:val="en"/>
            <w:rPrChange w:id="1966" w:author="Sasaki Kenji／佐々木　研二／AI" w:date="2021-11-19T14:16:00Z">
              <w:rPr>
                <w:noProof/>
                <w:webHidden/>
              </w:rPr>
            </w:rPrChange>
          </w:rPr>
          <w:tab/>
        </w:r>
        <w:r w:rsidR="00AD65ED" w:rsidRPr="00F37467" w:rsidDel="00114D96">
          <w:rPr>
            <w:noProof/>
            <w:webHidden/>
            <w:lang w:val="en"/>
            <w:rPrChange w:id="1967" w:author="Sasaki Kenji／佐々木　研二／AI" w:date="2021-11-19T14:16:00Z">
              <w:rPr>
                <w:noProof/>
                <w:webHidden/>
              </w:rPr>
            </w:rPrChange>
          </w:rPr>
          <w:delInstrText>12</w:delInstrText>
        </w:r>
      </w:del>
    </w:p>
    <w:p w14:paraId="0EDDA1E3" w14:textId="7FB9C331" w:rsidR="00C94B5D" w:rsidRPr="00F37467" w:rsidDel="00114D96" w:rsidRDefault="00C94B5D">
      <w:pPr>
        <w:pStyle w:val="10"/>
        <w:tabs>
          <w:tab w:val="right" w:leader="dot" w:pos="8494"/>
        </w:tabs>
        <w:rPr>
          <w:del w:id="1968" w:author="Sugahara, Hikaru/菅原 光" w:date="2022-06-25T17:49:00Z"/>
          <w:rFonts w:ascii="Meiryo UI" w:eastAsia="Meiryo UI" w:hAnsi="Meiryo UI"/>
          <w:noProof/>
          <w:sz w:val="21"/>
          <w:szCs w:val="22"/>
          <w:rPrChange w:id="1969" w:author="Sasaki Kenji／佐々木　研二／AI" w:date="2021-11-19T14:16:00Z">
            <w:rPr>
              <w:del w:id="1970" w:author="Sugahara, Hikaru/菅原 光" w:date="2022-06-25T17:49:00Z"/>
              <w:rFonts w:eastAsia="ＭＳ 明朝"/>
              <w:noProof/>
              <w:sz w:val="21"/>
              <w:szCs w:val="22"/>
            </w:rPr>
          </w:rPrChange>
        </w:rPr>
        <w:pPrChange w:id="1971" w:author="Sugahara, Hikaru/菅原 光" w:date="2022-06-25T17:49:00Z">
          <w:pPr>
            <w:pStyle w:val="30"/>
            <w:tabs>
              <w:tab w:val="right" w:leader="dot" w:pos="8494"/>
            </w:tabs>
            <w:ind w:left="400"/>
          </w:pPr>
        </w:pPrChange>
      </w:pPr>
      <w:del w:id="1972" w:author="Sugahara, Hikaru/菅原 光" w:date="2022-06-25T17:49:00Z">
        <w:r w:rsidRPr="00F37467" w:rsidDel="00114D96">
          <w:rPr>
            <w:rStyle w:val="a4"/>
            <w:rFonts w:hint="eastAsia"/>
            <w:noProof/>
            <w:color w:val="auto"/>
            <w:lang w:val="en"/>
            <w:rPrChange w:id="1973" w:author="Sasaki Kenji／佐々木　研二／AI" w:date="2021-11-19T14:16:00Z">
              <w:rPr>
                <w:rStyle w:val="a4"/>
                <w:rFonts w:ascii="ＭＳ ゴシック" w:hAnsi="ＭＳ ゴシック" w:hint="eastAsia"/>
                <w:noProof/>
                <w:color w:val="auto"/>
              </w:rPr>
            </w:rPrChange>
          </w:rPr>
          <w:delInstrText>５－３－５．例外動作（異常系）</w:delInstrText>
        </w:r>
        <w:r w:rsidRPr="00F37467" w:rsidDel="00114D96">
          <w:rPr>
            <w:noProof/>
            <w:webHidden/>
            <w:lang w:val="en"/>
            <w:rPrChange w:id="1974" w:author="Sasaki Kenji／佐々木　研二／AI" w:date="2021-11-19T14:16:00Z">
              <w:rPr>
                <w:noProof/>
                <w:webHidden/>
              </w:rPr>
            </w:rPrChange>
          </w:rPr>
          <w:tab/>
        </w:r>
        <w:r w:rsidR="00AD65ED" w:rsidRPr="00F37467" w:rsidDel="00114D96">
          <w:rPr>
            <w:noProof/>
            <w:webHidden/>
            <w:lang w:val="en"/>
            <w:rPrChange w:id="1975" w:author="Sasaki Kenji／佐々木　研二／AI" w:date="2021-11-19T14:16:00Z">
              <w:rPr>
                <w:noProof/>
                <w:webHidden/>
              </w:rPr>
            </w:rPrChange>
          </w:rPr>
          <w:delInstrText>12</w:delInstrText>
        </w:r>
      </w:del>
    </w:p>
    <w:p w14:paraId="67983670" w14:textId="074A5BF3" w:rsidR="00C94B5D" w:rsidRPr="00F37467" w:rsidDel="00114D96" w:rsidRDefault="00C94B5D">
      <w:pPr>
        <w:pStyle w:val="10"/>
        <w:tabs>
          <w:tab w:val="right" w:leader="dot" w:pos="8494"/>
        </w:tabs>
        <w:rPr>
          <w:del w:id="1976" w:author="Sugahara, Hikaru/菅原 光" w:date="2022-06-25T17:49:00Z"/>
          <w:rFonts w:ascii="Meiryo UI" w:eastAsia="Meiryo UI" w:hAnsi="Meiryo UI"/>
          <w:noProof/>
          <w:sz w:val="21"/>
          <w:szCs w:val="22"/>
          <w:rPrChange w:id="1977" w:author="Sasaki Kenji／佐々木　研二／AI" w:date="2021-11-19T14:16:00Z">
            <w:rPr>
              <w:del w:id="1978" w:author="Sugahara, Hikaru/菅原 光" w:date="2022-06-25T17:49:00Z"/>
              <w:rFonts w:eastAsia="ＭＳ 明朝"/>
              <w:noProof/>
              <w:sz w:val="21"/>
              <w:szCs w:val="22"/>
            </w:rPr>
          </w:rPrChange>
        </w:rPr>
        <w:pPrChange w:id="1979" w:author="Sugahara, Hikaru/菅原 光" w:date="2022-06-25T17:49:00Z">
          <w:pPr>
            <w:pStyle w:val="30"/>
            <w:tabs>
              <w:tab w:val="right" w:leader="dot" w:pos="8494"/>
            </w:tabs>
            <w:ind w:left="400"/>
          </w:pPr>
        </w:pPrChange>
      </w:pPr>
      <w:del w:id="1980" w:author="Sugahara, Hikaru/菅原 光" w:date="2022-06-25T17:49:00Z">
        <w:r w:rsidRPr="00F37467" w:rsidDel="00114D96">
          <w:rPr>
            <w:rStyle w:val="a4"/>
            <w:rFonts w:hint="eastAsia"/>
            <w:noProof/>
            <w:color w:val="auto"/>
            <w:lang w:val="en"/>
            <w:rPrChange w:id="1981" w:author="Sasaki Kenji／佐々木　研二／AI" w:date="2021-11-19T14:16:00Z">
              <w:rPr>
                <w:rStyle w:val="a4"/>
                <w:rFonts w:ascii="ＭＳ ゴシック" w:hAnsi="ＭＳ ゴシック" w:hint="eastAsia"/>
                <w:noProof/>
                <w:color w:val="auto"/>
              </w:rPr>
            </w:rPrChange>
          </w:rPr>
          <w:delInstrText>５－３－６．その他</w:delInstrText>
        </w:r>
        <w:r w:rsidRPr="00F37467" w:rsidDel="00114D96">
          <w:rPr>
            <w:noProof/>
            <w:webHidden/>
            <w:lang w:val="en"/>
            <w:rPrChange w:id="1982" w:author="Sasaki Kenji／佐々木　研二／AI" w:date="2021-11-19T14:16:00Z">
              <w:rPr>
                <w:noProof/>
                <w:webHidden/>
              </w:rPr>
            </w:rPrChange>
          </w:rPr>
          <w:tab/>
        </w:r>
        <w:r w:rsidR="00AD65ED" w:rsidRPr="00F37467" w:rsidDel="00114D96">
          <w:rPr>
            <w:noProof/>
            <w:webHidden/>
            <w:lang w:val="en"/>
            <w:rPrChange w:id="1983" w:author="Sasaki Kenji／佐々木　研二／AI" w:date="2021-11-19T14:16:00Z">
              <w:rPr>
                <w:noProof/>
                <w:webHidden/>
              </w:rPr>
            </w:rPrChange>
          </w:rPr>
          <w:delInstrText>12</w:delInstrText>
        </w:r>
      </w:del>
    </w:p>
    <w:p w14:paraId="556D50A3" w14:textId="50F78DC6" w:rsidR="00C94B5D" w:rsidRPr="00F37467" w:rsidDel="00114D96" w:rsidRDefault="00C94B5D">
      <w:pPr>
        <w:pStyle w:val="10"/>
        <w:tabs>
          <w:tab w:val="right" w:leader="dot" w:pos="8494"/>
        </w:tabs>
        <w:rPr>
          <w:del w:id="1984" w:author="Sugahara, Hikaru/菅原 光" w:date="2022-06-25T17:49:00Z"/>
          <w:rFonts w:ascii="Meiryo UI" w:eastAsia="Meiryo UI" w:hAnsi="Meiryo UI"/>
          <w:b w:val="0"/>
          <w:bCs w:val="0"/>
          <w:i w:val="0"/>
          <w:iCs w:val="0"/>
          <w:noProof/>
          <w:sz w:val="21"/>
          <w:szCs w:val="22"/>
          <w:rPrChange w:id="1985" w:author="Sasaki Kenji／佐々木　研二／AI" w:date="2021-11-19T14:16:00Z">
            <w:rPr>
              <w:del w:id="1986" w:author="Sugahara, Hikaru/菅原 光" w:date="2022-06-25T17:49:00Z"/>
              <w:rFonts w:eastAsia="ＭＳ 明朝"/>
              <w:b w:val="0"/>
              <w:bCs w:val="0"/>
              <w:i w:val="0"/>
              <w:iCs w:val="0"/>
              <w:noProof/>
              <w:sz w:val="21"/>
              <w:szCs w:val="22"/>
            </w:rPr>
          </w:rPrChange>
        </w:rPr>
      </w:pPr>
      <w:del w:id="1987" w:author="Sugahara, Hikaru/菅原 光" w:date="2022-06-25T17:49:00Z">
        <w:r w:rsidRPr="00F37467" w:rsidDel="00114D96">
          <w:rPr>
            <w:rStyle w:val="a4"/>
            <w:rFonts w:hint="eastAsia"/>
            <w:noProof/>
            <w:color w:val="auto"/>
            <w:lang w:val="en"/>
            <w:rPrChange w:id="1988" w:author="Sasaki Kenji／佐々木　研二／AI" w:date="2021-11-19T14:16:00Z">
              <w:rPr>
                <w:rStyle w:val="a4"/>
                <w:rFonts w:ascii="ＭＳ ゴシック" w:eastAsia="ＭＳ ゴシック" w:hAnsi="ＭＳ ゴシック" w:hint="eastAsia"/>
                <w:noProof/>
                <w:color w:val="auto"/>
              </w:rPr>
            </w:rPrChange>
          </w:rPr>
          <w:delInstrText>６．</w:delInstrText>
        </w:r>
        <w:r w:rsidRPr="00F37467" w:rsidDel="00114D96">
          <w:rPr>
            <w:rStyle w:val="a4"/>
            <w:noProof/>
            <w:color w:val="auto"/>
            <w:lang w:val="en"/>
            <w:rPrChange w:id="1989" w:author="Sasaki Kenji／佐々木　研二／AI" w:date="2021-11-19T14:16:00Z">
              <w:rPr>
                <w:rStyle w:val="a4"/>
                <w:rFonts w:ascii="ＭＳ ゴシック" w:eastAsia="ＭＳ ゴシック" w:hAnsi="ＭＳ ゴシック"/>
                <w:noProof/>
                <w:color w:val="auto"/>
              </w:rPr>
            </w:rPrChange>
          </w:rPr>
          <w:delInstrText>QOS</w:delInstrText>
        </w:r>
        <w:r w:rsidRPr="00F37467" w:rsidDel="00114D96">
          <w:rPr>
            <w:rStyle w:val="a4"/>
            <w:rFonts w:hint="eastAsia"/>
            <w:noProof/>
            <w:color w:val="auto"/>
            <w:lang w:val="en"/>
            <w:rPrChange w:id="1990" w:author="Sasaki Kenji／佐々木　研二／AI" w:date="2021-11-19T14:16:00Z">
              <w:rPr>
                <w:rStyle w:val="a4"/>
                <w:rFonts w:ascii="ＭＳ ゴシック" w:eastAsia="ＭＳ ゴシック" w:hAnsi="ＭＳ ゴシック" w:hint="eastAsia"/>
                <w:noProof/>
                <w:color w:val="auto"/>
              </w:rPr>
            </w:rPrChange>
          </w:rPr>
          <w:delInstrText>（サービス品質）</w:delInstrText>
        </w:r>
        <w:r w:rsidRPr="00F37467" w:rsidDel="00114D96">
          <w:rPr>
            <w:noProof/>
            <w:webHidden/>
            <w:lang w:val="en"/>
            <w:rPrChange w:id="1991" w:author="Sasaki Kenji／佐々木　研二／AI" w:date="2021-11-19T14:16:00Z">
              <w:rPr>
                <w:noProof/>
                <w:webHidden/>
              </w:rPr>
            </w:rPrChange>
          </w:rPr>
          <w:tab/>
        </w:r>
        <w:r w:rsidR="00AD65ED" w:rsidRPr="00F37467" w:rsidDel="00114D96">
          <w:rPr>
            <w:noProof/>
            <w:webHidden/>
            <w:lang w:val="en"/>
            <w:rPrChange w:id="1992" w:author="Sasaki Kenji／佐々木　研二／AI" w:date="2021-11-19T14:16:00Z">
              <w:rPr>
                <w:noProof/>
                <w:webHidden/>
              </w:rPr>
            </w:rPrChange>
          </w:rPr>
          <w:delInstrText>12</w:delInstrText>
        </w:r>
      </w:del>
    </w:p>
    <w:p w14:paraId="5DBB50E9" w14:textId="19A58FBD" w:rsidR="00C94B5D" w:rsidRPr="00F37467" w:rsidDel="00114D96" w:rsidRDefault="00C94B5D">
      <w:pPr>
        <w:pStyle w:val="10"/>
        <w:tabs>
          <w:tab w:val="right" w:leader="dot" w:pos="8494"/>
        </w:tabs>
        <w:rPr>
          <w:del w:id="1993" w:author="Sugahara, Hikaru/菅原 光" w:date="2022-06-25T17:49:00Z"/>
          <w:rFonts w:ascii="Meiryo UI" w:eastAsia="Meiryo UI" w:hAnsi="Meiryo UI"/>
          <w:b w:val="0"/>
          <w:bCs w:val="0"/>
          <w:i w:val="0"/>
          <w:iCs w:val="0"/>
          <w:noProof/>
          <w:sz w:val="21"/>
          <w:szCs w:val="22"/>
          <w:rPrChange w:id="1994" w:author="Sasaki Kenji／佐々木　研二／AI" w:date="2021-11-19T14:16:00Z">
            <w:rPr>
              <w:del w:id="1995" w:author="Sugahara, Hikaru/菅原 光" w:date="2022-06-25T17:49:00Z"/>
              <w:rFonts w:eastAsia="ＭＳ 明朝"/>
              <w:b w:val="0"/>
              <w:bCs w:val="0"/>
              <w:i w:val="0"/>
              <w:iCs w:val="0"/>
              <w:noProof/>
              <w:sz w:val="21"/>
              <w:szCs w:val="22"/>
            </w:rPr>
          </w:rPrChange>
        </w:rPr>
      </w:pPr>
      <w:del w:id="1996" w:author="Sugahara, Hikaru/菅原 光" w:date="2022-06-25T17:49:00Z">
        <w:r w:rsidRPr="00F37467" w:rsidDel="00114D96">
          <w:rPr>
            <w:rStyle w:val="a4"/>
            <w:rFonts w:hint="eastAsia"/>
            <w:noProof/>
            <w:color w:val="auto"/>
            <w:lang w:val="en"/>
            <w:rPrChange w:id="1997" w:author="Sasaki Kenji／佐々木　研二／AI" w:date="2021-11-19T14:16:00Z">
              <w:rPr>
                <w:rStyle w:val="a4"/>
                <w:rFonts w:ascii="ＭＳ ゴシック" w:eastAsia="ＭＳ ゴシック" w:hAnsi="ＭＳ ゴシック" w:hint="eastAsia"/>
                <w:noProof/>
                <w:color w:val="auto"/>
              </w:rPr>
            </w:rPrChange>
          </w:rPr>
          <w:delInstrText>７．他社動向・比較</w:delInstrText>
        </w:r>
        <w:r w:rsidRPr="00F37467" w:rsidDel="00114D96">
          <w:rPr>
            <w:noProof/>
            <w:webHidden/>
            <w:lang w:val="en"/>
            <w:rPrChange w:id="1998" w:author="Sasaki Kenji／佐々木　研二／AI" w:date="2021-11-19T14:16:00Z">
              <w:rPr>
                <w:noProof/>
                <w:webHidden/>
              </w:rPr>
            </w:rPrChange>
          </w:rPr>
          <w:tab/>
        </w:r>
        <w:r w:rsidR="00AD65ED" w:rsidRPr="00F37467" w:rsidDel="00114D96">
          <w:rPr>
            <w:noProof/>
            <w:webHidden/>
            <w:lang w:val="en"/>
            <w:rPrChange w:id="1999" w:author="Sasaki Kenji／佐々木　研二／AI" w:date="2021-11-19T14:16:00Z">
              <w:rPr>
                <w:noProof/>
                <w:webHidden/>
              </w:rPr>
            </w:rPrChange>
          </w:rPr>
          <w:delInstrText>13</w:delInstrText>
        </w:r>
      </w:del>
    </w:p>
    <w:p w14:paraId="761BD05C" w14:textId="2A11E33D" w:rsidR="00C94B5D" w:rsidRPr="00F37467" w:rsidDel="00114D96" w:rsidRDefault="00C94B5D">
      <w:pPr>
        <w:pStyle w:val="10"/>
        <w:tabs>
          <w:tab w:val="right" w:leader="dot" w:pos="8494"/>
        </w:tabs>
        <w:rPr>
          <w:del w:id="2000" w:author="Sugahara, Hikaru/菅原 光" w:date="2022-06-25T17:49:00Z"/>
          <w:rFonts w:ascii="Meiryo UI" w:eastAsia="Meiryo UI" w:hAnsi="Meiryo UI"/>
          <w:b w:val="0"/>
          <w:bCs w:val="0"/>
          <w:i w:val="0"/>
          <w:iCs w:val="0"/>
          <w:noProof/>
          <w:sz w:val="21"/>
          <w:szCs w:val="22"/>
          <w:rPrChange w:id="2001" w:author="Sasaki Kenji／佐々木　研二／AI" w:date="2021-11-19T14:16:00Z">
            <w:rPr>
              <w:del w:id="2002" w:author="Sugahara, Hikaru/菅原 光" w:date="2022-06-25T17:49:00Z"/>
              <w:rFonts w:eastAsia="ＭＳ 明朝"/>
              <w:b w:val="0"/>
              <w:bCs w:val="0"/>
              <w:i w:val="0"/>
              <w:iCs w:val="0"/>
              <w:noProof/>
              <w:sz w:val="21"/>
              <w:szCs w:val="22"/>
            </w:rPr>
          </w:rPrChange>
        </w:rPr>
      </w:pPr>
      <w:del w:id="2003" w:author="Sugahara, Hikaru/菅原 光" w:date="2022-06-25T17:49:00Z">
        <w:r w:rsidRPr="00F37467" w:rsidDel="00114D96">
          <w:rPr>
            <w:rStyle w:val="a4"/>
            <w:rFonts w:hint="eastAsia"/>
            <w:noProof/>
            <w:color w:val="auto"/>
            <w:lang w:val="en"/>
            <w:rPrChange w:id="2004" w:author="Sasaki Kenji／佐々木　研二／AI" w:date="2021-11-19T14:16:00Z">
              <w:rPr>
                <w:rStyle w:val="a4"/>
                <w:rFonts w:ascii="ＭＳ ゴシック" w:eastAsia="ＭＳ ゴシック" w:hAnsi="ＭＳ ゴシック" w:hint="eastAsia"/>
                <w:noProof/>
                <w:color w:val="auto"/>
              </w:rPr>
            </w:rPrChange>
          </w:rPr>
          <w:delInstrText>８．運用方法</w:delInstrText>
        </w:r>
        <w:r w:rsidRPr="00F37467" w:rsidDel="00114D96">
          <w:rPr>
            <w:noProof/>
            <w:webHidden/>
            <w:lang w:val="en"/>
            <w:rPrChange w:id="2005" w:author="Sasaki Kenji／佐々木　研二／AI" w:date="2021-11-19T14:16:00Z">
              <w:rPr>
                <w:noProof/>
                <w:webHidden/>
              </w:rPr>
            </w:rPrChange>
          </w:rPr>
          <w:tab/>
        </w:r>
        <w:r w:rsidR="00AD65ED" w:rsidRPr="00F37467" w:rsidDel="00114D96">
          <w:rPr>
            <w:noProof/>
            <w:webHidden/>
            <w:lang w:val="en"/>
            <w:rPrChange w:id="2006" w:author="Sasaki Kenji／佐々木　研二／AI" w:date="2021-11-19T14:16:00Z">
              <w:rPr>
                <w:noProof/>
                <w:webHidden/>
              </w:rPr>
            </w:rPrChange>
          </w:rPr>
          <w:delInstrText>13</w:delInstrText>
        </w:r>
      </w:del>
    </w:p>
    <w:p w14:paraId="241551D5" w14:textId="5B5C55DC" w:rsidR="00114D96" w:rsidRDefault="00C778EC">
      <w:pPr>
        <w:widowControl/>
        <w:jc w:val="left"/>
        <w:rPr>
          <w:ins w:id="2007" w:author="Sugahara, Hikaru/菅原 光" w:date="2022-06-25T17:49:00Z"/>
          <w:rFonts w:ascii="Meiryo UI" w:eastAsia="Meiryo UI" w:hAnsi="Meiryo UI"/>
          <w:b/>
          <w:bCs/>
          <w:i/>
          <w:iCs/>
          <w:szCs w:val="28"/>
        </w:rPr>
      </w:pPr>
      <w:del w:id="2008" w:author="Sugahara, Hikaru/菅原 光" w:date="2022-06-25T17:49:00Z">
        <w:r w:rsidRPr="00F37467" w:rsidDel="00114D96">
          <w:rPr>
            <w:rFonts w:ascii="Meiryo UI" w:eastAsia="Meiryo UI" w:hAnsi="Meiryo UI"/>
            <w:b/>
            <w:bCs/>
            <w:i/>
            <w:iCs/>
            <w:szCs w:val="28"/>
            <w:rPrChange w:id="2009" w:author="Sasaki Kenji／佐々木　研二／AI" w:date="2021-11-19T14:16:00Z">
              <w:rPr>
                <w:rFonts w:ascii="ＭＳ ゴシック" w:eastAsia="ＭＳ ゴシック" w:hAnsi="ＭＳ ゴシック"/>
                <w:b/>
                <w:bCs/>
                <w:i/>
                <w:iCs/>
                <w:szCs w:val="28"/>
              </w:rPr>
            </w:rPrChange>
          </w:rPr>
          <w:fldChar w:fldCharType="end"/>
        </w:r>
        <w:r w:rsidRPr="00F37467" w:rsidDel="00114D96">
          <w:rPr>
            <w:rFonts w:ascii="Meiryo UI" w:eastAsia="Meiryo UI" w:hAnsi="Meiryo UI"/>
            <w:rPrChange w:id="2010" w:author="Sasaki Kenji／佐々木　研二／AI" w:date="2021-11-19T14:16:00Z">
              <w:rPr>
                <w:rFonts w:ascii="ＭＳ ゴシック" w:eastAsia="ＭＳ ゴシック" w:hAnsi="ＭＳ ゴシック"/>
              </w:rPr>
            </w:rPrChange>
          </w:rPr>
          <w:br w:type="page"/>
        </w:r>
      </w:del>
      <w:ins w:id="2011" w:author="Sugahara, Hikaru/菅原 光" w:date="2022-06-25T17:49:00Z">
        <w:r w:rsidR="00114D96">
          <w:rPr>
            <w:rFonts w:ascii="Meiryo UI" w:eastAsia="Meiryo UI" w:hAnsi="Meiryo UI"/>
          </w:rPr>
          <w:br w:type="page"/>
        </w:r>
      </w:ins>
    </w:p>
    <w:p w14:paraId="0056C0DA" w14:textId="1964D64C" w:rsidR="00C778EC" w:rsidRPr="00F37467" w:rsidDel="00114D96" w:rsidRDefault="00C778EC">
      <w:pPr>
        <w:pStyle w:val="10"/>
        <w:tabs>
          <w:tab w:val="right" w:leader="dot" w:pos="8494"/>
        </w:tabs>
        <w:rPr>
          <w:del w:id="2012" w:author="Sugahara, Hikaru/菅原 光" w:date="2022-06-25T17:49:00Z"/>
          <w:rFonts w:ascii="Meiryo UI" w:eastAsia="Meiryo UI" w:hAnsi="Meiryo UI"/>
          <w:rPrChange w:id="2013" w:author="Sasaki Kenji／佐々木　研二／AI" w:date="2021-11-19T14:16:00Z">
            <w:rPr>
              <w:del w:id="2014" w:author="Sugahara, Hikaru/菅原 光" w:date="2022-06-25T17:49:00Z"/>
              <w:rFonts w:ascii="ＭＳ ゴシック" w:eastAsia="ＭＳ ゴシック" w:hAnsi="ＭＳ ゴシック"/>
            </w:rPr>
          </w:rPrChange>
        </w:rPr>
        <w:pPrChange w:id="2015" w:author="Sugahara, Hikaru/菅原 光" w:date="2022-06-25T17:49:00Z">
          <w:pPr/>
        </w:pPrChange>
      </w:pPr>
    </w:p>
    <w:p w14:paraId="60F12E52" w14:textId="3492AE74" w:rsidR="00C778EC" w:rsidRPr="00F37467" w:rsidRDefault="00C778EC">
      <w:pPr>
        <w:pStyle w:val="2"/>
        <w:rPr>
          <w:rFonts w:ascii="Meiryo UI" w:eastAsia="Meiryo UI" w:hAnsi="Meiryo UI"/>
          <w:rPrChange w:id="2016" w:author="Sasaki Kenji／佐々木　研二／AI" w:date="2021-11-19T14:16:00Z">
            <w:rPr>
              <w:rFonts w:ascii="ＭＳ ゴシック" w:hAnsi="ＭＳ ゴシック"/>
            </w:rPr>
          </w:rPrChange>
        </w:rPr>
      </w:pPr>
      <w:bookmarkStart w:id="2017" w:name="_Toc260502792"/>
      <w:bookmarkStart w:id="2018" w:name="_Toc260502960"/>
      <w:bookmarkStart w:id="2019" w:name="_Toc80878035"/>
      <w:bookmarkStart w:id="2020" w:name="_Toc189941480"/>
      <w:r w:rsidRPr="00F37467">
        <w:rPr>
          <w:lang w:val="en"/>
          <w:rPrChange w:id="2021" w:author="Sasaki Kenji／佐々木　研二／AI" w:date="2021-11-19T14:16:00Z">
            <w:rPr>
              <w:rFonts w:ascii="ＭＳ ゴシック" w:hAnsi="ＭＳ ゴシック"/>
            </w:rPr>
          </w:rPrChange>
        </w:rPr>
        <w:t>0</w:t>
      </w:r>
      <w:r w:rsidRPr="00F37467">
        <w:rPr>
          <w:lang w:val="en"/>
          <w:rPrChange w:id="2022" w:author="Sasaki Kenji／佐々木　研二／AI" w:date="2021-11-19T14:16:00Z">
            <w:rPr>
              <w:rFonts w:ascii="ＭＳ ゴシック" w:hAnsi="ＭＳ ゴシック"/>
            </w:rPr>
          </w:rPrChange>
        </w:rPr>
        <w:t>－</w:t>
      </w:r>
      <w:r w:rsidRPr="00F37467">
        <w:rPr>
          <w:lang w:val="en"/>
          <w:rPrChange w:id="2023" w:author="Sasaki Kenji／佐々木　研二／AI" w:date="2021-11-19T14:16:00Z">
            <w:rPr>
              <w:rFonts w:ascii="ＭＳ ゴシック" w:hAnsi="ＭＳ ゴシック"/>
            </w:rPr>
          </w:rPrChange>
        </w:rPr>
        <w:t>2</w:t>
      </w:r>
      <w:r w:rsidRPr="00F37467">
        <w:rPr>
          <w:lang w:val="en"/>
          <w:rPrChange w:id="2024" w:author="Sasaki Kenji／佐々木　研二／AI" w:date="2021-11-19T14:16:00Z">
            <w:rPr>
              <w:rFonts w:ascii="ＭＳ ゴシック" w:hAnsi="ＭＳ ゴシック"/>
            </w:rPr>
          </w:rPrChange>
        </w:rPr>
        <w:t>．</w:t>
      </w:r>
      <w:r w:rsidRPr="00F37467">
        <w:rPr>
          <w:lang w:val="en"/>
          <w:rPrChange w:id="2025" w:author="Sasaki Kenji／佐々木　研二／AI" w:date="2021-11-19T14:16:00Z">
            <w:rPr>
              <w:rFonts w:ascii="ＭＳ ゴシック" w:hAnsi="ＭＳ ゴシック"/>
            </w:rPr>
          </w:rPrChange>
        </w:rPr>
        <w:t xml:space="preserve"> </w:t>
      </w:r>
      <w:bookmarkEnd w:id="2017"/>
      <w:bookmarkEnd w:id="2018"/>
      <w:ins w:id="2026" w:author="Sugahara, Hikaru/菅原 光" w:date="2022-06-25T17:45:00Z">
        <w:r w:rsidR="00114D96" w:rsidRPr="00B3199B">
          <w:rPr>
            <w:rFonts w:ascii="Meiryo UI" w:eastAsia="Meiryo UI" w:hAnsi="Meiryo UI" w:hint="eastAsia"/>
          </w:rPr>
          <w:t>用語定義</w:t>
        </w:r>
        <w:r w:rsidR="00114D96">
          <w:rPr>
            <w:rFonts w:ascii="Meiryo UI" w:eastAsia="Meiryo UI" w:hAnsi="Meiryo UI" w:hint="eastAsia"/>
          </w:rPr>
          <w:t xml:space="preserve">　</w:t>
        </w:r>
      </w:ins>
      <w:r w:rsidRPr="00F37467">
        <w:rPr>
          <w:lang w:val="en"/>
          <w:rPrChange w:id="2027" w:author="Sasaki Kenji／佐々木　研二／AI" w:date="2021-11-19T14:16:00Z">
            <w:rPr>
              <w:rFonts w:ascii="ＭＳ ゴシック" w:hAnsi="ＭＳ ゴシック"/>
            </w:rPr>
          </w:rPrChange>
        </w:rPr>
        <w:t>Term definition</w:t>
      </w:r>
      <w:bookmarkEnd w:id="2019"/>
      <w:bookmarkEnd w:id="2020"/>
    </w:p>
    <w:p w14:paraId="5287D22D" w14:textId="77777777" w:rsidR="00114D96" w:rsidRPr="00B3199B" w:rsidRDefault="00114D96" w:rsidP="00114D96">
      <w:pPr>
        <w:rPr>
          <w:ins w:id="2028" w:author="Sugahara, Hikaru/菅原 光" w:date="2022-06-25T17:45:00Z"/>
          <w:rFonts w:ascii="Meiryo UI" w:eastAsia="Meiryo UI" w:hAnsi="Meiryo UI"/>
        </w:rPr>
      </w:pPr>
      <w:bookmarkStart w:id="2029" w:name="_Toc258526122"/>
      <w:ins w:id="2030" w:author="Sugahara, Hikaru/菅原 光" w:date="2022-06-25T17:45:00Z">
        <w:r w:rsidRPr="00B3199B">
          <w:rPr>
            <w:rFonts w:ascii="Meiryo UI" w:eastAsia="Meiryo UI" w:hAnsi="Meiryo UI" w:hint="eastAsia"/>
          </w:rPr>
          <w:t>本書で使用する専門用語、造語について以下に列挙する。</w:t>
        </w:r>
      </w:ins>
    </w:p>
    <w:p w14:paraId="1F8AE6BE" w14:textId="698C36AB" w:rsidR="00C778EC" w:rsidRPr="00F37467" w:rsidRDefault="00C778EC">
      <w:pPr>
        <w:rPr>
          <w:rFonts w:ascii="Meiryo UI" w:eastAsia="Meiryo UI" w:hAnsi="Meiryo UI"/>
          <w:rPrChange w:id="2031" w:author="Sasaki Kenji／佐々木　研二／AI" w:date="2021-11-19T14:16:00Z">
            <w:rPr>
              <w:rFonts w:ascii="ＭＳ ゴシック" w:eastAsia="ＭＳ ゴシック" w:hAnsi="ＭＳ ゴシック"/>
            </w:rPr>
          </w:rPrChange>
        </w:rPr>
      </w:pPr>
      <w:r w:rsidRPr="00F37467">
        <w:rPr>
          <w:lang w:val="en"/>
          <w:rPrChange w:id="2032" w:author="Sasaki Kenji／佐々木　研二／AI" w:date="2021-11-19T14:16:00Z">
            <w:rPr>
              <w:rFonts w:ascii="ＭＳ ゴシック" w:eastAsia="ＭＳ ゴシック" w:hAnsi="ＭＳ ゴシック"/>
            </w:rPr>
          </w:rPrChange>
        </w:rPr>
        <w:t>Technical terms and coined words used in this book are listed below.</w:t>
      </w:r>
    </w:p>
    <w:tbl>
      <w:tblPr>
        <w:tblW w:w="0" w:type="auto"/>
        <w:tblInd w:w="28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Change w:id="2033" w:author="Sasaki Kenji／佐々木　研二／AI" w:date="2021-11-19T14:15:00Z">
          <w:tblPr>
            <w:tblW w:w="0" w:type="auto"/>
            <w:tblInd w:w="28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PrChange>
      </w:tblPr>
      <w:tblGrid>
        <w:gridCol w:w="1227"/>
        <w:gridCol w:w="3415"/>
        <w:gridCol w:w="3544"/>
        <w:tblGridChange w:id="2034">
          <w:tblGrid>
            <w:gridCol w:w="1227"/>
            <w:gridCol w:w="753"/>
            <w:gridCol w:w="2662"/>
            <w:gridCol w:w="3544"/>
            <w:gridCol w:w="246"/>
            <w:gridCol w:w="6452"/>
          </w:tblGrid>
        </w:tblGridChange>
      </w:tblGrid>
      <w:tr w:rsidR="00F37467" w:rsidRPr="00F37467" w14:paraId="62D2FBB7" w14:textId="77777777" w:rsidTr="00F37467">
        <w:tc>
          <w:tcPr>
            <w:tcW w:w="1250" w:type="dxa"/>
            <w:tcBorders>
              <w:top w:val="single" w:sz="12" w:space="0" w:color="auto"/>
              <w:bottom w:val="double" w:sz="4" w:space="0" w:color="auto"/>
            </w:tcBorders>
            <w:shd w:val="clear" w:color="auto" w:fill="CCFFCC"/>
            <w:tcPrChange w:id="2035" w:author="Sasaki Kenji／佐々木　研二／AI" w:date="2021-11-19T14:15:00Z">
              <w:tcPr>
                <w:tcW w:w="1980" w:type="dxa"/>
                <w:gridSpan w:val="2"/>
                <w:tcBorders>
                  <w:top w:val="single" w:sz="12" w:space="0" w:color="auto"/>
                  <w:bottom w:val="double" w:sz="4" w:space="0" w:color="auto"/>
                </w:tcBorders>
                <w:shd w:val="clear" w:color="auto" w:fill="CCFFCC"/>
              </w:tcPr>
            </w:tcPrChange>
          </w:tcPr>
          <w:p w14:paraId="2EC2D088" w14:textId="77777777" w:rsidR="00F37467" w:rsidRPr="00F37467" w:rsidRDefault="00F37467">
            <w:pPr>
              <w:rPr>
                <w:rFonts w:ascii="Meiryo UI" w:eastAsia="Meiryo UI" w:hAnsi="Meiryo UI"/>
                <w:rPrChange w:id="2036" w:author="Sasaki Kenji／佐々木　研二／AI" w:date="2021-11-19T14:16:00Z">
                  <w:rPr>
                    <w:rFonts w:ascii="ＭＳ ゴシック" w:eastAsia="ＭＳ ゴシック" w:hAnsi="ＭＳ ゴシック"/>
                  </w:rPr>
                </w:rPrChange>
              </w:rPr>
            </w:pPr>
            <w:r w:rsidRPr="00F37467">
              <w:rPr>
                <w:lang w:val="en"/>
                <w:rPrChange w:id="2037" w:author="Sasaki Kenji／佐々木　研二／AI" w:date="2021-11-19T14:16:00Z">
                  <w:rPr>
                    <w:rFonts w:ascii="ＭＳ ゴシック" w:eastAsia="ＭＳ ゴシック" w:hAnsi="ＭＳ ゴシック"/>
                  </w:rPr>
                </w:rPrChange>
              </w:rPr>
              <w:t>term</w:t>
            </w:r>
          </w:p>
        </w:tc>
        <w:tc>
          <w:tcPr>
            <w:tcW w:w="3546" w:type="dxa"/>
            <w:tcBorders>
              <w:top w:val="single" w:sz="12" w:space="0" w:color="auto"/>
              <w:bottom w:val="double" w:sz="4" w:space="0" w:color="auto"/>
            </w:tcBorders>
            <w:shd w:val="clear" w:color="auto" w:fill="CCFFCC"/>
            <w:tcPrChange w:id="2038" w:author="Sasaki Kenji／佐々木　研二／AI" w:date="2021-11-19T14:15:00Z">
              <w:tcPr>
                <w:tcW w:w="6452" w:type="dxa"/>
                <w:gridSpan w:val="3"/>
                <w:tcBorders>
                  <w:top w:val="single" w:sz="12" w:space="0" w:color="auto"/>
                  <w:bottom w:val="double" w:sz="4" w:space="0" w:color="auto"/>
                </w:tcBorders>
                <w:shd w:val="clear" w:color="auto" w:fill="CCFFCC"/>
              </w:tcPr>
            </w:tcPrChange>
          </w:tcPr>
          <w:p w14:paraId="02C6AC27" w14:textId="77777777" w:rsidR="00F37467" w:rsidRPr="00F37467" w:rsidRDefault="00F37467">
            <w:pPr>
              <w:rPr>
                <w:rFonts w:ascii="Meiryo UI" w:eastAsia="Meiryo UI" w:hAnsi="Meiryo UI"/>
                <w:rPrChange w:id="2039" w:author="Sasaki Kenji／佐々木　研二／AI" w:date="2021-11-19T14:16:00Z">
                  <w:rPr>
                    <w:rFonts w:ascii="ＭＳ ゴシック" w:eastAsia="ＭＳ ゴシック" w:hAnsi="ＭＳ ゴシック"/>
                  </w:rPr>
                </w:rPrChange>
              </w:rPr>
            </w:pPr>
          </w:p>
        </w:tc>
        <w:tc>
          <w:tcPr>
            <w:tcW w:w="3636" w:type="dxa"/>
            <w:tcBorders>
              <w:top w:val="single" w:sz="12" w:space="0" w:color="auto"/>
              <w:bottom w:val="double" w:sz="4" w:space="0" w:color="auto"/>
            </w:tcBorders>
            <w:shd w:val="clear" w:color="auto" w:fill="CCFFCC"/>
            <w:tcPrChange w:id="2040" w:author="Sasaki Kenji／佐々木　研二／AI" w:date="2021-11-19T14:15:00Z">
              <w:tcPr>
                <w:tcW w:w="6452" w:type="dxa"/>
                <w:tcBorders>
                  <w:top w:val="single" w:sz="12" w:space="0" w:color="auto"/>
                  <w:bottom w:val="double" w:sz="4" w:space="0" w:color="auto"/>
                </w:tcBorders>
                <w:shd w:val="clear" w:color="auto" w:fill="CCFFCC"/>
              </w:tcPr>
            </w:tcPrChange>
          </w:tcPr>
          <w:p w14:paraId="1AC7173B" w14:textId="77777777" w:rsidR="00F37467" w:rsidRPr="00F37467" w:rsidRDefault="00F37467">
            <w:pPr>
              <w:rPr>
                <w:rFonts w:ascii="Meiryo UI" w:eastAsia="Meiryo UI" w:hAnsi="Meiryo UI"/>
                <w:rPrChange w:id="2041" w:author="Sasaki Kenji／佐々木　研二／AI" w:date="2021-11-19T14:16:00Z">
                  <w:rPr>
                    <w:rFonts w:ascii="ＭＳ ゴシック" w:eastAsia="ＭＳ ゴシック" w:hAnsi="ＭＳ ゴシック"/>
                  </w:rPr>
                </w:rPrChange>
              </w:rPr>
            </w:pPr>
            <w:r w:rsidRPr="00F37467">
              <w:rPr>
                <w:lang w:val="en"/>
                <w:rPrChange w:id="2042" w:author="Sasaki Kenji／佐々木　研二／AI" w:date="2021-11-19T14:16:00Z">
                  <w:rPr>
                    <w:rFonts w:ascii="ＭＳ ゴシック" w:eastAsia="ＭＳ ゴシック" w:hAnsi="ＭＳ ゴシック"/>
                  </w:rPr>
                </w:rPrChange>
              </w:rPr>
              <w:t>explanation</w:t>
            </w:r>
          </w:p>
        </w:tc>
      </w:tr>
      <w:tr w:rsidR="00F37467" w:rsidRPr="00F37467" w14:paraId="2FFBBF8C" w14:textId="77777777" w:rsidTr="00F37467">
        <w:trPr>
          <w:trHeight w:val="343"/>
          <w:trPrChange w:id="2043" w:author="Sasaki Kenji／佐々木　研二／AI" w:date="2021-11-19T14:15:00Z">
            <w:trPr>
              <w:trHeight w:val="343"/>
            </w:trPr>
          </w:trPrChange>
        </w:trPr>
        <w:tc>
          <w:tcPr>
            <w:tcW w:w="1250" w:type="dxa"/>
            <w:tcBorders>
              <w:top w:val="double" w:sz="4" w:space="0" w:color="auto"/>
            </w:tcBorders>
            <w:tcPrChange w:id="2044" w:author="Sasaki Kenji／佐々木　研二／AI" w:date="2021-11-19T14:15:00Z">
              <w:tcPr>
                <w:tcW w:w="1980" w:type="dxa"/>
                <w:gridSpan w:val="2"/>
                <w:tcBorders>
                  <w:top w:val="double" w:sz="4" w:space="0" w:color="auto"/>
                </w:tcBorders>
              </w:tcPr>
            </w:tcPrChange>
          </w:tcPr>
          <w:p w14:paraId="530F7EAF" w14:textId="77777777" w:rsidR="00F37467" w:rsidRPr="00F37467" w:rsidRDefault="00F37467" w:rsidP="002B1D8E">
            <w:pPr>
              <w:rPr>
                <w:rFonts w:ascii="Meiryo UI" w:eastAsia="Meiryo UI" w:hAnsi="Meiryo UI"/>
                <w:szCs w:val="20"/>
                <w:rPrChange w:id="2045" w:author="Sasaki Kenji／佐々木　研二／AI" w:date="2021-11-19T14:16:00Z">
                  <w:rPr>
                    <w:rFonts w:ascii="ＭＳ ゴシック" w:eastAsia="ＭＳ ゴシック" w:hAnsi="ＭＳ ゴシック"/>
                    <w:szCs w:val="20"/>
                  </w:rPr>
                </w:rPrChange>
              </w:rPr>
            </w:pPr>
          </w:p>
        </w:tc>
        <w:tc>
          <w:tcPr>
            <w:tcW w:w="3546" w:type="dxa"/>
            <w:tcBorders>
              <w:top w:val="double" w:sz="4" w:space="0" w:color="auto"/>
            </w:tcBorders>
            <w:tcPrChange w:id="2046" w:author="Sasaki Kenji／佐々木　研二／AI" w:date="2021-11-19T14:15:00Z">
              <w:tcPr>
                <w:tcW w:w="6452" w:type="dxa"/>
                <w:gridSpan w:val="3"/>
                <w:tcBorders>
                  <w:top w:val="double" w:sz="4" w:space="0" w:color="auto"/>
                </w:tcBorders>
              </w:tcPr>
            </w:tcPrChange>
          </w:tcPr>
          <w:p w14:paraId="147BEC4C" w14:textId="77777777" w:rsidR="00F37467" w:rsidRPr="00F37467" w:rsidRDefault="00F37467" w:rsidP="002B1D8E">
            <w:pPr>
              <w:rPr>
                <w:rFonts w:ascii="Meiryo UI" w:eastAsia="Meiryo UI" w:hAnsi="Meiryo UI"/>
                <w:szCs w:val="20"/>
                <w:rPrChange w:id="2047" w:author="Sasaki Kenji／佐々木　研二／AI" w:date="2021-11-19T14:16:00Z">
                  <w:rPr>
                    <w:rFonts w:ascii="ＭＳ ゴシック" w:eastAsia="ＭＳ ゴシック" w:hAnsi="ＭＳ ゴシック"/>
                    <w:szCs w:val="20"/>
                  </w:rPr>
                </w:rPrChange>
              </w:rPr>
            </w:pPr>
          </w:p>
        </w:tc>
        <w:tc>
          <w:tcPr>
            <w:tcW w:w="3636" w:type="dxa"/>
            <w:tcBorders>
              <w:top w:val="double" w:sz="4" w:space="0" w:color="auto"/>
            </w:tcBorders>
            <w:tcPrChange w:id="2048" w:author="Sasaki Kenji／佐々木　研二／AI" w:date="2021-11-19T14:15:00Z">
              <w:tcPr>
                <w:tcW w:w="6452" w:type="dxa"/>
                <w:tcBorders>
                  <w:top w:val="double" w:sz="4" w:space="0" w:color="auto"/>
                </w:tcBorders>
              </w:tcPr>
            </w:tcPrChange>
          </w:tcPr>
          <w:p w14:paraId="7124E896" w14:textId="77777777" w:rsidR="00F37467" w:rsidRPr="00F37467" w:rsidRDefault="00F37467" w:rsidP="002B1D8E">
            <w:pPr>
              <w:rPr>
                <w:rFonts w:ascii="Meiryo UI" w:eastAsia="Meiryo UI" w:hAnsi="Meiryo UI"/>
                <w:szCs w:val="20"/>
                <w:rPrChange w:id="2049" w:author="Sasaki Kenji／佐々木　研二／AI" w:date="2021-11-19T14:16:00Z">
                  <w:rPr>
                    <w:rFonts w:ascii="ＭＳ ゴシック" w:eastAsia="ＭＳ ゴシック" w:hAnsi="ＭＳ ゴシック"/>
                    <w:szCs w:val="20"/>
                  </w:rPr>
                </w:rPrChange>
              </w:rPr>
            </w:pPr>
          </w:p>
        </w:tc>
      </w:tr>
      <w:tr w:rsidR="00F37467" w:rsidRPr="00F37467" w14:paraId="645CDAB9" w14:textId="77777777" w:rsidTr="00F37467">
        <w:trPr>
          <w:trHeight w:val="352"/>
          <w:trPrChange w:id="2050" w:author="Sasaki Kenji／佐々木　研二／AI" w:date="2021-11-19T14:15:00Z">
            <w:trPr>
              <w:trHeight w:val="352"/>
            </w:trPr>
          </w:trPrChange>
        </w:trPr>
        <w:tc>
          <w:tcPr>
            <w:tcW w:w="1250" w:type="dxa"/>
            <w:tcPrChange w:id="2051" w:author="Sasaki Kenji／佐々木　研二／AI" w:date="2021-11-19T14:15:00Z">
              <w:tcPr>
                <w:tcW w:w="1980" w:type="dxa"/>
                <w:gridSpan w:val="2"/>
              </w:tcPr>
            </w:tcPrChange>
          </w:tcPr>
          <w:p w14:paraId="67F03DD7" w14:textId="77777777" w:rsidR="00F37467" w:rsidRPr="00F37467" w:rsidRDefault="00F37467">
            <w:pPr>
              <w:rPr>
                <w:rFonts w:ascii="Meiryo UI" w:eastAsia="Meiryo UI" w:hAnsi="Meiryo UI"/>
                <w:szCs w:val="20"/>
                <w:rPrChange w:id="2052" w:author="Sasaki Kenji／佐々木　研二／AI" w:date="2021-11-19T14:16:00Z">
                  <w:rPr>
                    <w:rFonts w:ascii="ＭＳ ゴシック" w:eastAsia="ＭＳ ゴシック" w:hAnsi="ＭＳ ゴシック"/>
                    <w:szCs w:val="20"/>
                  </w:rPr>
                </w:rPrChange>
              </w:rPr>
            </w:pPr>
          </w:p>
        </w:tc>
        <w:tc>
          <w:tcPr>
            <w:tcW w:w="3546" w:type="dxa"/>
            <w:tcPrChange w:id="2053" w:author="Sasaki Kenji／佐々木　研二／AI" w:date="2021-11-19T14:15:00Z">
              <w:tcPr>
                <w:tcW w:w="6452" w:type="dxa"/>
                <w:gridSpan w:val="3"/>
              </w:tcPr>
            </w:tcPrChange>
          </w:tcPr>
          <w:p w14:paraId="06815519" w14:textId="77777777" w:rsidR="00F37467" w:rsidRPr="00F37467" w:rsidRDefault="00F37467">
            <w:pPr>
              <w:rPr>
                <w:rFonts w:ascii="Meiryo UI" w:eastAsia="Meiryo UI" w:hAnsi="Meiryo UI"/>
                <w:szCs w:val="20"/>
                <w:rPrChange w:id="2054" w:author="Sasaki Kenji／佐々木　研二／AI" w:date="2021-11-19T14:16:00Z">
                  <w:rPr>
                    <w:rFonts w:ascii="ＭＳ ゴシック" w:eastAsia="ＭＳ ゴシック" w:hAnsi="ＭＳ ゴシック"/>
                    <w:szCs w:val="20"/>
                  </w:rPr>
                </w:rPrChange>
              </w:rPr>
            </w:pPr>
          </w:p>
        </w:tc>
        <w:tc>
          <w:tcPr>
            <w:tcW w:w="3636" w:type="dxa"/>
            <w:tcPrChange w:id="2055" w:author="Sasaki Kenji／佐々木　研二／AI" w:date="2021-11-19T14:15:00Z">
              <w:tcPr>
                <w:tcW w:w="6452" w:type="dxa"/>
              </w:tcPr>
            </w:tcPrChange>
          </w:tcPr>
          <w:p w14:paraId="2AAA5A74" w14:textId="77777777" w:rsidR="00F37467" w:rsidRPr="00F37467" w:rsidRDefault="00F37467">
            <w:pPr>
              <w:rPr>
                <w:rFonts w:ascii="Meiryo UI" w:eastAsia="Meiryo UI" w:hAnsi="Meiryo UI"/>
                <w:szCs w:val="20"/>
                <w:rPrChange w:id="2056" w:author="Sasaki Kenji／佐々木　研二／AI" w:date="2021-11-19T14:16:00Z">
                  <w:rPr>
                    <w:rFonts w:ascii="ＭＳ ゴシック" w:eastAsia="ＭＳ ゴシック" w:hAnsi="ＭＳ ゴシック"/>
                    <w:szCs w:val="20"/>
                  </w:rPr>
                </w:rPrChange>
              </w:rPr>
            </w:pPr>
          </w:p>
        </w:tc>
      </w:tr>
      <w:tr w:rsidR="00F37467" w:rsidRPr="00F37467" w14:paraId="115A5FDD" w14:textId="77777777" w:rsidTr="00F37467">
        <w:trPr>
          <w:trHeight w:val="314"/>
          <w:trPrChange w:id="2057" w:author="Sasaki Kenji／佐々木　研二／AI" w:date="2021-11-19T14:15:00Z">
            <w:trPr>
              <w:trHeight w:val="314"/>
            </w:trPr>
          </w:trPrChange>
        </w:trPr>
        <w:tc>
          <w:tcPr>
            <w:tcW w:w="1250" w:type="dxa"/>
            <w:tcPrChange w:id="2058" w:author="Sasaki Kenji／佐々木　研二／AI" w:date="2021-11-19T14:15:00Z">
              <w:tcPr>
                <w:tcW w:w="1980" w:type="dxa"/>
                <w:gridSpan w:val="2"/>
              </w:tcPr>
            </w:tcPrChange>
          </w:tcPr>
          <w:p w14:paraId="593FC917" w14:textId="77777777" w:rsidR="00F37467" w:rsidRPr="00F37467" w:rsidRDefault="00F37467">
            <w:pPr>
              <w:rPr>
                <w:rFonts w:ascii="Meiryo UI" w:eastAsia="Meiryo UI" w:hAnsi="Meiryo UI"/>
                <w:szCs w:val="20"/>
                <w:rPrChange w:id="2059" w:author="Sasaki Kenji／佐々木　研二／AI" w:date="2021-11-19T14:16:00Z">
                  <w:rPr>
                    <w:rFonts w:ascii="ＭＳ ゴシック" w:eastAsia="ＭＳ ゴシック" w:hAnsi="ＭＳ ゴシック"/>
                    <w:szCs w:val="20"/>
                  </w:rPr>
                </w:rPrChange>
              </w:rPr>
            </w:pPr>
          </w:p>
        </w:tc>
        <w:tc>
          <w:tcPr>
            <w:tcW w:w="3546" w:type="dxa"/>
            <w:tcPrChange w:id="2060" w:author="Sasaki Kenji／佐々木　研二／AI" w:date="2021-11-19T14:15:00Z">
              <w:tcPr>
                <w:tcW w:w="6452" w:type="dxa"/>
                <w:gridSpan w:val="3"/>
              </w:tcPr>
            </w:tcPrChange>
          </w:tcPr>
          <w:p w14:paraId="7F12680B" w14:textId="77777777" w:rsidR="00F37467" w:rsidRPr="00F37467" w:rsidRDefault="00F37467">
            <w:pPr>
              <w:rPr>
                <w:rFonts w:ascii="Meiryo UI" w:eastAsia="Meiryo UI" w:hAnsi="Meiryo UI"/>
                <w:szCs w:val="20"/>
                <w:rPrChange w:id="2061" w:author="Sasaki Kenji／佐々木　研二／AI" w:date="2021-11-19T14:16:00Z">
                  <w:rPr>
                    <w:rFonts w:ascii="ＭＳ ゴシック" w:eastAsia="ＭＳ ゴシック" w:hAnsi="ＭＳ ゴシック"/>
                    <w:szCs w:val="20"/>
                  </w:rPr>
                </w:rPrChange>
              </w:rPr>
            </w:pPr>
          </w:p>
        </w:tc>
        <w:tc>
          <w:tcPr>
            <w:tcW w:w="3636" w:type="dxa"/>
            <w:tcPrChange w:id="2062" w:author="Sasaki Kenji／佐々木　研二／AI" w:date="2021-11-19T14:15:00Z">
              <w:tcPr>
                <w:tcW w:w="6452" w:type="dxa"/>
              </w:tcPr>
            </w:tcPrChange>
          </w:tcPr>
          <w:p w14:paraId="002E7565" w14:textId="77777777" w:rsidR="00F37467" w:rsidRPr="00F37467" w:rsidRDefault="00F37467">
            <w:pPr>
              <w:rPr>
                <w:rFonts w:ascii="Meiryo UI" w:eastAsia="Meiryo UI" w:hAnsi="Meiryo UI"/>
                <w:szCs w:val="20"/>
                <w:rPrChange w:id="2063" w:author="Sasaki Kenji／佐々木　研二／AI" w:date="2021-11-19T14:16:00Z">
                  <w:rPr>
                    <w:rFonts w:ascii="ＭＳ ゴシック" w:eastAsia="ＭＳ ゴシック" w:hAnsi="ＭＳ ゴシック"/>
                    <w:szCs w:val="20"/>
                  </w:rPr>
                </w:rPrChange>
              </w:rPr>
            </w:pPr>
          </w:p>
        </w:tc>
      </w:tr>
      <w:tr w:rsidR="00F37467" w:rsidRPr="00F37467" w14:paraId="4127E51C" w14:textId="77777777" w:rsidTr="00F37467">
        <w:trPr>
          <w:trHeight w:val="310"/>
          <w:trPrChange w:id="2064" w:author="Sasaki Kenji／佐々木　研二／AI" w:date="2021-11-19T14:15:00Z">
            <w:trPr>
              <w:trHeight w:val="310"/>
            </w:trPr>
          </w:trPrChange>
        </w:trPr>
        <w:tc>
          <w:tcPr>
            <w:tcW w:w="1250" w:type="dxa"/>
            <w:tcPrChange w:id="2065" w:author="Sasaki Kenji／佐々木　研二／AI" w:date="2021-11-19T14:15:00Z">
              <w:tcPr>
                <w:tcW w:w="1980" w:type="dxa"/>
                <w:gridSpan w:val="2"/>
              </w:tcPr>
            </w:tcPrChange>
          </w:tcPr>
          <w:p w14:paraId="531C4F4B" w14:textId="77777777" w:rsidR="00F37467" w:rsidRPr="00F37467" w:rsidRDefault="00F37467">
            <w:pPr>
              <w:rPr>
                <w:rFonts w:ascii="Meiryo UI" w:eastAsia="Meiryo UI" w:hAnsi="Meiryo UI"/>
                <w:szCs w:val="20"/>
                <w:rPrChange w:id="2066" w:author="Sasaki Kenji／佐々木　研二／AI" w:date="2021-11-19T14:16:00Z">
                  <w:rPr>
                    <w:rFonts w:ascii="ＭＳ ゴシック" w:eastAsia="ＭＳ ゴシック" w:hAnsi="ＭＳ ゴシック"/>
                    <w:szCs w:val="20"/>
                  </w:rPr>
                </w:rPrChange>
              </w:rPr>
            </w:pPr>
          </w:p>
        </w:tc>
        <w:tc>
          <w:tcPr>
            <w:tcW w:w="3546" w:type="dxa"/>
            <w:tcPrChange w:id="2067" w:author="Sasaki Kenji／佐々木　研二／AI" w:date="2021-11-19T14:15:00Z">
              <w:tcPr>
                <w:tcW w:w="6452" w:type="dxa"/>
                <w:gridSpan w:val="3"/>
              </w:tcPr>
            </w:tcPrChange>
          </w:tcPr>
          <w:p w14:paraId="001AC653" w14:textId="77777777" w:rsidR="00F37467" w:rsidRPr="00F37467" w:rsidRDefault="00F37467">
            <w:pPr>
              <w:rPr>
                <w:rFonts w:ascii="Meiryo UI" w:eastAsia="Meiryo UI" w:hAnsi="Meiryo UI"/>
                <w:szCs w:val="20"/>
                <w:rPrChange w:id="2068" w:author="Sasaki Kenji／佐々木　研二／AI" w:date="2021-11-19T14:16:00Z">
                  <w:rPr>
                    <w:rFonts w:ascii="ＭＳ ゴシック" w:eastAsia="ＭＳ ゴシック" w:hAnsi="ＭＳ ゴシック"/>
                    <w:szCs w:val="20"/>
                  </w:rPr>
                </w:rPrChange>
              </w:rPr>
            </w:pPr>
          </w:p>
        </w:tc>
        <w:tc>
          <w:tcPr>
            <w:tcW w:w="3636" w:type="dxa"/>
            <w:tcPrChange w:id="2069" w:author="Sasaki Kenji／佐々木　研二／AI" w:date="2021-11-19T14:15:00Z">
              <w:tcPr>
                <w:tcW w:w="6452" w:type="dxa"/>
              </w:tcPr>
            </w:tcPrChange>
          </w:tcPr>
          <w:p w14:paraId="1E370E2F" w14:textId="77777777" w:rsidR="00F37467" w:rsidRPr="00F37467" w:rsidRDefault="00F37467">
            <w:pPr>
              <w:rPr>
                <w:rFonts w:ascii="Meiryo UI" w:eastAsia="Meiryo UI" w:hAnsi="Meiryo UI"/>
                <w:szCs w:val="20"/>
                <w:rPrChange w:id="2070" w:author="Sasaki Kenji／佐々木　研二／AI" w:date="2021-11-19T14:16:00Z">
                  <w:rPr>
                    <w:rFonts w:ascii="ＭＳ ゴシック" w:eastAsia="ＭＳ ゴシック" w:hAnsi="ＭＳ ゴシック"/>
                    <w:szCs w:val="20"/>
                  </w:rPr>
                </w:rPrChange>
              </w:rPr>
            </w:pPr>
          </w:p>
        </w:tc>
      </w:tr>
      <w:tr w:rsidR="00F37467" w:rsidRPr="00F37467" w14:paraId="1A93A45E" w14:textId="77777777" w:rsidTr="00F37467">
        <w:trPr>
          <w:trHeight w:val="108"/>
          <w:trPrChange w:id="2071" w:author="Sasaki Kenji／佐々木　研二／AI" w:date="2021-11-19T14:15:00Z">
            <w:trPr>
              <w:trHeight w:val="108"/>
            </w:trPr>
          </w:trPrChange>
        </w:trPr>
        <w:tc>
          <w:tcPr>
            <w:tcW w:w="1250" w:type="dxa"/>
            <w:tcPrChange w:id="2072" w:author="Sasaki Kenji／佐々木　研二／AI" w:date="2021-11-19T14:15:00Z">
              <w:tcPr>
                <w:tcW w:w="1980" w:type="dxa"/>
                <w:gridSpan w:val="2"/>
              </w:tcPr>
            </w:tcPrChange>
          </w:tcPr>
          <w:p w14:paraId="328D48B3" w14:textId="77777777" w:rsidR="00F37467" w:rsidRPr="00F37467" w:rsidRDefault="00F37467">
            <w:pPr>
              <w:rPr>
                <w:rFonts w:ascii="Meiryo UI" w:eastAsia="Meiryo UI" w:hAnsi="Meiryo UI"/>
                <w:szCs w:val="20"/>
                <w:rPrChange w:id="2073" w:author="Sasaki Kenji／佐々木　研二／AI" w:date="2021-11-19T14:16:00Z">
                  <w:rPr>
                    <w:rFonts w:ascii="ＭＳ ゴシック" w:eastAsia="ＭＳ ゴシック" w:hAnsi="ＭＳ ゴシック"/>
                    <w:szCs w:val="20"/>
                  </w:rPr>
                </w:rPrChange>
              </w:rPr>
            </w:pPr>
          </w:p>
        </w:tc>
        <w:tc>
          <w:tcPr>
            <w:tcW w:w="3546" w:type="dxa"/>
            <w:tcPrChange w:id="2074" w:author="Sasaki Kenji／佐々木　研二／AI" w:date="2021-11-19T14:15:00Z">
              <w:tcPr>
                <w:tcW w:w="6452" w:type="dxa"/>
                <w:gridSpan w:val="3"/>
              </w:tcPr>
            </w:tcPrChange>
          </w:tcPr>
          <w:p w14:paraId="712AD996" w14:textId="77777777" w:rsidR="00F37467" w:rsidRPr="00F37467" w:rsidRDefault="00F37467">
            <w:pPr>
              <w:rPr>
                <w:rFonts w:ascii="Meiryo UI" w:eastAsia="Meiryo UI" w:hAnsi="Meiryo UI"/>
                <w:szCs w:val="20"/>
                <w:rPrChange w:id="2075" w:author="Sasaki Kenji／佐々木　研二／AI" w:date="2021-11-19T14:16:00Z">
                  <w:rPr>
                    <w:rFonts w:ascii="ＭＳ ゴシック" w:eastAsia="ＭＳ ゴシック" w:hAnsi="ＭＳ ゴシック"/>
                    <w:szCs w:val="20"/>
                  </w:rPr>
                </w:rPrChange>
              </w:rPr>
            </w:pPr>
          </w:p>
        </w:tc>
        <w:tc>
          <w:tcPr>
            <w:tcW w:w="3636" w:type="dxa"/>
            <w:tcPrChange w:id="2076" w:author="Sasaki Kenji／佐々木　研二／AI" w:date="2021-11-19T14:15:00Z">
              <w:tcPr>
                <w:tcW w:w="6452" w:type="dxa"/>
              </w:tcPr>
            </w:tcPrChange>
          </w:tcPr>
          <w:p w14:paraId="13EA322D" w14:textId="77777777" w:rsidR="00F37467" w:rsidRPr="00F37467" w:rsidRDefault="00F37467">
            <w:pPr>
              <w:rPr>
                <w:rFonts w:ascii="Meiryo UI" w:eastAsia="Meiryo UI" w:hAnsi="Meiryo UI"/>
                <w:szCs w:val="20"/>
                <w:rPrChange w:id="2077" w:author="Sasaki Kenji／佐々木　研二／AI" w:date="2021-11-19T14:16:00Z">
                  <w:rPr>
                    <w:rFonts w:ascii="ＭＳ ゴシック" w:eastAsia="ＭＳ ゴシック" w:hAnsi="ＭＳ ゴシック"/>
                    <w:szCs w:val="20"/>
                  </w:rPr>
                </w:rPrChange>
              </w:rPr>
            </w:pPr>
          </w:p>
        </w:tc>
      </w:tr>
      <w:tr w:rsidR="00F37467" w:rsidRPr="00F37467" w14:paraId="56085306" w14:textId="77777777" w:rsidTr="00F37467">
        <w:trPr>
          <w:trHeight w:val="286"/>
          <w:trPrChange w:id="2078" w:author="Sasaki Kenji／佐々木　研二／AI" w:date="2021-11-19T14:15:00Z">
            <w:trPr>
              <w:trHeight w:val="286"/>
            </w:trPr>
          </w:trPrChange>
        </w:trPr>
        <w:tc>
          <w:tcPr>
            <w:tcW w:w="1250" w:type="dxa"/>
            <w:tcPrChange w:id="2079" w:author="Sasaki Kenji／佐々木　研二／AI" w:date="2021-11-19T14:15:00Z">
              <w:tcPr>
                <w:tcW w:w="1980" w:type="dxa"/>
                <w:gridSpan w:val="2"/>
              </w:tcPr>
            </w:tcPrChange>
          </w:tcPr>
          <w:p w14:paraId="2D157095" w14:textId="77777777" w:rsidR="00F37467" w:rsidRPr="00F37467" w:rsidRDefault="00F37467">
            <w:pPr>
              <w:rPr>
                <w:rFonts w:ascii="Meiryo UI" w:eastAsia="Meiryo UI" w:hAnsi="Meiryo UI"/>
                <w:szCs w:val="20"/>
                <w:rPrChange w:id="2080" w:author="Sasaki Kenji／佐々木　研二／AI" w:date="2021-11-19T14:16:00Z">
                  <w:rPr>
                    <w:rFonts w:ascii="ＭＳ ゴシック" w:eastAsia="ＭＳ ゴシック" w:hAnsi="ＭＳ ゴシック"/>
                    <w:szCs w:val="20"/>
                  </w:rPr>
                </w:rPrChange>
              </w:rPr>
            </w:pPr>
          </w:p>
        </w:tc>
        <w:tc>
          <w:tcPr>
            <w:tcW w:w="3546" w:type="dxa"/>
            <w:tcPrChange w:id="2081" w:author="Sasaki Kenji／佐々木　研二／AI" w:date="2021-11-19T14:15:00Z">
              <w:tcPr>
                <w:tcW w:w="6452" w:type="dxa"/>
                <w:gridSpan w:val="3"/>
              </w:tcPr>
            </w:tcPrChange>
          </w:tcPr>
          <w:p w14:paraId="2A8CD414" w14:textId="77777777" w:rsidR="00F37467" w:rsidRPr="00F37467" w:rsidRDefault="00F37467">
            <w:pPr>
              <w:rPr>
                <w:rFonts w:ascii="Meiryo UI" w:eastAsia="Meiryo UI" w:hAnsi="Meiryo UI"/>
                <w:szCs w:val="20"/>
                <w:rPrChange w:id="2082" w:author="Sasaki Kenji／佐々木　研二／AI" w:date="2021-11-19T14:16:00Z">
                  <w:rPr>
                    <w:rFonts w:ascii="ＭＳ ゴシック" w:eastAsia="ＭＳ ゴシック" w:hAnsi="ＭＳ ゴシック"/>
                    <w:szCs w:val="20"/>
                  </w:rPr>
                </w:rPrChange>
              </w:rPr>
            </w:pPr>
          </w:p>
        </w:tc>
        <w:tc>
          <w:tcPr>
            <w:tcW w:w="3636" w:type="dxa"/>
            <w:tcPrChange w:id="2083" w:author="Sasaki Kenji／佐々木　研二／AI" w:date="2021-11-19T14:15:00Z">
              <w:tcPr>
                <w:tcW w:w="6452" w:type="dxa"/>
              </w:tcPr>
            </w:tcPrChange>
          </w:tcPr>
          <w:p w14:paraId="77B0D5D5" w14:textId="77777777" w:rsidR="00F37467" w:rsidRPr="00F37467" w:rsidRDefault="00F37467">
            <w:pPr>
              <w:rPr>
                <w:rFonts w:ascii="Meiryo UI" w:eastAsia="Meiryo UI" w:hAnsi="Meiryo UI"/>
                <w:szCs w:val="20"/>
                <w:rPrChange w:id="2084" w:author="Sasaki Kenji／佐々木　研二／AI" w:date="2021-11-19T14:16:00Z">
                  <w:rPr>
                    <w:rFonts w:ascii="ＭＳ ゴシック" w:eastAsia="ＭＳ ゴシック" w:hAnsi="ＭＳ ゴシック"/>
                    <w:szCs w:val="20"/>
                  </w:rPr>
                </w:rPrChange>
              </w:rPr>
            </w:pPr>
          </w:p>
        </w:tc>
      </w:tr>
      <w:tr w:rsidR="00F37467" w:rsidRPr="00F37467" w14:paraId="465F7147" w14:textId="77777777" w:rsidTr="00F37467">
        <w:trPr>
          <w:trHeight w:val="281"/>
          <w:trPrChange w:id="2085" w:author="Sasaki Kenji／佐々木　研二／AI" w:date="2021-11-19T14:15:00Z">
            <w:trPr>
              <w:trHeight w:val="281"/>
            </w:trPr>
          </w:trPrChange>
        </w:trPr>
        <w:tc>
          <w:tcPr>
            <w:tcW w:w="1250" w:type="dxa"/>
            <w:tcPrChange w:id="2086" w:author="Sasaki Kenji／佐々木　研二／AI" w:date="2021-11-19T14:15:00Z">
              <w:tcPr>
                <w:tcW w:w="1980" w:type="dxa"/>
                <w:gridSpan w:val="2"/>
              </w:tcPr>
            </w:tcPrChange>
          </w:tcPr>
          <w:p w14:paraId="1865F6C2" w14:textId="77777777" w:rsidR="00F37467" w:rsidRPr="00F37467" w:rsidRDefault="00F37467">
            <w:pPr>
              <w:rPr>
                <w:rFonts w:ascii="Meiryo UI" w:eastAsia="Meiryo UI" w:hAnsi="Meiryo UI"/>
                <w:szCs w:val="20"/>
                <w:rPrChange w:id="2087" w:author="Sasaki Kenji／佐々木　研二／AI" w:date="2021-11-19T14:16:00Z">
                  <w:rPr>
                    <w:rFonts w:ascii="ＭＳ ゴシック" w:eastAsia="ＭＳ ゴシック" w:hAnsi="ＭＳ ゴシック"/>
                    <w:szCs w:val="20"/>
                  </w:rPr>
                </w:rPrChange>
              </w:rPr>
            </w:pPr>
          </w:p>
        </w:tc>
        <w:tc>
          <w:tcPr>
            <w:tcW w:w="3546" w:type="dxa"/>
            <w:tcPrChange w:id="2088" w:author="Sasaki Kenji／佐々木　研二／AI" w:date="2021-11-19T14:15:00Z">
              <w:tcPr>
                <w:tcW w:w="6452" w:type="dxa"/>
                <w:gridSpan w:val="3"/>
              </w:tcPr>
            </w:tcPrChange>
          </w:tcPr>
          <w:p w14:paraId="1AB82155" w14:textId="77777777" w:rsidR="00F37467" w:rsidRPr="00F37467" w:rsidRDefault="00F37467">
            <w:pPr>
              <w:rPr>
                <w:rFonts w:ascii="Meiryo UI" w:eastAsia="Meiryo UI" w:hAnsi="Meiryo UI"/>
                <w:szCs w:val="20"/>
                <w:rPrChange w:id="2089" w:author="Sasaki Kenji／佐々木　研二／AI" w:date="2021-11-19T14:16:00Z">
                  <w:rPr>
                    <w:rFonts w:ascii="ＭＳ ゴシック" w:eastAsia="ＭＳ ゴシック" w:hAnsi="ＭＳ ゴシック"/>
                    <w:szCs w:val="20"/>
                  </w:rPr>
                </w:rPrChange>
              </w:rPr>
            </w:pPr>
          </w:p>
        </w:tc>
        <w:tc>
          <w:tcPr>
            <w:tcW w:w="3636" w:type="dxa"/>
            <w:tcPrChange w:id="2090" w:author="Sasaki Kenji／佐々木　研二／AI" w:date="2021-11-19T14:15:00Z">
              <w:tcPr>
                <w:tcW w:w="6452" w:type="dxa"/>
              </w:tcPr>
            </w:tcPrChange>
          </w:tcPr>
          <w:p w14:paraId="24E37DD7" w14:textId="77777777" w:rsidR="00F37467" w:rsidRPr="00F37467" w:rsidRDefault="00F37467">
            <w:pPr>
              <w:rPr>
                <w:rFonts w:ascii="Meiryo UI" w:eastAsia="Meiryo UI" w:hAnsi="Meiryo UI"/>
                <w:szCs w:val="20"/>
                <w:rPrChange w:id="2091" w:author="Sasaki Kenji／佐々木　研二／AI" w:date="2021-11-19T14:16:00Z">
                  <w:rPr>
                    <w:rFonts w:ascii="ＭＳ ゴシック" w:eastAsia="ＭＳ ゴシック" w:hAnsi="ＭＳ ゴシック"/>
                    <w:szCs w:val="20"/>
                  </w:rPr>
                </w:rPrChange>
              </w:rPr>
            </w:pPr>
          </w:p>
        </w:tc>
      </w:tr>
      <w:tr w:rsidR="00F37467" w:rsidRPr="00F37467" w14:paraId="2EF285BE" w14:textId="77777777" w:rsidTr="00F37467">
        <w:trPr>
          <w:trHeight w:val="84"/>
          <w:trPrChange w:id="2092" w:author="Sasaki Kenji／佐々木　研二／AI" w:date="2021-11-19T14:15:00Z">
            <w:trPr>
              <w:trHeight w:val="84"/>
            </w:trPr>
          </w:trPrChange>
        </w:trPr>
        <w:tc>
          <w:tcPr>
            <w:tcW w:w="1250" w:type="dxa"/>
            <w:tcPrChange w:id="2093" w:author="Sasaki Kenji／佐々木　研二／AI" w:date="2021-11-19T14:15:00Z">
              <w:tcPr>
                <w:tcW w:w="1980" w:type="dxa"/>
                <w:gridSpan w:val="2"/>
              </w:tcPr>
            </w:tcPrChange>
          </w:tcPr>
          <w:p w14:paraId="56899845" w14:textId="77777777" w:rsidR="00F37467" w:rsidRPr="00F37467" w:rsidRDefault="00F37467">
            <w:pPr>
              <w:rPr>
                <w:rFonts w:ascii="Meiryo UI" w:eastAsia="Meiryo UI" w:hAnsi="Meiryo UI"/>
                <w:szCs w:val="20"/>
                <w:rPrChange w:id="2094" w:author="Sasaki Kenji／佐々木　研二／AI" w:date="2021-11-19T14:16:00Z">
                  <w:rPr>
                    <w:rFonts w:ascii="ＭＳ ゴシック" w:eastAsia="ＭＳ ゴシック" w:hAnsi="ＭＳ ゴシック"/>
                    <w:szCs w:val="20"/>
                  </w:rPr>
                </w:rPrChange>
              </w:rPr>
            </w:pPr>
          </w:p>
        </w:tc>
        <w:tc>
          <w:tcPr>
            <w:tcW w:w="3546" w:type="dxa"/>
            <w:tcPrChange w:id="2095" w:author="Sasaki Kenji／佐々木　研二／AI" w:date="2021-11-19T14:15:00Z">
              <w:tcPr>
                <w:tcW w:w="6452" w:type="dxa"/>
                <w:gridSpan w:val="3"/>
              </w:tcPr>
            </w:tcPrChange>
          </w:tcPr>
          <w:p w14:paraId="77A362FC" w14:textId="77777777" w:rsidR="00F37467" w:rsidRPr="00F37467" w:rsidRDefault="00F37467">
            <w:pPr>
              <w:rPr>
                <w:rFonts w:ascii="Meiryo UI" w:eastAsia="Meiryo UI" w:hAnsi="Meiryo UI"/>
                <w:szCs w:val="20"/>
                <w:rPrChange w:id="2096" w:author="Sasaki Kenji／佐々木　研二／AI" w:date="2021-11-19T14:16:00Z">
                  <w:rPr>
                    <w:rFonts w:ascii="ＭＳ ゴシック" w:eastAsia="ＭＳ ゴシック" w:hAnsi="ＭＳ ゴシック"/>
                    <w:szCs w:val="20"/>
                  </w:rPr>
                </w:rPrChange>
              </w:rPr>
            </w:pPr>
          </w:p>
        </w:tc>
        <w:tc>
          <w:tcPr>
            <w:tcW w:w="3636" w:type="dxa"/>
            <w:tcPrChange w:id="2097" w:author="Sasaki Kenji／佐々木　研二／AI" w:date="2021-11-19T14:15:00Z">
              <w:tcPr>
                <w:tcW w:w="6452" w:type="dxa"/>
              </w:tcPr>
            </w:tcPrChange>
          </w:tcPr>
          <w:p w14:paraId="5219482B" w14:textId="77777777" w:rsidR="00F37467" w:rsidRPr="00F37467" w:rsidRDefault="00F37467">
            <w:pPr>
              <w:rPr>
                <w:rFonts w:ascii="Meiryo UI" w:eastAsia="Meiryo UI" w:hAnsi="Meiryo UI"/>
                <w:szCs w:val="20"/>
                <w:rPrChange w:id="2098" w:author="Sasaki Kenji／佐々木　研二／AI" w:date="2021-11-19T14:16:00Z">
                  <w:rPr>
                    <w:rFonts w:ascii="ＭＳ ゴシック" w:eastAsia="ＭＳ ゴシック" w:hAnsi="ＭＳ ゴシック"/>
                    <w:szCs w:val="20"/>
                  </w:rPr>
                </w:rPrChange>
              </w:rPr>
            </w:pPr>
          </w:p>
        </w:tc>
      </w:tr>
      <w:tr w:rsidR="00F37467" w:rsidRPr="00F37467" w14:paraId="0BC65212" w14:textId="77777777" w:rsidTr="00F37467">
        <w:trPr>
          <w:trHeight w:val="352"/>
          <w:trPrChange w:id="2099" w:author="Sasaki Kenji／佐々木　研二／AI" w:date="2021-11-19T14:15:00Z">
            <w:trPr>
              <w:trHeight w:val="352"/>
            </w:trPr>
          </w:trPrChange>
        </w:trPr>
        <w:tc>
          <w:tcPr>
            <w:tcW w:w="1250" w:type="dxa"/>
            <w:tcPrChange w:id="2100" w:author="Sasaki Kenji／佐々木　研二／AI" w:date="2021-11-19T14:15:00Z">
              <w:tcPr>
                <w:tcW w:w="1980" w:type="dxa"/>
                <w:gridSpan w:val="2"/>
              </w:tcPr>
            </w:tcPrChange>
          </w:tcPr>
          <w:p w14:paraId="2901A7FC" w14:textId="77777777" w:rsidR="00F37467" w:rsidRPr="00F37467" w:rsidRDefault="00F37467">
            <w:pPr>
              <w:rPr>
                <w:rFonts w:ascii="Meiryo UI" w:eastAsia="Meiryo UI" w:hAnsi="Meiryo UI"/>
                <w:szCs w:val="20"/>
                <w:rPrChange w:id="2101" w:author="Sasaki Kenji／佐々木　研二／AI" w:date="2021-11-19T14:16:00Z">
                  <w:rPr>
                    <w:rFonts w:ascii="ＭＳ ゴシック" w:eastAsia="ＭＳ ゴシック" w:hAnsi="ＭＳ ゴシック"/>
                    <w:szCs w:val="20"/>
                  </w:rPr>
                </w:rPrChange>
              </w:rPr>
            </w:pPr>
          </w:p>
        </w:tc>
        <w:tc>
          <w:tcPr>
            <w:tcW w:w="3546" w:type="dxa"/>
            <w:tcPrChange w:id="2102" w:author="Sasaki Kenji／佐々木　研二／AI" w:date="2021-11-19T14:15:00Z">
              <w:tcPr>
                <w:tcW w:w="6452" w:type="dxa"/>
                <w:gridSpan w:val="3"/>
              </w:tcPr>
            </w:tcPrChange>
          </w:tcPr>
          <w:p w14:paraId="3F963FD8" w14:textId="77777777" w:rsidR="00F37467" w:rsidRPr="00F37467" w:rsidRDefault="00F37467">
            <w:pPr>
              <w:rPr>
                <w:rFonts w:ascii="Meiryo UI" w:eastAsia="Meiryo UI" w:hAnsi="Meiryo UI"/>
                <w:szCs w:val="20"/>
                <w:rPrChange w:id="2103" w:author="Sasaki Kenji／佐々木　研二／AI" w:date="2021-11-19T14:16:00Z">
                  <w:rPr>
                    <w:rFonts w:ascii="ＭＳ ゴシック" w:eastAsia="ＭＳ ゴシック" w:hAnsi="ＭＳ ゴシック"/>
                    <w:szCs w:val="20"/>
                  </w:rPr>
                </w:rPrChange>
              </w:rPr>
            </w:pPr>
          </w:p>
        </w:tc>
        <w:tc>
          <w:tcPr>
            <w:tcW w:w="3636" w:type="dxa"/>
            <w:tcPrChange w:id="2104" w:author="Sasaki Kenji／佐々木　研二／AI" w:date="2021-11-19T14:15:00Z">
              <w:tcPr>
                <w:tcW w:w="6452" w:type="dxa"/>
              </w:tcPr>
            </w:tcPrChange>
          </w:tcPr>
          <w:p w14:paraId="021C1E62" w14:textId="77777777" w:rsidR="00F37467" w:rsidRPr="00F37467" w:rsidRDefault="00F37467">
            <w:pPr>
              <w:rPr>
                <w:rFonts w:ascii="Meiryo UI" w:eastAsia="Meiryo UI" w:hAnsi="Meiryo UI"/>
                <w:szCs w:val="20"/>
                <w:rPrChange w:id="2105" w:author="Sasaki Kenji／佐々木　研二／AI" w:date="2021-11-19T14:16:00Z">
                  <w:rPr>
                    <w:rFonts w:ascii="ＭＳ ゴシック" w:eastAsia="ＭＳ ゴシック" w:hAnsi="ＭＳ ゴシック"/>
                    <w:szCs w:val="20"/>
                  </w:rPr>
                </w:rPrChange>
              </w:rPr>
            </w:pPr>
          </w:p>
        </w:tc>
      </w:tr>
      <w:tr w:rsidR="00F37467" w:rsidRPr="00F37467" w14:paraId="5D29138D" w14:textId="77777777" w:rsidTr="00F37467">
        <w:trPr>
          <w:trHeight w:val="352"/>
          <w:trPrChange w:id="2106" w:author="Sasaki Kenji／佐々木　研二／AI" w:date="2021-11-19T14:15:00Z">
            <w:trPr>
              <w:trHeight w:val="352"/>
            </w:trPr>
          </w:trPrChange>
        </w:trPr>
        <w:tc>
          <w:tcPr>
            <w:tcW w:w="1250" w:type="dxa"/>
            <w:tcPrChange w:id="2107" w:author="Sasaki Kenji／佐々木　研二／AI" w:date="2021-11-19T14:15:00Z">
              <w:tcPr>
                <w:tcW w:w="1980" w:type="dxa"/>
                <w:gridSpan w:val="2"/>
              </w:tcPr>
            </w:tcPrChange>
          </w:tcPr>
          <w:p w14:paraId="5247466B" w14:textId="77777777" w:rsidR="00F37467" w:rsidRPr="00F37467" w:rsidRDefault="00F37467">
            <w:pPr>
              <w:rPr>
                <w:rFonts w:ascii="Meiryo UI" w:eastAsia="Meiryo UI" w:hAnsi="Meiryo UI"/>
                <w:szCs w:val="20"/>
                <w:rPrChange w:id="2108" w:author="Sasaki Kenji／佐々木　研二／AI" w:date="2021-11-19T14:16:00Z">
                  <w:rPr>
                    <w:rFonts w:ascii="ＭＳ ゴシック" w:eastAsia="ＭＳ ゴシック" w:hAnsi="ＭＳ ゴシック"/>
                    <w:szCs w:val="20"/>
                  </w:rPr>
                </w:rPrChange>
              </w:rPr>
            </w:pPr>
          </w:p>
        </w:tc>
        <w:tc>
          <w:tcPr>
            <w:tcW w:w="3546" w:type="dxa"/>
            <w:tcPrChange w:id="2109" w:author="Sasaki Kenji／佐々木　研二／AI" w:date="2021-11-19T14:15:00Z">
              <w:tcPr>
                <w:tcW w:w="6452" w:type="dxa"/>
                <w:gridSpan w:val="3"/>
              </w:tcPr>
            </w:tcPrChange>
          </w:tcPr>
          <w:p w14:paraId="13656B74" w14:textId="77777777" w:rsidR="00F37467" w:rsidRPr="00F37467" w:rsidRDefault="00F37467">
            <w:pPr>
              <w:rPr>
                <w:rFonts w:ascii="Meiryo UI" w:eastAsia="Meiryo UI" w:hAnsi="Meiryo UI"/>
                <w:szCs w:val="20"/>
                <w:rPrChange w:id="2110" w:author="Sasaki Kenji／佐々木　研二／AI" w:date="2021-11-19T14:16:00Z">
                  <w:rPr>
                    <w:rFonts w:ascii="ＭＳ ゴシック" w:eastAsia="ＭＳ ゴシック" w:hAnsi="ＭＳ ゴシック"/>
                    <w:szCs w:val="20"/>
                  </w:rPr>
                </w:rPrChange>
              </w:rPr>
            </w:pPr>
          </w:p>
        </w:tc>
        <w:tc>
          <w:tcPr>
            <w:tcW w:w="3636" w:type="dxa"/>
            <w:tcPrChange w:id="2111" w:author="Sasaki Kenji／佐々木　研二／AI" w:date="2021-11-19T14:15:00Z">
              <w:tcPr>
                <w:tcW w:w="6452" w:type="dxa"/>
              </w:tcPr>
            </w:tcPrChange>
          </w:tcPr>
          <w:p w14:paraId="34D7FD9C" w14:textId="77777777" w:rsidR="00F37467" w:rsidRPr="00F37467" w:rsidRDefault="00F37467">
            <w:pPr>
              <w:rPr>
                <w:rFonts w:ascii="Meiryo UI" w:eastAsia="Meiryo UI" w:hAnsi="Meiryo UI"/>
                <w:szCs w:val="20"/>
                <w:rPrChange w:id="2112" w:author="Sasaki Kenji／佐々木　研二／AI" w:date="2021-11-19T14:16:00Z">
                  <w:rPr>
                    <w:rFonts w:ascii="ＭＳ ゴシック" w:eastAsia="ＭＳ ゴシック" w:hAnsi="ＭＳ ゴシック"/>
                    <w:szCs w:val="20"/>
                  </w:rPr>
                </w:rPrChange>
              </w:rPr>
            </w:pPr>
          </w:p>
        </w:tc>
      </w:tr>
      <w:tr w:rsidR="00F37467" w:rsidRPr="00F37467" w14:paraId="3240D00D" w14:textId="77777777" w:rsidTr="00F37467">
        <w:trPr>
          <w:trHeight w:val="70"/>
          <w:trPrChange w:id="2113" w:author="Sasaki Kenji／佐々木　研二／AI" w:date="2021-11-19T14:15:00Z">
            <w:trPr>
              <w:trHeight w:val="70"/>
            </w:trPr>
          </w:trPrChange>
        </w:trPr>
        <w:tc>
          <w:tcPr>
            <w:tcW w:w="1250" w:type="dxa"/>
            <w:tcPrChange w:id="2114" w:author="Sasaki Kenji／佐々木　研二／AI" w:date="2021-11-19T14:15:00Z">
              <w:tcPr>
                <w:tcW w:w="1980" w:type="dxa"/>
                <w:gridSpan w:val="2"/>
              </w:tcPr>
            </w:tcPrChange>
          </w:tcPr>
          <w:p w14:paraId="0BDFE5D0" w14:textId="77777777" w:rsidR="00F37467" w:rsidRPr="00F37467" w:rsidRDefault="00F37467">
            <w:pPr>
              <w:rPr>
                <w:rFonts w:ascii="Meiryo UI" w:eastAsia="Meiryo UI" w:hAnsi="Meiryo UI"/>
                <w:szCs w:val="20"/>
                <w:rPrChange w:id="2115" w:author="Sasaki Kenji／佐々木　研二／AI" w:date="2021-11-19T14:16:00Z">
                  <w:rPr>
                    <w:rFonts w:ascii="ＭＳ ゴシック" w:eastAsia="ＭＳ ゴシック" w:hAnsi="ＭＳ ゴシック"/>
                    <w:szCs w:val="20"/>
                  </w:rPr>
                </w:rPrChange>
              </w:rPr>
            </w:pPr>
          </w:p>
        </w:tc>
        <w:tc>
          <w:tcPr>
            <w:tcW w:w="3546" w:type="dxa"/>
            <w:tcPrChange w:id="2116" w:author="Sasaki Kenji／佐々木　研二／AI" w:date="2021-11-19T14:15:00Z">
              <w:tcPr>
                <w:tcW w:w="6452" w:type="dxa"/>
                <w:gridSpan w:val="3"/>
              </w:tcPr>
            </w:tcPrChange>
          </w:tcPr>
          <w:p w14:paraId="27800B05" w14:textId="77777777" w:rsidR="00F37467" w:rsidRPr="00F37467" w:rsidRDefault="00F37467">
            <w:pPr>
              <w:rPr>
                <w:rFonts w:ascii="Meiryo UI" w:eastAsia="Meiryo UI" w:hAnsi="Meiryo UI"/>
                <w:szCs w:val="20"/>
                <w:rPrChange w:id="2117" w:author="Sasaki Kenji／佐々木　研二／AI" w:date="2021-11-19T14:16:00Z">
                  <w:rPr>
                    <w:rFonts w:ascii="ＭＳ ゴシック" w:eastAsia="ＭＳ ゴシック" w:hAnsi="ＭＳ ゴシック"/>
                    <w:szCs w:val="20"/>
                  </w:rPr>
                </w:rPrChange>
              </w:rPr>
            </w:pPr>
          </w:p>
        </w:tc>
        <w:tc>
          <w:tcPr>
            <w:tcW w:w="3636" w:type="dxa"/>
            <w:tcPrChange w:id="2118" w:author="Sasaki Kenji／佐々木　研二／AI" w:date="2021-11-19T14:15:00Z">
              <w:tcPr>
                <w:tcW w:w="6452" w:type="dxa"/>
              </w:tcPr>
            </w:tcPrChange>
          </w:tcPr>
          <w:p w14:paraId="763389F7" w14:textId="77777777" w:rsidR="00F37467" w:rsidRPr="00F37467" w:rsidRDefault="00F37467">
            <w:pPr>
              <w:rPr>
                <w:rFonts w:ascii="Meiryo UI" w:eastAsia="Meiryo UI" w:hAnsi="Meiryo UI"/>
                <w:szCs w:val="20"/>
                <w:rPrChange w:id="2119" w:author="Sasaki Kenji／佐々木　研二／AI" w:date="2021-11-19T14:16:00Z">
                  <w:rPr>
                    <w:rFonts w:ascii="ＭＳ ゴシック" w:eastAsia="ＭＳ ゴシック" w:hAnsi="ＭＳ ゴシック"/>
                    <w:szCs w:val="20"/>
                  </w:rPr>
                </w:rPrChange>
              </w:rPr>
            </w:pPr>
          </w:p>
        </w:tc>
      </w:tr>
      <w:tr w:rsidR="00F37467" w:rsidRPr="00F37467" w14:paraId="31BECF06" w14:textId="77777777" w:rsidTr="00F37467">
        <w:trPr>
          <w:trHeight w:val="70"/>
          <w:trPrChange w:id="2120" w:author="Sasaki Kenji／佐々木　研二／AI" w:date="2021-11-19T14:15:00Z">
            <w:trPr>
              <w:trHeight w:val="70"/>
            </w:trPr>
          </w:trPrChange>
        </w:trPr>
        <w:tc>
          <w:tcPr>
            <w:tcW w:w="1250" w:type="dxa"/>
            <w:tcPrChange w:id="2121" w:author="Sasaki Kenji／佐々木　研二／AI" w:date="2021-11-19T14:15:00Z">
              <w:tcPr>
                <w:tcW w:w="1980" w:type="dxa"/>
                <w:gridSpan w:val="2"/>
              </w:tcPr>
            </w:tcPrChange>
          </w:tcPr>
          <w:p w14:paraId="7B7A5E5B" w14:textId="77777777" w:rsidR="00F37467" w:rsidRPr="00F37467" w:rsidRDefault="00F37467">
            <w:pPr>
              <w:rPr>
                <w:rFonts w:ascii="Meiryo UI" w:eastAsia="Meiryo UI" w:hAnsi="Meiryo UI"/>
                <w:szCs w:val="20"/>
                <w:rPrChange w:id="2122" w:author="Sasaki Kenji／佐々木　研二／AI" w:date="2021-11-19T14:16:00Z">
                  <w:rPr>
                    <w:rFonts w:ascii="ＭＳ ゴシック" w:eastAsia="ＭＳ ゴシック" w:hAnsi="ＭＳ ゴシック"/>
                    <w:szCs w:val="20"/>
                  </w:rPr>
                </w:rPrChange>
              </w:rPr>
            </w:pPr>
          </w:p>
        </w:tc>
        <w:tc>
          <w:tcPr>
            <w:tcW w:w="3546" w:type="dxa"/>
            <w:tcPrChange w:id="2123" w:author="Sasaki Kenji／佐々木　研二／AI" w:date="2021-11-19T14:15:00Z">
              <w:tcPr>
                <w:tcW w:w="6452" w:type="dxa"/>
                <w:gridSpan w:val="3"/>
              </w:tcPr>
            </w:tcPrChange>
          </w:tcPr>
          <w:p w14:paraId="2082CEE2" w14:textId="77777777" w:rsidR="00F37467" w:rsidRPr="00F37467" w:rsidRDefault="00F37467">
            <w:pPr>
              <w:rPr>
                <w:rFonts w:ascii="Meiryo UI" w:eastAsia="Meiryo UI" w:hAnsi="Meiryo UI"/>
                <w:szCs w:val="20"/>
                <w:rPrChange w:id="2124" w:author="Sasaki Kenji／佐々木　研二／AI" w:date="2021-11-19T14:16:00Z">
                  <w:rPr>
                    <w:rFonts w:ascii="ＭＳ ゴシック" w:eastAsia="ＭＳ ゴシック" w:hAnsi="ＭＳ ゴシック"/>
                    <w:szCs w:val="20"/>
                  </w:rPr>
                </w:rPrChange>
              </w:rPr>
            </w:pPr>
          </w:p>
        </w:tc>
        <w:tc>
          <w:tcPr>
            <w:tcW w:w="3636" w:type="dxa"/>
            <w:tcPrChange w:id="2125" w:author="Sasaki Kenji／佐々木　研二／AI" w:date="2021-11-19T14:15:00Z">
              <w:tcPr>
                <w:tcW w:w="6452" w:type="dxa"/>
              </w:tcPr>
            </w:tcPrChange>
          </w:tcPr>
          <w:p w14:paraId="55477776" w14:textId="77777777" w:rsidR="00F37467" w:rsidRPr="00F37467" w:rsidRDefault="00F37467">
            <w:pPr>
              <w:rPr>
                <w:rFonts w:ascii="Meiryo UI" w:eastAsia="Meiryo UI" w:hAnsi="Meiryo UI"/>
                <w:szCs w:val="20"/>
                <w:rPrChange w:id="2126" w:author="Sasaki Kenji／佐々木　研二／AI" w:date="2021-11-19T14:16:00Z">
                  <w:rPr>
                    <w:rFonts w:ascii="ＭＳ ゴシック" w:eastAsia="ＭＳ ゴシック" w:hAnsi="ＭＳ ゴシック"/>
                    <w:szCs w:val="20"/>
                  </w:rPr>
                </w:rPrChange>
              </w:rPr>
            </w:pPr>
          </w:p>
        </w:tc>
      </w:tr>
      <w:tr w:rsidR="00F37467" w:rsidRPr="00F37467" w14:paraId="2FCEFED3" w14:textId="77777777" w:rsidTr="00F37467">
        <w:trPr>
          <w:trHeight w:val="70"/>
          <w:trPrChange w:id="2127" w:author="Sasaki Kenji／佐々木　研二／AI" w:date="2021-11-19T14:15:00Z">
            <w:trPr>
              <w:trHeight w:val="70"/>
            </w:trPr>
          </w:trPrChange>
        </w:trPr>
        <w:tc>
          <w:tcPr>
            <w:tcW w:w="1250" w:type="dxa"/>
            <w:tcPrChange w:id="2128" w:author="Sasaki Kenji／佐々木　研二／AI" w:date="2021-11-19T14:15:00Z">
              <w:tcPr>
                <w:tcW w:w="1980" w:type="dxa"/>
                <w:gridSpan w:val="2"/>
              </w:tcPr>
            </w:tcPrChange>
          </w:tcPr>
          <w:p w14:paraId="0018D4E7" w14:textId="77777777" w:rsidR="00F37467" w:rsidRPr="00F37467" w:rsidRDefault="00F37467">
            <w:pPr>
              <w:rPr>
                <w:rFonts w:ascii="Meiryo UI" w:eastAsia="Meiryo UI" w:hAnsi="Meiryo UI"/>
                <w:szCs w:val="20"/>
                <w:rPrChange w:id="2129" w:author="Sasaki Kenji／佐々木　研二／AI" w:date="2021-11-19T14:16:00Z">
                  <w:rPr>
                    <w:rFonts w:ascii="ＭＳ ゴシック" w:eastAsia="ＭＳ ゴシック" w:hAnsi="ＭＳ ゴシック"/>
                    <w:szCs w:val="20"/>
                  </w:rPr>
                </w:rPrChange>
              </w:rPr>
            </w:pPr>
          </w:p>
        </w:tc>
        <w:tc>
          <w:tcPr>
            <w:tcW w:w="3546" w:type="dxa"/>
            <w:tcPrChange w:id="2130" w:author="Sasaki Kenji／佐々木　研二／AI" w:date="2021-11-19T14:15:00Z">
              <w:tcPr>
                <w:tcW w:w="6452" w:type="dxa"/>
                <w:gridSpan w:val="3"/>
              </w:tcPr>
            </w:tcPrChange>
          </w:tcPr>
          <w:p w14:paraId="53AC4C7A" w14:textId="77777777" w:rsidR="00F37467" w:rsidRPr="00F37467" w:rsidRDefault="00F37467">
            <w:pPr>
              <w:rPr>
                <w:rFonts w:ascii="Meiryo UI" w:eastAsia="Meiryo UI" w:hAnsi="Meiryo UI"/>
                <w:szCs w:val="20"/>
                <w:rPrChange w:id="2131" w:author="Sasaki Kenji／佐々木　研二／AI" w:date="2021-11-19T14:16:00Z">
                  <w:rPr>
                    <w:rFonts w:ascii="ＭＳ ゴシック" w:eastAsia="ＭＳ ゴシック" w:hAnsi="ＭＳ ゴシック"/>
                    <w:szCs w:val="20"/>
                  </w:rPr>
                </w:rPrChange>
              </w:rPr>
            </w:pPr>
          </w:p>
        </w:tc>
        <w:tc>
          <w:tcPr>
            <w:tcW w:w="3636" w:type="dxa"/>
            <w:tcPrChange w:id="2132" w:author="Sasaki Kenji／佐々木　研二／AI" w:date="2021-11-19T14:15:00Z">
              <w:tcPr>
                <w:tcW w:w="6452" w:type="dxa"/>
              </w:tcPr>
            </w:tcPrChange>
          </w:tcPr>
          <w:p w14:paraId="13FEC4C2" w14:textId="77777777" w:rsidR="00F37467" w:rsidRPr="00F37467" w:rsidRDefault="00F37467">
            <w:pPr>
              <w:rPr>
                <w:rFonts w:ascii="Meiryo UI" w:eastAsia="Meiryo UI" w:hAnsi="Meiryo UI"/>
                <w:szCs w:val="20"/>
                <w:rPrChange w:id="2133" w:author="Sasaki Kenji／佐々木　研二／AI" w:date="2021-11-19T14:16:00Z">
                  <w:rPr>
                    <w:rFonts w:ascii="ＭＳ ゴシック" w:eastAsia="ＭＳ ゴシック" w:hAnsi="ＭＳ ゴシック"/>
                    <w:szCs w:val="20"/>
                  </w:rPr>
                </w:rPrChange>
              </w:rPr>
            </w:pPr>
          </w:p>
        </w:tc>
      </w:tr>
      <w:tr w:rsidR="00F37467" w:rsidRPr="00F37467" w14:paraId="363639F6" w14:textId="77777777" w:rsidTr="00F37467">
        <w:trPr>
          <w:trHeight w:val="70"/>
          <w:trPrChange w:id="2134" w:author="Sasaki Kenji／佐々木　研二／AI" w:date="2021-11-19T14:15:00Z">
            <w:trPr>
              <w:trHeight w:val="70"/>
            </w:trPr>
          </w:trPrChange>
        </w:trPr>
        <w:tc>
          <w:tcPr>
            <w:tcW w:w="1250" w:type="dxa"/>
            <w:tcPrChange w:id="2135" w:author="Sasaki Kenji／佐々木　研二／AI" w:date="2021-11-19T14:15:00Z">
              <w:tcPr>
                <w:tcW w:w="1980" w:type="dxa"/>
                <w:gridSpan w:val="2"/>
              </w:tcPr>
            </w:tcPrChange>
          </w:tcPr>
          <w:p w14:paraId="3312AEE8" w14:textId="77777777" w:rsidR="00F37467" w:rsidRPr="00F37467" w:rsidRDefault="00F37467">
            <w:pPr>
              <w:rPr>
                <w:rFonts w:ascii="Meiryo UI" w:eastAsia="Meiryo UI" w:hAnsi="Meiryo UI"/>
                <w:szCs w:val="20"/>
                <w:rPrChange w:id="2136" w:author="Sasaki Kenji／佐々木　研二／AI" w:date="2021-11-19T14:16:00Z">
                  <w:rPr>
                    <w:rFonts w:ascii="ＭＳ ゴシック" w:eastAsia="ＭＳ ゴシック" w:hAnsi="ＭＳ ゴシック"/>
                    <w:szCs w:val="20"/>
                  </w:rPr>
                </w:rPrChange>
              </w:rPr>
            </w:pPr>
          </w:p>
        </w:tc>
        <w:tc>
          <w:tcPr>
            <w:tcW w:w="3546" w:type="dxa"/>
            <w:tcPrChange w:id="2137" w:author="Sasaki Kenji／佐々木　研二／AI" w:date="2021-11-19T14:15:00Z">
              <w:tcPr>
                <w:tcW w:w="6452" w:type="dxa"/>
                <w:gridSpan w:val="3"/>
              </w:tcPr>
            </w:tcPrChange>
          </w:tcPr>
          <w:p w14:paraId="6ECCD458" w14:textId="77777777" w:rsidR="00F37467" w:rsidRPr="00F37467" w:rsidRDefault="00F37467">
            <w:pPr>
              <w:rPr>
                <w:rFonts w:ascii="Meiryo UI" w:eastAsia="Meiryo UI" w:hAnsi="Meiryo UI"/>
                <w:szCs w:val="20"/>
                <w:rPrChange w:id="2138" w:author="Sasaki Kenji／佐々木　研二／AI" w:date="2021-11-19T14:16:00Z">
                  <w:rPr>
                    <w:rFonts w:ascii="ＭＳ ゴシック" w:eastAsia="ＭＳ ゴシック" w:hAnsi="ＭＳ ゴシック"/>
                    <w:szCs w:val="20"/>
                  </w:rPr>
                </w:rPrChange>
              </w:rPr>
            </w:pPr>
          </w:p>
        </w:tc>
        <w:tc>
          <w:tcPr>
            <w:tcW w:w="3636" w:type="dxa"/>
            <w:tcPrChange w:id="2139" w:author="Sasaki Kenji／佐々木　研二／AI" w:date="2021-11-19T14:15:00Z">
              <w:tcPr>
                <w:tcW w:w="6452" w:type="dxa"/>
              </w:tcPr>
            </w:tcPrChange>
          </w:tcPr>
          <w:p w14:paraId="42FB1A8C" w14:textId="77777777" w:rsidR="00F37467" w:rsidRPr="00F37467" w:rsidRDefault="00F37467">
            <w:pPr>
              <w:rPr>
                <w:rFonts w:ascii="Meiryo UI" w:eastAsia="Meiryo UI" w:hAnsi="Meiryo UI"/>
                <w:szCs w:val="20"/>
                <w:rPrChange w:id="2140" w:author="Sasaki Kenji／佐々木　研二／AI" w:date="2021-11-19T14:16:00Z">
                  <w:rPr>
                    <w:rFonts w:ascii="ＭＳ ゴシック" w:eastAsia="ＭＳ ゴシック" w:hAnsi="ＭＳ ゴシック"/>
                    <w:szCs w:val="20"/>
                  </w:rPr>
                </w:rPrChange>
              </w:rPr>
            </w:pPr>
          </w:p>
        </w:tc>
      </w:tr>
      <w:tr w:rsidR="00F37467" w:rsidRPr="00F37467" w14:paraId="4A270741" w14:textId="77777777" w:rsidTr="00F37467">
        <w:trPr>
          <w:trHeight w:val="70"/>
          <w:trPrChange w:id="2141" w:author="Sasaki Kenji／佐々木　研二／AI" w:date="2021-11-19T14:15:00Z">
            <w:trPr>
              <w:trHeight w:val="70"/>
            </w:trPr>
          </w:trPrChange>
        </w:trPr>
        <w:tc>
          <w:tcPr>
            <w:tcW w:w="1250" w:type="dxa"/>
            <w:tcPrChange w:id="2142" w:author="Sasaki Kenji／佐々木　研二／AI" w:date="2021-11-19T14:15:00Z">
              <w:tcPr>
                <w:tcW w:w="1980" w:type="dxa"/>
                <w:gridSpan w:val="2"/>
              </w:tcPr>
            </w:tcPrChange>
          </w:tcPr>
          <w:p w14:paraId="595A68AF" w14:textId="77777777" w:rsidR="00F37467" w:rsidRPr="00F37467" w:rsidRDefault="00F37467">
            <w:pPr>
              <w:rPr>
                <w:rFonts w:ascii="Meiryo UI" w:eastAsia="Meiryo UI" w:hAnsi="Meiryo UI"/>
                <w:szCs w:val="20"/>
                <w:rPrChange w:id="2143" w:author="Sasaki Kenji／佐々木　研二／AI" w:date="2021-11-19T14:16:00Z">
                  <w:rPr>
                    <w:rFonts w:ascii="ＭＳ ゴシック" w:eastAsia="ＭＳ ゴシック" w:hAnsi="ＭＳ ゴシック"/>
                    <w:szCs w:val="20"/>
                  </w:rPr>
                </w:rPrChange>
              </w:rPr>
            </w:pPr>
          </w:p>
        </w:tc>
        <w:tc>
          <w:tcPr>
            <w:tcW w:w="3546" w:type="dxa"/>
            <w:tcPrChange w:id="2144" w:author="Sasaki Kenji／佐々木　研二／AI" w:date="2021-11-19T14:15:00Z">
              <w:tcPr>
                <w:tcW w:w="6452" w:type="dxa"/>
                <w:gridSpan w:val="3"/>
              </w:tcPr>
            </w:tcPrChange>
          </w:tcPr>
          <w:p w14:paraId="7C6EE500" w14:textId="77777777" w:rsidR="00F37467" w:rsidRPr="00F37467" w:rsidRDefault="00F37467">
            <w:pPr>
              <w:rPr>
                <w:rFonts w:ascii="Meiryo UI" w:eastAsia="Meiryo UI" w:hAnsi="Meiryo UI"/>
                <w:szCs w:val="20"/>
                <w:rPrChange w:id="2145" w:author="Sasaki Kenji／佐々木　研二／AI" w:date="2021-11-19T14:16:00Z">
                  <w:rPr>
                    <w:rFonts w:ascii="ＭＳ ゴシック" w:eastAsia="ＭＳ ゴシック" w:hAnsi="ＭＳ ゴシック"/>
                    <w:szCs w:val="20"/>
                  </w:rPr>
                </w:rPrChange>
              </w:rPr>
            </w:pPr>
          </w:p>
        </w:tc>
        <w:tc>
          <w:tcPr>
            <w:tcW w:w="3636" w:type="dxa"/>
            <w:tcPrChange w:id="2146" w:author="Sasaki Kenji／佐々木　研二／AI" w:date="2021-11-19T14:15:00Z">
              <w:tcPr>
                <w:tcW w:w="6452" w:type="dxa"/>
              </w:tcPr>
            </w:tcPrChange>
          </w:tcPr>
          <w:p w14:paraId="455432A0" w14:textId="77777777" w:rsidR="00F37467" w:rsidRPr="00F37467" w:rsidRDefault="00F37467">
            <w:pPr>
              <w:rPr>
                <w:rFonts w:ascii="Meiryo UI" w:eastAsia="Meiryo UI" w:hAnsi="Meiryo UI"/>
                <w:szCs w:val="20"/>
                <w:rPrChange w:id="2147" w:author="Sasaki Kenji／佐々木　研二／AI" w:date="2021-11-19T14:16:00Z">
                  <w:rPr>
                    <w:rFonts w:ascii="ＭＳ ゴシック" w:eastAsia="ＭＳ ゴシック" w:hAnsi="ＭＳ ゴシック"/>
                    <w:szCs w:val="20"/>
                  </w:rPr>
                </w:rPrChange>
              </w:rPr>
            </w:pPr>
          </w:p>
        </w:tc>
      </w:tr>
      <w:tr w:rsidR="00F37467" w:rsidRPr="00F37467" w14:paraId="72A0581A" w14:textId="77777777" w:rsidTr="00F37467">
        <w:trPr>
          <w:trHeight w:val="70"/>
          <w:trPrChange w:id="2148" w:author="Sasaki Kenji／佐々木　研二／AI" w:date="2021-11-19T14:15:00Z">
            <w:trPr>
              <w:trHeight w:val="70"/>
            </w:trPr>
          </w:trPrChange>
        </w:trPr>
        <w:tc>
          <w:tcPr>
            <w:tcW w:w="1250" w:type="dxa"/>
            <w:tcPrChange w:id="2149" w:author="Sasaki Kenji／佐々木　研二／AI" w:date="2021-11-19T14:15:00Z">
              <w:tcPr>
                <w:tcW w:w="1980" w:type="dxa"/>
                <w:gridSpan w:val="2"/>
              </w:tcPr>
            </w:tcPrChange>
          </w:tcPr>
          <w:p w14:paraId="564E2E5D" w14:textId="77777777" w:rsidR="00F37467" w:rsidRPr="00F37467" w:rsidRDefault="00F37467">
            <w:pPr>
              <w:rPr>
                <w:rFonts w:ascii="Meiryo UI" w:eastAsia="Meiryo UI" w:hAnsi="Meiryo UI"/>
                <w:szCs w:val="20"/>
                <w:rPrChange w:id="2150" w:author="Sasaki Kenji／佐々木　研二／AI" w:date="2021-11-19T14:16:00Z">
                  <w:rPr>
                    <w:rFonts w:ascii="ＭＳ ゴシック" w:eastAsia="ＭＳ ゴシック" w:hAnsi="ＭＳ ゴシック"/>
                    <w:szCs w:val="20"/>
                  </w:rPr>
                </w:rPrChange>
              </w:rPr>
            </w:pPr>
          </w:p>
        </w:tc>
        <w:tc>
          <w:tcPr>
            <w:tcW w:w="3546" w:type="dxa"/>
            <w:tcPrChange w:id="2151" w:author="Sasaki Kenji／佐々木　研二／AI" w:date="2021-11-19T14:15:00Z">
              <w:tcPr>
                <w:tcW w:w="6452" w:type="dxa"/>
                <w:gridSpan w:val="3"/>
              </w:tcPr>
            </w:tcPrChange>
          </w:tcPr>
          <w:p w14:paraId="10559941" w14:textId="77777777" w:rsidR="00F37467" w:rsidRPr="00F37467" w:rsidRDefault="00F37467">
            <w:pPr>
              <w:rPr>
                <w:rFonts w:ascii="Meiryo UI" w:eastAsia="Meiryo UI" w:hAnsi="Meiryo UI"/>
                <w:szCs w:val="20"/>
                <w:rPrChange w:id="2152" w:author="Sasaki Kenji／佐々木　研二／AI" w:date="2021-11-19T14:16:00Z">
                  <w:rPr>
                    <w:rFonts w:ascii="ＭＳ ゴシック" w:eastAsia="ＭＳ ゴシック" w:hAnsi="ＭＳ ゴシック"/>
                    <w:szCs w:val="20"/>
                  </w:rPr>
                </w:rPrChange>
              </w:rPr>
            </w:pPr>
          </w:p>
        </w:tc>
        <w:tc>
          <w:tcPr>
            <w:tcW w:w="3636" w:type="dxa"/>
            <w:tcPrChange w:id="2153" w:author="Sasaki Kenji／佐々木　研二／AI" w:date="2021-11-19T14:15:00Z">
              <w:tcPr>
                <w:tcW w:w="6452" w:type="dxa"/>
              </w:tcPr>
            </w:tcPrChange>
          </w:tcPr>
          <w:p w14:paraId="3EE50291" w14:textId="77777777" w:rsidR="00F37467" w:rsidRPr="00F37467" w:rsidRDefault="00F37467">
            <w:pPr>
              <w:rPr>
                <w:rFonts w:ascii="Meiryo UI" w:eastAsia="Meiryo UI" w:hAnsi="Meiryo UI"/>
                <w:szCs w:val="20"/>
                <w:rPrChange w:id="2154" w:author="Sasaki Kenji／佐々木　研二／AI" w:date="2021-11-19T14:16:00Z">
                  <w:rPr>
                    <w:rFonts w:ascii="ＭＳ ゴシック" w:eastAsia="ＭＳ ゴシック" w:hAnsi="ＭＳ ゴシック"/>
                    <w:szCs w:val="20"/>
                  </w:rPr>
                </w:rPrChange>
              </w:rPr>
            </w:pPr>
          </w:p>
        </w:tc>
      </w:tr>
      <w:tr w:rsidR="00F37467" w:rsidRPr="00F37467" w14:paraId="544407A0" w14:textId="77777777" w:rsidTr="00F37467">
        <w:trPr>
          <w:trHeight w:val="70"/>
          <w:trPrChange w:id="2155" w:author="Sasaki Kenji／佐々木　研二／AI" w:date="2021-11-19T14:15:00Z">
            <w:trPr>
              <w:trHeight w:val="70"/>
            </w:trPr>
          </w:trPrChange>
        </w:trPr>
        <w:tc>
          <w:tcPr>
            <w:tcW w:w="1250" w:type="dxa"/>
            <w:tcPrChange w:id="2156" w:author="Sasaki Kenji／佐々木　研二／AI" w:date="2021-11-19T14:15:00Z">
              <w:tcPr>
                <w:tcW w:w="1980" w:type="dxa"/>
                <w:gridSpan w:val="2"/>
              </w:tcPr>
            </w:tcPrChange>
          </w:tcPr>
          <w:p w14:paraId="0C60DF13" w14:textId="77777777" w:rsidR="00F37467" w:rsidRPr="00F37467" w:rsidRDefault="00F37467">
            <w:pPr>
              <w:rPr>
                <w:rFonts w:ascii="Meiryo UI" w:eastAsia="Meiryo UI" w:hAnsi="Meiryo UI"/>
                <w:szCs w:val="20"/>
                <w:rPrChange w:id="2157" w:author="Sasaki Kenji／佐々木　研二／AI" w:date="2021-11-19T14:16:00Z">
                  <w:rPr>
                    <w:rFonts w:ascii="ＭＳ ゴシック" w:eastAsia="ＭＳ ゴシック" w:hAnsi="ＭＳ ゴシック"/>
                    <w:szCs w:val="20"/>
                  </w:rPr>
                </w:rPrChange>
              </w:rPr>
            </w:pPr>
          </w:p>
        </w:tc>
        <w:tc>
          <w:tcPr>
            <w:tcW w:w="3546" w:type="dxa"/>
            <w:tcPrChange w:id="2158" w:author="Sasaki Kenji／佐々木　研二／AI" w:date="2021-11-19T14:15:00Z">
              <w:tcPr>
                <w:tcW w:w="6452" w:type="dxa"/>
                <w:gridSpan w:val="3"/>
              </w:tcPr>
            </w:tcPrChange>
          </w:tcPr>
          <w:p w14:paraId="7B5A98AA" w14:textId="77777777" w:rsidR="00F37467" w:rsidRPr="00F37467" w:rsidRDefault="00F37467">
            <w:pPr>
              <w:rPr>
                <w:rFonts w:ascii="Meiryo UI" w:eastAsia="Meiryo UI" w:hAnsi="Meiryo UI"/>
                <w:szCs w:val="20"/>
                <w:rPrChange w:id="2159" w:author="Sasaki Kenji／佐々木　研二／AI" w:date="2021-11-19T14:16:00Z">
                  <w:rPr>
                    <w:rFonts w:ascii="ＭＳ ゴシック" w:eastAsia="ＭＳ ゴシック" w:hAnsi="ＭＳ ゴシック"/>
                    <w:szCs w:val="20"/>
                  </w:rPr>
                </w:rPrChange>
              </w:rPr>
            </w:pPr>
          </w:p>
        </w:tc>
        <w:tc>
          <w:tcPr>
            <w:tcW w:w="3636" w:type="dxa"/>
            <w:tcPrChange w:id="2160" w:author="Sasaki Kenji／佐々木　研二／AI" w:date="2021-11-19T14:15:00Z">
              <w:tcPr>
                <w:tcW w:w="6452" w:type="dxa"/>
              </w:tcPr>
            </w:tcPrChange>
          </w:tcPr>
          <w:p w14:paraId="5D9FBDDF" w14:textId="77777777" w:rsidR="00F37467" w:rsidRPr="00F37467" w:rsidRDefault="00F37467">
            <w:pPr>
              <w:rPr>
                <w:rFonts w:ascii="Meiryo UI" w:eastAsia="Meiryo UI" w:hAnsi="Meiryo UI"/>
                <w:szCs w:val="20"/>
                <w:rPrChange w:id="2161" w:author="Sasaki Kenji／佐々木　研二／AI" w:date="2021-11-19T14:16:00Z">
                  <w:rPr>
                    <w:rFonts w:ascii="ＭＳ ゴシック" w:eastAsia="ＭＳ ゴシック" w:hAnsi="ＭＳ ゴシック"/>
                    <w:szCs w:val="20"/>
                  </w:rPr>
                </w:rPrChange>
              </w:rPr>
            </w:pPr>
          </w:p>
        </w:tc>
      </w:tr>
      <w:tr w:rsidR="00F37467" w:rsidRPr="00F37467" w14:paraId="40DD9A9C" w14:textId="77777777" w:rsidTr="00F37467">
        <w:trPr>
          <w:trHeight w:val="70"/>
          <w:trPrChange w:id="2162" w:author="Sasaki Kenji／佐々木　研二／AI" w:date="2021-11-19T14:15:00Z">
            <w:trPr>
              <w:trHeight w:val="70"/>
            </w:trPr>
          </w:trPrChange>
        </w:trPr>
        <w:tc>
          <w:tcPr>
            <w:tcW w:w="1250" w:type="dxa"/>
            <w:tcPrChange w:id="2163" w:author="Sasaki Kenji／佐々木　研二／AI" w:date="2021-11-19T14:15:00Z">
              <w:tcPr>
                <w:tcW w:w="1980" w:type="dxa"/>
                <w:gridSpan w:val="2"/>
              </w:tcPr>
            </w:tcPrChange>
          </w:tcPr>
          <w:p w14:paraId="50E56961" w14:textId="77777777" w:rsidR="00F37467" w:rsidRPr="00F37467" w:rsidRDefault="00F37467">
            <w:pPr>
              <w:pStyle w:val="a5"/>
              <w:tabs>
                <w:tab w:val="clear" w:pos="4252"/>
                <w:tab w:val="clear" w:pos="8504"/>
              </w:tabs>
              <w:snapToGrid/>
              <w:rPr>
                <w:rFonts w:ascii="Meiryo UI" w:eastAsia="Meiryo UI" w:hAnsi="Meiryo UI"/>
                <w:szCs w:val="20"/>
                <w:rPrChange w:id="2164" w:author="Sasaki Kenji／佐々木　研二／AI" w:date="2021-11-19T14:16:00Z">
                  <w:rPr>
                    <w:rFonts w:ascii="ＭＳ ゴシック" w:eastAsia="ＭＳ ゴシック" w:hAnsi="ＭＳ ゴシック"/>
                    <w:szCs w:val="20"/>
                  </w:rPr>
                </w:rPrChange>
              </w:rPr>
            </w:pPr>
          </w:p>
        </w:tc>
        <w:tc>
          <w:tcPr>
            <w:tcW w:w="3546" w:type="dxa"/>
            <w:tcPrChange w:id="2165" w:author="Sasaki Kenji／佐々木　研二／AI" w:date="2021-11-19T14:15:00Z">
              <w:tcPr>
                <w:tcW w:w="6452" w:type="dxa"/>
                <w:gridSpan w:val="3"/>
              </w:tcPr>
            </w:tcPrChange>
          </w:tcPr>
          <w:p w14:paraId="0C08896E" w14:textId="77777777" w:rsidR="00F37467" w:rsidRPr="00F37467" w:rsidRDefault="00F37467">
            <w:pPr>
              <w:rPr>
                <w:rFonts w:ascii="Meiryo UI" w:eastAsia="Meiryo UI" w:hAnsi="Meiryo UI"/>
                <w:szCs w:val="20"/>
                <w:rPrChange w:id="2166" w:author="Sasaki Kenji／佐々木　研二／AI" w:date="2021-11-19T14:16:00Z">
                  <w:rPr>
                    <w:rFonts w:ascii="ＭＳ ゴシック" w:eastAsia="ＭＳ ゴシック" w:hAnsi="ＭＳ ゴシック"/>
                    <w:szCs w:val="20"/>
                  </w:rPr>
                </w:rPrChange>
              </w:rPr>
            </w:pPr>
          </w:p>
        </w:tc>
        <w:tc>
          <w:tcPr>
            <w:tcW w:w="3636" w:type="dxa"/>
            <w:tcPrChange w:id="2167" w:author="Sasaki Kenji／佐々木　研二／AI" w:date="2021-11-19T14:15:00Z">
              <w:tcPr>
                <w:tcW w:w="6452" w:type="dxa"/>
              </w:tcPr>
            </w:tcPrChange>
          </w:tcPr>
          <w:p w14:paraId="3E8CF69C" w14:textId="77777777" w:rsidR="00F37467" w:rsidRPr="00F37467" w:rsidRDefault="00F37467">
            <w:pPr>
              <w:rPr>
                <w:rFonts w:ascii="Meiryo UI" w:eastAsia="Meiryo UI" w:hAnsi="Meiryo UI"/>
                <w:szCs w:val="20"/>
                <w:rPrChange w:id="2168" w:author="Sasaki Kenji／佐々木　研二／AI" w:date="2021-11-19T14:16:00Z">
                  <w:rPr>
                    <w:rFonts w:ascii="ＭＳ ゴシック" w:eastAsia="ＭＳ ゴシック" w:hAnsi="ＭＳ ゴシック"/>
                    <w:szCs w:val="20"/>
                  </w:rPr>
                </w:rPrChange>
              </w:rPr>
            </w:pPr>
          </w:p>
        </w:tc>
      </w:tr>
    </w:tbl>
    <w:p w14:paraId="108127A5" w14:textId="77777777" w:rsidR="00C778EC" w:rsidRPr="00F37467" w:rsidRDefault="00C778EC">
      <w:pPr>
        <w:rPr>
          <w:rFonts w:ascii="Meiryo UI" w:eastAsia="Meiryo UI" w:hAnsi="Meiryo UI"/>
          <w:b/>
          <w:sz w:val="28"/>
          <w:rPrChange w:id="2169" w:author="Sasaki Kenji／佐々木　研二／AI" w:date="2021-11-19T14:16:00Z">
            <w:rPr>
              <w:rFonts w:ascii="ＭＳ ゴシック" w:eastAsia="ＭＳ ゴシック" w:hAnsi="ＭＳ ゴシック"/>
              <w:b/>
              <w:sz w:val="28"/>
            </w:rPr>
          </w:rPrChange>
        </w:rPr>
      </w:pPr>
      <w:bookmarkStart w:id="2170" w:name="_Toc260502795"/>
      <w:bookmarkStart w:id="2171" w:name="_Toc260502963"/>
    </w:p>
    <w:p w14:paraId="45DA97AB" w14:textId="77777777" w:rsidR="00C778EC" w:rsidRPr="00F37467" w:rsidRDefault="00C778EC">
      <w:pPr>
        <w:rPr>
          <w:rFonts w:ascii="Meiryo UI" w:eastAsia="Meiryo UI" w:hAnsi="Meiryo UI"/>
          <w:rPrChange w:id="2172" w:author="Sasaki Kenji／佐々木　研二／AI" w:date="2021-11-19T14:16:00Z">
            <w:rPr>
              <w:rFonts w:ascii="ＭＳ ゴシック" w:eastAsia="ＭＳ ゴシック" w:hAnsi="ＭＳ ゴシック"/>
            </w:rPr>
          </w:rPrChange>
        </w:rPr>
      </w:pPr>
      <w:r w:rsidRPr="00F37467">
        <w:rPr>
          <w:rFonts w:ascii="Meiryo UI" w:eastAsia="Meiryo UI" w:hAnsi="Meiryo UI"/>
          <w:b/>
          <w:sz w:val="28"/>
          <w:rPrChange w:id="2173" w:author="Sasaki Kenji／佐々木　研二／AI" w:date="2021-11-19T14:16:00Z">
            <w:rPr>
              <w:rFonts w:ascii="ＭＳ ゴシック" w:eastAsia="ＭＳ ゴシック" w:hAnsi="ＭＳ ゴシック"/>
              <w:b/>
              <w:sz w:val="28"/>
            </w:rPr>
          </w:rPrChange>
        </w:rPr>
        <w:br w:type="page"/>
      </w:r>
    </w:p>
    <w:p w14:paraId="6DF953D5" w14:textId="487AD604" w:rsidR="00C778EC" w:rsidRPr="00F37467" w:rsidRDefault="00C778EC">
      <w:pPr>
        <w:pStyle w:val="1"/>
        <w:rPr>
          <w:rFonts w:ascii="Meiryo UI" w:eastAsia="Meiryo UI" w:hAnsi="Meiryo UI"/>
          <w:rPrChange w:id="2174" w:author="Sasaki Kenji／佐々木　研二／AI" w:date="2021-11-19T14:16:00Z">
            <w:rPr>
              <w:rFonts w:ascii="ＭＳ ゴシック" w:eastAsia="ＭＳ ゴシック" w:hAnsi="ＭＳ ゴシック"/>
            </w:rPr>
          </w:rPrChange>
        </w:rPr>
      </w:pPr>
      <w:bookmarkStart w:id="2175" w:name="_Toc80878036"/>
      <w:bookmarkStart w:id="2176" w:name="_Toc189941481"/>
      <w:r w:rsidRPr="00F37467">
        <w:rPr>
          <w:lang w:val="en"/>
          <w:rPrChange w:id="2177" w:author="Sasaki Kenji／佐々木　研二／AI" w:date="2021-11-19T14:16:00Z">
            <w:rPr>
              <w:rFonts w:ascii="ＭＳ ゴシック" w:eastAsia="ＭＳ ゴシック" w:hAnsi="ＭＳ ゴシック"/>
            </w:rPr>
          </w:rPrChange>
        </w:rPr>
        <w:t xml:space="preserve">1． </w:t>
      </w:r>
      <w:bookmarkEnd w:id="2029"/>
      <w:bookmarkEnd w:id="2170"/>
      <w:bookmarkEnd w:id="2171"/>
      <w:ins w:id="2178" w:author="Sugahara, Hikaru/菅原 光" w:date="2022-06-25T17:45:00Z">
        <w:r w:rsidR="00114D96" w:rsidRPr="00B3199B">
          <w:rPr>
            <w:rFonts w:ascii="Meiryo UI" w:eastAsia="Meiryo UI" w:hAnsi="Meiryo UI" w:hint="eastAsia"/>
          </w:rPr>
          <w:t>サービスの狙い</w:t>
        </w:r>
        <w:r w:rsidR="00114D96">
          <w:rPr>
            <w:rFonts w:ascii="Meiryo UI" w:eastAsia="Meiryo UI" w:hAnsi="Meiryo UI" w:hint="eastAsia"/>
          </w:rPr>
          <w:t xml:space="preserve">　</w:t>
        </w:r>
      </w:ins>
      <w:r w:rsidRPr="00F37467">
        <w:rPr>
          <w:lang w:val="en"/>
          <w:rPrChange w:id="2179" w:author="Sasaki Kenji／佐々木　研二／AI" w:date="2021-11-19T14:16:00Z">
            <w:rPr>
              <w:rFonts w:ascii="ＭＳ ゴシック" w:eastAsia="ＭＳ ゴシック" w:hAnsi="ＭＳ ゴシック"/>
            </w:rPr>
          </w:rPrChange>
        </w:rPr>
        <w:t>Aim</w:t>
      </w:r>
      <w:r>
        <w:rPr>
          <w:lang w:val="en"/>
        </w:rPr>
        <w:t xml:space="preserve"> </w:t>
      </w:r>
      <w:r w:rsidR="00D52499" w:rsidRPr="00F37467">
        <w:rPr>
          <w:lang w:val="en"/>
          <w:rPrChange w:id="2180" w:author="Sasaki Kenji／佐々木　研二／AI" w:date="2021-11-19T14:16:00Z">
            <w:rPr>
              <w:rFonts w:ascii="ＭＳ ゴシック" w:eastAsia="ＭＳ ゴシック" w:hAnsi="ＭＳ ゴシック"/>
            </w:rPr>
          </w:rPrChange>
        </w:rPr>
        <w:t>of service</w:t>
      </w:r>
      <w:bookmarkEnd w:id="2175"/>
      <w:bookmarkEnd w:id="2176"/>
    </w:p>
    <w:p w14:paraId="159F3C11" w14:textId="77777777" w:rsidR="00114D96" w:rsidRDefault="00114D96" w:rsidP="00AC06AB">
      <w:pPr>
        <w:rPr>
          <w:ins w:id="2181" w:author="Sugahara, Hikaru/菅原 光" w:date="2022-06-25T17:45:00Z"/>
          <w:rFonts w:ascii="Meiryo UI" w:eastAsia="Meiryo UI" w:hAnsi="Meiryo UI"/>
          <w:sz w:val="21"/>
          <w:szCs w:val="21"/>
        </w:rPr>
      </w:pPr>
      <w:ins w:id="2182" w:author="Sugahara, Hikaru/菅原 光" w:date="2022-06-25T17:45:00Z">
        <w:r w:rsidRPr="00B3199B">
          <w:rPr>
            <w:rFonts w:ascii="Meiryo UI" w:eastAsia="Meiryo UI" w:hAnsi="Meiryo UI" w:hint="eastAsia"/>
            <w:sz w:val="21"/>
            <w:szCs w:val="21"/>
          </w:rPr>
          <w:t>ハートフル音声案内サービスは以下の狙いを有する。</w:t>
        </w:r>
      </w:ins>
    </w:p>
    <w:p w14:paraId="111214FB" w14:textId="3435F906" w:rsidR="0026382E" w:rsidRPr="00F37467" w:rsidRDefault="0026382E" w:rsidP="00AC06AB">
      <w:pPr>
        <w:rPr>
          <w:rFonts w:ascii="Meiryo UI" w:eastAsia="Meiryo UI" w:hAnsi="Meiryo UI"/>
          <w:sz w:val="21"/>
          <w:szCs w:val="21"/>
          <w:rPrChange w:id="2183"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2184" w:author="Sasaki Kenji／佐々木　研二／AI" w:date="2021-11-19T14:16:00Z">
            <w:rPr>
              <w:rFonts w:ascii="ＭＳ ゴシック" w:eastAsia="ＭＳ ゴシック" w:hAnsi="ＭＳ ゴシック"/>
              <w:sz w:val="21"/>
              <w:szCs w:val="21"/>
            </w:rPr>
          </w:rPrChange>
        </w:rPr>
        <w:t>The heartful voice guidance service has the following aims.</w:t>
      </w:r>
    </w:p>
    <w:p w14:paraId="7DBBABBC" w14:textId="77777777" w:rsidR="0026382E" w:rsidRPr="00F37467" w:rsidRDefault="0026382E" w:rsidP="00AC06AB">
      <w:pPr>
        <w:rPr>
          <w:rFonts w:ascii="Meiryo UI" w:eastAsia="Meiryo UI" w:hAnsi="Meiryo UI"/>
          <w:sz w:val="21"/>
          <w:szCs w:val="21"/>
          <w:rPrChange w:id="2185" w:author="Sasaki Kenji／佐々木　研二／AI" w:date="2021-11-19T14:16:00Z">
            <w:rPr>
              <w:rFonts w:ascii="ＭＳ ゴシック" w:eastAsia="ＭＳ ゴシック" w:hAnsi="ＭＳ ゴシック"/>
              <w:sz w:val="21"/>
              <w:szCs w:val="21"/>
            </w:rPr>
          </w:rPrChange>
        </w:rPr>
      </w:pPr>
    </w:p>
    <w:p w14:paraId="09556286" w14:textId="77777777" w:rsidR="00114D96" w:rsidRPr="00B3199B" w:rsidRDefault="0026382E" w:rsidP="00114D96">
      <w:pPr>
        <w:ind w:leftChars="100" w:left="200"/>
        <w:rPr>
          <w:ins w:id="2186" w:author="Sugahara, Hikaru/菅原 光" w:date="2022-06-25T17:45:00Z"/>
          <w:rFonts w:ascii="Meiryo UI" w:eastAsia="Meiryo UI" w:hAnsi="Meiryo UI"/>
          <w:sz w:val="21"/>
          <w:szCs w:val="21"/>
        </w:rPr>
      </w:pPr>
      <w:r w:rsidRPr="00F37467">
        <w:rPr>
          <w:rFonts w:hint="eastAsia"/>
          <w:sz w:val="21"/>
          <w:szCs w:val="21"/>
          <w:lang w:val="en"/>
          <w:rPrChange w:id="2187"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2188" w:author="Sasaki Kenji／佐々木　研二／AI" w:date="2021-11-19T14:16:00Z">
            <w:rPr>
              <w:rFonts w:ascii="ＭＳ ゴシック" w:eastAsia="ＭＳ ゴシック" w:hAnsi="ＭＳ ゴシック"/>
              <w:sz w:val="21"/>
              <w:szCs w:val="21"/>
            </w:rPr>
          </w:rPrChange>
        </w:rPr>
        <w:t xml:space="preserve"> </w:t>
      </w:r>
      <w:ins w:id="2189" w:author="Sugahara, Hikaru/菅原 光" w:date="2022-06-25T17:45:00Z">
        <w:r w:rsidR="00114D96" w:rsidRPr="00B3199B">
          <w:rPr>
            <w:rFonts w:ascii="Meiryo UI" w:eastAsia="Meiryo UI" w:hAnsi="Meiryo UI" w:hint="eastAsia"/>
            <w:sz w:val="21"/>
            <w:szCs w:val="21"/>
          </w:rPr>
          <w:t>毎日車で通勤するユーザにとって、車載機での移動時間は一日のサイクルの一部となっている。このようなユーザに対して毎日異なる音声を発話することにより、毎日の運転を飽きさせないようにするサービスを提供する</w:t>
        </w:r>
      </w:ins>
    </w:p>
    <w:p w14:paraId="23B8413C" w14:textId="618FF206" w:rsidR="0026382E" w:rsidRPr="00F37467" w:rsidRDefault="00AC06AB" w:rsidP="0026382E">
      <w:pPr>
        <w:ind w:leftChars="100" w:left="200"/>
        <w:rPr>
          <w:rFonts w:ascii="Meiryo UI" w:eastAsia="Meiryo UI" w:hAnsi="Meiryo UI"/>
          <w:sz w:val="21"/>
          <w:szCs w:val="21"/>
          <w:rPrChange w:id="2190"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2191" w:author="Sasaki Kenji／佐々木　研二／AI" w:date="2021-11-19T14:16:00Z">
            <w:rPr>
              <w:rFonts w:ascii="ＭＳ ゴシック" w:eastAsia="ＭＳ ゴシック" w:hAnsi="ＭＳ ゴシック"/>
              <w:sz w:val="21"/>
              <w:szCs w:val="21"/>
            </w:rPr>
          </w:rPrChange>
        </w:rPr>
        <w:t>For users who commute by car every day, the travel time in the in-vehicle machine is part of the cycle of the day. Provide these users with a service that ensures that they do not get bored with their daily driving by speaking different voices every day</w:t>
      </w:r>
    </w:p>
    <w:p w14:paraId="6EAB7109" w14:textId="77777777" w:rsidR="0026382E" w:rsidRPr="00F37467" w:rsidRDefault="0026382E" w:rsidP="0026382E">
      <w:pPr>
        <w:ind w:leftChars="100" w:left="200"/>
        <w:rPr>
          <w:rFonts w:ascii="Meiryo UI" w:eastAsia="Meiryo UI" w:hAnsi="Meiryo UI"/>
          <w:sz w:val="21"/>
          <w:szCs w:val="21"/>
          <w:rPrChange w:id="2192" w:author="Sasaki Kenji／佐々木　研二／AI" w:date="2021-11-19T14:16:00Z">
            <w:rPr>
              <w:rFonts w:ascii="ＭＳ ゴシック" w:eastAsia="ＭＳ ゴシック" w:hAnsi="ＭＳ ゴシック"/>
              <w:sz w:val="21"/>
              <w:szCs w:val="21"/>
            </w:rPr>
          </w:rPrChange>
        </w:rPr>
      </w:pPr>
    </w:p>
    <w:p w14:paraId="49B6FDCA" w14:textId="77777777" w:rsidR="00114D96" w:rsidRDefault="0026382E" w:rsidP="0026382E">
      <w:pPr>
        <w:ind w:leftChars="100" w:left="200"/>
        <w:rPr>
          <w:ins w:id="2193" w:author="Sugahara, Hikaru/菅原 光" w:date="2022-06-25T17:46:00Z"/>
          <w:rFonts w:ascii="Meiryo UI" w:eastAsia="Meiryo UI" w:hAnsi="Meiryo UI"/>
          <w:sz w:val="21"/>
          <w:szCs w:val="21"/>
        </w:rPr>
      </w:pPr>
      <w:r w:rsidRPr="00F37467">
        <w:rPr>
          <w:rFonts w:hint="eastAsia"/>
          <w:sz w:val="21"/>
          <w:szCs w:val="21"/>
          <w:lang w:val="en"/>
          <w:rPrChange w:id="2194"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2195" w:author="Sasaki Kenji／佐々木　研二／AI" w:date="2021-11-19T14:16:00Z">
            <w:rPr>
              <w:rFonts w:ascii="ＭＳ ゴシック" w:eastAsia="ＭＳ ゴシック" w:hAnsi="ＭＳ ゴシック"/>
              <w:sz w:val="21"/>
              <w:szCs w:val="21"/>
            </w:rPr>
          </w:rPrChange>
        </w:rPr>
        <w:t xml:space="preserve"> </w:t>
      </w:r>
      <w:ins w:id="2196" w:author="Sugahara, Hikaru/菅原 光" w:date="2022-06-25T17:46:00Z">
        <w:r w:rsidR="00114D96" w:rsidRPr="00B3199B">
          <w:rPr>
            <w:rFonts w:ascii="Meiryo UI" w:eastAsia="Meiryo UI" w:hAnsi="Meiryo UI" w:hint="eastAsia"/>
            <w:sz w:val="21"/>
            <w:szCs w:val="21"/>
          </w:rPr>
          <w:t>自宅に到着した際に労いの音声発話をする事により、ユーザに運転終了の安心感を提供する</w:t>
        </w:r>
      </w:ins>
    </w:p>
    <w:p w14:paraId="421C6918" w14:textId="2F0E1135" w:rsidR="0026382E" w:rsidRPr="00F37467" w:rsidRDefault="0026382E" w:rsidP="0026382E">
      <w:pPr>
        <w:ind w:leftChars="100" w:left="200"/>
        <w:rPr>
          <w:rFonts w:ascii="Meiryo UI" w:eastAsia="Meiryo UI" w:hAnsi="Meiryo UI"/>
          <w:sz w:val="21"/>
          <w:szCs w:val="21"/>
          <w:rPrChange w:id="2197"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2198" w:author="Sasaki Kenji／佐々木　研二／AI" w:date="2021-11-19T14:16:00Z">
            <w:rPr>
              <w:rFonts w:ascii="ＭＳ ゴシック" w:eastAsia="ＭＳ ゴシック" w:hAnsi="ＭＳ ゴシック"/>
              <w:sz w:val="21"/>
              <w:szCs w:val="21"/>
            </w:rPr>
          </w:rPrChange>
        </w:rPr>
        <w:t>Provide the user with a sense of security at the end of driving by speaking out the voice of labor when arriving at home</w:t>
      </w:r>
    </w:p>
    <w:p w14:paraId="56F89D40" w14:textId="77777777" w:rsidR="00C778EC" w:rsidRPr="00F37467" w:rsidRDefault="00C778EC">
      <w:pPr>
        <w:pStyle w:val="33"/>
        <w:rPr>
          <w:rFonts w:ascii="Meiryo UI" w:eastAsia="Meiryo UI" w:hAnsi="Meiryo UI"/>
          <w:color w:val="auto"/>
          <w:szCs w:val="14"/>
          <w:lang w:val="en-US"/>
          <w:rPrChange w:id="2199" w:author="Sasaki Kenji／佐々木　研二／AI" w:date="2021-11-19T14:16:00Z">
            <w:rPr>
              <w:rFonts w:ascii="ＭＳ ゴシック" w:eastAsia="ＭＳ ゴシック" w:hAnsi="ＭＳ ゴシック"/>
              <w:color w:val="auto"/>
              <w:szCs w:val="14"/>
              <w:lang w:val="en-US"/>
            </w:rPr>
          </w:rPrChange>
        </w:rPr>
      </w:pPr>
    </w:p>
    <w:p w14:paraId="1AB590CB" w14:textId="5E766588" w:rsidR="00C778EC" w:rsidRPr="00F37467" w:rsidRDefault="00C778EC">
      <w:pPr>
        <w:pStyle w:val="1"/>
        <w:rPr>
          <w:rFonts w:ascii="Meiryo UI" w:eastAsia="Meiryo UI" w:hAnsi="Meiryo UI"/>
          <w:b w:val="0"/>
          <w:rPrChange w:id="2200" w:author="Sasaki Kenji／佐々木　研二／AI" w:date="2021-11-19T14:16:00Z">
            <w:rPr>
              <w:rFonts w:ascii="ＭＳ ゴシック" w:eastAsia="ＭＳ ゴシック" w:hAnsi="ＭＳ ゴシック"/>
              <w:b w:val="0"/>
            </w:rPr>
          </w:rPrChange>
        </w:rPr>
      </w:pPr>
      <w:bookmarkStart w:id="2201" w:name="_Toc260502965"/>
      <w:bookmarkStart w:id="2202" w:name="_Toc308554953"/>
      <w:bookmarkStart w:id="2203" w:name="_Toc80878037"/>
      <w:bookmarkStart w:id="2204" w:name="_Toc189941482"/>
      <w:r w:rsidRPr="00F37467">
        <w:rPr>
          <w:lang w:val="en"/>
          <w:rPrChange w:id="2205" w:author="Sasaki Kenji／佐々木　研二／AI" w:date="2021-11-19T14:16:00Z">
            <w:rPr>
              <w:rFonts w:ascii="ＭＳ ゴシック" w:eastAsia="ＭＳ ゴシック" w:hAnsi="ＭＳ ゴシック"/>
            </w:rPr>
          </w:rPrChange>
        </w:rPr>
        <w:t xml:space="preserve">2． </w:t>
      </w:r>
      <w:bookmarkEnd w:id="2201"/>
      <w:bookmarkEnd w:id="2202"/>
      <w:ins w:id="2206" w:author="Sugahara, Hikaru/菅原 光" w:date="2022-06-25T17:46:00Z">
        <w:r w:rsidR="00114D96" w:rsidRPr="00B3199B">
          <w:rPr>
            <w:rFonts w:ascii="Meiryo UI" w:eastAsia="Meiryo UI" w:hAnsi="Meiryo UI" w:hint="eastAsia"/>
          </w:rPr>
          <w:t>主な利用シーン</w:t>
        </w:r>
        <w:r w:rsidR="00114D96">
          <w:rPr>
            <w:rFonts w:ascii="Meiryo UI" w:eastAsia="Meiryo UI" w:hAnsi="Meiryo UI" w:hint="eastAsia"/>
          </w:rPr>
          <w:t xml:space="preserve">　</w:t>
        </w:r>
      </w:ins>
      <w:r w:rsidR="00D52499" w:rsidRPr="00F37467">
        <w:rPr>
          <w:lang w:val="en"/>
          <w:rPrChange w:id="2207" w:author="Sasaki Kenji／佐々木　研二／AI" w:date="2021-11-19T14:16:00Z">
            <w:rPr>
              <w:rFonts w:ascii="ＭＳ ゴシック" w:eastAsia="ＭＳ ゴシック" w:hAnsi="ＭＳ ゴシック"/>
            </w:rPr>
          </w:rPrChange>
        </w:rPr>
        <w:t>Main usage scenes</w:t>
      </w:r>
      <w:bookmarkEnd w:id="2203"/>
      <w:bookmarkEnd w:id="2204"/>
    </w:p>
    <w:p w14:paraId="616E7377" w14:textId="77777777" w:rsidR="00114D96" w:rsidRPr="00B3199B" w:rsidRDefault="00114D96" w:rsidP="00114D96">
      <w:pPr>
        <w:rPr>
          <w:ins w:id="2208" w:author="Sugahara, Hikaru/菅原 光" w:date="2022-06-25T17:46:00Z"/>
          <w:rFonts w:ascii="Meiryo UI" w:eastAsia="Meiryo UI" w:hAnsi="Meiryo UI"/>
          <w:sz w:val="21"/>
          <w:szCs w:val="21"/>
        </w:rPr>
      </w:pPr>
      <w:ins w:id="2209" w:author="Sugahara, Hikaru/菅原 光" w:date="2022-06-25T17:46:00Z">
        <w:r w:rsidRPr="00B3199B">
          <w:rPr>
            <w:rFonts w:ascii="Meiryo UI" w:eastAsia="Meiryo UI" w:hAnsi="Meiryo UI" w:hint="eastAsia"/>
            <w:sz w:val="21"/>
            <w:szCs w:val="21"/>
          </w:rPr>
          <w:t>①１日の最初にナビを起動したとき</w:t>
        </w:r>
      </w:ins>
    </w:p>
    <w:p w14:paraId="42808ED7" w14:textId="2331E73A" w:rsidR="00F87599" w:rsidRPr="00114D96" w:rsidRDefault="00114D96" w:rsidP="00114D96">
      <w:pPr>
        <w:rPr>
          <w:sz w:val="21"/>
          <w:szCs w:val="21"/>
          <w:lang w:val="en"/>
          <w:rPrChange w:id="2210" w:author="Sugahara, Hikaru/菅原 光" w:date="2022-06-25T17:46:00Z">
            <w:rPr>
              <w:rFonts w:ascii="ＭＳ ゴシック" w:eastAsia="ＭＳ ゴシック" w:hAnsi="ＭＳ ゴシック"/>
              <w:sz w:val="21"/>
              <w:szCs w:val="21"/>
            </w:rPr>
          </w:rPrChange>
        </w:rPr>
      </w:pPr>
      <w:ins w:id="2211" w:author="Sugahara, Hikaru/菅原 光" w:date="2022-06-25T17:46:00Z">
        <w:r w:rsidRPr="00F37467" w:rsidDel="00114D96">
          <w:rPr>
            <w:sz w:val="21"/>
            <w:szCs w:val="21"/>
            <w:lang w:val="en"/>
          </w:rPr>
          <w:t xml:space="preserve"> </w:t>
        </w:r>
        <w:r>
          <w:rPr>
            <w:rFonts w:hint="eastAsia"/>
            <w:sz w:val="21"/>
            <w:szCs w:val="21"/>
            <w:lang w:val="en"/>
          </w:rPr>
          <w:t xml:space="preserve">　</w:t>
        </w:r>
      </w:ins>
      <w:del w:id="2212" w:author="Sugahara, Hikaru/菅原 光" w:date="2022-06-25T17:46:00Z">
        <w:r w:rsidR="00F87599" w:rsidRPr="00F37467" w:rsidDel="00114D96">
          <w:rPr>
            <w:sz w:val="21"/>
            <w:szCs w:val="21"/>
            <w:lang w:val="en"/>
            <w:rPrChange w:id="2213" w:author="Sasaki Kenji／佐々木　研二／AI" w:date="2021-11-19T14:16:00Z">
              <w:rPr>
                <w:rFonts w:ascii="ＭＳ ゴシック" w:eastAsia="ＭＳ ゴシック" w:hAnsi="ＭＳ ゴシック"/>
                <w:sz w:val="21"/>
                <w:szCs w:val="21"/>
              </w:rPr>
            </w:rPrChange>
          </w:rPr>
          <w:delText xml:space="preserve">(1) </w:delText>
        </w:r>
      </w:del>
      <w:r w:rsidR="00F87599" w:rsidRPr="00F37467">
        <w:rPr>
          <w:sz w:val="21"/>
          <w:szCs w:val="21"/>
          <w:lang w:val="en"/>
          <w:rPrChange w:id="2214" w:author="Sasaki Kenji／佐々木　研二／AI" w:date="2021-11-19T14:16:00Z">
            <w:rPr>
              <w:rFonts w:ascii="ＭＳ ゴシック" w:eastAsia="ＭＳ ゴシック" w:hAnsi="ＭＳ ゴシック"/>
              <w:sz w:val="21"/>
              <w:szCs w:val="21"/>
            </w:rPr>
          </w:rPrChange>
        </w:rPr>
        <w:t>When navigation is activated at the beginning of the day</w:t>
      </w:r>
    </w:p>
    <w:p w14:paraId="2BBC2E70" w14:textId="77777777" w:rsidR="00114D96" w:rsidRDefault="00114D96" w:rsidP="00F87599">
      <w:pPr>
        <w:rPr>
          <w:ins w:id="2215" w:author="Sugahara, Hikaru/菅原 光" w:date="2022-06-25T17:46:00Z"/>
          <w:rFonts w:ascii="Meiryo UI" w:eastAsia="Meiryo UI" w:hAnsi="Meiryo UI"/>
          <w:sz w:val="21"/>
          <w:szCs w:val="21"/>
        </w:rPr>
      </w:pPr>
      <w:ins w:id="2216" w:author="Sugahara, Hikaru/菅原 光" w:date="2022-06-25T17:46:00Z">
        <w:r w:rsidRPr="00B3199B">
          <w:rPr>
            <w:rFonts w:ascii="Meiryo UI" w:eastAsia="Meiryo UI" w:hAnsi="Meiryo UI" w:hint="eastAsia"/>
            <w:sz w:val="21"/>
            <w:szCs w:val="21"/>
          </w:rPr>
          <w:t>②正月、クリスマス、ユーザの記念日等、特別な日の最初にナビを起動したとき</w:t>
        </w:r>
      </w:ins>
    </w:p>
    <w:p w14:paraId="58F4B8CD" w14:textId="60BEB7A5" w:rsidR="00F87599" w:rsidRPr="00F37467" w:rsidRDefault="00F87599">
      <w:pPr>
        <w:ind w:firstLineChars="100" w:firstLine="210"/>
        <w:rPr>
          <w:rFonts w:ascii="Meiryo UI" w:eastAsia="Meiryo UI" w:hAnsi="Meiryo UI"/>
          <w:sz w:val="21"/>
          <w:szCs w:val="21"/>
          <w:rPrChange w:id="2217" w:author="Sasaki Kenji／佐々木　研二／AI" w:date="2021-11-19T14:16:00Z">
            <w:rPr>
              <w:rFonts w:ascii="ＭＳ ゴシック" w:eastAsia="ＭＳ ゴシック" w:hAnsi="ＭＳ ゴシック"/>
              <w:sz w:val="21"/>
              <w:szCs w:val="21"/>
            </w:rPr>
          </w:rPrChange>
        </w:rPr>
        <w:pPrChange w:id="2218" w:author="Sugahara, Hikaru/菅原 光" w:date="2022-06-25T17:46:00Z">
          <w:pPr/>
        </w:pPrChange>
      </w:pPr>
      <w:del w:id="2219" w:author="Sugahara, Hikaru/菅原 光" w:date="2022-06-25T17:46:00Z">
        <w:r w:rsidRPr="00F37467" w:rsidDel="00114D96">
          <w:rPr>
            <w:sz w:val="21"/>
            <w:szCs w:val="21"/>
            <w:lang w:val="en"/>
            <w:rPrChange w:id="2220" w:author="Sasaki Kenji／佐々木　研二／AI" w:date="2021-11-19T14:16:00Z">
              <w:rPr>
                <w:rFonts w:ascii="ＭＳ ゴシック" w:eastAsia="ＭＳ ゴシック" w:hAnsi="ＭＳ ゴシック"/>
                <w:sz w:val="21"/>
                <w:szCs w:val="21"/>
              </w:rPr>
            </w:rPrChange>
          </w:rPr>
          <w:delText xml:space="preserve">(2) </w:delText>
        </w:r>
      </w:del>
      <w:r w:rsidRPr="00F37467">
        <w:rPr>
          <w:sz w:val="21"/>
          <w:szCs w:val="21"/>
          <w:lang w:val="en"/>
          <w:rPrChange w:id="2221" w:author="Sasaki Kenji／佐々木　研二／AI" w:date="2021-11-19T14:16:00Z">
            <w:rPr>
              <w:rFonts w:ascii="ＭＳ ゴシック" w:eastAsia="ＭＳ ゴシック" w:hAnsi="ＭＳ ゴシック"/>
              <w:sz w:val="21"/>
              <w:szCs w:val="21"/>
            </w:rPr>
          </w:rPrChange>
        </w:rPr>
        <w:t>When navigation is started at the beginning of a special day, such as New Year's Day, Christmas, or user anniversary</w:t>
      </w:r>
    </w:p>
    <w:p w14:paraId="07F0F762" w14:textId="77777777" w:rsidR="00114D96" w:rsidRPr="00B3199B" w:rsidRDefault="00114D96" w:rsidP="00114D96">
      <w:pPr>
        <w:rPr>
          <w:ins w:id="2222" w:author="Sugahara, Hikaru/菅原 光" w:date="2022-06-25T17:46:00Z"/>
          <w:rFonts w:ascii="Meiryo UI" w:eastAsia="Meiryo UI" w:hAnsi="Meiryo UI"/>
          <w:sz w:val="21"/>
          <w:szCs w:val="21"/>
        </w:rPr>
      </w:pPr>
      <w:ins w:id="2223" w:author="Sugahara, Hikaru/菅原 光" w:date="2022-06-25T17:46:00Z">
        <w:r w:rsidRPr="00B3199B">
          <w:rPr>
            <w:rFonts w:ascii="Meiryo UI" w:eastAsia="Meiryo UI" w:hAnsi="Meiryo UI" w:hint="eastAsia"/>
            <w:sz w:val="21"/>
            <w:szCs w:val="21"/>
          </w:rPr>
          <w:t>③登録済の自宅に到着したとき</w:t>
        </w:r>
      </w:ins>
    </w:p>
    <w:p w14:paraId="3F62837D" w14:textId="63E636DB" w:rsidR="00F87599" w:rsidRPr="00F37467" w:rsidRDefault="00F87599">
      <w:pPr>
        <w:ind w:firstLineChars="100" w:firstLine="210"/>
        <w:rPr>
          <w:rFonts w:ascii="Meiryo UI" w:eastAsia="Meiryo UI" w:hAnsi="Meiryo UI"/>
          <w:sz w:val="21"/>
          <w:szCs w:val="21"/>
          <w:rPrChange w:id="2224" w:author="Sasaki Kenji／佐々木　研二／AI" w:date="2021-11-19T14:16:00Z">
            <w:rPr>
              <w:rFonts w:ascii="ＭＳ ゴシック" w:eastAsia="ＭＳ ゴシック" w:hAnsi="ＭＳ ゴシック"/>
              <w:sz w:val="21"/>
              <w:szCs w:val="21"/>
            </w:rPr>
          </w:rPrChange>
        </w:rPr>
        <w:pPrChange w:id="2225" w:author="Sugahara, Hikaru/菅原 光" w:date="2022-06-25T17:46:00Z">
          <w:pPr/>
        </w:pPrChange>
      </w:pPr>
      <w:del w:id="2226" w:author="Sugahara, Hikaru/菅原 光" w:date="2022-06-25T17:46:00Z">
        <w:r w:rsidRPr="00F37467" w:rsidDel="00114D96">
          <w:rPr>
            <w:sz w:val="21"/>
            <w:szCs w:val="21"/>
            <w:lang w:val="en"/>
            <w:rPrChange w:id="2227" w:author="Sasaki Kenji／佐々木　研二／AI" w:date="2021-11-19T14:16:00Z">
              <w:rPr>
                <w:rFonts w:ascii="ＭＳ ゴシック" w:eastAsia="ＭＳ ゴシック" w:hAnsi="ＭＳ ゴシック"/>
                <w:sz w:val="21"/>
                <w:szCs w:val="21"/>
              </w:rPr>
            </w:rPrChange>
          </w:rPr>
          <w:delText xml:space="preserve">(3) </w:delText>
        </w:r>
      </w:del>
      <w:r w:rsidRPr="00F37467">
        <w:rPr>
          <w:sz w:val="21"/>
          <w:szCs w:val="21"/>
          <w:lang w:val="en"/>
          <w:rPrChange w:id="2228" w:author="Sasaki Kenji／佐々木　研二／AI" w:date="2021-11-19T14:16:00Z">
            <w:rPr>
              <w:rFonts w:ascii="ＭＳ ゴシック" w:eastAsia="ＭＳ ゴシック" w:hAnsi="ＭＳ ゴシック"/>
              <w:sz w:val="21"/>
              <w:szCs w:val="21"/>
            </w:rPr>
          </w:rPrChange>
        </w:rPr>
        <w:t>When you arrive at your registered home</w:t>
      </w:r>
    </w:p>
    <w:p w14:paraId="415B2548" w14:textId="77777777" w:rsidR="00C778EC" w:rsidRPr="00F37467" w:rsidRDefault="00C778EC">
      <w:pPr>
        <w:rPr>
          <w:rFonts w:ascii="Meiryo UI" w:eastAsia="Meiryo UI" w:hAnsi="Meiryo UI"/>
          <w:rPrChange w:id="2229" w:author="Sasaki Kenji／佐々木　研二／AI" w:date="2021-11-19T14:16:00Z">
            <w:rPr>
              <w:rFonts w:ascii="ＭＳ ゴシック" w:eastAsia="ＭＳ ゴシック" w:hAnsi="ＭＳ ゴシック"/>
            </w:rPr>
          </w:rPrChange>
        </w:rPr>
      </w:pPr>
    </w:p>
    <w:p w14:paraId="60B210F3" w14:textId="31B68CD1" w:rsidR="00D52499" w:rsidRPr="00F37467" w:rsidRDefault="00D52499" w:rsidP="00D52499">
      <w:pPr>
        <w:pStyle w:val="1"/>
        <w:rPr>
          <w:rFonts w:ascii="Meiryo UI" w:eastAsia="Meiryo UI" w:hAnsi="Meiryo UI"/>
          <w:b w:val="0"/>
          <w:rPrChange w:id="2230" w:author="Sasaki Kenji／佐々木　研二／AI" w:date="2021-11-19T14:16:00Z">
            <w:rPr>
              <w:rFonts w:ascii="ＭＳ ゴシック" w:eastAsia="ＭＳ ゴシック" w:hAnsi="ＭＳ ゴシック"/>
              <w:b w:val="0"/>
            </w:rPr>
          </w:rPrChange>
        </w:rPr>
      </w:pPr>
      <w:bookmarkStart w:id="2231" w:name="_Toc80878038"/>
      <w:bookmarkStart w:id="2232" w:name="_Toc189941483"/>
      <w:r w:rsidRPr="00F37467">
        <w:rPr>
          <w:lang w:val="en"/>
          <w:rPrChange w:id="2233" w:author="Sasaki Kenji／佐々木　研二／AI" w:date="2021-11-19T14:16:00Z">
            <w:rPr>
              <w:rFonts w:ascii="ＭＳ ゴシック" w:eastAsia="ＭＳ ゴシック" w:hAnsi="ＭＳ ゴシック"/>
            </w:rPr>
          </w:rPrChange>
        </w:rPr>
        <w:t xml:space="preserve">3． </w:t>
      </w:r>
      <w:ins w:id="2234" w:author="Sugahara, Hikaru/菅原 光" w:date="2022-06-25T17:46:00Z">
        <w:r w:rsidR="00114D96" w:rsidRPr="00B3199B">
          <w:rPr>
            <w:rFonts w:ascii="Meiryo UI" w:eastAsia="Meiryo UI" w:hAnsi="Meiryo UI" w:hint="eastAsia"/>
          </w:rPr>
          <w:t>サービス内容</w:t>
        </w:r>
        <w:r w:rsidR="00114D96">
          <w:rPr>
            <w:rFonts w:ascii="Meiryo UI" w:eastAsia="Meiryo UI" w:hAnsi="Meiryo UI" w:hint="eastAsia"/>
          </w:rPr>
          <w:t xml:space="preserve">　</w:t>
        </w:r>
      </w:ins>
      <w:r w:rsidRPr="00F37467">
        <w:rPr>
          <w:lang w:val="en"/>
          <w:rPrChange w:id="2235" w:author="Sasaki Kenji／佐々木　研二／AI" w:date="2021-11-19T14:16:00Z">
            <w:rPr>
              <w:rFonts w:ascii="ＭＳ ゴシック" w:eastAsia="ＭＳ ゴシック" w:hAnsi="ＭＳ ゴシック"/>
            </w:rPr>
          </w:rPrChange>
        </w:rPr>
        <w:t>Service Content</w:t>
      </w:r>
      <w:bookmarkEnd w:id="2231"/>
      <w:bookmarkEnd w:id="2232"/>
    </w:p>
    <w:tbl>
      <w:tblPr>
        <w:tblW w:w="4998" w:type="pct"/>
        <w:tblLayout w:type="fixed"/>
        <w:tblCellMar>
          <w:left w:w="0" w:type="dxa"/>
          <w:right w:w="0" w:type="dxa"/>
        </w:tblCellMar>
        <w:tblLook w:val="0000" w:firstRow="0" w:lastRow="0" w:firstColumn="0" w:lastColumn="0" w:noHBand="0" w:noVBand="0"/>
      </w:tblPr>
      <w:tblGrid>
        <w:gridCol w:w="432"/>
        <w:gridCol w:w="6361"/>
        <w:gridCol w:w="566"/>
        <w:gridCol w:w="566"/>
        <w:gridCol w:w="566"/>
        <w:tblGridChange w:id="2236">
          <w:tblGrid>
            <w:gridCol w:w="5"/>
            <w:gridCol w:w="429"/>
            <w:gridCol w:w="3"/>
            <w:gridCol w:w="6361"/>
            <w:gridCol w:w="12"/>
            <w:gridCol w:w="554"/>
            <w:gridCol w:w="13"/>
            <w:gridCol w:w="553"/>
            <w:gridCol w:w="14"/>
            <w:gridCol w:w="552"/>
            <w:gridCol w:w="15"/>
          </w:tblGrid>
        </w:tblGridChange>
      </w:tblGrid>
      <w:tr w:rsidR="00296ACB" w:rsidRPr="00F37467" w14:paraId="599C9DF4" w14:textId="77777777" w:rsidTr="00296ACB">
        <w:trPr>
          <w:cantSplit/>
          <w:trHeight w:val="270"/>
        </w:trPr>
        <w:tc>
          <w:tcPr>
            <w:tcW w:w="255" w:type="pct"/>
            <w:vMerge w:val="restart"/>
            <w:tcBorders>
              <w:top w:val="single" w:sz="4" w:space="0" w:color="auto"/>
              <w:left w:val="single" w:sz="4" w:space="0" w:color="auto"/>
              <w:bottom w:val="single" w:sz="4" w:space="0" w:color="000000"/>
              <w:right w:val="single" w:sz="4" w:space="0" w:color="auto"/>
            </w:tcBorders>
            <w:shd w:val="clear" w:color="auto" w:fill="CCFFCC"/>
          </w:tcPr>
          <w:p w14:paraId="2A41134B" w14:textId="77777777" w:rsidR="00296ACB" w:rsidRPr="00F37467" w:rsidRDefault="00296ACB" w:rsidP="0006532A">
            <w:pPr>
              <w:rPr>
                <w:rFonts w:ascii="Meiryo UI" w:eastAsia="Meiryo UI" w:hAnsi="Meiryo UI" w:cs="Arial Unicode MS"/>
                <w:szCs w:val="20"/>
                <w:rPrChange w:id="2237" w:author="Sasaki Kenji／佐々木　研二／AI" w:date="2021-11-19T14:16:00Z">
                  <w:rPr>
                    <w:rFonts w:ascii="ＭＳ ゴシック" w:eastAsia="ＭＳ ゴシック" w:hAnsi="ＭＳ ゴシック" w:cs="Arial Unicode MS"/>
                    <w:szCs w:val="20"/>
                  </w:rPr>
                </w:rPrChange>
              </w:rPr>
            </w:pPr>
            <w:r w:rsidRPr="00F37467">
              <w:rPr>
                <w:szCs w:val="20"/>
                <w:lang w:val="en"/>
                <w:rPrChange w:id="2238" w:author="Sasaki Kenji／佐々木　研二／AI" w:date="2021-11-19T14:16:00Z">
                  <w:rPr>
                    <w:rFonts w:ascii="ＭＳ ゴシック" w:eastAsia="ＭＳ ゴシック" w:hAnsi="ＭＳ ゴシック"/>
                    <w:szCs w:val="20"/>
                  </w:rPr>
                </w:rPrChange>
              </w:rPr>
              <w:t>No</w:t>
            </w:r>
          </w:p>
        </w:tc>
        <w:tc>
          <w:tcPr>
            <w:tcW w:w="3746" w:type="pct"/>
            <w:vMerge w:val="restart"/>
            <w:tcBorders>
              <w:top w:val="single" w:sz="4" w:space="0" w:color="auto"/>
              <w:left w:val="single" w:sz="4" w:space="0" w:color="auto"/>
              <w:bottom w:val="single" w:sz="4" w:space="0" w:color="000000"/>
              <w:right w:val="single" w:sz="4" w:space="0" w:color="auto"/>
            </w:tcBorders>
            <w:shd w:val="clear" w:color="auto" w:fill="CCFFCC"/>
          </w:tcPr>
          <w:p w14:paraId="277F687A" w14:textId="70CBA752" w:rsidR="00114D96" w:rsidRDefault="00114D96" w:rsidP="0006532A">
            <w:pPr>
              <w:rPr>
                <w:ins w:id="2239" w:author="Sugahara, Hikaru/菅原 光" w:date="2022-06-25T17:47:00Z"/>
                <w:szCs w:val="20"/>
                <w:lang w:val="en"/>
              </w:rPr>
            </w:pPr>
            <w:ins w:id="2240" w:author="Sugahara, Hikaru/菅原 光" w:date="2022-06-25T17:47:00Z">
              <w:r>
                <w:rPr>
                  <w:rFonts w:hint="eastAsia"/>
                  <w:szCs w:val="20"/>
                  <w:lang w:val="en"/>
                </w:rPr>
                <w:t>サービス種類</w:t>
              </w:r>
            </w:ins>
          </w:p>
          <w:p w14:paraId="1D8DF5FF" w14:textId="3BFE57E9" w:rsidR="00296ACB" w:rsidRPr="00F37467" w:rsidRDefault="00296ACB" w:rsidP="0006532A">
            <w:pPr>
              <w:rPr>
                <w:rFonts w:ascii="Meiryo UI" w:eastAsia="Meiryo UI" w:hAnsi="Meiryo UI" w:cs="Arial Unicode MS"/>
                <w:szCs w:val="20"/>
                <w:rPrChange w:id="2241" w:author="Sasaki Kenji／佐々木　研二／AI" w:date="2021-11-19T14:16:00Z">
                  <w:rPr>
                    <w:rFonts w:ascii="ＭＳ ゴシック" w:eastAsia="ＭＳ ゴシック" w:hAnsi="ＭＳ ゴシック" w:cs="Arial Unicode MS"/>
                    <w:szCs w:val="20"/>
                  </w:rPr>
                </w:rPrChange>
              </w:rPr>
            </w:pPr>
            <w:r w:rsidRPr="00F37467">
              <w:rPr>
                <w:szCs w:val="20"/>
                <w:lang w:val="en"/>
                <w:rPrChange w:id="2242" w:author="Sasaki Kenji／佐々木　研二／AI" w:date="2021-11-19T14:16:00Z">
                  <w:rPr>
                    <w:rFonts w:ascii="ＭＳ ゴシック" w:eastAsia="ＭＳ ゴシック" w:hAnsi="ＭＳ ゴシック"/>
                    <w:szCs w:val="20"/>
                  </w:rPr>
                </w:rPrChange>
              </w:rPr>
              <w:t>Service type</w:t>
            </w:r>
          </w:p>
        </w:tc>
        <w:tc>
          <w:tcPr>
            <w:tcW w:w="999" w:type="pct"/>
            <w:gridSpan w:val="3"/>
            <w:tcBorders>
              <w:top w:val="single" w:sz="4" w:space="0" w:color="auto"/>
              <w:left w:val="nil"/>
              <w:bottom w:val="single" w:sz="4" w:space="0" w:color="auto"/>
              <w:right w:val="single" w:sz="4" w:space="0" w:color="auto"/>
            </w:tcBorders>
            <w:shd w:val="clear" w:color="auto" w:fill="CCFFFF"/>
            <w:noWrap/>
            <w:vAlign w:val="bottom"/>
          </w:tcPr>
          <w:p w14:paraId="7AC2E384" w14:textId="6289FB59" w:rsidR="00114D96" w:rsidRDefault="00114D96" w:rsidP="00296ACB">
            <w:pPr>
              <w:jc w:val="center"/>
              <w:rPr>
                <w:ins w:id="2243" w:author="Sugahara, Hikaru/菅原 光" w:date="2022-06-25T17:47:00Z"/>
                <w:szCs w:val="20"/>
                <w:lang w:val="en"/>
              </w:rPr>
            </w:pPr>
            <w:ins w:id="2244" w:author="Sugahara, Hikaru/菅原 光" w:date="2022-06-25T17:47:00Z">
              <w:r>
                <w:rPr>
                  <w:rFonts w:hint="eastAsia"/>
                  <w:szCs w:val="20"/>
                  <w:lang w:val="en"/>
                </w:rPr>
                <w:t>主な利用シーン</w:t>
              </w:r>
            </w:ins>
          </w:p>
          <w:p w14:paraId="6A22F1A1" w14:textId="286D0E1B" w:rsidR="00296ACB" w:rsidRPr="00F37467" w:rsidRDefault="00296ACB" w:rsidP="00296ACB">
            <w:pPr>
              <w:jc w:val="center"/>
              <w:rPr>
                <w:rFonts w:ascii="Meiryo UI" w:eastAsia="Meiryo UI" w:hAnsi="Meiryo UI"/>
                <w:szCs w:val="20"/>
                <w:rPrChange w:id="2245" w:author="Sasaki Kenji／佐々木　研二／AI" w:date="2021-11-19T14:16:00Z">
                  <w:rPr>
                    <w:rFonts w:ascii="ＭＳ ゴシック" w:eastAsia="ＭＳ ゴシック" w:hAnsi="ＭＳ ゴシック"/>
                    <w:szCs w:val="20"/>
                  </w:rPr>
                </w:rPrChange>
              </w:rPr>
            </w:pPr>
            <w:r w:rsidRPr="00F37467">
              <w:rPr>
                <w:szCs w:val="20"/>
                <w:lang w:val="en"/>
                <w:rPrChange w:id="2246" w:author="Sasaki Kenji／佐々木　研二／AI" w:date="2021-11-19T14:16:00Z">
                  <w:rPr>
                    <w:rFonts w:ascii="ＭＳ ゴシック" w:eastAsia="ＭＳ ゴシック" w:hAnsi="ＭＳ ゴシック"/>
                    <w:szCs w:val="20"/>
                  </w:rPr>
                </w:rPrChange>
              </w:rPr>
              <w:t>Main usage scenes</w:t>
            </w:r>
          </w:p>
        </w:tc>
      </w:tr>
      <w:tr w:rsidR="00296ACB" w:rsidRPr="00F37467" w14:paraId="67BC01E0" w14:textId="77777777" w:rsidTr="00296ACB">
        <w:trPr>
          <w:cantSplit/>
          <w:trHeight w:val="270"/>
        </w:trPr>
        <w:tc>
          <w:tcPr>
            <w:tcW w:w="255" w:type="pct"/>
            <w:vMerge/>
            <w:tcBorders>
              <w:top w:val="single" w:sz="4" w:space="0" w:color="auto"/>
              <w:left w:val="single" w:sz="4" w:space="0" w:color="auto"/>
              <w:bottom w:val="single" w:sz="4" w:space="0" w:color="000000"/>
              <w:right w:val="single" w:sz="4" w:space="0" w:color="auto"/>
            </w:tcBorders>
            <w:vAlign w:val="center"/>
          </w:tcPr>
          <w:p w14:paraId="68648C21" w14:textId="77777777" w:rsidR="00296ACB" w:rsidRPr="00F37467" w:rsidRDefault="00296ACB" w:rsidP="0006532A">
            <w:pPr>
              <w:rPr>
                <w:rFonts w:ascii="Meiryo UI" w:eastAsia="Meiryo UI" w:hAnsi="Meiryo UI" w:cs="Arial Unicode MS"/>
                <w:szCs w:val="20"/>
                <w:rPrChange w:id="2247" w:author="Sasaki Kenji／佐々木　研二／AI" w:date="2021-11-19T14:16:00Z">
                  <w:rPr>
                    <w:rFonts w:ascii="ＭＳ ゴシック" w:eastAsia="ＭＳ ゴシック" w:hAnsi="ＭＳ ゴシック" w:cs="Arial Unicode MS"/>
                    <w:szCs w:val="20"/>
                  </w:rPr>
                </w:rPrChange>
              </w:rPr>
            </w:pPr>
          </w:p>
        </w:tc>
        <w:tc>
          <w:tcPr>
            <w:tcW w:w="3746" w:type="pct"/>
            <w:vMerge/>
            <w:tcBorders>
              <w:top w:val="single" w:sz="4" w:space="0" w:color="auto"/>
              <w:left w:val="single" w:sz="4" w:space="0" w:color="auto"/>
              <w:bottom w:val="single" w:sz="4" w:space="0" w:color="000000"/>
              <w:right w:val="single" w:sz="4" w:space="0" w:color="auto"/>
            </w:tcBorders>
            <w:vAlign w:val="center"/>
          </w:tcPr>
          <w:p w14:paraId="7460BCCE" w14:textId="77777777" w:rsidR="00296ACB" w:rsidRPr="00F37467" w:rsidRDefault="00296ACB" w:rsidP="0006532A">
            <w:pPr>
              <w:rPr>
                <w:rFonts w:ascii="Meiryo UI" w:eastAsia="Meiryo UI" w:hAnsi="Meiryo UI" w:cs="Arial Unicode MS"/>
                <w:szCs w:val="20"/>
                <w:rPrChange w:id="2248" w:author="Sasaki Kenji／佐々木　研二／AI" w:date="2021-11-19T14:16:00Z">
                  <w:rPr>
                    <w:rFonts w:ascii="ＭＳ ゴシック" w:eastAsia="ＭＳ ゴシック" w:hAnsi="ＭＳ ゴシック" w:cs="Arial Unicode MS"/>
                    <w:szCs w:val="20"/>
                  </w:rPr>
                </w:rPrChange>
              </w:rPr>
            </w:pPr>
          </w:p>
        </w:tc>
        <w:tc>
          <w:tcPr>
            <w:tcW w:w="333" w:type="pct"/>
            <w:tcBorders>
              <w:top w:val="single" w:sz="4" w:space="0" w:color="auto"/>
              <w:left w:val="nil"/>
              <w:bottom w:val="single" w:sz="4" w:space="0" w:color="auto"/>
              <w:right w:val="single" w:sz="4" w:space="0" w:color="auto"/>
            </w:tcBorders>
            <w:shd w:val="clear" w:color="auto" w:fill="CCFFFF"/>
            <w:noWrap/>
            <w:vAlign w:val="bottom"/>
          </w:tcPr>
          <w:p w14:paraId="3E381D7A" w14:textId="77777777" w:rsidR="00296ACB" w:rsidRPr="00F37467" w:rsidRDefault="00296ACB" w:rsidP="0006532A">
            <w:pPr>
              <w:jc w:val="center"/>
              <w:rPr>
                <w:rFonts w:ascii="Meiryo UI" w:eastAsia="Meiryo UI" w:hAnsi="Meiryo UI" w:cs="Arial Unicode MS"/>
                <w:szCs w:val="20"/>
                <w:rPrChange w:id="2249" w:author="Sasaki Kenji／佐々木　研二／AI" w:date="2021-11-19T14:16:00Z">
                  <w:rPr>
                    <w:rFonts w:ascii="ＭＳ ゴシック" w:eastAsia="ＭＳ ゴシック" w:hAnsi="ＭＳ ゴシック" w:cs="Arial Unicode MS"/>
                    <w:szCs w:val="20"/>
                  </w:rPr>
                </w:rPrChange>
              </w:rPr>
            </w:pPr>
            <w:r w:rsidRPr="00F37467">
              <w:rPr>
                <w:rFonts w:hint="eastAsia"/>
                <w:szCs w:val="20"/>
                <w:lang w:val="en"/>
                <w:rPrChange w:id="2250" w:author="Sasaki Kenji／佐々木　研二／AI" w:date="2021-11-19T14:16:00Z">
                  <w:rPr>
                    <w:rFonts w:ascii="ＭＳ ゴシック" w:eastAsia="ＭＳ ゴシック" w:hAnsi="ＭＳ ゴシック" w:cs="Arial Unicode MS" w:hint="eastAsia"/>
                    <w:szCs w:val="20"/>
                  </w:rPr>
                </w:rPrChange>
              </w:rPr>
              <w:t>①</w:t>
            </w:r>
          </w:p>
        </w:tc>
        <w:tc>
          <w:tcPr>
            <w:tcW w:w="333" w:type="pct"/>
            <w:tcBorders>
              <w:top w:val="single" w:sz="4" w:space="0" w:color="auto"/>
              <w:left w:val="nil"/>
              <w:bottom w:val="single" w:sz="4" w:space="0" w:color="auto"/>
              <w:right w:val="single" w:sz="4" w:space="0" w:color="auto"/>
            </w:tcBorders>
            <w:shd w:val="clear" w:color="auto" w:fill="CCFFFF"/>
            <w:noWrap/>
            <w:vAlign w:val="bottom"/>
          </w:tcPr>
          <w:p w14:paraId="09CFA7DE" w14:textId="77777777" w:rsidR="00296ACB" w:rsidRPr="00F37467" w:rsidRDefault="00296ACB" w:rsidP="0006532A">
            <w:pPr>
              <w:jc w:val="center"/>
              <w:rPr>
                <w:rFonts w:ascii="Meiryo UI" w:eastAsia="Meiryo UI" w:hAnsi="Meiryo UI" w:cs="Arial Unicode MS"/>
                <w:szCs w:val="20"/>
                <w:rPrChange w:id="2251" w:author="Sasaki Kenji／佐々木　研二／AI" w:date="2021-11-19T14:16:00Z">
                  <w:rPr>
                    <w:rFonts w:ascii="ＭＳ ゴシック" w:eastAsia="ＭＳ ゴシック" w:hAnsi="ＭＳ ゴシック" w:cs="Arial Unicode MS"/>
                    <w:szCs w:val="20"/>
                  </w:rPr>
                </w:rPrChange>
              </w:rPr>
            </w:pPr>
            <w:r w:rsidRPr="00F37467">
              <w:rPr>
                <w:rFonts w:hint="eastAsia"/>
                <w:szCs w:val="20"/>
                <w:lang w:val="en"/>
                <w:rPrChange w:id="2252" w:author="Sasaki Kenji／佐々木　研二／AI" w:date="2021-11-19T14:16:00Z">
                  <w:rPr>
                    <w:rFonts w:ascii="ＭＳ ゴシック" w:eastAsia="ＭＳ ゴシック" w:hAnsi="ＭＳ ゴシック" w:hint="eastAsia"/>
                    <w:szCs w:val="20"/>
                  </w:rPr>
                </w:rPrChange>
              </w:rPr>
              <w:t>②</w:t>
            </w:r>
          </w:p>
        </w:tc>
        <w:tc>
          <w:tcPr>
            <w:tcW w:w="333" w:type="pct"/>
            <w:tcBorders>
              <w:top w:val="single" w:sz="4" w:space="0" w:color="auto"/>
              <w:left w:val="nil"/>
              <w:bottom w:val="single" w:sz="4" w:space="0" w:color="auto"/>
              <w:right w:val="single" w:sz="4" w:space="0" w:color="auto"/>
            </w:tcBorders>
            <w:shd w:val="clear" w:color="auto" w:fill="CCFFFF"/>
            <w:noWrap/>
            <w:vAlign w:val="bottom"/>
          </w:tcPr>
          <w:p w14:paraId="7E679B41" w14:textId="77777777" w:rsidR="00296ACB" w:rsidRPr="00F37467" w:rsidRDefault="00296ACB" w:rsidP="0006532A">
            <w:pPr>
              <w:jc w:val="center"/>
              <w:rPr>
                <w:rFonts w:ascii="Meiryo UI" w:eastAsia="Meiryo UI" w:hAnsi="Meiryo UI" w:cs="Arial Unicode MS"/>
                <w:szCs w:val="20"/>
                <w:rPrChange w:id="2253" w:author="Sasaki Kenji／佐々木　研二／AI" w:date="2021-11-19T14:16:00Z">
                  <w:rPr>
                    <w:rFonts w:ascii="ＭＳ ゴシック" w:eastAsia="ＭＳ ゴシック" w:hAnsi="ＭＳ ゴシック" w:cs="Arial Unicode MS"/>
                    <w:szCs w:val="20"/>
                  </w:rPr>
                </w:rPrChange>
              </w:rPr>
            </w:pPr>
            <w:r w:rsidRPr="00F37467">
              <w:rPr>
                <w:rFonts w:hint="eastAsia"/>
                <w:szCs w:val="20"/>
                <w:lang w:val="en"/>
                <w:rPrChange w:id="2254" w:author="Sasaki Kenji／佐々木　研二／AI" w:date="2021-11-19T14:16:00Z">
                  <w:rPr>
                    <w:rFonts w:ascii="ＭＳ ゴシック" w:eastAsia="ＭＳ ゴシック" w:hAnsi="ＭＳ ゴシック" w:hint="eastAsia"/>
                    <w:szCs w:val="20"/>
                  </w:rPr>
                </w:rPrChange>
              </w:rPr>
              <w:t>③</w:t>
            </w:r>
          </w:p>
        </w:tc>
      </w:tr>
      <w:tr w:rsidR="00296ACB" w:rsidRPr="00F37467" w14:paraId="62BFC502" w14:textId="77777777" w:rsidTr="00296ACB">
        <w:trPr>
          <w:trHeight w:val="270"/>
        </w:trPr>
        <w:tc>
          <w:tcPr>
            <w:tcW w:w="255" w:type="pct"/>
            <w:tcBorders>
              <w:top w:val="nil"/>
              <w:left w:val="single" w:sz="4" w:space="0" w:color="auto"/>
              <w:bottom w:val="single" w:sz="4" w:space="0" w:color="auto"/>
              <w:right w:val="single" w:sz="4" w:space="0" w:color="auto"/>
            </w:tcBorders>
          </w:tcPr>
          <w:p w14:paraId="32A0D28E" w14:textId="77777777" w:rsidR="00296ACB" w:rsidRPr="00F37467" w:rsidRDefault="00296ACB" w:rsidP="0006532A">
            <w:pPr>
              <w:rPr>
                <w:rFonts w:ascii="Meiryo UI" w:eastAsia="Meiryo UI" w:hAnsi="Meiryo UI" w:cs="Arial Unicode MS"/>
                <w:szCs w:val="20"/>
                <w:rPrChange w:id="2255" w:author="Sasaki Kenji／佐々木　研二／AI" w:date="2021-11-19T14:16:00Z">
                  <w:rPr>
                    <w:rFonts w:ascii="ＭＳ ゴシック" w:eastAsia="ＭＳ ゴシック" w:hAnsi="ＭＳ ゴシック" w:cs="Arial Unicode MS"/>
                    <w:szCs w:val="20"/>
                  </w:rPr>
                </w:rPrChange>
              </w:rPr>
            </w:pPr>
            <w:r w:rsidRPr="00F37467">
              <w:rPr>
                <w:szCs w:val="20"/>
                <w:lang w:val="en"/>
                <w:rPrChange w:id="2256" w:author="Sasaki Kenji／佐々木　研二／AI" w:date="2021-11-19T14:16:00Z">
                  <w:rPr>
                    <w:rFonts w:ascii="ＭＳ ゴシック" w:eastAsia="ＭＳ ゴシック" w:hAnsi="ＭＳ ゴシック"/>
                    <w:szCs w:val="20"/>
                  </w:rPr>
                </w:rPrChange>
              </w:rPr>
              <w:t>1</w:t>
            </w:r>
          </w:p>
        </w:tc>
        <w:tc>
          <w:tcPr>
            <w:tcW w:w="3746" w:type="pct"/>
            <w:tcBorders>
              <w:top w:val="nil"/>
              <w:left w:val="nil"/>
              <w:bottom w:val="single" w:sz="4" w:space="0" w:color="auto"/>
              <w:right w:val="single" w:sz="4" w:space="0" w:color="auto"/>
            </w:tcBorders>
          </w:tcPr>
          <w:p w14:paraId="01E16E80" w14:textId="77777777" w:rsidR="00114D96" w:rsidRDefault="00114D96">
            <w:pPr>
              <w:rPr>
                <w:ins w:id="2257" w:author="Sugahara, Hikaru/菅原 光" w:date="2022-06-25T17:47:00Z"/>
                <w:szCs w:val="20"/>
                <w:lang w:val="en"/>
              </w:rPr>
            </w:pPr>
            <w:ins w:id="2258" w:author="Sugahara, Hikaru/菅原 光" w:date="2022-06-25T17:47:00Z">
              <w:r>
                <w:rPr>
                  <w:rFonts w:hint="eastAsia"/>
                  <w:szCs w:val="20"/>
                  <w:lang w:val="en"/>
                </w:rPr>
                <w:t>日付案内</w:t>
              </w:r>
            </w:ins>
          </w:p>
          <w:p w14:paraId="5EBA65CE" w14:textId="50AFC33A" w:rsidR="00296ACB" w:rsidRPr="00F37467" w:rsidRDefault="00296ACB">
            <w:pPr>
              <w:rPr>
                <w:rFonts w:ascii="Meiryo UI" w:eastAsia="Meiryo UI" w:hAnsi="Meiryo UI" w:cs="Arial Unicode MS"/>
                <w:szCs w:val="20"/>
                <w:rPrChange w:id="2259" w:author="Sasaki Kenji／佐々木　研二／AI" w:date="2021-11-19T14:16:00Z">
                  <w:rPr>
                    <w:rFonts w:ascii="ＭＳ ゴシック" w:eastAsia="ＭＳ ゴシック" w:hAnsi="ＭＳ ゴシック" w:cs="Arial Unicode MS"/>
                    <w:szCs w:val="20"/>
                  </w:rPr>
                </w:rPrChange>
              </w:rPr>
            </w:pPr>
            <w:r w:rsidRPr="00F37467">
              <w:rPr>
                <w:szCs w:val="20"/>
                <w:lang w:val="en"/>
                <w:rPrChange w:id="2260" w:author="Sasaki Kenji／佐々木　研二／AI" w:date="2021-11-19T14:16:00Z">
                  <w:rPr>
                    <w:rFonts w:ascii="ＭＳ ゴシック" w:eastAsia="ＭＳ ゴシック" w:hAnsi="ＭＳ ゴシック"/>
                    <w:szCs w:val="20"/>
                  </w:rPr>
                </w:rPrChange>
              </w:rPr>
              <w:t>Date Guide</w:t>
            </w:r>
          </w:p>
        </w:tc>
        <w:tc>
          <w:tcPr>
            <w:tcW w:w="333" w:type="pct"/>
            <w:tcBorders>
              <w:top w:val="single" w:sz="4" w:space="0" w:color="auto"/>
              <w:left w:val="nil"/>
              <w:bottom w:val="single" w:sz="4" w:space="0" w:color="auto"/>
              <w:right w:val="single" w:sz="4" w:space="0" w:color="auto"/>
            </w:tcBorders>
            <w:noWrap/>
            <w:vAlign w:val="bottom"/>
          </w:tcPr>
          <w:p w14:paraId="2FE06FF8" w14:textId="77777777" w:rsidR="00296ACB" w:rsidRPr="00F37467" w:rsidRDefault="00296ACB" w:rsidP="0006532A">
            <w:pPr>
              <w:jc w:val="center"/>
              <w:rPr>
                <w:rFonts w:ascii="Meiryo UI" w:eastAsia="Meiryo UI" w:hAnsi="Meiryo UI" w:cs="Arial Unicode MS"/>
                <w:szCs w:val="20"/>
                <w:rPrChange w:id="2261" w:author="Sasaki Kenji／佐々木　研二／AI" w:date="2021-11-19T14:16:00Z">
                  <w:rPr>
                    <w:rFonts w:ascii="ＭＳ ゴシック" w:eastAsia="ＭＳ ゴシック" w:hAnsi="ＭＳ ゴシック" w:cs="Arial Unicode MS"/>
                    <w:szCs w:val="20"/>
                  </w:rPr>
                </w:rPrChange>
              </w:rPr>
            </w:pPr>
            <w:r w:rsidRPr="00F37467">
              <w:rPr>
                <w:rFonts w:hint="eastAsia"/>
                <w:szCs w:val="20"/>
                <w:lang w:val="en"/>
                <w:rPrChange w:id="2262" w:author="Sasaki Kenji／佐々木　研二／AI" w:date="2021-11-19T14:16:00Z">
                  <w:rPr>
                    <w:rFonts w:ascii="ＭＳ ゴシック" w:eastAsia="ＭＳ ゴシック" w:hAnsi="ＭＳ ゴシック" w:hint="eastAsia"/>
                    <w:szCs w:val="20"/>
                  </w:rPr>
                </w:rPrChange>
              </w:rPr>
              <w:t>○</w:t>
            </w:r>
          </w:p>
        </w:tc>
        <w:tc>
          <w:tcPr>
            <w:tcW w:w="333" w:type="pct"/>
            <w:tcBorders>
              <w:top w:val="single" w:sz="4" w:space="0" w:color="auto"/>
              <w:left w:val="nil"/>
              <w:bottom w:val="single" w:sz="4" w:space="0" w:color="auto"/>
              <w:right w:val="single" w:sz="4" w:space="0" w:color="auto"/>
            </w:tcBorders>
            <w:noWrap/>
            <w:vAlign w:val="bottom"/>
          </w:tcPr>
          <w:p w14:paraId="503458A8" w14:textId="77777777" w:rsidR="00296ACB" w:rsidRPr="00F37467" w:rsidRDefault="00296ACB" w:rsidP="0006532A">
            <w:pPr>
              <w:jc w:val="center"/>
              <w:rPr>
                <w:rFonts w:ascii="Meiryo UI" w:eastAsia="Meiryo UI" w:hAnsi="Meiryo UI" w:cs="Arial Unicode MS"/>
                <w:szCs w:val="20"/>
                <w:rPrChange w:id="2263" w:author="Sasaki Kenji／佐々木　研二／AI" w:date="2021-11-19T14:16:00Z">
                  <w:rPr>
                    <w:rFonts w:ascii="ＭＳ ゴシック" w:eastAsia="ＭＳ ゴシック" w:hAnsi="ＭＳ ゴシック" w:cs="Arial Unicode MS"/>
                    <w:szCs w:val="20"/>
                  </w:rPr>
                </w:rPrChange>
              </w:rPr>
            </w:pPr>
            <w:r w:rsidRPr="00F37467">
              <w:rPr>
                <w:rFonts w:hint="eastAsia"/>
                <w:szCs w:val="20"/>
                <w:lang w:val="en"/>
                <w:rPrChange w:id="2264" w:author="Sasaki Kenji／佐々木　研二／AI" w:date="2021-11-19T14:16:00Z">
                  <w:rPr>
                    <w:rFonts w:ascii="ＭＳ ゴシック" w:eastAsia="ＭＳ ゴシック" w:hAnsi="ＭＳ ゴシック" w:cs="Arial Unicode MS" w:hint="eastAsia"/>
                    <w:szCs w:val="20"/>
                  </w:rPr>
                </w:rPrChange>
              </w:rPr>
              <w:t>○</w:t>
            </w:r>
          </w:p>
        </w:tc>
        <w:tc>
          <w:tcPr>
            <w:tcW w:w="333" w:type="pct"/>
            <w:tcBorders>
              <w:top w:val="single" w:sz="4" w:space="0" w:color="auto"/>
              <w:left w:val="nil"/>
              <w:bottom w:val="single" w:sz="4" w:space="0" w:color="auto"/>
              <w:right w:val="single" w:sz="4" w:space="0" w:color="auto"/>
            </w:tcBorders>
            <w:noWrap/>
            <w:vAlign w:val="bottom"/>
          </w:tcPr>
          <w:p w14:paraId="0339FD87" w14:textId="77777777" w:rsidR="00296ACB" w:rsidRPr="00F37467" w:rsidRDefault="00296ACB" w:rsidP="0006532A">
            <w:pPr>
              <w:jc w:val="center"/>
              <w:rPr>
                <w:rFonts w:ascii="Meiryo UI" w:eastAsia="Meiryo UI" w:hAnsi="Meiryo UI" w:cs="Arial Unicode MS"/>
                <w:szCs w:val="20"/>
                <w:rPrChange w:id="2265" w:author="Sasaki Kenji／佐々木　研二／AI" w:date="2021-11-19T14:16:00Z">
                  <w:rPr>
                    <w:rFonts w:ascii="ＭＳ ゴシック" w:eastAsia="ＭＳ ゴシック" w:hAnsi="ＭＳ ゴシック" w:cs="Arial Unicode MS"/>
                    <w:szCs w:val="20"/>
                  </w:rPr>
                </w:rPrChange>
              </w:rPr>
            </w:pPr>
          </w:p>
        </w:tc>
      </w:tr>
      <w:tr w:rsidR="00296ACB" w:rsidRPr="00F37467" w14:paraId="4733BE75" w14:textId="77777777" w:rsidTr="00296ACB">
        <w:trPr>
          <w:trHeight w:val="270"/>
        </w:trPr>
        <w:tc>
          <w:tcPr>
            <w:tcW w:w="255" w:type="pct"/>
            <w:tcBorders>
              <w:top w:val="nil"/>
              <w:left w:val="single" w:sz="4" w:space="0" w:color="auto"/>
              <w:bottom w:val="single" w:sz="4" w:space="0" w:color="auto"/>
              <w:right w:val="single" w:sz="4" w:space="0" w:color="auto"/>
            </w:tcBorders>
          </w:tcPr>
          <w:p w14:paraId="71F5DAEE" w14:textId="77777777" w:rsidR="00296ACB" w:rsidRPr="00F37467" w:rsidRDefault="00296ACB" w:rsidP="0006532A">
            <w:pPr>
              <w:rPr>
                <w:rFonts w:ascii="Meiryo UI" w:eastAsia="Meiryo UI" w:hAnsi="Meiryo UI"/>
                <w:szCs w:val="20"/>
                <w:rPrChange w:id="2266" w:author="Sasaki Kenji／佐々木　研二／AI" w:date="2021-11-19T14:16:00Z">
                  <w:rPr>
                    <w:rFonts w:ascii="ＭＳ ゴシック" w:eastAsia="ＭＳ ゴシック" w:hAnsi="ＭＳ ゴシック"/>
                    <w:szCs w:val="20"/>
                  </w:rPr>
                </w:rPrChange>
              </w:rPr>
            </w:pPr>
            <w:r w:rsidRPr="00F37467">
              <w:rPr>
                <w:szCs w:val="20"/>
                <w:lang w:val="en"/>
                <w:rPrChange w:id="2267" w:author="Sasaki Kenji／佐々木　研二／AI" w:date="2021-11-19T14:16:00Z">
                  <w:rPr>
                    <w:rFonts w:ascii="ＭＳ ゴシック" w:eastAsia="ＭＳ ゴシック" w:hAnsi="ＭＳ ゴシック"/>
                    <w:szCs w:val="20"/>
                  </w:rPr>
                </w:rPrChange>
              </w:rPr>
              <w:t>2</w:t>
            </w:r>
          </w:p>
        </w:tc>
        <w:tc>
          <w:tcPr>
            <w:tcW w:w="3746" w:type="pct"/>
            <w:tcBorders>
              <w:top w:val="nil"/>
              <w:left w:val="nil"/>
              <w:bottom w:val="single" w:sz="4" w:space="0" w:color="auto"/>
              <w:right w:val="single" w:sz="4" w:space="0" w:color="auto"/>
            </w:tcBorders>
          </w:tcPr>
          <w:p w14:paraId="2B6C1320" w14:textId="77777777" w:rsidR="00114D96" w:rsidRDefault="00114D96" w:rsidP="00F37699">
            <w:pPr>
              <w:rPr>
                <w:ins w:id="2268" w:author="Sugahara, Hikaru/菅原 光" w:date="2022-06-25T17:47:00Z"/>
                <w:szCs w:val="20"/>
                <w:lang w:val="en"/>
              </w:rPr>
            </w:pPr>
            <w:ins w:id="2269" w:author="Sugahara, Hikaru/菅原 光" w:date="2022-06-25T17:47:00Z">
              <w:r>
                <w:rPr>
                  <w:rFonts w:hint="eastAsia"/>
                  <w:szCs w:val="20"/>
                  <w:lang w:val="en"/>
                </w:rPr>
                <w:t>記念日案内</w:t>
              </w:r>
            </w:ins>
          </w:p>
          <w:p w14:paraId="7FDCE14E" w14:textId="044A24A2" w:rsidR="00296ACB" w:rsidRPr="00F37467" w:rsidRDefault="00296ACB" w:rsidP="00F37699">
            <w:pPr>
              <w:rPr>
                <w:rFonts w:ascii="Meiryo UI" w:eastAsia="Meiryo UI" w:hAnsi="Meiryo UI"/>
                <w:szCs w:val="20"/>
                <w:rPrChange w:id="2270" w:author="Sasaki Kenji／佐々木　研二／AI" w:date="2021-11-19T14:16:00Z">
                  <w:rPr>
                    <w:rFonts w:ascii="ＭＳ ゴシック" w:eastAsia="ＭＳ ゴシック" w:hAnsi="ＭＳ ゴシック"/>
                    <w:szCs w:val="20"/>
                  </w:rPr>
                </w:rPrChange>
              </w:rPr>
            </w:pPr>
            <w:r w:rsidRPr="00F37467">
              <w:rPr>
                <w:szCs w:val="20"/>
                <w:lang w:val="en"/>
                <w:rPrChange w:id="2271" w:author="Sasaki Kenji／佐々木　研二／AI" w:date="2021-11-19T14:16:00Z">
                  <w:rPr>
                    <w:rFonts w:ascii="ＭＳ ゴシック" w:eastAsia="ＭＳ ゴシック" w:hAnsi="ＭＳ ゴシック"/>
                    <w:szCs w:val="20"/>
                  </w:rPr>
                </w:rPrChange>
              </w:rPr>
              <w:t>Anniversary Guide</w:t>
            </w:r>
          </w:p>
        </w:tc>
        <w:tc>
          <w:tcPr>
            <w:tcW w:w="333" w:type="pct"/>
            <w:tcBorders>
              <w:top w:val="single" w:sz="4" w:space="0" w:color="auto"/>
              <w:left w:val="nil"/>
              <w:bottom w:val="single" w:sz="4" w:space="0" w:color="auto"/>
              <w:right w:val="single" w:sz="4" w:space="0" w:color="auto"/>
            </w:tcBorders>
            <w:noWrap/>
            <w:vAlign w:val="bottom"/>
          </w:tcPr>
          <w:p w14:paraId="57BC6F7C" w14:textId="77777777" w:rsidR="00296ACB" w:rsidRPr="00F37467" w:rsidRDefault="00296ACB" w:rsidP="0006532A">
            <w:pPr>
              <w:jc w:val="center"/>
              <w:rPr>
                <w:rFonts w:ascii="Meiryo UI" w:eastAsia="Meiryo UI" w:hAnsi="Meiryo UI"/>
                <w:szCs w:val="20"/>
                <w:rPrChange w:id="2272" w:author="Sasaki Kenji／佐々木　研二／AI" w:date="2021-11-19T14:16:00Z">
                  <w:rPr>
                    <w:rFonts w:ascii="ＭＳ ゴシック" w:eastAsia="ＭＳ ゴシック" w:hAnsi="ＭＳ ゴシック"/>
                    <w:szCs w:val="20"/>
                  </w:rPr>
                </w:rPrChange>
              </w:rPr>
            </w:pPr>
            <w:r w:rsidRPr="00F37467">
              <w:rPr>
                <w:rFonts w:hint="eastAsia"/>
                <w:szCs w:val="20"/>
                <w:lang w:val="en"/>
                <w:rPrChange w:id="2273" w:author="Sasaki Kenji／佐々木　研二／AI" w:date="2021-11-19T14:16:00Z">
                  <w:rPr>
                    <w:rFonts w:ascii="ＭＳ ゴシック" w:eastAsia="ＭＳ ゴシック" w:hAnsi="ＭＳ ゴシック" w:hint="eastAsia"/>
                    <w:szCs w:val="20"/>
                  </w:rPr>
                </w:rPrChange>
              </w:rPr>
              <w:t>○</w:t>
            </w:r>
          </w:p>
        </w:tc>
        <w:tc>
          <w:tcPr>
            <w:tcW w:w="333" w:type="pct"/>
            <w:tcBorders>
              <w:top w:val="single" w:sz="4" w:space="0" w:color="auto"/>
              <w:left w:val="nil"/>
              <w:bottom w:val="single" w:sz="4" w:space="0" w:color="auto"/>
              <w:right w:val="single" w:sz="4" w:space="0" w:color="auto"/>
            </w:tcBorders>
            <w:noWrap/>
            <w:vAlign w:val="bottom"/>
          </w:tcPr>
          <w:p w14:paraId="730DD584" w14:textId="77777777" w:rsidR="00296ACB" w:rsidRPr="00F37467" w:rsidRDefault="00296ACB" w:rsidP="0006532A">
            <w:pPr>
              <w:jc w:val="center"/>
              <w:rPr>
                <w:rFonts w:ascii="Meiryo UI" w:eastAsia="Meiryo UI" w:hAnsi="Meiryo UI" w:cs="Arial Unicode MS"/>
                <w:szCs w:val="20"/>
                <w:rPrChange w:id="2274" w:author="Sasaki Kenji／佐々木　研二／AI" w:date="2021-11-19T14:16:00Z">
                  <w:rPr>
                    <w:rFonts w:ascii="ＭＳ ゴシック" w:eastAsia="ＭＳ ゴシック" w:hAnsi="ＭＳ ゴシック" w:cs="Arial Unicode MS"/>
                    <w:szCs w:val="20"/>
                  </w:rPr>
                </w:rPrChange>
              </w:rPr>
            </w:pPr>
          </w:p>
        </w:tc>
        <w:tc>
          <w:tcPr>
            <w:tcW w:w="333" w:type="pct"/>
            <w:tcBorders>
              <w:top w:val="single" w:sz="4" w:space="0" w:color="auto"/>
              <w:left w:val="nil"/>
              <w:bottom w:val="single" w:sz="4" w:space="0" w:color="auto"/>
              <w:right w:val="single" w:sz="4" w:space="0" w:color="auto"/>
            </w:tcBorders>
            <w:noWrap/>
            <w:vAlign w:val="bottom"/>
          </w:tcPr>
          <w:p w14:paraId="74C51140" w14:textId="77777777" w:rsidR="00296ACB" w:rsidRPr="00F37467" w:rsidRDefault="00296ACB" w:rsidP="0006532A">
            <w:pPr>
              <w:jc w:val="center"/>
              <w:rPr>
                <w:rFonts w:ascii="Meiryo UI" w:eastAsia="Meiryo UI" w:hAnsi="Meiryo UI" w:cs="Arial Unicode MS"/>
                <w:szCs w:val="20"/>
                <w:rPrChange w:id="2275" w:author="Sasaki Kenji／佐々木　研二／AI" w:date="2021-11-19T14:16:00Z">
                  <w:rPr>
                    <w:rFonts w:ascii="ＭＳ ゴシック" w:eastAsia="ＭＳ ゴシック" w:hAnsi="ＭＳ ゴシック" w:cs="Arial Unicode MS"/>
                    <w:szCs w:val="20"/>
                  </w:rPr>
                </w:rPrChange>
              </w:rPr>
            </w:pPr>
          </w:p>
        </w:tc>
      </w:tr>
      <w:tr w:rsidR="00296ACB" w:rsidRPr="00F37467" w14:paraId="01ADAE21" w14:textId="77777777" w:rsidTr="0030692C">
        <w:tblPrEx>
          <w:tblW w:w="4998" w:type="pct"/>
          <w:tblLayout w:type="fixed"/>
          <w:tblCellMar>
            <w:left w:w="0" w:type="dxa"/>
            <w:right w:w="0" w:type="dxa"/>
          </w:tblCellMar>
          <w:tblLook w:val="0000" w:firstRow="0" w:lastRow="0" w:firstColumn="0" w:lastColumn="0" w:noHBand="0" w:noVBand="0"/>
          <w:tblPrExChange w:id="2276" w:author="Hachiya Masahiko／蜂谷　昌彦／AI" w:date="2021-08-23T22:42:00Z">
            <w:tblPrEx>
              <w:tblW w:w="4998" w:type="pct"/>
              <w:tblLayout w:type="fixed"/>
              <w:tblCellMar>
                <w:left w:w="0" w:type="dxa"/>
                <w:right w:w="0" w:type="dxa"/>
              </w:tblCellMar>
              <w:tblLook w:val="0000" w:firstRow="0" w:lastRow="0" w:firstColumn="0" w:lastColumn="0" w:noHBand="0" w:noVBand="0"/>
            </w:tblPrEx>
          </w:tblPrExChange>
        </w:tblPrEx>
        <w:trPr>
          <w:trHeight w:val="270"/>
          <w:trPrChange w:id="2277" w:author="Hachiya Masahiko／蜂谷　昌彦／AI" w:date="2021-08-23T22:42:00Z">
            <w:trPr>
              <w:trHeight w:val="270"/>
            </w:trPr>
          </w:trPrChange>
        </w:trPr>
        <w:tc>
          <w:tcPr>
            <w:tcW w:w="255" w:type="pct"/>
            <w:tcBorders>
              <w:top w:val="nil"/>
              <w:left w:val="single" w:sz="4" w:space="0" w:color="auto"/>
              <w:bottom w:val="nil"/>
              <w:right w:val="single" w:sz="4" w:space="0" w:color="auto"/>
            </w:tcBorders>
            <w:tcPrChange w:id="2278" w:author="Hachiya Masahiko／蜂谷　昌彦／AI" w:date="2021-08-23T22:42:00Z">
              <w:tcPr>
                <w:tcW w:w="255" w:type="pct"/>
                <w:gridSpan w:val="2"/>
                <w:tcBorders>
                  <w:top w:val="nil"/>
                  <w:left w:val="single" w:sz="4" w:space="0" w:color="auto"/>
                  <w:bottom w:val="single" w:sz="4" w:space="0" w:color="auto"/>
                  <w:right w:val="single" w:sz="4" w:space="0" w:color="auto"/>
                </w:tcBorders>
              </w:tcPr>
            </w:tcPrChange>
          </w:tcPr>
          <w:p w14:paraId="271E723C" w14:textId="77777777" w:rsidR="00296ACB" w:rsidRPr="00F37467" w:rsidRDefault="00296ACB" w:rsidP="0006532A">
            <w:pPr>
              <w:rPr>
                <w:rFonts w:ascii="Meiryo UI" w:eastAsia="Meiryo UI" w:hAnsi="Meiryo UI" w:cs="Arial Unicode MS"/>
                <w:szCs w:val="20"/>
                <w:rPrChange w:id="2279" w:author="Sasaki Kenji／佐々木　研二／AI" w:date="2021-11-19T14:16:00Z">
                  <w:rPr>
                    <w:rFonts w:ascii="ＭＳ ゴシック" w:eastAsia="ＭＳ ゴシック" w:hAnsi="ＭＳ ゴシック" w:cs="Arial Unicode MS"/>
                    <w:szCs w:val="20"/>
                  </w:rPr>
                </w:rPrChange>
              </w:rPr>
            </w:pPr>
            <w:r w:rsidRPr="00F37467">
              <w:rPr>
                <w:szCs w:val="20"/>
                <w:lang w:val="en"/>
                <w:rPrChange w:id="2280" w:author="Sasaki Kenji／佐々木　研二／AI" w:date="2021-11-19T14:16:00Z">
                  <w:rPr>
                    <w:rFonts w:ascii="ＭＳ ゴシック" w:eastAsia="ＭＳ ゴシック" w:hAnsi="ＭＳ ゴシック"/>
                    <w:szCs w:val="20"/>
                  </w:rPr>
                </w:rPrChange>
              </w:rPr>
              <w:t>3</w:t>
            </w:r>
          </w:p>
        </w:tc>
        <w:tc>
          <w:tcPr>
            <w:tcW w:w="3746" w:type="pct"/>
            <w:tcBorders>
              <w:top w:val="nil"/>
              <w:left w:val="nil"/>
              <w:bottom w:val="nil"/>
              <w:right w:val="single" w:sz="4" w:space="0" w:color="auto"/>
            </w:tcBorders>
            <w:tcPrChange w:id="2281" w:author="Hachiya Masahiko／蜂谷　昌彦／AI" w:date="2021-08-23T22:42:00Z">
              <w:tcPr>
                <w:tcW w:w="3746" w:type="pct"/>
                <w:gridSpan w:val="3"/>
                <w:tcBorders>
                  <w:top w:val="nil"/>
                  <w:left w:val="nil"/>
                  <w:bottom w:val="single" w:sz="4" w:space="0" w:color="auto"/>
                  <w:right w:val="single" w:sz="4" w:space="0" w:color="auto"/>
                </w:tcBorders>
              </w:tcPr>
            </w:tcPrChange>
          </w:tcPr>
          <w:p w14:paraId="42A41465" w14:textId="77777777" w:rsidR="00114D96" w:rsidRDefault="00114D96" w:rsidP="0006532A">
            <w:pPr>
              <w:rPr>
                <w:ins w:id="2282" w:author="Sugahara, Hikaru/菅原 光" w:date="2022-06-25T17:47:00Z"/>
                <w:szCs w:val="20"/>
                <w:lang w:val="en"/>
              </w:rPr>
            </w:pPr>
            <w:ins w:id="2283" w:author="Sugahara, Hikaru/菅原 光" w:date="2022-06-25T17:47:00Z">
              <w:r>
                <w:rPr>
                  <w:rFonts w:hint="eastAsia"/>
                  <w:szCs w:val="20"/>
                  <w:lang w:val="en"/>
                </w:rPr>
                <w:t>自宅到着案内</w:t>
              </w:r>
            </w:ins>
          </w:p>
          <w:p w14:paraId="56113892" w14:textId="1510DABC" w:rsidR="00296ACB" w:rsidRPr="00F37467" w:rsidRDefault="00296ACB" w:rsidP="0006532A">
            <w:pPr>
              <w:rPr>
                <w:rFonts w:ascii="Meiryo UI" w:eastAsia="Meiryo UI" w:hAnsi="Meiryo UI" w:cs="Arial Unicode MS"/>
                <w:szCs w:val="20"/>
                <w:rPrChange w:id="2284" w:author="Sasaki Kenji／佐々木　研二／AI" w:date="2021-11-19T14:16:00Z">
                  <w:rPr>
                    <w:rFonts w:ascii="ＭＳ ゴシック" w:eastAsia="ＭＳ ゴシック" w:hAnsi="ＭＳ ゴシック" w:cs="Arial Unicode MS"/>
                    <w:szCs w:val="20"/>
                  </w:rPr>
                </w:rPrChange>
              </w:rPr>
            </w:pPr>
            <w:r w:rsidRPr="00F37467">
              <w:rPr>
                <w:szCs w:val="20"/>
                <w:lang w:val="en"/>
                <w:rPrChange w:id="2285" w:author="Sasaki Kenji／佐々木　研二／AI" w:date="2021-11-19T14:16:00Z">
                  <w:rPr>
                    <w:rFonts w:ascii="ＭＳ ゴシック" w:eastAsia="ＭＳ ゴシック" w:hAnsi="ＭＳ ゴシック"/>
                    <w:szCs w:val="20"/>
                  </w:rPr>
                </w:rPrChange>
              </w:rPr>
              <w:t>Home arrival guide</w:t>
            </w:r>
          </w:p>
        </w:tc>
        <w:tc>
          <w:tcPr>
            <w:tcW w:w="333" w:type="pct"/>
            <w:tcBorders>
              <w:top w:val="single" w:sz="4" w:space="0" w:color="auto"/>
              <w:left w:val="nil"/>
              <w:bottom w:val="single" w:sz="4" w:space="0" w:color="auto"/>
              <w:right w:val="single" w:sz="4" w:space="0" w:color="auto"/>
            </w:tcBorders>
            <w:noWrap/>
            <w:vAlign w:val="bottom"/>
            <w:tcPrChange w:id="2286" w:author="Hachiya Masahiko／蜂谷　昌彦／AI" w:date="2021-08-23T22:42:00Z">
              <w:tcPr>
                <w:tcW w:w="333" w:type="pct"/>
                <w:gridSpan w:val="2"/>
                <w:tcBorders>
                  <w:top w:val="single" w:sz="4" w:space="0" w:color="auto"/>
                  <w:left w:val="nil"/>
                  <w:bottom w:val="single" w:sz="4" w:space="0" w:color="auto"/>
                  <w:right w:val="single" w:sz="4" w:space="0" w:color="auto"/>
                </w:tcBorders>
                <w:noWrap/>
                <w:vAlign w:val="bottom"/>
              </w:tcPr>
            </w:tcPrChange>
          </w:tcPr>
          <w:p w14:paraId="6DB40B88" w14:textId="77777777" w:rsidR="00296ACB" w:rsidRPr="00F37467" w:rsidRDefault="00296ACB" w:rsidP="0006532A">
            <w:pPr>
              <w:jc w:val="center"/>
              <w:rPr>
                <w:rFonts w:ascii="Meiryo UI" w:eastAsia="Meiryo UI" w:hAnsi="Meiryo UI" w:cs="Arial Unicode MS"/>
                <w:szCs w:val="20"/>
                <w:rPrChange w:id="2287" w:author="Sasaki Kenji／佐々木　研二／AI" w:date="2021-11-19T14:16:00Z">
                  <w:rPr>
                    <w:rFonts w:ascii="ＭＳ ゴシック" w:eastAsia="ＭＳ ゴシック" w:hAnsi="ＭＳ ゴシック" w:cs="Arial Unicode MS"/>
                    <w:szCs w:val="20"/>
                  </w:rPr>
                </w:rPrChange>
              </w:rPr>
            </w:pPr>
          </w:p>
        </w:tc>
        <w:tc>
          <w:tcPr>
            <w:tcW w:w="333" w:type="pct"/>
            <w:tcBorders>
              <w:top w:val="single" w:sz="4" w:space="0" w:color="auto"/>
              <w:left w:val="nil"/>
              <w:bottom w:val="single" w:sz="4" w:space="0" w:color="auto"/>
              <w:right w:val="single" w:sz="4" w:space="0" w:color="auto"/>
            </w:tcBorders>
            <w:noWrap/>
            <w:vAlign w:val="bottom"/>
            <w:tcPrChange w:id="2288" w:author="Hachiya Masahiko／蜂谷　昌彦／AI" w:date="2021-08-23T22:42:00Z">
              <w:tcPr>
                <w:tcW w:w="333" w:type="pct"/>
                <w:gridSpan w:val="2"/>
                <w:tcBorders>
                  <w:top w:val="single" w:sz="4" w:space="0" w:color="auto"/>
                  <w:left w:val="nil"/>
                  <w:bottom w:val="single" w:sz="4" w:space="0" w:color="auto"/>
                  <w:right w:val="single" w:sz="4" w:space="0" w:color="auto"/>
                </w:tcBorders>
                <w:noWrap/>
                <w:vAlign w:val="bottom"/>
              </w:tcPr>
            </w:tcPrChange>
          </w:tcPr>
          <w:p w14:paraId="2F2B6016" w14:textId="77777777" w:rsidR="00296ACB" w:rsidRPr="00F37467" w:rsidRDefault="00296ACB" w:rsidP="0006532A">
            <w:pPr>
              <w:jc w:val="center"/>
              <w:rPr>
                <w:rFonts w:ascii="Meiryo UI" w:eastAsia="Meiryo UI" w:hAnsi="Meiryo UI" w:cs="Arial Unicode MS"/>
                <w:szCs w:val="20"/>
                <w:rPrChange w:id="2289" w:author="Sasaki Kenji／佐々木　研二／AI" w:date="2021-11-19T14:16:00Z">
                  <w:rPr>
                    <w:rFonts w:ascii="ＭＳ ゴシック" w:eastAsia="ＭＳ ゴシック" w:hAnsi="ＭＳ ゴシック" w:cs="Arial Unicode MS"/>
                    <w:szCs w:val="20"/>
                  </w:rPr>
                </w:rPrChange>
              </w:rPr>
            </w:pPr>
          </w:p>
        </w:tc>
        <w:tc>
          <w:tcPr>
            <w:tcW w:w="333" w:type="pct"/>
            <w:tcBorders>
              <w:top w:val="single" w:sz="4" w:space="0" w:color="auto"/>
              <w:left w:val="nil"/>
              <w:bottom w:val="single" w:sz="4" w:space="0" w:color="auto"/>
              <w:right w:val="single" w:sz="4" w:space="0" w:color="auto"/>
            </w:tcBorders>
            <w:noWrap/>
            <w:vAlign w:val="bottom"/>
            <w:tcPrChange w:id="2290" w:author="Hachiya Masahiko／蜂谷　昌彦／AI" w:date="2021-08-23T22:42:00Z">
              <w:tcPr>
                <w:tcW w:w="333" w:type="pct"/>
                <w:gridSpan w:val="2"/>
                <w:tcBorders>
                  <w:top w:val="single" w:sz="4" w:space="0" w:color="auto"/>
                  <w:left w:val="nil"/>
                  <w:bottom w:val="single" w:sz="4" w:space="0" w:color="auto"/>
                  <w:right w:val="single" w:sz="4" w:space="0" w:color="auto"/>
                </w:tcBorders>
                <w:noWrap/>
                <w:vAlign w:val="bottom"/>
              </w:tcPr>
            </w:tcPrChange>
          </w:tcPr>
          <w:p w14:paraId="2E11F340" w14:textId="77777777" w:rsidR="00296ACB" w:rsidRPr="00F37467" w:rsidRDefault="00296ACB" w:rsidP="0006532A">
            <w:pPr>
              <w:jc w:val="center"/>
              <w:rPr>
                <w:rFonts w:ascii="Meiryo UI" w:eastAsia="Meiryo UI" w:hAnsi="Meiryo UI" w:cs="Arial Unicode MS"/>
                <w:szCs w:val="20"/>
                <w:rPrChange w:id="2291" w:author="Sasaki Kenji／佐々木　研二／AI" w:date="2021-11-19T14:16:00Z">
                  <w:rPr>
                    <w:rFonts w:ascii="ＭＳ ゴシック" w:eastAsia="ＭＳ ゴシック" w:hAnsi="ＭＳ ゴシック" w:cs="Arial Unicode MS"/>
                    <w:szCs w:val="20"/>
                  </w:rPr>
                </w:rPrChange>
              </w:rPr>
            </w:pPr>
            <w:r w:rsidRPr="00F37467">
              <w:rPr>
                <w:rFonts w:hint="eastAsia"/>
                <w:szCs w:val="20"/>
                <w:lang w:val="en"/>
                <w:rPrChange w:id="2292" w:author="Sasaki Kenji／佐々木　研二／AI" w:date="2021-11-19T14:16:00Z">
                  <w:rPr>
                    <w:rFonts w:ascii="ＭＳ ゴシック" w:eastAsia="ＭＳ ゴシック" w:hAnsi="ＭＳ ゴシック" w:hint="eastAsia"/>
                    <w:szCs w:val="20"/>
                  </w:rPr>
                </w:rPrChange>
              </w:rPr>
              <w:t>○</w:t>
            </w:r>
          </w:p>
        </w:tc>
      </w:tr>
      <w:tr w:rsidR="0030692C" w:rsidRPr="00F37467" w14:paraId="79585C66" w14:textId="77777777" w:rsidTr="00296ACB">
        <w:trPr>
          <w:trHeight w:val="270"/>
          <w:ins w:id="2293" w:author="Hachiya Masahiko／蜂谷　昌彦／AI" w:date="2021-08-23T22:42:00Z"/>
        </w:trPr>
        <w:tc>
          <w:tcPr>
            <w:tcW w:w="255" w:type="pct"/>
            <w:tcBorders>
              <w:top w:val="nil"/>
              <w:left w:val="single" w:sz="4" w:space="0" w:color="auto"/>
              <w:bottom w:val="single" w:sz="4" w:space="0" w:color="auto"/>
              <w:right w:val="single" w:sz="4" w:space="0" w:color="auto"/>
            </w:tcBorders>
          </w:tcPr>
          <w:p w14:paraId="7EFDCD39" w14:textId="77777777" w:rsidR="0030692C" w:rsidRPr="00114D96" w:rsidRDefault="0030692C" w:rsidP="0006532A">
            <w:pPr>
              <w:rPr>
                <w:ins w:id="2294" w:author="Hachiya Masahiko／蜂谷　昌彦／AI" w:date="2021-08-23T22:42:00Z"/>
                <w:rFonts w:ascii="Meiryo UI" w:eastAsia="Meiryo UI" w:hAnsi="Meiryo UI"/>
                <w:strike/>
                <w:szCs w:val="20"/>
                <w:rPrChange w:id="2295" w:author="Sugahara, Hikaru/菅原 光" w:date="2022-06-25T17:50:00Z">
                  <w:rPr>
                    <w:ins w:id="2296" w:author="Hachiya Masahiko／蜂谷　昌彦／AI" w:date="2021-08-23T22:42:00Z"/>
                    <w:rFonts w:ascii="ＭＳ ゴシック" w:eastAsia="ＭＳ ゴシック" w:hAnsi="ＭＳ ゴシック"/>
                    <w:szCs w:val="20"/>
                  </w:rPr>
                </w:rPrChange>
              </w:rPr>
            </w:pPr>
            <w:ins w:id="2297" w:author="Hachiya Masahiko／蜂谷　昌彦／AI" w:date="2021-08-23T22:42:00Z">
              <w:r w:rsidRPr="00114D96">
                <w:rPr>
                  <w:strike/>
                  <w:szCs w:val="20"/>
                  <w:lang w:val="en"/>
                  <w:rPrChange w:id="2298" w:author="Sugahara, Hikaru/菅原 光" w:date="2022-06-25T17:50:00Z">
                    <w:rPr>
                      <w:rFonts w:ascii="ＭＳ ゴシック" w:eastAsia="ＭＳ ゴシック" w:hAnsi="ＭＳ ゴシック"/>
                      <w:szCs w:val="20"/>
                    </w:rPr>
                  </w:rPrChange>
                </w:rPr>
                <w:t>4</w:t>
              </w:r>
            </w:ins>
          </w:p>
        </w:tc>
        <w:tc>
          <w:tcPr>
            <w:tcW w:w="3746" w:type="pct"/>
            <w:tcBorders>
              <w:top w:val="nil"/>
              <w:left w:val="nil"/>
              <w:bottom w:val="single" w:sz="4" w:space="0" w:color="auto"/>
              <w:right w:val="single" w:sz="4" w:space="0" w:color="auto"/>
            </w:tcBorders>
          </w:tcPr>
          <w:p w14:paraId="4263DB69" w14:textId="77777777" w:rsidR="00114D96" w:rsidRPr="00114D96" w:rsidRDefault="00114D96" w:rsidP="0006532A">
            <w:pPr>
              <w:rPr>
                <w:ins w:id="2299" w:author="Sugahara, Hikaru/菅原 光" w:date="2022-06-25T17:47:00Z"/>
                <w:strike/>
                <w:szCs w:val="20"/>
                <w:lang w:val="en"/>
                <w:rPrChange w:id="2300" w:author="Sugahara, Hikaru/菅原 光" w:date="2022-06-25T17:50:00Z">
                  <w:rPr>
                    <w:ins w:id="2301" w:author="Sugahara, Hikaru/菅原 光" w:date="2022-06-25T17:47:00Z"/>
                    <w:szCs w:val="20"/>
                    <w:lang w:val="en"/>
                  </w:rPr>
                </w:rPrChange>
              </w:rPr>
            </w:pPr>
            <w:ins w:id="2302" w:author="Sugahara, Hikaru/菅原 光" w:date="2022-06-25T17:47:00Z">
              <w:r w:rsidRPr="00114D96">
                <w:rPr>
                  <w:rFonts w:hint="eastAsia"/>
                  <w:strike/>
                  <w:szCs w:val="20"/>
                  <w:lang w:val="en"/>
                  <w:rPrChange w:id="2303" w:author="Sugahara, Hikaru/菅原 光" w:date="2022-06-25T17:50:00Z">
                    <w:rPr>
                      <w:rFonts w:hint="eastAsia"/>
                      <w:szCs w:val="20"/>
                      <w:lang w:val="en"/>
                    </w:rPr>
                  </w:rPrChange>
                </w:rPr>
                <w:t>ハートフルエフェクト</w:t>
              </w:r>
            </w:ins>
          </w:p>
          <w:p w14:paraId="69B70E79" w14:textId="027D7192" w:rsidR="0030692C" w:rsidRPr="00114D96" w:rsidRDefault="0030692C" w:rsidP="0006532A">
            <w:pPr>
              <w:rPr>
                <w:ins w:id="2304" w:author="Hachiya Masahiko／蜂谷　昌彦／AI" w:date="2021-08-23T22:42:00Z"/>
                <w:rFonts w:ascii="Meiryo UI" w:eastAsia="Meiryo UI" w:hAnsi="Meiryo UI"/>
                <w:strike/>
                <w:szCs w:val="20"/>
                <w:rPrChange w:id="2305" w:author="Sugahara, Hikaru/菅原 光" w:date="2022-06-25T17:50:00Z">
                  <w:rPr>
                    <w:ins w:id="2306" w:author="Hachiya Masahiko／蜂谷　昌彦／AI" w:date="2021-08-23T22:42:00Z"/>
                    <w:rFonts w:ascii="ＭＳ ゴシック" w:eastAsia="ＭＳ ゴシック" w:hAnsi="ＭＳ ゴシック"/>
                    <w:szCs w:val="20"/>
                  </w:rPr>
                </w:rPrChange>
              </w:rPr>
            </w:pPr>
            <w:ins w:id="2307" w:author="Hachiya Masahiko／蜂谷　昌彦／AI" w:date="2021-08-23T22:43:00Z">
              <w:r w:rsidRPr="00114D96">
                <w:rPr>
                  <w:strike/>
                  <w:szCs w:val="20"/>
                  <w:lang w:val="en"/>
                  <w:rPrChange w:id="2308" w:author="Sugahara, Hikaru/菅原 光" w:date="2022-06-25T17:50:00Z">
                    <w:rPr>
                      <w:rFonts w:ascii="ＭＳ ゴシック" w:eastAsia="ＭＳ ゴシック" w:hAnsi="ＭＳ ゴシック"/>
                      <w:szCs w:val="20"/>
                    </w:rPr>
                  </w:rPrChange>
                </w:rPr>
                <w:t>Heartful Effect</w:t>
              </w:r>
            </w:ins>
            <w:ins w:id="2309" w:author="Sugahara, Hikaru/菅原 光" w:date="2022-06-25T17:50:00Z">
              <w:r w:rsidR="00114D96" w:rsidRPr="00114D96">
                <w:rPr>
                  <w:rFonts w:hint="eastAsia"/>
                  <w:szCs w:val="20"/>
                  <w:lang w:val="en"/>
                  <w:rPrChange w:id="2310" w:author="Sugahara, Hikaru/菅原 光" w:date="2022-06-25T17:50:00Z">
                    <w:rPr>
                      <w:rFonts w:hint="eastAsia"/>
                      <w:strike/>
                      <w:szCs w:val="20"/>
                      <w:lang w:val="en"/>
                    </w:rPr>
                  </w:rPrChange>
                </w:rPr>
                <w:t xml:space="preserve">　▲</w:t>
              </w:r>
              <w:r w:rsidR="00114D96" w:rsidRPr="00114D96">
                <w:rPr>
                  <w:szCs w:val="20"/>
                  <w:lang w:val="en"/>
                  <w:rPrChange w:id="2311" w:author="Sugahara, Hikaru/菅原 光" w:date="2022-06-25T17:50:00Z">
                    <w:rPr>
                      <w:strike/>
                      <w:szCs w:val="20"/>
                      <w:lang w:val="en"/>
                    </w:rPr>
                  </w:rPrChange>
                </w:rPr>
                <w:t>1.00</w:t>
              </w:r>
            </w:ins>
          </w:p>
        </w:tc>
        <w:tc>
          <w:tcPr>
            <w:tcW w:w="333" w:type="pct"/>
            <w:tcBorders>
              <w:top w:val="single" w:sz="4" w:space="0" w:color="auto"/>
              <w:left w:val="nil"/>
              <w:bottom w:val="single" w:sz="4" w:space="0" w:color="auto"/>
              <w:right w:val="single" w:sz="4" w:space="0" w:color="auto"/>
            </w:tcBorders>
            <w:noWrap/>
            <w:vAlign w:val="bottom"/>
          </w:tcPr>
          <w:p w14:paraId="2EB33829" w14:textId="77777777" w:rsidR="0030692C" w:rsidRPr="00F37467" w:rsidRDefault="0030692C" w:rsidP="0006532A">
            <w:pPr>
              <w:jc w:val="center"/>
              <w:rPr>
                <w:ins w:id="2312" w:author="Hachiya Masahiko／蜂谷　昌彦／AI" w:date="2021-08-23T22:42:00Z"/>
                <w:rFonts w:ascii="Meiryo UI" w:eastAsia="Meiryo UI" w:hAnsi="Meiryo UI" w:cs="Arial Unicode MS"/>
                <w:szCs w:val="20"/>
                <w:rPrChange w:id="2313" w:author="Sasaki Kenji／佐々木　研二／AI" w:date="2021-11-19T14:16:00Z">
                  <w:rPr>
                    <w:ins w:id="2314" w:author="Hachiya Masahiko／蜂谷　昌彦／AI" w:date="2021-08-23T22:42:00Z"/>
                    <w:rFonts w:ascii="ＭＳ ゴシック" w:eastAsia="ＭＳ ゴシック" w:hAnsi="ＭＳ ゴシック" w:cs="Arial Unicode MS"/>
                    <w:szCs w:val="20"/>
                  </w:rPr>
                </w:rPrChange>
              </w:rPr>
            </w:pPr>
          </w:p>
        </w:tc>
        <w:tc>
          <w:tcPr>
            <w:tcW w:w="333" w:type="pct"/>
            <w:tcBorders>
              <w:top w:val="single" w:sz="4" w:space="0" w:color="auto"/>
              <w:left w:val="nil"/>
              <w:bottom w:val="single" w:sz="4" w:space="0" w:color="auto"/>
              <w:right w:val="single" w:sz="4" w:space="0" w:color="auto"/>
            </w:tcBorders>
            <w:noWrap/>
            <w:vAlign w:val="bottom"/>
          </w:tcPr>
          <w:p w14:paraId="2C7E4E91" w14:textId="77777777" w:rsidR="0030692C" w:rsidRPr="00F37467" w:rsidRDefault="0030692C" w:rsidP="0006532A">
            <w:pPr>
              <w:jc w:val="center"/>
              <w:rPr>
                <w:ins w:id="2315" w:author="Hachiya Masahiko／蜂谷　昌彦／AI" w:date="2021-08-23T22:42:00Z"/>
                <w:rFonts w:ascii="Meiryo UI" w:eastAsia="Meiryo UI" w:hAnsi="Meiryo UI" w:cs="Arial Unicode MS"/>
                <w:szCs w:val="20"/>
                <w:rPrChange w:id="2316" w:author="Sasaki Kenji／佐々木　研二／AI" w:date="2021-11-19T14:16:00Z">
                  <w:rPr>
                    <w:ins w:id="2317" w:author="Hachiya Masahiko／蜂谷　昌彦／AI" w:date="2021-08-23T22:42:00Z"/>
                    <w:rFonts w:ascii="ＭＳ ゴシック" w:eastAsia="ＭＳ ゴシック" w:hAnsi="ＭＳ ゴシック" w:cs="Arial Unicode MS"/>
                    <w:szCs w:val="20"/>
                  </w:rPr>
                </w:rPrChange>
              </w:rPr>
            </w:pPr>
            <w:ins w:id="2318" w:author="Hachiya Masahiko／蜂谷　昌彦／AI" w:date="2021-08-23T22:43:00Z">
              <w:r w:rsidRPr="00F37467">
                <w:rPr>
                  <w:rFonts w:hint="eastAsia"/>
                  <w:szCs w:val="20"/>
                  <w:lang w:val="en"/>
                  <w:rPrChange w:id="2319" w:author="Sasaki Kenji／佐々木　研二／AI" w:date="2021-11-19T14:16:00Z">
                    <w:rPr>
                      <w:rFonts w:ascii="ＭＳ ゴシック" w:eastAsia="ＭＳ ゴシック" w:hAnsi="ＭＳ ゴシック" w:cs="Arial Unicode MS" w:hint="eastAsia"/>
                      <w:szCs w:val="20"/>
                    </w:rPr>
                  </w:rPrChange>
                </w:rPr>
                <w:t>〇</w:t>
              </w:r>
            </w:ins>
          </w:p>
        </w:tc>
        <w:tc>
          <w:tcPr>
            <w:tcW w:w="333" w:type="pct"/>
            <w:tcBorders>
              <w:top w:val="single" w:sz="4" w:space="0" w:color="auto"/>
              <w:left w:val="nil"/>
              <w:bottom w:val="single" w:sz="4" w:space="0" w:color="auto"/>
              <w:right w:val="single" w:sz="4" w:space="0" w:color="auto"/>
            </w:tcBorders>
            <w:noWrap/>
            <w:vAlign w:val="bottom"/>
          </w:tcPr>
          <w:p w14:paraId="0498EA12" w14:textId="77777777" w:rsidR="0030692C" w:rsidRPr="00F37467" w:rsidRDefault="0030692C" w:rsidP="0006532A">
            <w:pPr>
              <w:jc w:val="center"/>
              <w:rPr>
                <w:ins w:id="2320" w:author="Hachiya Masahiko／蜂谷　昌彦／AI" w:date="2021-08-23T22:42:00Z"/>
                <w:rFonts w:ascii="Meiryo UI" w:eastAsia="Meiryo UI" w:hAnsi="Meiryo UI"/>
                <w:szCs w:val="20"/>
                <w:rPrChange w:id="2321" w:author="Sasaki Kenji／佐々木　研二／AI" w:date="2021-11-19T14:16:00Z">
                  <w:rPr>
                    <w:ins w:id="2322" w:author="Hachiya Masahiko／蜂谷　昌彦／AI" w:date="2021-08-23T22:42:00Z"/>
                    <w:rFonts w:ascii="ＭＳ ゴシック" w:eastAsia="ＭＳ ゴシック" w:hAnsi="ＭＳ ゴシック"/>
                    <w:szCs w:val="20"/>
                  </w:rPr>
                </w:rPrChange>
              </w:rPr>
            </w:pPr>
          </w:p>
        </w:tc>
      </w:tr>
    </w:tbl>
    <w:p w14:paraId="4DDDA72C" w14:textId="77777777" w:rsidR="00F37699" w:rsidRPr="00F37467" w:rsidRDefault="00F37699" w:rsidP="00F87599">
      <w:pPr>
        <w:rPr>
          <w:rFonts w:ascii="Meiryo UI" w:eastAsia="Meiryo UI" w:hAnsi="Meiryo UI"/>
          <w:sz w:val="21"/>
          <w:szCs w:val="21"/>
          <w:rPrChange w:id="2323" w:author="Sasaki Kenji／佐々木　研二／AI" w:date="2021-11-19T14:16:00Z">
            <w:rPr>
              <w:rFonts w:ascii="ＭＳ ゴシック" w:eastAsia="ＭＳ ゴシック" w:hAnsi="ＭＳ ゴシック"/>
              <w:sz w:val="21"/>
              <w:szCs w:val="21"/>
            </w:rPr>
          </w:rPrChange>
        </w:rPr>
      </w:pPr>
    </w:p>
    <w:p w14:paraId="4B630F09" w14:textId="77777777" w:rsidR="004F1C11" w:rsidRPr="00F37467" w:rsidRDefault="004F1C11" w:rsidP="00F87599">
      <w:pPr>
        <w:rPr>
          <w:rFonts w:ascii="Meiryo UI" w:eastAsia="Meiryo UI" w:hAnsi="Meiryo UI"/>
          <w:sz w:val="21"/>
          <w:szCs w:val="21"/>
          <w:rPrChange w:id="2324" w:author="Sasaki Kenji／佐々木　研二／AI" w:date="2021-11-19T14:16:00Z">
            <w:rPr>
              <w:rFonts w:ascii="ＭＳ ゴシック" w:eastAsia="ＭＳ ゴシック" w:hAnsi="ＭＳ ゴシック"/>
              <w:sz w:val="21"/>
              <w:szCs w:val="21"/>
            </w:rPr>
          </w:rPrChange>
        </w:rPr>
      </w:pPr>
      <w:r w:rsidRPr="00F37467">
        <w:rPr>
          <w:rFonts w:ascii="Meiryo UI" w:eastAsia="Meiryo UI" w:hAnsi="Meiryo UI"/>
          <w:sz w:val="21"/>
          <w:szCs w:val="21"/>
          <w:rPrChange w:id="2325" w:author="Sasaki Kenji／佐々木　研二／AI" w:date="2021-11-19T14:16:00Z">
            <w:rPr>
              <w:rFonts w:ascii="ＭＳ ゴシック" w:eastAsia="ＭＳ ゴシック" w:hAnsi="ＭＳ ゴシック"/>
              <w:sz w:val="21"/>
              <w:szCs w:val="21"/>
            </w:rPr>
          </w:rPrChange>
        </w:rPr>
        <w:br w:type="page"/>
      </w:r>
    </w:p>
    <w:p w14:paraId="3244B41F" w14:textId="18A136D6" w:rsidR="00D52499" w:rsidRPr="00F37467" w:rsidRDefault="00E64976">
      <w:pPr>
        <w:pStyle w:val="1"/>
        <w:rPr>
          <w:rFonts w:ascii="Meiryo UI" w:eastAsia="Meiryo UI" w:hAnsi="Meiryo UI"/>
          <w:rPrChange w:id="2326" w:author="Sasaki Kenji／佐々木　研二／AI" w:date="2021-11-19T14:16:00Z">
            <w:rPr>
              <w:rFonts w:ascii="ＭＳ ゴシック" w:eastAsia="ＭＳ ゴシック" w:hAnsi="ＭＳ ゴシック"/>
            </w:rPr>
          </w:rPrChange>
        </w:rPr>
      </w:pPr>
      <w:bookmarkStart w:id="2327" w:name="_Toc308554966"/>
      <w:bookmarkStart w:id="2328" w:name="_Toc80878039"/>
      <w:bookmarkStart w:id="2329" w:name="_Toc189941484"/>
      <w:r w:rsidRPr="00F37467">
        <w:rPr>
          <w:lang w:val="en"/>
          <w:rPrChange w:id="2330" w:author="Sasaki Kenji／佐々木　研二／AI" w:date="2021-11-19T14:16:00Z">
            <w:rPr>
              <w:rFonts w:ascii="ＭＳ ゴシック" w:eastAsia="ＭＳ ゴシック" w:hAnsi="ＭＳ ゴシック"/>
            </w:rPr>
          </w:rPrChange>
        </w:rPr>
        <w:t>4</w:t>
      </w:r>
      <w:r w:rsidR="00D52499" w:rsidRPr="00F37467">
        <w:rPr>
          <w:rFonts w:hint="eastAsia"/>
          <w:lang w:val="en"/>
          <w:rPrChange w:id="2331" w:author="Sasaki Kenji／佐々木　研二／AI" w:date="2021-11-19T14:16:00Z">
            <w:rPr>
              <w:rFonts w:ascii="ＭＳ ゴシック" w:eastAsia="ＭＳ ゴシック" w:hAnsi="ＭＳ ゴシック" w:hint="eastAsia"/>
            </w:rPr>
          </w:rPrChange>
        </w:rPr>
        <w:t>．</w:t>
      </w:r>
      <w:r w:rsidR="00D52499" w:rsidRPr="00F37467">
        <w:rPr>
          <w:lang w:val="en"/>
          <w:rPrChange w:id="2332" w:author="Sasaki Kenji／佐々木　研二／AI" w:date="2021-11-19T14:16:00Z">
            <w:rPr>
              <w:rFonts w:ascii="ＭＳ ゴシック" w:eastAsia="ＭＳ ゴシック" w:hAnsi="ＭＳ ゴシック"/>
            </w:rPr>
          </w:rPrChange>
        </w:rPr>
        <w:t xml:space="preserve"> </w:t>
      </w:r>
      <w:bookmarkStart w:id="2333" w:name="_Toc260502800"/>
      <w:bookmarkStart w:id="2334" w:name="_Toc260502969"/>
      <w:bookmarkEnd w:id="2327"/>
      <w:ins w:id="2335" w:author="Sugahara, Hikaru/菅原 光" w:date="2022-06-25T17:50:00Z">
        <w:r w:rsidR="00114D96" w:rsidRPr="00B3199B">
          <w:rPr>
            <w:rFonts w:ascii="Meiryo UI" w:eastAsia="Meiryo UI" w:hAnsi="Meiryo UI" w:hint="eastAsia"/>
          </w:rPr>
          <w:t>システム構成図</w:t>
        </w:r>
        <w:r w:rsidR="00114D96">
          <w:rPr>
            <w:rFonts w:ascii="Meiryo UI" w:eastAsia="Meiryo UI" w:hAnsi="Meiryo UI" w:hint="eastAsia"/>
          </w:rPr>
          <w:t xml:space="preserve"> </w:t>
        </w:r>
      </w:ins>
      <w:r w:rsidR="00D52499" w:rsidRPr="00F37467">
        <w:rPr>
          <w:lang w:val="en"/>
          <w:rPrChange w:id="2336" w:author="Sasaki Kenji／佐々木　研二／AI" w:date="2021-11-19T14:16:00Z">
            <w:rPr>
              <w:rFonts w:ascii="ＭＳ ゴシック" w:eastAsia="ＭＳ ゴシック" w:hAnsi="ＭＳ ゴシック"/>
            </w:rPr>
          </w:rPrChange>
        </w:rPr>
        <w:t>System configuration diagram</w:t>
      </w:r>
      <w:bookmarkEnd w:id="2328"/>
      <w:bookmarkEnd w:id="2329"/>
    </w:p>
    <w:p w14:paraId="5A2E11F3" w14:textId="77777777" w:rsidR="00114D96" w:rsidRDefault="00114D96" w:rsidP="00FC4717">
      <w:pPr>
        <w:rPr>
          <w:ins w:id="2337" w:author="Sugahara, Hikaru/菅原 光" w:date="2022-06-25T17:51:00Z"/>
          <w:rFonts w:ascii="Meiryo UI" w:eastAsia="Meiryo UI" w:hAnsi="Meiryo UI"/>
          <w:sz w:val="21"/>
          <w:szCs w:val="21"/>
        </w:rPr>
      </w:pPr>
      <w:ins w:id="2338" w:author="Sugahara, Hikaru/菅原 光" w:date="2022-06-25T17:51:00Z">
        <w:r w:rsidRPr="00B3199B">
          <w:rPr>
            <w:rFonts w:ascii="Meiryo UI" w:eastAsia="Meiryo UI" w:hAnsi="Meiryo UI" w:hint="eastAsia"/>
            <w:sz w:val="21"/>
            <w:szCs w:val="21"/>
          </w:rPr>
          <w:t>ハートフル音声サービスのシステム構成の概略図は以下のようになる。</w:t>
        </w:r>
      </w:ins>
    </w:p>
    <w:p w14:paraId="10BED9AA" w14:textId="1A200A0B" w:rsidR="00FC4717" w:rsidRPr="00F37467" w:rsidRDefault="00FC4717" w:rsidP="00FC4717">
      <w:pPr>
        <w:rPr>
          <w:rFonts w:ascii="Meiryo UI" w:eastAsia="Meiryo UI" w:hAnsi="Meiryo UI"/>
          <w:sz w:val="21"/>
          <w:szCs w:val="21"/>
          <w:rPrChange w:id="2339"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2340" w:author="Sasaki Kenji／佐々木　研二／AI" w:date="2021-11-19T14:16:00Z">
            <w:rPr>
              <w:rFonts w:ascii="ＭＳ ゴシック" w:eastAsia="ＭＳ ゴシック" w:hAnsi="ＭＳ ゴシック"/>
              <w:sz w:val="21"/>
              <w:szCs w:val="21"/>
            </w:rPr>
          </w:rPrChange>
        </w:rPr>
        <w:t>The schematic diagram of the system configuration of the heartful voice service is as follows.</w:t>
      </w:r>
    </w:p>
    <w:p w14:paraId="04B0FE6B" w14:textId="77777777" w:rsidR="00D52499" w:rsidRPr="00F37467" w:rsidRDefault="00FD7F7F" w:rsidP="00D52499">
      <w:pPr>
        <w:rPr>
          <w:rFonts w:ascii="Meiryo UI" w:eastAsia="Meiryo UI" w:hAnsi="Meiryo UI"/>
          <w:rPrChange w:id="2341" w:author="Sasaki Kenji／佐々木　研二／AI" w:date="2021-11-19T14:16:00Z">
            <w:rPr>
              <w:rFonts w:ascii="ＭＳ ゴシック" w:eastAsia="ＭＳ ゴシック" w:hAnsi="ＭＳ ゴシック"/>
            </w:rPr>
          </w:rPrChange>
        </w:rPr>
      </w:pPr>
      <w:r w:rsidRPr="00F37467">
        <w:rPr>
          <w:rFonts w:ascii="Meiryo UI" w:eastAsia="Meiryo UI" w:hAnsi="Meiryo UI"/>
          <w:rPrChange w:id="2342" w:author="Sasaki Kenji／佐々木　研二／AI" w:date="2021-11-19T14:16:00Z">
            <w:rPr>
              <w:rFonts w:ascii="ＭＳ ゴシック" w:eastAsia="ＭＳ ゴシック" w:hAnsi="ＭＳ ゴシック"/>
            </w:rPr>
          </w:rPrChange>
        </w:rPr>
        <w:t xml:space="preserve"> </w:t>
      </w:r>
    </w:p>
    <w:p w14:paraId="151CF011" w14:textId="040A17BA" w:rsidR="00D52499" w:rsidRPr="00F37467" w:rsidRDefault="009C78C3" w:rsidP="00E258F5">
      <w:pPr>
        <w:jc w:val="center"/>
        <w:rPr>
          <w:rFonts w:ascii="Meiryo UI" w:eastAsia="Meiryo UI" w:hAnsi="Meiryo UI"/>
          <w:rPrChange w:id="2343" w:author="Sasaki Kenji／佐々木　研二／AI" w:date="2021-11-19T14:16:00Z">
            <w:rPr>
              <w:rFonts w:ascii="ＭＳ ゴシック" w:eastAsia="ＭＳ ゴシック" w:hAnsi="ＭＳ ゴシック"/>
            </w:rPr>
          </w:rPrChange>
        </w:rPr>
      </w:pPr>
      <w:r w:rsidRPr="00E01F89">
        <w:rPr>
          <w:rFonts w:ascii="Meiryo UI" w:eastAsia="Meiryo UI" w:hAnsi="Meiryo UI"/>
          <w:i/>
          <w:noProof/>
        </w:rPr>
        <w:drawing>
          <wp:inline distT="0" distB="0" distL="0" distR="0" wp14:anchorId="6443E25E" wp14:editId="69BC9E19">
            <wp:extent cx="6116955" cy="4342765"/>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6955" cy="4342765"/>
                    </a:xfrm>
                    <a:prstGeom prst="rect">
                      <a:avLst/>
                    </a:prstGeom>
                    <a:noFill/>
                    <a:ln>
                      <a:noFill/>
                    </a:ln>
                  </pic:spPr>
                </pic:pic>
              </a:graphicData>
            </a:graphic>
          </wp:inline>
        </w:drawing>
      </w:r>
      <w:r w:rsidR="004F1C11" w:rsidRPr="00F37467">
        <w:rPr>
          <w:rFonts w:ascii="Meiryo UI" w:eastAsia="Meiryo UI" w:hAnsi="Meiryo UI"/>
          <w:rPrChange w:id="2344" w:author="Sasaki Kenji／佐々木　研二／AI" w:date="2021-11-19T14:16:00Z">
            <w:rPr>
              <w:rFonts w:ascii="ＭＳ ゴシック" w:eastAsia="ＭＳ ゴシック" w:hAnsi="ＭＳ ゴシック"/>
            </w:rPr>
          </w:rPrChange>
        </w:rPr>
        <w:br w:type="page"/>
      </w:r>
    </w:p>
    <w:p w14:paraId="12328190" w14:textId="1F76982F" w:rsidR="00D52499" w:rsidRPr="00F37467" w:rsidRDefault="00E64976">
      <w:pPr>
        <w:pStyle w:val="1"/>
        <w:rPr>
          <w:rFonts w:ascii="Meiryo UI" w:eastAsia="Meiryo UI" w:hAnsi="Meiryo UI"/>
          <w:rPrChange w:id="2345" w:author="Sasaki Kenji／佐々木　研二／AI" w:date="2021-11-19T14:16:00Z">
            <w:rPr>
              <w:rFonts w:ascii="ＭＳ ゴシック" w:eastAsia="ＭＳ ゴシック" w:hAnsi="ＭＳ ゴシック"/>
            </w:rPr>
          </w:rPrChange>
        </w:rPr>
      </w:pPr>
      <w:bookmarkStart w:id="2346" w:name="_Toc80878040"/>
      <w:bookmarkStart w:id="2347" w:name="_Toc189941485"/>
      <w:r w:rsidRPr="00F37467">
        <w:rPr>
          <w:lang w:val="en"/>
          <w:rPrChange w:id="2348" w:author="Sasaki Kenji／佐々木　研二／AI" w:date="2021-11-19T14:16:00Z">
            <w:rPr>
              <w:rFonts w:ascii="ＭＳ ゴシック" w:eastAsia="ＭＳ ゴシック" w:hAnsi="ＭＳ ゴシック"/>
            </w:rPr>
          </w:rPrChange>
        </w:rPr>
        <w:t xml:space="preserve">5． </w:t>
      </w:r>
      <w:ins w:id="2349" w:author="Sugahara, Hikaru/菅原 光" w:date="2022-06-25T17:55:00Z">
        <w:r w:rsidR="00366D2F" w:rsidRPr="00B3199B">
          <w:rPr>
            <w:rFonts w:ascii="Meiryo UI" w:eastAsia="Meiryo UI" w:hAnsi="Meiryo UI" w:hint="eastAsia"/>
          </w:rPr>
          <w:t>動作概要/HMIイメージ</w:t>
        </w:r>
        <w:r w:rsidR="00366D2F">
          <w:rPr>
            <w:rFonts w:ascii="Meiryo UI" w:eastAsia="Meiryo UI" w:hAnsi="Meiryo UI" w:hint="eastAsia"/>
          </w:rPr>
          <w:t xml:space="preserve"> </w:t>
        </w:r>
      </w:ins>
      <w:r w:rsidRPr="00F37467">
        <w:rPr>
          <w:lang w:val="en"/>
          <w:rPrChange w:id="2350" w:author="Sasaki Kenji／佐々木　研二／AI" w:date="2021-11-19T14:16:00Z">
            <w:rPr>
              <w:rFonts w:ascii="ＭＳ ゴシック" w:eastAsia="ＭＳ ゴシック" w:hAnsi="ＭＳ ゴシック"/>
            </w:rPr>
          </w:rPrChange>
        </w:rPr>
        <w:t>Operation Overview/HMI Image</w:t>
      </w:r>
      <w:bookmarkEnd w:id="2346"/>
      <w:bookmarkEnd w:id="2347"/>
    </w:p>
    <w:p w14:paraId="36A12C6F" w14:textId="6EFB23AB" w:rsidR="00E64976" w:rsidRPr="00F37467" w:rsidRDefault="00366D2F" w:rsidP="00E64976">
      <w:pPr>
        <w:pStyle w:val="4"/>
        <w:rPr>
          <w:rFonts w:ascii="Meiryo UI" w:eastAsia="Meiryo UI" w:hAnsi="Meiryo UI"/>
          <w:rPrChange w:id="2351" w:author="Sasaki Kenji／佐々木　研二／AI" w:date="2021-11-19T14:16:00Z">
            <w:rPr>
              <w:rFonts w:ascii="ＭＳ ゴシック" w:eastAsia="ＭＳ ゴシック" w:hAnsi="ＭＳ ゴシック"/>
            </w:rPr>
          </w:rPrChange>
        </w:rPr>
      </w:pPr>
      <w:ins w:id="2352" w:author="Sugahara, Hikaru/菅原 光" w:date="2022-06-25T17:55:00Z">
        <w:r w:rsidRPr="00B3199B">
          <w:rPr>
            <w:rFonts w:ascii="Meiryo UI" w:eastAsia="Meiryo UI" w:hAnsi="Meiryo UI" w:hint="eastAsia"/>
          </w:rPr>
          <w:t>サービス要件</w:t>
        </w:r>
        <w:r>
          <w:rPr>
            <w:rFonts w:ascii="Meiryo UI" w:eastAsia="Meiryo UI" w:hAnsi="Meiryo UI" w:hint="eastAsia"/>
          </w:rPr>
          <w:t xml:space="preserve">　</w:t>
        </w:r>
      </w:ins>
      <w:r w:rsidR="00E64976" w:rsidRPr="00F37467">
        <w:rPr>
          <w:lang w:val="en"/>
          <w:rPrChange w:id="2353" w:author="Sasaki Kenji／佐々木　研二／AI" w:date="2021-11-19T14:16:00Z">
            <w:rPr>
              <w:rFonts w:ascii="ＭＳ ゴシック" w:eastAsia="ＭＳ ゴシック" w:hAnsi="ＭＳ ゴシック"/>
            </w:rPr>
          </w:rPrChange>
        </w:rPr>
        <w:t>Service requirements</w:t>
      </w:r>
    </w:p>
    <w:p w14:paraId="4AEB6A86" w14:textId="6000A923" w:rsidR="00366D2F" w:rsidRDefault="00366D2F" w:rsidP="00E64976">
      <w:pPr>
        <w:rPr>
          <w:ins w:id="2354" w:author="Sugahara, Hikaru/菅原 光" w:date="2022-06-25T17:55:00Z"/>
          <w:sz w:val="21"/>
          <w:szCs w:val="21"/>
          <w:lang w:val="en"/>
        </w:rPr>
      </w:pPr>
      <w:ins w:id="2355" w:author="Sugahara, Hikaru/菅原 光" w:date="2022-06-25T17:55:00Z">
        <w:r w:rsidRPr="00366D2F">
          <w:rPr>
            <w:rFonts w:hint="eastAsia"/>
            <w:sz w:val="21"/>
            <w:szCs w:val="21"/>
            <w:lang w:val="en"/>
          </w:rPr>
          <w:t>・</w:t>
        </w:r>
        <w:r>
          <w:rPr>
            <w:rFonts w:hint="eastAsia"/>
            <w:sz w:val="21"/>
            <w:szCs w:val="21"/>
            <w:lang w:val="en"/>
          </w:rPr>
          <w:t xml:space="preserve">　</w:t>
        </w:r>
        <w:r w:rsidRPr="00366D2F">
          <w:rPr>
            <w:rFonts w:hint="eastAsia"/>
            <w:sz w:val="21"/>
            <w:szCs w:val="21"/>
            <w:lang w:val="en"/>
          </w:rPr>
          <w:t>GPS</w:t>
        </w:r>
        <w:r w:rsidRPr="00366D2F">
          <w:rPr>
            <w:rFonts w:hint="eastAsia"/>
            <w:sz w:val="21"/>
            <w:szCs w:val="21"/>
            <w:lang w:val="en"/>
          </w:rPr>
          <w:t>時刻が有効であること。</w:t>
        </w:r>
      </w:ins>
    </w:p>
    <w:p w14:paraId="60325DDD" w14:textId="7DF569DE" w:rsidR="00E64976" w:rsidRPr="00F37467" w:rsidRDefault="00E64976">
      <w:pPr>
        <w:ind w:firstLineChars="100" w:firstLine="210"/>
        <w:rPr>
          <w:rFonts w:ascii="Meiryo UI" w:eastAsia="Meiryo UI" w:hAnsi="Meiryo UI"/>
          <w:sz w:val="21"/>
          <w:szCs w:val="21"/>
          <w:rPrChange w:id="2356" w:author="Sasaki Kenji／佐々木　研二／AI" w:date="2021-11-19T14:16:00Z">
            <w:rPr>
              <w:rFonts w:ascii="ＭＳ ゴシック" w:eastAsia="ＭＳ ゴシック" w:hAnsi="ＭＳ ゴシック"/>
              <w:sz w:val="21"/>
              <w:szCs w:val="21"/>
            </w:rPr>
          </w:rPrChange>
        </w:rPr>
        <w:pPrChange w:id="2357" w:author="Sugahara, Hikaru/菅原 光" w:date="2022-06-25T17:55:00Z">
          <w:pPr/>
        </w:pPrChange>
      </w:pPr>
      <w:proofErr w:type="spellStart"/>
      <w:r w:rsidRPr="00F37467">
        <w:rPr>
          <w:sz w:val="21"/>
          <w:szCs w:val="21"/>
          <w:lang w:val="en"/>
          <w:rPrChange w:id="2358" w:author="Sasaki Kenji／佐々木　研二／AI" w:date="2021-11-19T14:16:00Z">
            <w:rPr>
              <w:rFonts w:ascii="ＭＳ ゴシック" w:eastAsia="ＭＳ ゴシック" w:hAnsi="ＭＳ ゴシック"/>
              <w:sz w:val="21"/>
              <w:szCs w:val="21"/>
            </w:rPr>
          </w:rPrChange>
        </w:rPr>
        <w:t>Gps</w:t>
      </w:r>
      <w:proofErr w:type="spellEnd"/>
      <w:r w:rsidRPr="00F37467">
        <w:rPr>
          <w:sz w:val="21"/>
          <w:szCs w:val="21"/>
          <w:lang w:val="en"/>
          <w:rPrChange w:id="2359" w:author="Sasaki Kenji／佐々木　研二／AI" w:date="2021-11-19T14:16:00Z">
            <w:rPr>
              <w:rFonts w:ascii="ＭＳ ゴシック" w:eastAsia="ＭＳ ゴシック" w:hAnsi="ＭＳ ゴシック"/>
              <w:sz w:val="21"/>
              <w:szCs w:val="21"/>
            </w:rPr>
          </w:rPrChange>
        </w:rPr>
        <w:t xml:space="preserve"> time must be valid.</w:t>
      </w:r>
    </w:p>
    <w:p w14:paraId="58C476A8" w14:textId="77777777" w:rsidR="00366D2F" w:rsidRPr="00366D2F" w:rsidRDefault="00E64976" w:rsidP="00366D2F">
      <w:pPr>
        <w:rPr>
          <w:ins w:id="2360" w:author="Sugahara, Hikaru/菅原 光" w:date="2022-06-25T17:55:00Z"/>
          <w:sz w:val="21"/>
          <w:szCs w:val="21"/>
          <w:lang w:val="en"/>
        </w:rPr>
      </w:pPr>
      <w:r w:rsidRPr="00F37467">
        <w:rPr>
          <w:rFonts w:hint="eastAsia"/>
          <w:sz w:val="21"/>
          <w:szCs w:val="21"/>
          <w:lang w:val="en"/>
          <w:rPrChange w:id="2361"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2362" w:author="Sasaki Kenji／佐々木　研二／AI" w:date="2021-11-19T14:16:00Z">
            <w:rPr>
              <w:rFonts w:ascii="ＭＳ ゴシック" w:eastAsia="ＭＳ ゴシック" w:hAnsi="ＭＳ ゴシック"/>
              <w:sz w:val="21"/>
              <w:szCs w:val="21"/>
            </w:rPr>
          </w:rPrChange>
        </w:rPr>
        <w:t xml:space="preserve"> </w:t>
      </w:r>
      <w:ins w:id="2363" w:author="Sugahara, Hikaru/菅原 光" w:date="2022-06-25T17:55:00Z">
        <w:r w:rsidR="00366D2F" w:rsidRPr="00366D2F">
          <w:rPr>
            <w:rFonts w:hint="eastAsia"/>
            <w:sz w:val="21"/>
            <w:szCs w:val="21"/>
            <w:lang w:val="en"/>
          </w:rPr>
          <w:t>日付案内は、１日のうち最初の１回目しか案内しない。</w:t>
        </w:r>
      </w:ins>
    </w:p>
    <w:p w14:paraId="0408EEFD" w14:textId="77777777" w:rsidR="00366D2F" w:rsidRPr="00366D2F" w:rsidRDefault="00366D2F" w:rsidP="00366D2F">
      <w:pPr>
        <w:rPr>
          <w:ins w:id="2364" w:author="Sugahara, Hikaru/菅原 光" w:date="2022-06-25T17:55:00Z"/>
          <w:sz w:val="21"/>
          <w:szCs w:val="21"/>
          <w:lang w:val="en"/>
        </w:rPr>
      </w:pPr>
      <w:ins w:id="2365" w:author="Sugahara, Hikaru/菅原 光" w:date="2022-06-25T17:55:00Z">
        <w:r w:rsidRPr="00366D2F">
          <w:rPr>
            <w:rFonts w:hint="eastAsia"/>
            <w:sz w:val="21"/>
            <w:szCs w:val="21"/>
            <w:lang w:val="en"/>
          </w:rPr>
          <w:t>ただし、その日の</w:t>
        </w:r>
        <w:r w:rsidRPr="00366D2F">
          <w:rPr>
            <w:rFonts w:hint="eastAsia"/>
            <w:sz w:val="21"/>
            <w:szCs w:val="21"/>
            <w:lang w:val="en"/>
          </w:rPr>
          <w:t>0:00</w:t>
        </w:r>
        <w:r w:rsidRPr="00366D2F">
          <w:rPr>
            <w:rFonts w:hint="eastAsia"/>
            <w:sz w:val="21"/>
            <w:szCs w:val="21"/>
            <w:lang w:val="en"/>
          </w:rPr>
          <w:t>～</w:t>
        </w:r>
        <w:r w:rsidRPr="00366D2F">
          <w:rPr>
            <w:rFonts w:hint="eastAsia"/>
            <w:sz w:val="21"/>
            <w:szCs w:val="21"/>
            <w:lang w:val="en"/>
          </w:rPr>
          <w:t>4:59</w:t>
        </w:r>
        <w:r w:rsidRPr="00366D2F">
          <w:rPr>
            <w:rFonts w:hint="eastAsia"/>
            <w:sz w:val="21"/>
            <w:szCs w:val="21"/>
            <w:lang w:val="en"/>
          </w:rPr>
          <w:t>までに案内した場合は、再度</w:t>
        </w:r>
        <w:r w:rsidRPr="00366D2F">
          <w:rPr>
            <w:rFonts w:hint="eastAsia"/>
            <w:sz w:val="21"/>
            <w:szCs w:val="21"/>
            <w:lang w:val="en"/>
          </w:rPr>
          <w:t>5:00</w:t>
        </w:r>
        <w:r w:rsidRPr="00366D2F">
          <w:rPr>
            <w:rFonts w:hint="eastAsia"/>
            <w:sz w:val="21"/>
            <w:szCs w:val="21"/>
            <w:lang w:val="en"/>
          </w:rPr>
          <w:t>以降もう一度案内を</w:t>
        </w:r>
      </w:ins>
    </w:p>
    <w:p w14:paraId="002B2AA0" w14:textId="77777777" w:rsidR="00366D2F" w:rsidRDefault="00366D2F" w:rsidP="00366D2F">
      <w:pPr>
        <w:rPr>
          <w:ins w:id="2366" w:author="Sugahara, Hikaru/菅原 光" w:date="2022-06-25T17:55:00Z"/>
          <w:sz w:val="21"/>
          <w:szCs w:val="21"/>
          <w:lang w:val="en"/>
        </w:rPr>
      </w:pPr>
      <w:ins w:id="2367" w:author="Sugahara, Hikaru/菅原 光" w:date="2022-06-25T17:55:00Z">
        <w:r w:rsidRPr="00366D2F">
          <w:rPr>
            <w:rFonts w:hint="eastAsia"/>
            <w:sz w:val="21"/>
            <w:szCs w:val="21"/>
            <w:lang w:val="en"/>
          </w:rPr>
          <w:t>許可する。</w:t>
        </w:r>
      </w:ins>
    </w:p>
    <w:p w14:paraId="0747C254" w14:textId="54A6056E" w:rsidR="009C79F6" w:rsidRPr="00F37467" w:rsidRDefault="00E64976">
      <w:pPr>
        <w:ind w:firstLineChars="100" w:firstLine="210"/>
        <w:rPr>
          <w:rFonts w:ascii="Meiryo UI" w:eastAsia="Meiryo UI" w:hAnsi="Meiryo UI"/>
          <w:sz w:val="21"/>
          <w:szCs w:val="21"/>
          <w:rPrChange w:id="2368" w:author="Sasaki Kenji／佐々木　研二／AI" w:date="2021-11-19T14:16:00Z">
            <w:rPr>
              <w:rFonts w:ascii="ＭＳ ゴシック" w:eastAsia="ＭＳ ゴシック" w:hAnsi="ＭＳ ゴシック"/>
              <w:sz w:val="21"/>
              <w:szCs w:val="21"/>
            </w:rPr>
          </w:rPrChange>
        </w:rPr>
        <w:pPrChange w:id="2369" w:author="Sugahara, Hikaru/菅原 光" w:date="2022-06-25T17:55:00Z">
          <w:pPr/>
        </w:pPrChange>
      </w:pPr>
      <w:r w:rsidRPr="00F37467">
        <w:rPr>
          <w:sz w:val="21"/>
          <w:szCs w:val="21"/>
          <w:lang w:val="en"/>
          <w:rPrChange w:id="2370" w:author="Sasaki Kenji／佐々木　研二／AI" w:date="2021-11-19T14:16:00Z">
            <w:rPr>
              <w:rFonts w:ascii="ＭＳ ゴシック" w:eastAsia="ＭＳ ゴシック" w:hAnsi="ＭＳ ゴシック"/>
              <w:sz w:val="21"/>
              <w:szCs w:val="21"/>
            </w:rPr>
          </w:rPrChange>
        </w:rPr>
        <w:t>The date guidance will</w:t>
      </w:r>
      <w:r>
        <w:rPr>
          <w:lang w:val="en"/>
        </w:rPr>
        <w:t xml:space="preserve"> </w:t>
      </w:r>
      <w:r w:rsidRPr="00F37467">
        <w:rPr>
          <w:sz w:val="21"/>
          <w:szCs w:val="21"/>
          <w:lang w:val="en"/>
          <w:rPrChange w:id="2371" w:author="Sasaki Kenji／佐々木　研二／AI" w:date="2021-11-19T14:16:00Z">
            <w:rPr>
              <w:rFonts w:ascii="ＭＳ ゴシック" w:eastAsia="ＭＳ ゴシック" w:hAnsi="ＭＳ ゴシック"/>
              <w:sz w:val="21"/>
              <w:szCs w:val="21"/>
            </w:rPr>
          </w:rPrChange>
        </w:rPr>
        <w:t xml:space="preserve">only guide you for the first time of the day. </w:t>
      </w:r>
    </w:p>
    <w:p w14:paraId="66F6B83A" w14:textId="77777777" w:rsidR="009C79F6" w:rsidRPr="00F37467" w:rsidRDefault="00E64976" w:rsidP="009C79F6">
      <w:pPr>
        <w:ind w:firstLineChars="100" w:firstLine="210"/>
        <w:rPr>
          <w:rFonts w:ascii="Meiryo UI" w:eastAsia="Meiryo UI" w:hAnsi="Meiryo UI"/>
          <w:sz w:val="21"/>
          <w:szCs w:val="21"/>
          <w:rPrChange w:id="2372"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2373" w:author="Sasaki Kenji／佐々木　研二／AI" w:date="2021-11-19T14:16:00Z">
            <w:rPr>
              <w:rFonts w:ascii="ＭＳ ゴシック" w:eastAsia="ＭＳ ゴシック" w:hAnsi="ＭＳ ゴシック"/>
              <w:sz w:val="21"/>
              <w:szCs w:val="21"/>
            </w:rPr>
          </w:rPrChange>
        </w:rPr>
        <w:t>However, if you guide by</w:t>
      </w:r>
      <w:r>
        <w:rPr>
          <w:lang w:val="en"/>
        </w:rPr>
        <w:t xml:space="preserve"> </w:t>
      </w:r>
      <w:r w:rsidR="009C79F6" w:rsidRPr="00F37467">
        <w:rPr>
          <w:sz w:val="21"/>
          <w:szCs w:val="21"/>
          <w:lang w:val="en"/>
          <w:rPrChange w:id="2374" w:author="Sasaki Kenji／佐々木　研二／AI" w:date="2021-11-19T14:16:00Z">
            <w:rPr>
              <w:rFonts w:ascii="ＭＳ ゴシック" w:eastAsia="ＭＳ ゴシック" w:hAnsi="ＭＳ ゴシック"/>
              <w:sz w:val="21"/>
              <w:szCs w:val="21"/>
            </w:rPr>
          </w:rPrChange>
        </w:rPr>
        <w:t>0:00</w:t>
      </w:r>
      <w:r>
        <w:rPr>
          <w:lang w:val="en"/>
        </w:rPr>
        <w:t xml:space="preserve"> </w:t>
      </w:r>
      <w:r w:rsidRPr="00F37467">
        <w:rPr>
          <w:sz w:val="21"/>
          <w:szCs w:val="21"/>
          <w:lang w:val="en"/>
          <w:rPrChange w:id="2375" w:author="Sasaki Kenji／佐々木　研二／AI" w:date="2021-11-19T14:16:00Z">
            <w:rPr>
              <w:rFonts w:ascii="ＭＳ ゴシック" w:eastAsia="ＭＳ ゴシック" w:hAnsi="ＭＳ ゴシック"/>
              <w:sz w:val="21"/>
              <w:szCs w:val="21"/>
            </w:rPr>
          </w:rPrChange>
        </w:rPr>
        <w:t>to</w:t>
      </w:r>
      <w:r>
        <w:rPr>
          <w:lang w:val="en"/>
        </w:rPr>
        <w:t xml:space="preserve"> </w:t>
      </w:r>
      <w:r w:rsidR="009C79F6" w:rsidRPr="00F37467">
        <w:rPr>
          <w:sz w:val="21"/>
          <w:szCs w:val="21"/>
          <w:lang w:val="en"/>
          <w:rPrChange w:id="2376" w:author="Sasaki Kenji／佐々木　研二／AI" w:date="2021-11-19T14:16:00Z">
            <w:rPr>
              <w:rFonts w:ascii="ＭＳ ゴシック" w:eastAsia="ＭＳ ゴシック" w:hAnsi="ＭＳ ゴシック"/>
              <w:sz w:val="21"/>
              <w:szCs w:val="21"/>
            </w:rPr>
          </w:rPrChange>
        </w:rPr>
        <w:t>4:59</w:t>
      </w:r>
      <w:r>
        <w:rPr>
          <w:lang w:val="en"/>
        </w:rPr>
        <w:t xml:space="preserve"> on that day, </w:t>
      </w:r>
      <w:r w:rsidRPr="00F37467">
        <w:rPr>
          <w:sz w:val="21"/>
          <w:szCs w:val="21"/>
          <w:lang w:val="en"/>
          <w:rPrChange w:id="2377" w:author="Sasaki Kenji／佐々木　研二／AI" w:date="2021-11-19T14:16:00Z">
            <w:rPr>
              <w:rFonts w:ascii="ＭＳ ゴシック" w:eastAsia="ＭＳ ゴシック" w:hAnsi="ＭＳ ゴシック"/>
              <w:sz w:val="21"/>
              <w:szCs w:val="21"/>
            </w:rPr>
          </w:rPrChange>
        </w:rPr>
        <w:t>please inform again after</w:t>
      </w:r>
      <w:r>
        <w:rPr>
          <w:lang w:val="en"/>
        </w:rPr>
        <w:t xml:space="preserve"> </w:t>
      </w:r>
      <w:r w:rsidR="009C79F6" w:rsidRPr="00F37467">
        <w:rPr>
          <w:sz w:val="21"/>
          <w:szCs w:val="21"/>
          <w:lang w:val="en"/>
          <w:rPrChange w:id="2378" w:author="Sasaki Kenji／佐々木　研二／AI" w:date="2021-11-19T14:16:00Z">
            <w:rPr>
              <w:rFonts w:ascii="ＭＳ ゴシック" w:eastAsia="ＭＳ ゴシック" w:hAnsi="ＭＳ ゴシック"/>
              <w:sz w:val="21"/>
              <w:szCs w:val="21"/>
            </w:rPr>
          </w:rPrChange>
        </w:rPr>
        <w:t>5:00</w:t>
      </w:r>
    </w:p>
    <w:p w14:paraId="22066D40" w14:textId="77777777" w:rsidR="00E64976" w:rsidRPr="00F37467" w:rsidRDefault="00E64976" w:rsidP="009C79F6">
      <w:pPr>
        <w:ind w:firstLineChars="100" w:firstLine="210"/>
        <w:rPr>
          <w:rFonts w:ascii="Meiryo UI" w:eastAsia="Meiryo UI" w:hAnsi="Meiryo UI"/>
          <w:sz w:val="21"/>
          <w:szCs w:val="21"/>
          <w:rPrChange w:id="2379"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2380" w:author="Sasaki Kenji／佐々木　研二／AI" w:date="2021-11-19T14:16:00Z">
            <w:rPr>
              <w:rFonts w:ascii="ＭＳ ゴシック" w:eastAsia="ＭＳ ゴシック" w:hAnsi="ＭＳ ゴシック"/>
              <w:sz w:val="21"/>
              <w:szCs w:val="21"/>
            </w:rPr>
          </w:rPrChange>
        </w:rPr>
        <w:t>permit.</w:t>
      </w:r>
    </w:p>
    <w:p w14:paraId="383855D7" w14:textId="77777777" w:rsidR="00366D2F" w:rsidRDefault="00E64976" w:rsidP="00E64976">
      <w:pPr>
        <w:rPr>
          <w:ins w:id="2381" w:author="Sugahara, Hikaru/菅原 光" w:date="2022-06-25T17:56:00Z"/>
          <w:sz w:val="21"/>
          <w:szCs w:val="21"/>
          <w:lang w:val="en"/>
        </w:rPr>
      </w:pPr>
      <w:r w:rsidRPr="00F37467">
        <w:rPr>
          <w:rFonts w:hint="eastAsia"/>
          <w:sz w:val="21"/>
          <w:szCs w:val="21"/>
          <w:lang w:val="en"/>
          <w:rPrChange w:id="2382"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2383" w:author="Sasaki Kenji／佐々木　研二／AI" w:date="2021-11-19T14:16:00Z">
            <w:rPr>
              <w:rFonts w:ascii="ＭＳ ゴシック" w:eastAsia="ＭＳ ゴシック" w:hAnsi="ＭＳ ゴシック"/>
              <w:sz w:val="21"/>
              <w:szCs w:val="21"/>
            </w:rPr>
          </w:rPrChange>
        </w:rPr>
        <w:t xml:space="preserve"> </w:t>
      </w:r>
      <w:ins w:id="2384" w:author="Sugahara, Hikaru/菅原 光" w:date="2022-06-25T17:56:00Z">
        <w:r w:rsidR="00366D2F" w:rsidRPr="00366D2F">
          <w:rPr>
            <w:rFonts w:hint="eastAsia"/>
            <w:sz w:val="21"/>
            <w:szCs w:val="21"/>
            <w:lang w:val="en"/>
          </w:rPr>
          <w:t>ユーザ設定により、以下の組み合わせで案内するしないを判断する。</w:t>
        </w:r>
      </w:ins>
    </w:p>
    <w:p w14:paraId="6B9A0478" w14:textId="16B85241" w:rsidR="00E64976" w:rsidRPr="00F37467" w:rsidRDefault="00E64976">
      <w:pPr>
        <w:ind w:firstLineChars="100" w:firstLine="210"/>
        <w:rPr>
          <w:rFonts w:ascii="Meiryo UI" w:eastAsia="Meiryo UI" w:hAnsi="Meiryo UI"/>
          <w:sz w:val="21"/>
          <w:szCs w:val="21"/>
          <w:rPrChange w:id="2385" w:author="Sasaki Kenji／佐々木　研二／AI" w:date="2021-11-19T14:16:00Z">
            <w:rPr>
              <w:rFonts w:ascii="ＭＳ ゴシック" w:eastAsia="ＭＳ ゴシック" w:hAnsi="ＭＳ ゴシック"/>
              <w:sz w:val="21"/>
              <w:szCs w:val="21"/>
            </w:rPr>
          </w:rPrChange>
        </w:rPr>
        <w:pPrChange w:id="2386" w:author="Sugahara, Hikaru/菅原 光" w:date="2022-06-25T17:56:00Z">
          <w:pPr/>
        </w:pPrChange>
      </w:pPr>
      <w:r w:rsidRPr="00F37467">
        <w:rPr>
          <w:sz w:val="21"/>
          <w:szCs w:val="21"/>
          <w:lang w:val="en"/>
          <w:rPrChange w:id="2387" w:author="Sasaki Kenji／佐々木　研二／AI" w:date="2021-11-19T14:16:00Z">
            <w:rPr>
              <w:rFonts w:ascii="ＭＳ ゴシック" w:eastAsia="ＭＳ ゴシック" w:hAnsi="ＭＳ ゴシック"/>
              <w:sz w:val="21"/>
              <w:szCs w:val="21"/>
            </w:rPr>
          </w:rPrChange>
        </w:rPr>
        <w:t>By user settings, it is judged not to guide in the following combination.</w:t>
      </w:r>
    </w:p>
    <w:tbl>
      <w:tblPr>
        <w:tblW w:w="7953" w:type="dxa"/>
        <w:tblCellMar>
          <w:left w:w="99" w:type="dxa"/>
          <w:right w:w="99" w:type="dxa"/>
        </w:tblCellMar>
        <w:tblLook w:val="04A0" w:firstRow="1" w:lastRow="0" w:firstColumn="1" w:lastColumn="0" w:noHBand="0" w:noVBand="1"/>
      </w:tblPr>
      <w:tblGrid>
        <w:gridCol w:w="564"/>
        <w:gridCol w:w="2003"/>
        <w:gridCol w:w="1843"/>
        <w:gridCol w:w="1842"/>
        <w:gridCol w:w="1701"/>
      </w:tblGrid>
      <w:tr w:rsidR="00E64976" w:rsidRPr="00F37467" w14:paraId="35ADC6B7" w14:textId="77777777" w:rsidTr="009C79F6">
        <w:trPr>
          <w:trHeight w:val="270"/>
        </w:trPr>
        <w:tc>
          <w:tcPr>
            <w:tcW w:w="2567"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AA4FBB" w14:textId="77777777" w:rsidR="00E64976" w:rsidRPr="00F37467" w:rsidRDefault="00E64976" w:rsidP="004C3DE0">
            <w:pPr>
              <w:widowControl/>
              <w:jc w:val="left"/>
              <w:rPr>
                <w:rFonts w:ascii="Meiryo UI" w:eastAsia="Meiryo UI" w:hAnsi="Meiryo UI" w:cs="ＭＳ Ｐゴシック"/>
                <w:kern w:val="0"/>
                <w:sz w:val="22"/>
                <w:szCs w:val="22"/>
                <w:rPrChange w:id="2388" w:author="Sasaki Kenji／佐々木　研二／AI" w:date="2021-11-19T14:16:00Z">
                  <w:rPr>
                    <w:rFonts w:ascii="ＭＳ ゴシック" w:eastAsia="ＭＳ ゴシック" w:hAnsi="ＭＳ ゴシック" w:cs="ＭＳ Ｐゴシック"/>
                    <w:kern w:val="0"/>
                    <w:sz w:val="22"/>
                    <w:szCs w:val="22"/>
                  </w:rPr>
                </w:rPrChange>
              </w:rPr>
            </w:pPr>
            <w:bookmarkStart w:id="2389" w:name="OLE_LINK1"/>
            <w:r w:rsidRPr="00F37467">
              <w:rPr>
                <w:rFonts w:ascii="Meiryo UI" w:eastAsia="Meiryo UI" w:hAnsi="Meiryo UI" w:cs="ＭＳ Ｐゴシック" w:hint="eastAsia"/>
                <w:kern w:val="0"/>
                <w:sz w:val="22"/>
                <w:szCs w:val="22"/>
                <w:rPrChange w:id="2390" w:author="Sasaki Kenji／佐々木　研二／AI" w:date="2021-11-19T14:16:00Z">
                  <w:rPr>
                    <w:rFonts w:ascii="ＭＳ ゴシック" w:eastAsia="ＭＳ ゴシック" w:hAnsi="ＭＳ ゴシック" w:cs="ＭＳ Ｐゴシック" w:hint="eastAsia"/>
                    <w:kern w:val="0"/>
                    <w:sz w:val="22"/>
                    <w:szCs w:val="22"/>
                  </w:rPr>
                </w:rPrChange>
              </w:rPr>
              <w:t xml:space="preserve">　</w:t>
            </w:r>
          </w:p>
        </w:tc>
        <w:tc>
          <w:tcPr>
            <w:tcW w:w="5386" w:type="dxa"/>
            <w:gridSpan w:val="3"/>
            <w:tcBorders>
              <w:top w:val="single" w:sz="4" w:space="0" w:color="auto"/>
              <w:left w:val="nil"/>
              <w:bottom w:val="single" w:sz="4" w:space="0" w:color="auto"/>
              <w:right w:val="single" w:sz="4" w:space="0" w:color="auto"/>
            </w:tcBorders>
            <w:shd w:val="clear" w:color="000000" w:fill="C4D79B"/>
            <w:noWrap/>
            <w:vAlign w:val="bottom"/>
            <w:hideMark/>
          </w:tcPr>
          <w:p w14:paraId="36C16E35" w14:textId="57681843" w:rsidR="00E64976" w:rsidRPr="00F37467" w:rsidRDefault="005F09C1" w:rsidP="004C3DE0">
            <w:pPr>
              <w:widowControl/>
              <w:jc w:val="left"/>
              <w:rPr>
                <w:rFonts w:ascii="Meiryo UI" w:eastAsia="Meiryo UI" w:hAnsi="Meiryo UI" w:cs="ＭＳ Ｐゴシック"/>
                <w:kern w:val="0"/>
                <w:sz w:val="22"/>
                <w:szCs w:val="22"/>
                <w:rPrChange w:id="2391" w:author="Sasaki Kenji／佐々木　研二／AI" w:date="2021-11-19T14:16:00Z">
                  <w:rPr>
                    <w:rFonts w:ascii="ＭＳ ゴシック" w:eastAsia="ＭＳ ゴシック" w:hAnsi="ＭＳ ゴシック" w:cs="ＭＳ Ｐゴシック"/>
                    <w:kern w:val="0"/>
                    <w:sz w:val="22"/>
                    <w:szCs w:val="22"/>
                  </w:rPr>
                </w:rPrChange>
              </w:rPr>
            </w:pPr>
            <w:ins w:id="2392" w:author="Sugahara, Hikaru/菅原 光" w:date="2022-06-25T18:01:00Z">
              <w:r>
                <w:rPr>
                  <w:rFonts w:hint="eastAsia"/>
                  <w:kern w:val="0"/>
                  <w:sz w:val="22"/>
                  <w:szCs w:val="22"/>
                  <w:lang w:val="en"/>
                </w:rPr>
                <w:t xml:space="preserve">ユーザー設定　</w:t>
              </w:r>
            </w:ins>
            <w:r w:rsidR="00E64976" w:rsidRPr="00F37467">
              <w:rPr>
                <w:kern w:val="0"/>
                <w:sz w:val="22"/>
                <w:szCs w:val="22"/>
                <w:lang w:val="en"/>
                <w:rPrChange w:id="2393" w:author="Sasaki Kenji／佐々木　研二／AI" w:date="2021-11-19T14:16:00Z">
                  <w:rPr>
                    <w:rFonts w:ascii="ＭＳ ゴシック" w:eastAsia="ＭＳ ゴシック" w:hAnsi="ＭＳ ゴシック" w:cs="ＭＳ Ｐゴシック"/>
                    <w:kern w:val="0"/>
                    <w:sz w:val="22"/>
                    <w:szCs w:val="22"/>
                  </w:rPr>
                </w:rPrChange>
              </w:rPr>
              <w:t>User settings</w:t>
            </w:r>
          </w:p>
        </w:tc>
      </w:tr>
      <w:tr w:rsidR="00E64976" w:rsidRPr="00F37467" w14:paraId="354AF235" w14:textId="77777777" w:rsidTr="009C79F6">
        <w:trPr>
          <w:trHeight w:val="270"/>
        </w:trPr>
        <w:tc>
          <w:tcPr>
            <w:tcW w:w="2567" w:type="dxa"/>
            <w:gridSpan w:val="2"/>
            <w:vMerge/>
            <w:tcBorders>
              <w:top w:val="single" w:sz="4" w:space="0" w:color="auto"/>
              <w:left w:val="single" w:sz="4" w:space="0" w:color="auto"/>
              <w:bottom w:val="single" w:sz="4" w:space="0" w:color="auto"/>
              <w:right w:val="single" w:sz="4" w:space="0" w:color="auto"/>
            </w:tcBorders>
            <w:vAlign w:val="center"/>
            <w:hideMark/>
          </w:tcPr>
          <w:p w14:paraId="66AD1DB0" w14:textId="77777777" w:rsidR="00E64976" w:rsidRPr="00F37467" w:rsidRDefault="00E64976" w:rsidP="004C3DE0">
            <w:pPr>
              <w:widowControl/>
              <w:jc w:val="left"/>
              <w:rPr>
                <w:rFonts w:ascii="Meiryo UI" w:eastAsia="Meiryo UI" w:hAnsi="Meiryo UI" w:cs="ＭＳ Ｐゴシック"/>
                <w:kern w:val="0"/>
                <w:sz w:val="22"/>
                <w:szCs w:val="22"/>
                <w:rPrChange w:id="2394" w:author="Sasaki Kenji／佐々木　研二／AI" w:date="2021-11-19T14:16:00Z">
                  <w:rPr>
                    <w:rFonts w:ascii="ＭＳ ゴシック" w:eastAsia="ＭＳ ゴシック" w:hAnsi="ＭＳ ゴシック" w:cs="ＭＳ Ｐゴシック"/>
                    <w:kern w:val="0"/>
                    <w:sz w:val="22"/>
                    <w:szCs w:val="22"/>
                  </w:rPr>
                </w:rPrChange>
              </w:rPr>
            </w:pPr>
          </w:p>
        </w:tc>
        <w:tc>
          <w:tcPr>
            <w:tcW w:w="1843" w:type="dxa"/>
            <w:tcBorders>
              <w:top w:val="nil"/>
              <w:left w:val="nil"/>
              <w:bottom w:val="single" w:sz="4" w:space="0" w:color="auto"/>
              <w:right w:val="single" w:sz="4" w:space="0" w:color="auto"/>
            </w:tcBorders>
            <w:shd w:val="clear" w:color="000000" w:fill="C4D79B"/>
            <w:noWrap/>
            <w:vAlign w:val="bottom"/>
            <w:hideMark/>
          </w:tcPr>
          <w:p w14:paraId="1A58E685" w14:textId="5F9712F5" w:rsidR="00E64976" w:rsidRPr="00F37467" w:rsidRDefault="005F09C1" w:rsidP="004C3DE0">
            <w:pPr>
              <w:widowControl/>
              <w:jc w:val="left"/>
              <w:rPr>
                <w:rFonts w:ascii="Meiryo UI" w:eastAsia="Meiryo UI" w:hAnsi="Meiryo UI" w:cs="ＭＳ Ｐゴシック"/>
                <w:kern w:val="0"/>
                <w:sz w:val="22"/>
                <w:szCs w:val="22"/>
                <w:rPrChange w:id="2395" w:author="Sasaki Kenji／佐々木　研二／AI" w:date="2021-11-19T14:16:00Z">
                  <w:rPr>
                    <w:rFonts w:ascii="ＭＳ ゴシック" w:eastAsia="ＭＳ ゴシック" w:hAnsi="ＭＳ ゴシック" w:cs="ＭＳ Ｐゴシック"/>
                    <w:kern w:val="0"/>
                    <w:sz w:val="22"/>
                    <w:szCs w:val="22"/>
                  </w:rPr>
                </w:rPrChange>
              </w:rPr>
            </w:pPr>
            <w:ins w:id="2396" w:author="Sugahara, Hikaru/菅原 光" w:date="2022-06-25T18:01:00Z">
              <w:r>
                <w:rPr>
                  <w:rFonts w:hint="eastAsia"/>
                  <w:kern w:val="0"/>
                  <w:sz w:val="22"/>
                  <w:szCs w:val="22"/>
                  <w:lang w:val="en"/>
                </w:rPr>
                <w:t>音声</w:t>
              </w:r>
              <w:r>
                <w:rPr>
                  <w:rFonts w:hint="eastAsia"/>
                  <w:kern w:val="0"/>
                  <w:sz w:val="22"/>
                  <w:szCs w:val="22"/>
                  <w:lang w:val="en"/>
                </w:rPr>
                <w:t>1</w:t>
              </w:r>
              <w:r>
                <w:rPr>
                  <w:rFonts w:hint="eastAsia"/>
                  <w:kern w:val="0"/>
                  <w:sz w:val="22"/>
                  <w:szCs w:val="22"/>
                  <w:lang w:val="en"/>
                </w:rPr>
                <w:t xml:space="preserve">　</w:t>
              </w:r>
            </w:ins>
            <w:r w:rsidR="00E64976" w:rsidRPr="00F37467">
              <w:rPr>
                <w:kern w:val="0"/>
                <w:sz w:val="22"/>
                <w:szCs w:val="22"/>
                <w:lang w:val="en"/>
                <w:rPrChange w:id="2397" w:author="Sasaki Kenji／佐々木　研二／AI" w:date="2021-11-19T14:16:00Z">
                  <w:rPr>
                    <w:rFonts w:ascii="ＭＳ ゴシック" w:eastAsia="ＭＳ ゴシック" w:hAnsi="ＭＳ ゴシック" w:cs="ＭＳ Ｐゴシック"/>
                    <w:kern w:val="0"/>
                    <w:sz w:val="22"/>
                    <w:szCs w:val="22"/>
                  </w:rPr>
                </w:rPrChange>
              </w:rPr>
              <w:t>Voice 1</w:t>
            </w:r>
          </w:p>
        </w:tc>
        <w:tc>
          <w:tcPr>
            <w:tcW w:w="1842" w:type="dxa"/>
            <w:tcBorders>
              <w:top w:val="nil"/>
              <w:left w:val="nil"/>
              <w:bottom w:val="single" w:sz="4" w:space="0" w:color="auto"/>
              <w:right w:val="single" w:sz="4" w:space="0" w:color="auto"/>
            </w:tcBorders>
            <w:shd w:val="clear" w:color="000000" w:fill="C4D79B"/>
            <w:noWrap/>
            <w:vAlign w:val="bottom"/>
            <w:hideMark/>
          </w:tcPr>
          <w:p w14:paraId="5F904046" w14:textId="049DBCFD" w:rsidR="00E64976" w:rsidRPr="00F37467" w:rsidRDefault="005F09C1" w:rsidP="004C3DE0">
            <w:pPr>
              <w:widowControl/>
              <w:jc w:val="left"/>
              <w:rPr>
                <w:rFonts w:ascii="Meiryo UI" w:eastAsia="Meiryo UI" w:hAnsi="Meiryo UI" w:cs="ＭＳ Ｐゴシック"/>
                <w:kern w:val="0"/>
                <w:sz w:val="22"/>
                <w:szCs w:val="22"/>
                <w:rPrChange w:id="2398" w:author="Sasaki Kenji／佐々木　研二／AI" w:date="2021-11-19T14:16:00Z">
                  <w:rPr>
                    <w:rFonts w:ascii="ＭＳ ゴシック" w:eastAsia="ＭＳ ゴシック" w:hAnsi="ＭＳ ゴシック" w:cs="ＭＳ Ｐゴシック"/>
                    <w:kern w:val="0"/>
                    <w:sz w:val="22"/>
                    <w:szCs w:val="22"/>
                  </w:rPr>
                </w:rPrChange>
              </w:rPr>
            </w:pPr>
            <w:ins w:id="2399" w:author="Sugahara, Hikaru/菅原 光" w:date="2022-06-25T18:01:00Z">
              <w:r>
                <w:rPr>
                  <w:rFonts w:hint="eastAsia"/>
                  <w:kern w:val="0"/>
                  <w:sz w:val="22"/>
                  <w:szCs w:val="22"/>
                  <w:lang w:val="en"/>
                </w:rPr>
                <w:t>音声</w:t>
              </w:r>
            </w:ins>
            <w:ins w:id="2400" w:author="Sugahara, Hikaru/菅原 光" w:date="2022-06-25T18:02:00Z">
              <w:r>
                <w:rPr>
                  <w:rFonts w:hint="eastAsia"/>
                  <w:kern w:val="0"/>
                  <w:sz w:val="22"/>
                  <w:szCs w:val="22"/>
                  <w:lang w:val="en"/>
                </w:rPr>
                <w:t>2</w:t>
              </w:r>
              <w:r>
                <w:rPr>
                  <w:rFonts w:hint="eastAsia"/>
                  <w:kern w:val="0"/>
                  <w:sz w:val="22"/>
                  <w:szCs w:val="22"/>
                  <w:lang w:val="en"/>
                </w:rPr>
                <w:t xml:space="preserve">　</w:t>
              </w:r>
            </w:ins>
            <w:del w:id="2401" w:author="Kumagai, Tetsuo/熊谷 哲男" w:date="2022-03-25T12:34:00Z">
              <w:r w:rsidR="00E64976" w:rsidRPr="00F37467" w:rsidDel="009C7CE5">
                <w:rPr>
                  <w:kern w:val="0"/>
                  <w:sz w:val="22"/>
                  <w:szCs w:val="22"/>
                  <w:lang w:val="en"/>
                  <w:rPrChange w:id="2402" w:author="Sasaki Kenji／佐々木　研二／AI" w:date="2021-11-19T14:16:00Z">
                    <w:rPr>
                      <w:rFonts w:ascii="ＭＳ ゴシック" w:eastAsia="ＭＳ ゴシック" w:hAnsi="ＭＳ ゴシック" w:cs="ＭＳ Ｐゴシック"/>
                      <w:kern w:val="0"/>
                      <w:sz w:val="22"/>
                      <w:szCs w:val="22"/>
                    </w:rPr>
                  </w:rPrChange>
                </w:rPr>
                <w:delText xml:space="preserve">Audio </w:delText>
              </w:r>
            </w:del>
            <w:ins w:id="2403" w:author="Kumagai, Tetsuo/熊谷 哲男" w:date="2022-03-25T12:34:00Z">
              <w:r w:rsidR="009C7CE5">
                <w:rPr>
                  <w:kern w:val="0"/>
                  <w:sz w:val="22"/>
                  <w:szCs w:val="22"/>
                  <w:lang w:val="en"/>
                </w:rPr>
                <w:t>Voice</w:t>
              </w:r>
            </w:ins>
            <w:r w:rsidR="00E64976" w:rsidRPr="00F37467">
              <w:rPr>
                <w:kern w:val="0"/>
                <w:sz w:val="22"/>
                <w:szCs w:val="22"/>
                <w:lang w:val="en"/>
                <w:rPrChange w:id="2404" w:author="Sasaki Kenji／佐々木　研二／AI" w:date="2021-11-19T14:16:00Z">
                  <w:rPr>
                    <w:rFonts w:ascii="ＭＳ ゴシック" w:eastAsia="ＭＳ ゴシック" w:hAnsi="ＭＳ ゴシック" w:cs="ＭＳ Ｐゴシック"/>
                    <w:kern w:val="0"/>
                    <w:sz w:val="22"/>
                    <w:szCs w:val="22"/>
                  </w:rPr>
                </w:rPrChange>
              </w:rPr>
              <w:t>2</w:t>
            </w:r>
          </w:p>
        </w:tc>
        <w:tc>
          <w:tcPr>
            <w:tcW w:w="1701" w:type="dxa"/>
            <w:tcBorders>
              <w:top w:val="nil"/>
              <w:left w:val="nil"/>
              <w:bottom w:val="single" w:sz="4" w:space="0" w:color="auto"/>
              <w:right w:val="single" w:sz="4" w:space="0" w:color="auto"/>
            </w:tcBorders>
            <w:shd w:val="clear" w:color="000000" w:fill="C4D79B"/>
            <w:noWrap/>
            <w:vAlign w:val="bottom"/>
            <w:hideMark/>
          </w:tcPr>
          <w:p w14:paraId="3BFEB3F8" w14:textId="49A896B0" w:rsidR="00E64976" w:rsidRPr="00F37467" w:rsidRDefault="005F09C1" w:rsidP="004C3DE0">
            <w:pPr>
              <w:widowControl/>
              <w:jc w:val="left"/>
              <w:rPr>
                <w:rFonts w:ascii="Meiryo UI" w:eastAsia="Meiryo UI" w:hAnsi="Meiryo UI" w:cs="ＭＳ Ｐゴシック"/>
                <w:kern w:val="0"/>
                <w:sz w:val="22"/>
                <w:szCs w:val="22"/>
                <w:rPrChange w:id="2405" w:author="Sasaki Kenji／佐々木　研二／AI" w:date="2021-11-19T14:16:00Z">
                  <w:rPr>
                    <w:rFonts w:ascii="ＭＳ ゴシック" w:eastAsia="ＭＳ ゴシック" w:hAnsi="ＭＳ ゴシック" w:cs="ＭＳ Ｐゴシック"/>
                    <w:kern w:val="0"/>
                    <w:sz w:val="22"/>
                    <w:szCs w:val="22"/>
                  </w:rPr>
                </w:rPrChange>
              </w:rPr>
            </w:pPr>
            <w:ins w:id="2406" w:author="Sugahara, Hikaru/菅原 光" w:date="2022-06-25T18:02:00Z">
              <w:r>
                <w:rPr>
                  <w:rFonts w:hint="eastAsia"/>
                  <w:kern w:val="0"/>
                  <w:sz w:val="22"/>
                  <w:szCs w:val="22"/>
                  <w:lang w:val="en"/>
                </w:rPr>
                <w:t xml:space="preserve">なし　</w:t>
              </w:r>
            </w:ins>
            <w:r w:rsidR="00E64976" w:rsidRPr="00F37467">
              <w:rPr>
                <w:kern w:val="0"/>
                <w:sz w:val="22"/>
                <w:szCs w:val="22"/>
                <w:lang w:val="en"/>
                <w:rPrChange w:id="2407" w:author="Sasaki Kenji／佐々木　研二／AI" w:date="2021-11-19T14:16:00Z">
                  <w:rPr>
                    <w:rFonts w:ascii="ＭＳ ゴシック" w:eastAsia="ＭＳ ゴシック" w:hAnsi="ＭＳ ゴシック" w:cs="ＭＳ Ｐゴシック"/>
                    <w:kern w:val="0"/>
                    <w:sz w:val="22"/>
                    <w:szCs w:val="22"/>
                  </w:rPr>
                </w:rPrChange>
              </w:rPr>
              <w:t>without</w:t>
            </w:r>
          </w:p>
        </w:tc>
      </w:tr>
      <w:tr w:rsidR="00E64976" w:rsidRPr="00F37467" w14:paraId="5277767C" w14:textId="77777777" w:rsidTr="009C79F6">
        <w:trPr>
          <w:trHeight w:val="375"/>
        </w:trPr>
        <w:tc>
          <w:tcPr>
            <w:tcW w:w="564" w:type="dxa"/>
            <w:vMerge w:val="restart"/>
            <w:tcBorders>
              <w:top w:val="nil"/>
              <w:left w:val="single" w:sz="4" w:space="0" w:color="auto"/>
              <w:bottom w:val="single" w:sz="4" w:space="0" w:color="000000"/>
              <w:right w:val="single" w:sz="4" w:space="0" w:color="auto"/>
            </w:tcBorders>
            <w:shd w:val="clear" w:color="000000" w:fill="C4D79B"/>
            <w:noWrap/>
            <w:textDirection w:val="tbRlV"/>
            <w:vAlign w:val="center"/>
            <w:hideMark/>
          </w:tcPr>
          <w:p w14:paraId="173AAF2D" w14:textId="77777777" w:rsidR="00E64976" w:rsidRPr="00F37467" w:rsidRDefault="00E64976" w:rsidP="004C3DE0">
            <w:pPr>
              <w:widowControl/>
              <w:jc w:val="center"/>
              <w:rPr>
                <w:rFonts w:ascii="Meiryo UI" w:eastAsia="Meiryo UI" w:hAnsi="Meiryo UI" w:cs="ＭＳ Ｐゴシック"/>
                <w:kern w:val="0"/>
                <w:sz w:val="22"/>
                <w:szCs w:val="22"/>
                <w:rPrChange w:id="2408"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09" w:author="Sasaki Kenji／佐々木　研二／AI" w:date="2021-11-19T14:16:00Z">
                  <w:rPr>
                    <w:rFonts w:ascii="ＭＳ ゴシック" w:eastAsia="ＭＳ ゴシック" w:hAnsi="ＭＳ ゴシック" w:cs="ＭＳ Ｐゴシック"/>
                    <w:kern w:val="0"/>
                    <w:sz w:val="22"/>
                    <w:szCs w:val="22"/>
                  </w:rPr>
                </w:rPrChange>
              </w:rPr>
              <w:t>service</w:t>
            </w:r>
          </w:p>
        </w:tc>
        <w:tc>
          <w:tcPr>
            <w:tcW w:w="2003" w:type="dxa"/>
            <w:tcBorders>
              <w:top w:val="nil"/>
              <w:left w:val="nil"/>
              <w:bottom w:val="single" w:sz="4" w:space="0" w:color="auto"/>
              <w:right w:val="single" w:sz="4" w:space="0" w:color="auto"/>
            </w:tcBorders>
            <w:shd w:val="clear" w:color="000000" w:fill="C4D79B"/>
            <w:noWrap/>
            <w:vAlign w:val="bottom"/>
            <w:hideMark/>
          </w:tcPr>
          <w:p w14:paraId="436E7BE4" w14:textId="56BFEC20" w:rsidR="00366D2F" w:rsidRDefault="00366D2F" w:rsidP="004C3DE0">
            <w:pPr>
              <w:widowControl/>
              <w:jc w:val="left"/>
              <w:rPr>
                <w:ins w:id="2410" w:author="Sugahara, Hikaru/菅原 光" w:date="2022-06-25T17:56:00Z"/>
                <w:kern w:val="0"/>
                <w:sz w:val="22"/>
                <w:szCs w:val="22"/>
                <w:lang w:val="en"/>
              </w:rPr>
            </w:pPr>
            <w:ins w:id="2411" w:author="Sugahara, Hikaru/菅原 光" w:date="2022-06-25T17:56:00Z">
              <w:r>
                <w:rPr>
                  <w:rFonts w:hint="eastAsia"/>
                  <w:kern w:val="0"/>
                  <w:sz w:val="22"/>
                  <w:szCs w:val="22"/>
                  <w:lang w:val="en"/>
                </w:rPr>
                <w:t>日付案内</w:t>
              </w:r>
            </w:ins>
          </w:p>
          <w:p w14:paraId="415F159C" w14:textId="70C4A803" w:rsidR="00E64976" w:rsidRPr="00F37467" w:rsidRDefault="00E64976" w:rsidP="004C3DE0">
            <w:pPr>
              <w:widowControl/>
              <w:jc w:val="left"/>
              <w:rPr>
                <w:rFonts w:ascii="Meiryo UI" w:eastAsia="Meiryo UI" w:hAnsi="Meiryo UI" w:cs="ＭＳ Ｐゴシック"/>
                <w:kern w:val="0"/>
                <w:sz w:val="22"/>
                <w:szCs w:val="22"/>
                <w:rPrChange w:id="2412"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13" w:author="Sasaki Kenji／佐々木　研二／AI" w:date="2021-11-19T14:16:00Z">
                  <w:rPr>
                    <w:rFonts w:ascii="ＭＳ ゴシック" w:eastAsia="ＭＳ ゴシック" w:hAnsi="ＭＳ ゴシック" w:cs="ＭＳ Ｐゴシック"/>
                    <w:kern w:val="0"/>
                    <w:sz w:val="22"/>
                    <w:szCs w:val="22"/>
                  </w:rPr>
                </w:rPrChange>
              </w:rPr>
              <w:t>Date Guide</w:t>
            </w:r>
          </w:p>
        </w:tc>
        <w:tc>
          <w:tcPr>
            <w:tcW w:w="1843" w:type="dxa"/>
            <w:tcBorders>
              <w:top w:val="nil"/>
              <w:left w:val="nil"/>
              <w:bottom w:val="single" w:sz="4" w:space="0" w:color="auto"/>
              <w:right w:val="single" w:sz="4" w:space="0" w:color="auto"/>
            </w:tcBorders>
            <w:shd w:val="clear" w:color="auto" w:fill="auto"/>
            <w:noWrap/>
            <w:vAlign w:val="bottom"/>
            <w:hideMark/>
          </w:tcPr>
          <w:p w14:paraId="0C032418" w14:textId="6807AD64" w:rsidR="005F09C1" w:rsidRDefault="005F09C1" w:rsidP="004C3DE0">
            <w:pPr>
              <w:widowControl/>
              <w:jc w:val="left"/>
              <w:rPr>
                <w:ins w:id="2414" w:author="Sugahara, Hikaru/菅原 光" w:date="2022-06-25T17:59:00Z"/>
                <w:kern w:val="0"/>
                <w:sz w:val="22"/>
                <w:szCs w:val="22"/>
                <w:lang w:val="en"/>
              </w:rPr>
            </w:pPr>
            <w:ins w:id="2415" w:author="Sugahara, Hikaru/菅原 光" w:date="2022-06-25T17:59:00Z">
              <w:r>
                <w:rPr>
                  <w:rFonts w:hint="eastAsia"/>
                  <w:kern w:val="0"/>
                  <w:sz w:val="22"/>
                  <w:szCs w:val="22"/>
                  <w:lang w:val="en"/>
                </w:rPr>
                <w:t>案内する</w:t>
              </w:r>
            </w:ins>
          </w:p>
          <w:p w14:paraId="77CCC75A" w14:textId="00926A42" w:rsidR="00E64976" w:rsidRPr="00F37467" w:rsidRDefault="00E64976" w:rsidP="004C3DE0">
            <w:pPr>
              <w:widowControl/>
              <w:jc w:val="left"/>
              <w:rPr>
                <w:rFonts w:ascii="Meiryo UI" w:eastAsia="Meiryo UI" w:hAnsi="Meiryo UI" w:cs="ＭＳ Ｐゴシック"/>
                <w:kern w:val="0"/>
                <w:sz w:val="22"/>
                <w:szCs w:val="22"/>
                <w:rPrChange w:id="2416"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17" w:author="Sasaki Kenji／佐々木　研二／AI" w:date="2021-11-19T14:16:00Z">
                  <w:rPr>
                    <w:rFonts w:ascii="ＭＳ ゴシック" w:eastAsia="ＭＳ ゴシック" w:hAnsi="ＭＳ ゴシック" w:cs="ＭＳ Ｐゴシック"/>
                    <w:kern w:val="0"/>
                    <w:sz w:val="22"/>
                    <w:szCs w:val="22"/>
                  </w:rPr>
                </w:rPrChange>
              </w:rPr>
              <w:t>guide</w:t>
            </w:r>
          </w:p>
        </w:tc>
        <w:tc>
          <w:tcPr>
            <w:tcW w:w="1842" w:type="dxa"/>
            <w:tcBorders>
              <w:top w:val="nil"/>
              <w:left w:val="nil"/>
              <w:bottom w:val="single" w:sz="4" w:space="0" w:color="auto"/>
              <w:right w:val="single" w:sz="4" w:space="0" w:color="auto"/>
            </w:tcBorders>
            <w:shd w:val="clear" w:color="auto" w:fill="auto"/>
            <w:noWrap/>
            <w:vAlign w:val="bottom"/>
            <w:hideMark/>
          </w:tcPr>
          <w:p w14:paraId="5A33C5DC" w14:textId="73C6F3F6" w:rsidR="005F09C1" w:rsidRDefault="005F09C1" w:rsidP="004C3DE0">
            <w:pPr>
              <w:widowControl/>
              <w:jc w:val="left"/>
              <w:rPr>
                <w:ins w:id="2418" w:author="Sugahara, Hikaru/菅原 光" w:date="2022-06-25T18:00:00Z"/>
                <w:kern w:val="0"/>
                <w:sz w:val="22"/>
                <w:szCs w:val="22"/>
                <w:lang w:val="en"/>
              </w:rPr>
            </w:pPr>
            <w:ins w:id="2419" w:author="Sugahara, Hikaru/菅原 光" w:date="2022-06-25T18:00:00Z">
              <w:r>
                <w:rPr>
                  <w:rFonts w:hint="eastAsia"/>
                  <w:kern w:val="0"/>
                  <w:sz w:val="22"/>
                  <w:szCs w:val="22"/>
                  <w:lang w:val="en"/>
                </w:rPr>
                <w:t>案内する</w:t>
              </w:r>
            </w:ins>
          </w:p>
          <w:p w14:paraId="0608C50E" w14:textId="2E5DA947" w:rsidR="00E64976" w:rsidRPr="00F37467" w:rsidRDefault="00E64976" w:rsidP="004C3DE0">
            <w:pPr>
              <w:widowControl/>
              <w:jc w:val="left"/>
              <w:rPr>
                <w:rFonts w:ascii="Meiryo UI" w:eastAsia="Meiryo UI" w:hAnsi="Meiryo UI" w:cs="ＭＳ Ｐゴシック"/>
                <w:kern w:val="0"/>
                <w:sz w:val="22"/>
                <w:szCs w:val="22"/>
                <w:rPrChange w:id="2420"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21" w:author="Sasaki Kenji／佐々木　研二／AI" w:date="2021-11-19T14:16:00Z">
                  <w:rPr>
                    <w:rFonts w:ascii="ＭＳ ゴシック" w:eastAsia="ＭＳ ゴシック" w:hAnsi="ＭＳ ゴシック" w:cs="ＭＳ Ｐゴシック"/>
                    <w:kern w:val="0"/>
                    <w:sz w:val="22"/>
                    <w:szCs w:val="22"/>
                  </w:rPr>
                </w:rPrChange>
              </w:rPr>
              <w:t>guide</w:t>
            </w:r>
          </w:p>
        </w:tc>
        <w:tc>
          <w:tcPr>
            <w:tcW w:w="1701" w:type="dxa"/>
            <w:tcBorders>
              <w:top w:val="nil"/>
              <w:left w:val="nil"/>
              <w:bottom w:val="single" w:sz="4" w:space="0" w:color="auto"/>
              <w:right w:val="single" w:sz="4" w:space="0" w:color="auto"/>
            </w:tcBorders>
            <w:shd w:val="clear" w:color="auto" w:fill="auto"/>
            <w:noWrap/>
            <w:vAlign w:val="bottom"/>
            <w:hideMark/>
          </w:tcPr>
          <w:p w14:paraId="15145E56" w14:textId="6D382721" w:rsidR="005F09C1" w:rsidRDefault="005F09C1" w:rsidP="004C3DE0">
            <w:pPr>
              <w:widowControl/>
              <w:jc w:val="left"/>
              <w:rPr>
                <w:ins w:id="2422" w:author="Sugahara, Hikaru/菅原 光" w:date="2022-06-25T18:01:00Z"/>
                <w:kern w:val="0"/>
                <w:sz w:val="22"/>
                <w:szCs w:val="22"/>
                <w:lang w:val="en"/>
              </w:rPr>
            </w:pPr>
            <w:ins w:id="2423" w:author="Sugahara, Hikaru/菅原 光" w:date="2022-06-25T18:01:00Z">
              <w:r w:rsidRPr="005F09C1">
                <w:rPr>
                  <w:rFonts w:hint="eastAsia"/>
                  <w:kern w:val="0"/>
                  <w:sz w:val="22"/>
                  <w:szCs w:val="22"/>
                  <w:lang w:val="en"/>
                </w:rPr>
                <w:t>案内しない</w:t>
              </w:r>
            </w:ins>
          </w:p>
          <w:p w14:paraId="197C5938" w14:textId="2AE7AE3F" w:rsidR="00E64976" w:rsidRPr="00F37467" w:rsidRDefault="00E64976" w:rsidP="004C3DE0">
            <w:pPr>
              <w:widowControl/>
              <w:jc w:val="left"/>
              <w:rPr>
                <w:rFonts w:ascii="Meiryo UI" w:eastAsia="Meiryo UI" w:hAnsi="Meiryo UI" w:cs="ＭＳ Ｐゴシック"/>
                <w:kern w:val="0"/>
                <w:sz w:val="22"/>
                <w:szCs w:val="22"/>
                <w:rPrChange w:id="2424"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25" w:author="Sasaki Kenji／佐々木　研二／AI" w:date="2021-11-19T14:16:00Z">
                  <w:rPr>
                    <w:rFonts w:ascii="ＭＳ ゴシック" w:eastAsia="ＭＳ ゴシック" w:hAnsi="ＭＳ ゴシック" w:cs="ＭＳ Ｐゴシック"/>
                    <w:kern w:val="0"/>
                    <w:sz w:val="22"/>
                    <w:szCs w:val="22"/>
                  </w:rPr>
                </w:rPrChange>
              </w:rPr>
              <w:t>I won't show you around.</w:t>
            </w:r>
          </w:p>
        </w:tc>
      </w:tr>
      <w:tr w:rsidR="00E64976" w:rsidRPr="00F37467" w14:paraId="28761CAE" w14:textId="77777777" w:rsidTr="009C79F6">
        <w:trPr>
          <w:trHeight w:val="375"/>
        </w:trPr>
        <w:tc>
          <w:tcPr>
            <w:tcW w:w="564" w:type="dxa"/>
            <w:vMerge/>
            <w:tcBorders>
              <w:top w:val="nil"/>
              <w:left w:val="single" w:sz="4" w:space="0" w:color="auto"/>
              <w:bottom w:val="single" w:sz="4" w:space="0" w:color="000000"/>
              <w:right w:val="single" w:sz="4" w:space="0" w:color="auto"/>
            </w:tcBorders>
            <w:vAlign w:val="center"/>
            <w:hideMark/>
          </w:tcPr>
          <w:p w14:paraId="4C095547" w14:textId="77777777" w:rsidR="00E64976" w:rsidRPr="00F37467" w:rsidRDefault="00E64976" w:rsidP="004C3DE0">
            <w:pPr>
              <w:widowControl/>
              <w:jc w:val="left"/>
              <w:rPr>
                <w:rFonts w:ascii="Meiryo UI" w:eastAsia="Meiryo UI" w:hAnsi="Meiryo UI" w:cs="ＭＳ Ｐゴシック"/>
                <w:kern w:val="0"/>
                <w:sz w:val="22"/>
                <w:szCs w:val="22"/>
                <w:rPrChange w:id="2426" w:author="Sasaki Kenji／佐々木　研二／AI" w:date="2021-11-19T14:16:00Z">
                  <w:rPr>
                    <w:rFonts w:ascii="ＭＳ ゴシック" w:eastAsia="ＭＳ ゴシック" w:hAnsi="ＭＳ ゴシック" w:cs="ＭＳ Ｐゴシック"/>
                    <w:kern w:val="0"/>
                    <w:sz w:val="22"/>
                    <w:szCs w:val="22"/>
                  </w:rPr>
                </w:rPrChange>
              </w:rPr>
            </w:pPr>
          </w:p>
        </w:tc>
        <w:tc>
          <w:tcPr>
            <w:tcW w:w="2003" w:type="dxa"/>
            <w:tcBorders>
              <w:top w:val="nil"/>
              <w:left w:val="nil"/>
              <w:bottom w:val="single" w:sz="4" w:space="0" w:color="auto"/>
              <w:right w:val="single" w:sz="4" w:space="0" w:color="auto"/>
            </w:tcBorders>
            <w:shd w:val="clear" w:color="000000" w:fill="C4D79B"/>
            <w:noWrap/>
            <w:vAlign w:val="bottom"/>
            <w:hideMark/>
          </w:tcPr>
          <w:p w14:paraId="6ECEC511" w14:textId="6E458510" w:rsidR="00366D2F" w:rsidRDefault="00366D2F" w:rsidP="004C3DE0">
            <w:pPr>
              <w:widowControl/>
              <w:jc w:val="left"/>
              <w:rPr>
                <w:ins w:id="2427" w:author="Sugahara, Hikaru/菅原 光" w:date="2022-06-25T17:56:00Z"/>
                <w:kern w:val="0"/>
                <w:sz w:val="22"/>
                <w:szCs w:val="22"/>
                <w:lang w:val="en"/>
              </w:rPr>
            </w:pPr>
            <w:ins w:id="2428" w:author="Sugahara, Hikaru/菅原 光" w:date="2022-06-25T17:56:00Z">
              <w:r>
                <w:rPr>
                  <w:rFonts w:hint="eastAsia"/>
                  <w:kern w:val="0"/>
                  <w:sz w:val="22"/>
                  <w:szCs w:val="22"/>
                  <w:lang w:val="en"/>
                </w:rPr>
                <w:t>記念日案内</w:t>
              </w:r>
            </w:ins>
          </w:p>
          <w:p w14:paraId="1D1963A8" w14:textId="19144F8C" w:rsidR="00E64976" w:rsidRPr="00F37467" w:rsidRDefault="00E64976" w:rsidP="004C3DE0">
            <w:pPr>
              <w:widowControl/>
              <w:jc w:val="left"/>
              <w:rPr>
                <w:rFonts w:ascii="Meiryo UI" w:eastAsia="Meiryo UI" w:hAnsi="Meiryo UI" w:cs="ＭＳ Ｐゴシック"/>
                <w:kern w:val="0"/>
                <w:sz w:val="22"/>
                <w:szCs w:val="22"/>
                <w:rPrChange w:id="2429"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30" w:author="Sasaki Kenji／佐々木　研二／AI" w:date="2021-11-19T14:16:00Z">
                  <w:rPr>
                    <w:rFonts w:ascii="ＭＳ ゴシック" w:eastAsia="ＭＳ ゴシック" w:hAnsi="ＭＳ ゴシック" w:cs="ＭＳ Ｐゴシック"/>
                    <w:kern w:val="0"/>
                    <w:sz w:val="22"/>
                    <w:szCs w:val="22"/>
                  </w:rPr>
                </w:rPrChange>
              </w:rPr>
              <w:t>Anniversary Guide</w:t>
            </w:r>
          </w:p>
        </w:tc>
        <w:tc>
          <w:tcPr>
            <w:tcW w:w="1843" w:type="dxa"/>
            <w:tcBorders>
              <w:top w:val="nil"/>
              <w:left w:val="nil"/>
              <w:bottom w:val="single" w:sz="4" w:space="0" w:color="auto"/>
              <w:right w:val="single" w:sz="4" w:space="0" w:color="auto"/>
            </w:tcBorders>
            <w:shd w:val="clear" w:color="auto" w:fill="auto"/>
            <w:noWrap/>
            <w:vAlign w:val="bottom"/>
            <w:hideMark/>
          </w:tcPr>
          <w:p w14:paraId="18CF6ED7" w14:textId="5E047BBD" w:rsidR="005F09C1" w:rsidRDefault="005F09C1" w:rsidP="004C3DE0">
            <w:pPr>
              <w:widowControl/>
              <w:jc w:val="left"/>
              <w:rPr>
                <w:ins w:id="2431" w:author="Sugahara, Hikaru/菅原 光" w:date="2022-06-25T18:01:00Z"/>
                <w:kern w:val="0"/>
                <w:sz w:val="22"/>
                <w:szCs w:val="22"/>
                <w:lang w:val="en"/>
              </w:rPr>
            </w:pPr>
            <w:ins w:id="2432" w:author="Sugahara, Hikaru/菅原 光" w:date="2022-06-25T18:01:00Z">
              <w:r w:rsidRPr="005F09C1">
                <w:rPr>
                  <w:rFonts w:hint="eastAsia"/>
                  <w:kern w:val="0"/>
                  <w:sz w:val="22"/>
                  <w:szCs w:val="22"/>
                  <w:lang w:val="en"/>
                </w:rPr>
                <w:t>案内しない</w:t>
              </w:r>
            </w:ins>
          </w:p>
          <w:p w14:paraId="7210D5DB" w14:textId="37998D53" w:rsidR="00E64976" w:rsidRPr="00F37467" w:rsidRDefault="00E64976" w:rsidP="004C3DE0">
            <w:pPr>
              <w:widowControl/>
              <w:jc w:val="left"/>
              <w:rPr>
                <w:rFonts w:ascii="Meiryo UI" w:eastAsia="Meiryo UI" w:hAnsi="Meiryo UI" w:cs="ＭＳ Ｐゴシック"/>
                <w:kern w:val="0"/>
                <w:sz w:val="22"/>
                <w:szCs w:val="22"/>
                <w:rPrChange w:id="2433"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34" w:author="Sasaki Kenji／佐々木　研二／AI" w:date="2021-11-19T14:16:00Z">
                  <w:rPr>
                    <w:rFonts w:ascii="ＭＳ ゴシック" w:eastAsia="ＭＳ ゴシック" w:hAnsi="ＭＳ ゴシック" w:cs="ＭＳ Ｐゴシック"/>
                    <w:kern w:val="0"/>
                    <w:sz w:val="22"/>
                    <w:szCs w:val="22"/>
                  </w:rPr>
                </w:rPrChange>
              </w:rPr>
              <w:t>I won't show you around.</w:t>
            </w:r>
          </w:p>
        </w:tc>
        <w:tc>
          <w:tcPr>
            <w:tcW w:w="1842" w:type="dxa"/>
            <w:tcBorders>
              <w:top w:val="nil"/>
              <w:left w:val="nil"/>
              <w:bottom w:val="single" w:sz="4" w:space="0" w:color="auto"/>
              <w:right w:val="single" w:sz="4" w:space="0" w:color="auto"/>
            </w:tcBorders>
            <w:shd w:val="clear" w:color="auto" w:fill="auto"/>
            <w:noWrap/>
            <w:vAlign w:val="bottom"/>
            <w:hideMark/>
          </w:tcPr>
          <w:p w14:paraId="2FADDCE9" w14:textId="6F340073" w:rsidR="005F09C1" w:rsidRDefault="005F09C1" w:rsidP="004C3DE0">
            <w:pPr>
              <w:widowControl/>
              <w:jc w:val="left"/>
              <w:rPr>
                <w:ins w:id="2435" w:author="Sugahara, Hikaru/菅原 光" w:date="2022-06-25T18:00:00Z"/>
                <w:kern w:val="0"/>
                <w:sz w:val="22"/>
                <w:szCs w:val="22"/>
                <w:lang w:val="en"/>
              </w:rPr>
            </w:pPr>
            <w:ins w:id="2436" w:author="Sugahara, Hikaru/菅原 光" w:date="2022-06-25T18:00:00Z">
              <w:r>
                <w:rPr>
                  <w:rFonts w:hint="eastAsia"/>
                  <w:kern w:val="0"/>
                  <w:sz w:val="22"/>
                  <w:szCs w:val="22"/>
                  <w:lang w:val="en"/>
                </w:rPr>
                <w:t>案内する</w:t>
              </w:r>
            </w:ins>
          </w:p>
          <w:p w14:paraId="0AE92ABF" w14:textId="42396A3F" w:rsidR="00E64976" w:rsidRPr="00F37467" w:rsidRDefault="00E64976" w:rsidP="004C3DE0">
            <w:pPr>
              <w:widowControl/>
              <w:jc w:val="left"/>
              <w:rPr>
                <w:rFonts w:ascii="Meiryo UI" w:eastAsia="Meiryo UI" w:hAnsi="Meiryo UI" w:cs="ＭＳ Ｐゴシック"/>
                <w:kern w:val="0"/>
                <w:sz w:val="22"/>
                <w:szCs w:val="22"/>
                <w:rPrChange w:id="2437"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38" w:author="Sasaki Kenji／佐々木　研二／AI" w:date="2021-11-19T14:16:00Z">
                  <w:rPr>
                    <w:rFonts w:ascii="ＭＳ ゴシック" w:eastAsia="ＭＳ ゴシック" w:hAnsi="ＭＳ ゴシック" w:cs="ＭＳ Ｐゴシック"/>
                    <w:kern w:val="0"/>
                    <w:sz w:val="22"/>
                    <w:szCs w:val="22"/>
                  </w:rPr>
                </w:rPrChange>
              </w:rPr>
              <w:t>guide</w:t>
            </w:r>
          </w:p>
        </w:tc>
        <w:tc>
          <w:tcPr>
            <w:tcW w:w="1701" w:type="dxa"/>
            <w:tcBorders>
              <w:top w:val="nil"/>
              <w:left w:val="nil"/>
              <w:bottom w:val="single" w:sz="4" w:space="0" w:color="auto"/>
              <w:right w:val="single" w:sz="4" w:space="0" w:color="auto"/>
            </w:tcBorders>
            <w:shd w:val="clear" w:color="auto" w:fill="auto"/>
            <w:noWrap/>
            <w:vAlign w:val="bottom"/>
            <w:hideMark/>
          </w:tcPr>
          <w:p w14:paraId="69817598" w14:textId="09EFC078" w:rsidR="005F09C1" w:rsidRDefault="005F09C1" w:rsidP="004C3DE0">
            <w:pPr>
              <w:widowControl/>
              <w:jc w:val="left"/>
              <w:rPr>
                <w:ins w:id="2439" w:author="Sugahara, Hikaru/菅原 光" w:date="2022-06-25T18:02:00Z"/>
                <w:kern w:val="0"/>
                <w:sz w:val="22"/>
                <w:szCs w:val="22"/>
                <w:lang w:val="en"/>
              </w:rPr>
            </w:pPr>
            <w:ins w:id="2440" w:author="Sugahara, Hikaru/菅原 光" w:date="2022-06-25T18:02:00Z">
              <w:r>
                <w:rPr>
                  <w:rFonts w:hint="eastAsia"/>
                  <w:kern w:val="0"/>
                  <w:sz w:val="22"/>
                  <w:szCs w:val="22"/>
                  <w:lang w:val="en"/>
                </w:rPr>
                <w:t>案内しない</w:t>
              </w:r>
            </w:ins>
          </w:p>
          <w:p w14:paraId="2E19A25A" w14:textId="37238A67" w:rsidR="00E64976" w:rsidRPr="00F37467" w:rsidRDefault="00E64976" w:rsidP="004C3DE0">
            <w:pPr>
              <w:widowControl/>
              <w:jc w:val="left"/>
              <w:rPr>
                <w:rFonts w:ascii="Meiryo UI" w:eastAsia="Meiryo UI" w:hAnsi="Meiryo UI" w:cs="ＭＳ Ｐゴシック"/>
                <w:kern w:val="0"/>
                <w:sz w:val="22"/>
                <w:szCs w:val="22"/>
                <w:rPrChange w:id="2441"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42" w:author="Sasaki Kenji／佐々木　研二／AI" w:date="2021-11-19T14:16:00Z">
                  <w:rPr>
                    <w:rFonts w:ascii="ＭＳ ゴシック" w:eastAsia="ＭＳ ゴシック" w:hAnsi="ＭＳ ゴシック" w:cs="ＭＳ Ｐゴシック"/>
                    <w:kern w:val="0"/>
                    <w:sz w:val="22"/>
                    <w:szCs w:val="22"/>
                  </w:rPr>
                </w:rPrChange>
              </w:rPr>
              <w:t>I won't show you around.</w:t>
            </w:r>
          </w:p>
        </w:tc>
      </w:tr>
      <w:tr w:rsidR="00E64976" w:rsidRPr="00F37467" w14:paraId="2184EC70" w14:textId="77777777" w:rsidTr="009C79F6">
        <w:trPr>
          <w:trHeight w:val="390"/>
        </w:trPr>
        <w:tc>
          <w:tcPr>
            <w:tcW w:w="564" w:type="dxa"/>
            <w:vMerge/>
            <w:tcBorders>
              <w:top w:val="nil"/>
              <w:left w:val="single" w:sz="4" w:space="0" w:color="auto"/>
              <w:bottom w:val="single" w:sz="4" w:space="0" w:color="000000"/>
              <w:right w:val="single" w:sz="4" w:space="0" w:color="auto"/>
            </w:tcBorders>
            <w:vAlign w:val="center"/>
            <w:hideMark/>
          </w:tcPr>
          <w:p w14:paraId="56370BB6" w14:textId="77777777" w:rsidR="00E64976" w:rsidRPr="00F37467" w:rsidRDefault="00E64976" w:rsidP="004C3DE0">
            <w:pPr>
              <w:widowControl/>
              <w:jc w:val="left"/>
              <w:rPr>
                <w:rFonts w:ascii="Meiryo UI" w:eastAsia="Meiryo UI" w:hAnsi="Meiryo UI" w:cs="ＭＳ Ｐゴシック"/>
                <w:kern w:val="0"/>
                <w:sz w:val="22"/>
                <w:szCs w:val="22"/>
                <w:rPrChange w:id="2443" w:author="Sasaki Kenji／佐々木　研二／AI" w:date="2021-11-19T14:16:00Z">
                  <w:rPr>
                    <w:rFonts w:ascii="ＭＳ ゴシック" w:eastAsia="ＭＳ ゴシック" w:hAnsi="ＭＳ ゴシック" w:cs="ＭＳ Ｐゴシック"/>
                    <w:kern w:val="0"/>
                    <w:sz w:val="22"/>
                    <w:szCs w:val="22"/>
                  </w:rPr>
                </w:rPrChange>
              </w:rPr>
            </w:pPr>
          </w:p>
        </w:tc>
        <w:tc>
          <w:tcPr>
            <w:tcW w:w="2003" w:type="dxa"/>
            <w:tcBorders>
              <w:top w:val="nil"/>
              <w:left w:val="nil"/>
              <w:bottom w:val="single" w:sz="4" w:space="0" w:color="auto"/>
              <w:right w:val="single" w:sz="4" w:space="0" w:color="auto"/>
            </w:tcBorders>
            <w:shd w:val="clear" w:color="000000" w:fill="C4D79B"/>
            <w:noWrap/>
            <w:vAlign w:val="bottom"/>
            <w:hideMark/>
          </w:tcPr>
          <w:p w14:paraId="1154D933" w14:textId="7F40969F" w:rsidR="00366D2F" w:rsidRDefault="00366D2F" w:rsidP="004C3DE0">
            <w:pPr>
              <w:widowControl/>
              <w:jc w:val="left"/>
              <w:rPr>
                <w:ins w:id="2444" w:author="Sugahara, Hikaru/菅原 光" w:date="2022-06-25T17:56:00Z"/>
                <w:kern w:val="0"/>
                <w:sz w:val="22"/>
                <w:szCs w:val="22"/>
                <w:lang w:val="en"/>
              </w:rPr>
            </w:pPr>
            <w:ins w:id="2445" w:author="Sugahara, Hikaru/菅原 光" w:date="2022-06-25T17:56:00Z">
              <w:r>
                <w:rPr>
                  <w:rFonts w:hint="eastAsia"/>
                  <w:kern w:val="0"/>
                  <w:sz w:val="22"/>
                  <w:szCs w:val="22"/>
                  <w:lang w:val="en"/>
                </w:rPr>
                <w:t>自宅到着案内</w:t>
              </w:r>
            </w:ins>
          </w:p>
          <w:p w14:paraId="18C9306B" w14:textId="4FD74A93" w:rsidR="00E64976" w:rsidRPr="00F37467" w:rsidRDefault="00E64976" w:rsidP="004C3DE0">
            <w:pPr>
              <w:widowControl/>
              <w:jc w:val="left"/>
              <w:rPr>
                <w:rFonts w:ascii="Meiryo UI" w:eastAsia="Meiryo UI" w:hAnsi="Meiryo UI" w:cs="ＭＳ Ｐゴシック"/>
                <w:kern w:val="0"/>
                <w:sz w:val="22"/>
                <w:szCs w:val="22"/>
                <w:rPrChange w:id="2446"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47" w:author="Sasaki Kenji／佐々木　研二／AI" w:date="2021-11-19T14:16:00Z">
                  <w:rPr>
                    <w:rFonts w:ascii="ＭＳ ゴシック" w:eastAsia="ＭＳ ゴシック" w:hAnsi="ＭＳ ゴシック" w:cs="ＭＳ Ｐゴシック"/>
                    <w:kern w:val="0"/>
                    <w:sz w:val="22"/>
                    <w:szCs w:val="22"/>
                  </w:rPr>
                </w:rPrChange>
              </w:rPr>
              <w:t>Home arrival guide</w:t>
            </w:r>
          </w:p>
        </w:tc>
        <w:tc>
          <w:tcPr>
            <w:tcW w:w="1843" w:type="dxa"/>
            <w:tcBorders>
              <w:top w:val="nil"/>
              <w:left w:val="nil"/>
              <w:bottom w:val="single" w:sz="4" w:space="0" w:color="auto"/>
              <w:right w:val="single" w:sz="4" w:space="0" w:color="auto"/>
            </w:tcBorders>
            <w:shd w:val="clear" w:color="auto" w:fill="auto"/>
            <w:noWrap/>
            <w:vAlign w:val="bottom"/>
            <w:hideMark/>
          </w:tcPr>
          <w:p w14:paraId="18E752D9" w14:textId="4021D039" w:rsidR="005F09C1" w:rsidRDefault="005F09C1" w:rsidP="004C3DE0">
            <w:pPr>
              <w:widowControl/>
              <w:jc w:val="left"/>
              <w:rPr>
                <w:ins w:id="2448" w:author="Sugahara, Hikaru/菅原 光" w:date="2022-06-25T18:00:00Z"/>
                <w:kern w:val="0"/>
                <w:sz w:val="22"/>
                <w:szCs w:val="22"/>
                <w:lang w:val="en"/>
              </w:rPr>
            </w:pPr>
            <w:ins w:id="2449" w:author="Sugahara, Hikaru/菅原 光" w:date="2022-06-25T18:00:00Z">
              <w:r>
                <w:rPr>
                  <w:rFonts w:hint="eastAsia"/>
                  <w:kern w:val="0"/>
                  <w:sz w:val="22"/>
                  <w:szCs w:val="22"/>
                  <w:lang w:val="en"/>
                </w:rPr>
                <w:t>案内する</w:t>
              </w:r>
            </w:ins>
          </w:p>
          <w:p w14:paraId="7953308A" w14:textId="00ECD656" w:rsidR="00E64976" w:rsidRPr="00F37467" w:rsidRDefault="00E64976" w:rsidP="004C3DE0">
            <w:pPr>
              <w:widowControl/>
              <w:jc w:val="left"/>
              <w:rPr>
                <w:rFonts w:ascii="Meiryo UI" w:eastAsia="Meiryo UI" w:hAnsi="Meiryo UI" w:cs="ＭＳ Ｐゴシック"/>
                <w:kern w:val="0"/>
                <w:sz w:val="22"/>
                <w:szCs w:val="22"/>
                <w:rPrChange w:id="2450"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51" w:author="Sasaki Kenji／佐々木　研二／AI" w:date="2021-11-19T14:16:00Z">
                  <w:rPr>
                    <w:rFonts w:ascii="ＭＳ ゴシック" w:eastAsia="ＭＳ ゴシック" w:hAnsi="ＭＳ ゴシック" w:cs="ＭＳ Ｐゴシック"/>
                    <w:kern w:val="0"/>
                    <w:sz w:val="22"/>
                    <w:szCs w:val="22"/>
                  </w:rPr>
                </w:rPrChange>
              </w:rPr>
              <w:t>guide</w:t>
            </w:r>
          </w:p>
        </w:tc>
        <w:tc>
          <w:tcPr>
            <w:tcW w:w="1842" w:type="dxa"/>
            <w:tcBorders>
              <w:top w:val="nil"/>
              <w:left w:val="nil"/>
              <w:bottom w:val="single" w:sz="4" w:space="0" w:color="auto"/>
              <w:right w:val="single" w:sz="4" w:space="0" w:color="auto"/>
            </w:tcBorders>
            <w:shd w:val="clear" w:color="auto" w:fill="auto"/>
            <w:noWrap/>
            <w:vAlign w:val="bottom"/>
            <w:hideMark/>
          </w:tcPr>
          <w:p w14:paraId="0DB512E6" w14:textId="746EFBFB" w:rsidR="005F09C1" w:rsidRDefault="005F09C1" w:rsidP="004C3DE0">
            <w:pPr>
              <w:widowControl/>
              <w:jc w:val="left"/>
              <w:rPr>
                <w:ins w:id="2452" w:author="Sugahara, Hikaru/菅原 光" w:date="2022-06-25T18:00:00Z"/>
                <w:kern w:val="0"/>
                <w:sz w:val="22"/>
                <w:szCs w:val="22"/>
                <w:lang w:val="en"/>
              </w:rPr>
            </w:pPr>
            <w:ins w:id="2453" w:author="Sugahara, Hikaru/菅原 光" w:date="2022-06-25T18:00:00Z">
              <w:r>
                <w:rPr>
                  <w:rFonts w:hint="eastAsia"/>
                  <w:kern w:val="0"/>
                  <w:sz w:val="22"/>
                  <w:szCs w:val="22"/>
                  <w:lang w:val="en"/>
                </w:rPr>
                <w:t>案内する</w:t>
              </w:r>
            </w:ins>
          </w:p>
          <w:p w14:paraId="077A1CC4" w14:textId="4EF0FA09" w:rsidR="00E64976" w:rsidRPr="00F37467" w:rsidRDefault="00E64976" w:rsidP="004C3DE0">
            <w:pPr>
              <w:widowControl/>
              <w:jc w:val="left"/>
              <w:rPr>
                <w:rFonts w:ascii="Meiryo UI" w:eastAsia="Meiryo UI" w:hAnsi="Meiryo UI" w:cs="ＭＳ Ｐゴシック"/>
                <w:kern w:val="0"/>
                <w:sz w:val="22"/>
                <w:szCs w:val="22"/>
                <w:rPrChange w:id="2454"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55" w:author="Sasaki Kenji／佐々木　研二／AI" w:date="2021-11-19T14:16:00Z">
                  <w:rPr>
                    <w:rFonts w:ascii="ＭＳ ゴシック" w:eastAsia="ＭＳ ゴシック" w:hAnsi="ＭＳ ゴシック" w:cs="ＭＳ Ｐゴシック"/>
                    <w:kern w:val="0"/>
                    <w:sz w:val="22"/>
                    <w:szCs w:val="22"/>
                  </w:rPr>
                </w:rPrChange>
              </w:rPr>
              <w:t>guide</w:t>
            </w:r>
          </w:p>
        </w:tc>
        <w:tc>
          <w:tcPr>
            <w:tcW w:w="1701" w:type="dxa"/>
            <w:tcBorders>
              <w:top w:val="nil"/>
              <w:left w:val="nil"/>
              <w:bottom w:val="single" w:sz="4" w:space="0" w:color="auto"/>
              <w:right w:val="single" w:sz="4" w:space="0" w:color="auto"/>
            </w:tcBorders>
            <w:shd w:val="clear" w:color="auto" w:fill="auto"/>
            <w:noWrap/>
            <w:vAlign w:val="bottom"/>
            <w:hideMark/>
          </w:tcPr>
          <w:p w14:paraId="45D4B7CC" w14:textId="51DE1C76" w:rsidR="005F09C1" w:rsidRDefault="005F09C1" w:rsidP="004C3DE0">
            <w:pPr>
              <w:widowControl/>
              <w:jc w:val="left"/>
              <w:rPr>
                <w:ins w:id="2456" w:author="Sugahara, Hikaru/菅原 光" w:date="2022-06-25T18:02:00Z"/>
                <w:kern w:val="0"/>
                <w:sz w:val="22"/>
                <w:szCs w:val="22"/>
                <w:lang w:val="en"/>
              </w:rPr>
            </w:pPr>
            <w:ins w:id="2457" w:author="Sugahara, Hikaru/菅原 光" w:date="2022-06-25T18:02:00Z">
              <w:r>
                <w:rPr>
                  <w:rFonts w:hint="eastAsia"/>
                  <w:kern w:val="0"/>
                  <w:sz w:val="22"/>
                  <w:szCs w:val="22"/>
                  <w:lang w:val="en"/>
                </w:rPr>
                <w:t>案内しない</w:t>
              </w:r>
            </w:ins>
          </w:p>
          <w:p w14:paraId="72AE3DC7" w14:textId="7ACA8171" w:rsidR="00E64976" w:rsidRPr="00F37467" w:rsidRDefault="00E64976" w:rsidP="004C3DE0">
            <w:pPr>
              <w:widowControl/>
              <w:jc w:val="left"/>
              <w:rPr>
                <w:rFonts w:ascii="Meiryo UI" w:eastAsia="Meiryo UI" w:hAnsi="Meiryo UI" w:cs="ＭＳ Ｐゴシック"/>
                <w:kern w:val="0"/>
                <w:sz w:val="22"/>
                <w:szCs w:val="22"/>
                <w:rPrChange w:id="2458" w:author="Sasaki Kenji／佐々木　研二／AI" w:date="2021-11-19T14:16:00Z">
                  <w:rPr>
                    <w:rFonts w:ascii="ＭＳ ゴシック" w:eastAsia="ＭＳ ゴシック" w:hAnsi="ＭＳ ゴシック" w:cs="ＭＳ Ｐゴシック"/>
                    <w:kern w:val="0"/>
                    <w:sz w:val="22"/>
                    <w:szCs w:val="22"/>
                  </w:rPr>
                </w:rPrChange>
              </w:rPr>
            </w:pPr>
            <w:r w:rsidRPr="00F37467">
              <w:rPr>
                <w:kern w:val="0"/>
                <w:sz w:val="22"/>
                <w:szCs w:val="22"/>
                <w:lang w:val="en"/>
                <w:rPrChange w:id="2459" w:author="Sasaki Kenji／佐々木　研二／AI" w:date="2021-11-19T14:16:00Z">
                  <w:rPr>
                    <w:rFonts w:ascii="ＭＳ ゴシック" w:eastAsia="ＭＳ ゴシック" w:hAnsi="ＭＳ ゴシック" w:cs="ＭＳ Ｐゴシック"/>
                    <w:kern w:val="0"/>
                    <w:sz w:val="22"/>
                    <w:szCs w:val="22"/>
                  </w:rPr>
                </w:rPrChange>
              </w:rPr>
              <w:t>I won't show you around.</w:t>
            </w:r>
          </w:p>
        </w:tc>
      </w:tr>
      <w:bookmarkEnd w:id="2389"/>
    </w:tbl>
    <w:p w14:paraId="036F42F5" w14:textId="77777777" w:rsidR="00E64976" w:rsidRPr="00F37467" w:rsidRDefault="00E64976" w:rsidP="00E64976">
      <w:pPr>
        <w:rPr>
          <w:rFonts w:ascii="Meiryo UI" w:eastAsia="Meiryo UI" w:hAnsi="Meiryo UI"/>
          <w:rPrChange w:id="2460" w:author="Sasaki Kenji／佐々木　研二／AI" w:date="2021-11-19T14:16:00Z">
            <w:rPr>
              <w:rFonts w:ascii="ＭＳ ゴシック" w:eastAsia="ＭＳ ゴシック" w:hAnsi="ＭＳ ゴシック"/>
            </w:rPr>
          </w:rPrChange>
        </w:rPr>
      </w:pPr>
    </w:p>
    <w:p w14:paraId="0F61A34F" w14:textId="77777777" w:rsidR="005F09C1" w:rsidRDefault="005F09C1" w:rsidP="00E64976">
      <w:pPr>
        <w:rPr>
          <w:ins w:id="2461" w:author="Sugahara, Hikaru/菅原 光" w:date="2022-06-25T18:02:00Z"/>
          <w:lang w:val="en"/>
        </w:rPr>
      </w:pPr>
      <w:ins w:id="2462" w:author="Sugahara, Hikaru/菅原 光" w:date="2022-06-25T18:02:00Z">
        <w:r w:rsidRPr="005F09C1">
          <w:rPr>
            <w:rFonts w:hint="eastAsia"/>
            <w:lang w:val="en"/>
          </w:rPr>
          <w:t>デフォルトは</w:t>
        </w:r>
        <w:r w:rsidRPr="005F09C1">
          <w:rPr>
            <w:rFonts w:hint="eastAsia"/>
            <w:lang w:val="en"/>
          </w:rPr>
          <w:t xml:space="preserve"> </w:t>
        </w:r>
        <w:r w:rsidRPr="005F09C1">
          <w:rPr>
            <w:rFonts w:hint="eastAsia"/>
            <w:lang w:val="en"/>
          </w:rPr>
          <w:t>音声１、案内する</w:t>
        </w:r>
      </w:ins>
    </w:p>
    <w:p w14:paraId="5E68624E" w14:textId="7DBE7A2A" w:rsidR="0030692C" w:rsidRPr="00F37467" w:rsidRDefault="00E146B1" w:rsidP="00E64976">
      <w:pPr>
        <w:rPr>
          <w:ins w:id="2463" w:author="Hachiya Masahiko／蜂谷　昌彦／AI" w:date="2021-08-23T22:43:00Z"/>
          <w:rFonts w:ascii="Meiryo UI" w:eastAsia="Meiryo UI" w:hAnsi="Meiryo UI"/>
          <w:rPrChange w:id="2464" w:author="Sasaki Kenji／佐々木　研二／AI" w:date="2021-11-19T14:16:00Z">
            <w:rPr>
              <w:ins w:id="2465" w:author="Hachiya Masahiko／蜂谷　昌彦／AI" w:date="2021-08-23T22:43:00Z"/>
              <w:rFonts w:ascii="ＭＳ ゴシック" w:eastAsia="ＭＳ ゴシック" w:hAnsi="ＭＳ ゴシック"/>
            </w:rPr>
          </w:rPrChange>
        </w:rPr>
      </w:pPr>
      <w:r w:rsidRPr="00F37467">
        <w:rPr>
          <w:lang w:val="en"/>
          <w:rPrChange w:id="2466" w:author="Sasaki Kenji／佐々木　研二／AI" w:date="2021-11-19T14:16:00Z">
            <w:rPr>
              <w:rFonts w:ascii="ＭＳ ゴシック" w:eastAsia="ＭＳ ゴシック" w:hAnsi="ＭＳ ゴシック"/>
            </w:rPr>
          </w:rPrChange>
        </w:rPr>
        <w:t>The default is Voice 1, guide</w:t>
      </w:r>
    </w:p>
    <w:p w14:paraId="6590381B" w14:textId="77777777" w:rsidR="0030692C" w:rsidRPr="00F37467" w:rsidRDefault="0030692C" w:rsidP="00E64976">
      <w:pPr>
        <w:rPr>
          <w:ins w:id="2467" w:author="Hachiya Masahiko／蜂谷　昌彦／AI" w:date="2021-08-23T22:43:00Z"/>
          <w:rFonts w:ascii="Meiryo UI" w:eastAsia="Meiryo UI" w:hAnsi="Meiryo UI"/>
          <w:rPrChange w:id="2468" w:author="Sasaki Kenji／佐々木　研二／AI" w:date="2021-11-19T14:16:00Z">
            <w:rPr>
              <w:ins w:id="2469" w:author="Hachiya Masahiko／蜂谷　昌彦／AI" w:date="2021-08-23T22:43:00Z"/>
              <w:rFonts w:ascii="ＭＳ ゴシック" w:eastAsia="ＭＳ ゴシック" w:hAnsi="ＭＳ ゴシック"/>
            </w:rPr>
          </w:rPrChange>
        </w:rPr>
      </w:pPr>
    </w:p>
    <w:p w14:paraId="2197F452" w14:textId="77777777" w:rsidR="005F09C1" w:rsidRDefault="005F09C1" w:rsidP="00E64976">
      <w:pPr>
        <w:rPr>
          <w:ins w:id="2470" w:author="Sugahara, Hikaru/菅原 光" w:date="2022-06-25T18:02:00Z"/>
          <w:lang w:val="en"/>
        </w:rPr>
      </w:pPr>
      <w:ins w:id="2471" w:author="Sugahara, Hikaru/菅原 光" w:date="2022-06-25T18:02:00Z">
        <w:r w:rsidRPr="005F09C1">
          <w:rPr>
            <w:rFonts w:hint="eastAsia"/>
            <w:lang w:val="en"/>
          </w:rPr>
          <w:t>・ハートフルエフェクトは、終日動作する。エフェクト発動日に複数回起動した場合、毎回エフェクトを発動する。</w:t>
        </w:r>
      </w:ins>
    </w:p>
    <w:p w14:paraId="68C5419E" w14:textId="1E042F51" w:rsidR="0030692C" w:rsidRPr="00F37467" w:rsidRDefault="0030692C">
      <w:pPr>
        <w:ind w:firstLineChars="100" w:firstLine="200"/>
        <w:rPr>
          <w:rFonts w:ascii="Meiryo UI" w:eastAsia="Meiryo UI" w:hAnsi="Meiryo UI"/>
          <w:rPrChange w:id="2472" w:author="Sasaki Kenji／佐々木　研二／AI" w:date="2021-11-19T14:16:00Z">
            <w:rPr>
              <w:rFonts w:ascii="ＭＳ ゴシック" w:eastAsia="ＭＳ ゴシック" w:hAnsi="ＭＳ ゴシック"/>
            </w:rPr>
          </w:rPrChange>
        </w:rPr>
        <w:pPrChange w:id="2473" w:author="Sugahara, Hikaru/菅原 光" w:date="2022-06-25T18:02:00Z">
          <w:pPr/>
        </w:pPrChange>
      </w:pPr>
      <w:r w:rsidRPr="00F37467">
        <w:rPr>
          <w:lang w:val="en"/>
          <w:rPrChange w:id="2474" w:author="Sasaki Kenji／佐々木　研二／AI" w:date="2021-11-19T14:16:00Z">
            <w:rPr>
              <w:rFonts w:ascii="ＭＳ ゴシック" w:eastAsia="ＭＳ ゴシック" w:hAnsi="ＭＳ ゴシック"/>
            </w:rPr>
          </w:rPrChange>
        </w:rPr>
        <w:t xml:space="preserve">Heartful effect works all day </w:t>
      </w:r>
      <w:r w:rsidR="000F73EF" w:rsidRPr="00F37467">
        <w:rPr>
          <w:lang w:val="en"/>
          <w:rPrChange w:id="2475" w:author="Sasaki Kenji／佐々木　研二／AI" w:date="2021-11-19T14:16:00Z">
            <w:rPr>
              <w:rFonts w:ascii="ＭＳ ゴシック" w:eastAsia="ＭＳ ゴシック" w:hAnsi="ＭＳ ゴシック"/>
            </w:rPr>
          </w:rPrChange>
        </w:rPr>
        <w:t xml:space="preserve">long. If the effect is activated multiple times on the activation date, the effect is activated each time. </w:t>
      </w:r>
    </w:p>
    <w:p w14:paraId="7273341F" w14:textId="77777777" w:rsidR="00E64976" w:rsidRPr="00F37467" w:rsidRDefault="00E64976" w:rsidP="00E64976">
      <w:pPr>
        <w:rPr>
          <w:rFonts w:ascii="Meiryo UI" w:eastAsia="Meiryo UI" w:hAnsi="Meiryo UI"/>
          <w:rPrChange w:id="2476" w:author="Sasaki Kenji／佐々木　研二／AI" w:date="2021-11-19T14:16:00Z">
            <w:rPr>
              <w:rFonts w:ascii="ＭＳ ゴシック" w:eastAsia="ＭＳ ゴシック" w:hAnsi="ＭＳ ゴシック"/>
            </w:rPr>
          </w:rPrChange>
        </w:rPr>
      </w:pPr>
      <w:r w:rsidRPr="00F37467">
        <w:rPr>
          <w:rFonts w:ascii="Meiryo UI" w:eastAsia="Meiryo UI" w:hAnsi="Meiryo UI"/>
          <w:rPrChange w:id="2477" w:author="Sasaki Kenji／佐々木　研二／AI" w:date="2021-11-19T14:16:00Z">
            <w:rPr>
              <w:rFonts w:ascii="ＭＳ ゴシック" w:eastAsia="ＭＳ ゴシック" w:hAnsi="ＭＳ ゴシック"/>
            </w:rPr>
          </w:rPrChange>
        </w:rPr>
        <w:br w:type="page"/>
      </w:r>
    </w:p>
    <w:p w14:paraId="48A36E6A" w14:textId="2D008C80" w:rsidR="00D52499" w:rsidRPr="00F37467" w:rsidRDefault="00E64976" w:rsidP="0026382E">
      <w:pPr>
        <w:pStyle w:val="2"/>
        <w:rPr>
          <w:rFonts w:ascii="Meiryo UI" w:eastAsia="Meiryo UI" w:hAnsi="Meiryo UI"/>
          <w:rPrChange w:id="2478" w:author="Sasaki Kenji／佐々木　研二／AI" w:date="2021-11-19T14:16:00Z">
            <w:rPr>
              <w:rFonts w:ascii="ＭＳ ゴシック" w:hAnsi="ＭＳ ゴシック"/>
            </w:rPr>
          </w:rPrChange>
        </w:rPr>
      </w:pPr>
      <w:bookmarkStart w:id="2479" w:name="_Toc80878041"/>
      <w:bookmarkStart w:id="2480" w:name="_Toc189941486"/>
      <w:r w:rsidRPr="00F37467">
        <w:rPr>
          <w:lang w:val="en"/>
          <w:rPrChange w:id="2481" w:author="Sasaki Kenji／佐々木　研二／AI" w:date="2021-11-19T14:16:00Z">
            <w:rPr>
              <w:rFonts w:ascii="ＭＳ ゴシック" w:hAnsi="ＭＳ ゴシック"/>
            </w:rPr>
          </w:rPrChange>
        </w:rPr>
        <w:t>5</w:t>
      </w:r>
      <w:r w:rsidRPr="00F37467">
        <w:rPr>
          <w:lang w:val="en"/>
          <w:rPrChange w:id="2482" w:author="Sasaki Kenji／佐々木　研二／AI" w:date="2021-11-19T14:16:00Z">
            <w:rPr>
              <w:rFonts w:ascii="ＭＳ ゴシック" w:hAnsi="ＭＳ ゴシック"/>
            </w:rPr>
          </w:rPrChange>
        </w:rPr>
        <w:t>－</w:t>
      </w:r>
      <w:r w:rsidRPr="00F37467">
        <w:rPr>
          <w:lang w:val="en"/>
          <w:rPrChange w:id="2483" w:author="Sasaki Kenji／佐々木　研二／AI" w:date="2021-11-19T14:16:00Z">
            <w:rPr>
              <w:rFonts w:ascii="ＭＳ ゴシック" w:hAnsi="ＭＳ ゴシック"/>
            </w:rPr>
          </w:rPrChange>
        </w:rPr>
        <w:t>1</w:t>
      </w:r>
      <w:r w:rsidRPr="00F37467">
        <w:rPr>
          <w:lang w:val="en"/>
          <w:rPrChange w:id="2484" w:author="Sasaki Kenji／佐々木　研二／AI" w:date="2021-11-19T14:16:00Z">
            <w:rPr>
              <w:rFonts w:ascii="ＭＳ ゴシック" w:hAnsi="ＭＳ ゴシック"/>
            </w:rPr>
          </w:rPrChange>
        </w:rPr>
        <w:t>．</w:t>
      </w:r>
      <w:r w:rsidRPr="00F37467">
        <w:rPr>
          <w:lang w:val="en"/>
          <w:rPrChange w:id="2485" w:author="Sasaki Kenji／佐々木　研二／AI" w:date="2021-11-19T14:16:00Z">
            <w:rPr>
              <w:rFonts w:ascii="ＭＳ ゴシック" w:hAnsi="ＭＳ ゴシック"/>
            </w:rPr>
          </w:rPrChange>
        </w:rPr>
        <w:t xml:space="preserve"> </w:t>
      </w:r>
      <w:ins w:id="2486" w:author="Sugahara, Hikaru/菅原 光" w:date="2022-06-25T18:03:00Z">
        <w:r w:rsidR="005F09C1" w:rsidRPr="005F09C1">
          <w:rPr>
            <w:rFonts w:hint="eastAsia"/>
            <w:lang w:val="en"/>
          </w:rPr>
          <w:t>日付案内</w:t>
        </w:r>
        <w:r w:rsidR="005F09C1">
          <w:rPr>
            <w:rFonts w:hint="eastAsia"/>
            <w:lang w:val="en"/>
          </w:rPr>
          <w:t xml:space="preserve">　</w:t>
        </w:r>
      </w:ins>
      <w:r w:rsidRPr="00F37467">
        <w:rPr>
          <w:lang w:val="en"/>
          <w:rPrChange w:id="2487" w:author="Sasaki Kenji／佐々木　研二／AI" w:date="2021-11-19T14:16:00Z">
            <w:rPr>
              <w:rFonts w:ascii="ＭＳ ゴシック" w:hAnsi="ＭＳ ゴシック"/>
            </w:rPr>
          </w:rPrChange>
        </w:rPr>
        <w:t>Date Guide</w:t>
      </w:r>
      <w:bookmarkEnd w:id="2479"/>
      <w:bookmarkEnd w:id="2480"/>
    </w:p>
    <w:p w14:paraId="40CFBABD" w14:textId="65371EB7" w:rsidR="00E64976" w:rsidRPr="00F37467" w:rsidDel="00557DD5" w:rsidRDefault="00E64976">
      <w:pPr>
        <w:pStyle w:val="3"/>
        <w:rPr>
          <w:del w:id="2488" w:author="Sugahara, Hikaru/菅原 光" w:date="2022-07-01T21:28:00Z"/>
          <w:rFonts w:ascii="Meiryo UI" w:eastAsia="Meiryo UI" w:hAnsi="Meiryo UI"/>
          <w:rPrChange w:id="2489" w:author="Sasaki Kenji／佐々木　研二／AI" w:date="2021-11-19T14:16:00Z">
            <w:rPr>
              <w:del w:id="2490" w:author="Sugahara, Hikaru/菅原 光" w:date="2022-07-01T21:28:00Z"/>
              <w:rFonts w:ascii="ＭＳ ゴシック" w:hAnsi="ＭＳ ゴシック"/>
            </w:rPr>
          </w:rPrChange>
        </w:rPr>
      </w:pPr>
      <w:bookmarkStart w:id="2491" w:name="_Toc513586512"/>
      <w:bookmarkStart w:id="2492" w:name="_Toc80878042"/>
      <w:bookmarkStart w:id="2493" w:name="OLE_LINK2"/>
      <w:del w:id="2494" w:author="Sugahara, Hikaru/菅原 光" w:date="2022-07-01T21:28:00Z">
        <w:r w:rsidRPr="00F37467" w:rsidDel="00557DD5">
          <w:rPr>
            <w:lang w:val="en"/>
            <w:rPrChange w:id="2495" w:author="Sasaki Kenji／佐々木　研二／AI" w:date="2021-11-19T14:16:00Z">
              <w:rPr>
                <w:rFonts w:ascii="ＭＳ ゴシック" w:hAnsi="ＭＳ ゴシック"/>
              </w:rPr>
            </w:rPrChange>
          </w:rPr>
          <w:delText>5</w:delText>
        </w:r>
        <w:r w:rsidRPr="00F37467" w:rsidDel="00557DD5">
          <w:rPr>
            <w:lang w:val="en"/>
            <w:rPrChange w:id="2496" w:author="Sasaki Kenji／佐々木　研二／AI" w:date="2021-11-19T14:16:00Z">
              <w:rPr>
                <w:rFonts w:ascii="ＭＳ ゴシック" w:hAnsi="ＭＳ ゴシック"/>
              </w:rPr>
            </w:rPrChange>
          </w:rPr>
          <w:delText>－</w:delText>
        </w:r>
        <w:r w:rsidRPr="00F37467" w:rsidDel="00557DD5">
          <w:rPr>
            <w:lang w:val="en"/>
            <w:rPrChange w:id="2497" w:author="Sasaki Kenji／佐々木　研二／AI" w:date="2021-11-19T14:16:00Z">
              <w:rPr>
                <w:rFonts w:ascii="ＭＳ ゴシック" w:hAnsi="ＭＳ ゴシック"/>
              </w:rPr>
            </w:rPrChange>
          </w:rPr>
          <w:delText>1</w:delText>
        </w:r>
        <w:r w:rsidRPr="00F37467" w:rsidDel="00557DD5">
          <w:rPr>
            <w:lang w:val="en"/>
            <w:rPrChange w:id="2498" w:author="Sasaki Kenji／佐々木　研二／AI" w:date="2021-11-19T14:16:00Z">
              <w:rPr>
                <w:rFonts w:ascii="ＭＳ ゴシック" w:hAnsi="ＭＳ ゴシック"/>
              </w:rPr>
            </w:rPrChange>
          </w:rPr>
          <w:delText>－</w:delText>
        </w:r>
        <w:r w:rsidRPr="00F37467" w:rsidDel="00557DD5">
          <w:rPr>
            <w:lang w:val="en"/>
            <w:rPrChange w:id="2499" w:author="Sasaki Kenji／佐々木　研二／AI" w:date="2021-11-19T14:16:00Z">
              <w:rPr>
                <w:rFonts w:ascii="ＭＳ ゴシック" w:hAnsi="ＭＳ ゴシック"/>
              </w:rPr>
            </w:rPrChange>
          </w:rPr>
          <w:delText>1</w:delText>
        </w:r>
        <w:r w:rsidRPr="00F37467" w:rsidDel="00557DD5">
          <w:rPr>
            <w:lang w:val="en"/>
            <w:rPrChange w:id="2500" w:author="Sasaki Kenji／佐々木　研二／AI" w:date="2021-11-19T14:16:00Z">
              <w:rPr>
                <w:rFonts w:ascii="ＭＳ ゴシック" w:hAnsi="ＭＳ ゴシック"/>
              </w:rPr>
            </w:rPrChange>
          </w:rPr>
          <w:delText>．</w:delText>
        </w:r>
        <w:r w:rsidRPr="00F37467" w:rsidDel="00557DD5">
          <w:rPr>
            <w:lang w:val="en"/>
            <w:rPrChange w:id="2501" w:author="Sasaki Kenji／佐々木　研二／AI" w:date="2021-11-19T14:16:00Z">
              <w:rPr>
                <w:rFonts w:ascii="ＭＳ ゴシック" w:hAnsi="ＭＳ ゴシック"/>
              </w:rPr>
            </w:rPrChange>
          </w:rPr>
          <w:delText xml:space="preserve"> Target countries and regions</w:delText>
        </w:r>
        <w:bookmarkEnd w:id="2491"/>
        <w:bookmarkEnd w:id="2492"/>
      </w:del>
    </w:p>
    <w:tbl>
      <w:tblPr>
        <w:tblW w:w="9640"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92"/>
        <w:gridCol w:w="2344"/>
        <w:gridCol w:w="567"/>
        <w:gridCol w:w="567"/>
        <w:gridCol w:w="567"/>
        <w:gridCol w:w="567"/>
        <w:gridCol w:w="567"/>
        <w:gridCol w:w="567"/>
        <w:gridCol w:w="567"/>
        <w:gridCol w:w="567"/>
        <w:gridCol w:w="567"/>
        <w:gridCol w:w="567"/>
        <w:gridCol w:w="567"/>
        <w:gridCol w:w="567"/>
      </w:tblGrid>
      <w:tr w:rsidR="00042457" w:rsidRPr="00F37467" w:rsidDel="00557DD5" w14:paraId="50A7D18E" w14:textId="22E38C62" w:rsidTr="00095EEF">
        <w:trPr>
          <w:trHeight w:val="247"/>
          <w:del w:id="2502" w:author="Sugahara, Hikaru/菅原 光" w:date="2022-07-01T21:28:00Z"/>
        </w:trPr>
        <w:tc>
          <w:tcPr>
            <w:tcW w:w="473" w:type="dxa"/>
            <w:vMerge w:val="restart"/>
            <w:shd w:val="clear" w:color="auto" w:fill="66FF99"/>
            <w:vAlign w:val="center"/>
          </w:tcPr>
          <w:p w14:paraId="7C3BC384" w14:textId="5CA03E5F" w:rsidR="00042457" w:rsidRPr="00F37467" w:rsidDel="00557DD5" w:rsidRDefault="00042457">
            <w:pPr>
              <w:pStyle w:val="3"/>
              <w:rPr>
                <w:del w:id="2503" w:author="Sugahara, Hikaru/菅原 光" w:date="2022-07-01T21:28:00Z"/>
                <w:rFonts w:ascii="Meiryo UI" w:eastAsia="Meiryo UI" w:hAnsi="Meiryo UI"/>
                <w:rPrChange w:id="2504" w:author="Sasaki Kenji／佐々木　研二／AI" w:date="2021-11-19T14:16:00Z">
                  <w:rPr>
                    <w:del w:id="2505" w:author="Sugahara, Hikaru/菅原 光" w:date="2022-07-01T21:28:00Z"/>
                  </w:rPr>
                </w:rPrChange>
              </w:rPr>
              <w:pPrChange w:id="2506" w:author="Sugahara, Hikaru/菅原 光" w:date="2022-07-01T21:28:00Z">
                <w:pPr>
                  <w:jc w:val="center"/>
                </w:pPr>
              </w:pPrChange>
            </w:pPr>
            <w:del w:id="2507" w:author="Sugahara, Hikaru/菅原 光" w:date="2022-07-01T21:28:00Z">
              <w:r w:rsidRPr="00F37467" w:rsidDel="00557DD5">
                <w:rPr>
                  <w:lang w:val="en"/>
                  <w:rPrChange w:id="2508" w:author="Sasaki Kenji／佐々木　研二／AI" w:date="2021-11-19T14:16:00Z">
                    <w:rPr/>
                  </w:rPrChange>
                </w:rPr>
                <w:delText>No</w:delText>
              </w:r>
            </w:del>
          </w:p>
        </w:tc>
        <w:tc>
          <w:tcPr>
            <w:tcW w:w="2363" w:type="dxa"/>
            <w:vMerge w:val="restart"/>
            <w:shd w:val="clear" w:color="auto" w:fill="66FF99"/>
            <w:vAlign w:val="center"/>
          </w:tcPr>
          <w:p w14:paraId="1BC89D82" w14:textId="44C023DD" w:rsidR="00042457" w:rsidRPr="00F37467" w:rsidDel="00557DD5" w:rsidRDefault="00042457">
            <w:pPr>
              <w:pStyle w:val="3"/>
              <w:rPr>
                <w:del w:id="2509" w:author="Sugahara, Hikaru/菅原 光" w:date="2022-07-01T21:28:00Z"/>
                <w:rFonts w:ascii="Meiryo UI" w:eastAsia="Meiryo UI" w:hAnsi="Meiryo UI"/>
                <w:rPrChange w:id="2510" w:author="Sasaki Kenji／佐々木　研二／AI" w:date="2021-11-19T14:16:00Z">
                  <w:rPr>
                    <w:del w:id="2511" w:author="Sugahara, Hikaru/菅原 光" w:date="2022-07-01T21:28:00Z"/>
                  </w:rPr>
                </w:rPrChange>
              </w:rPr>
              <w:pPrChange w:id="2512" w:author="Sugahara, Hikaru/菅原 光" w:date="2022-07-01T21:28:00Z">
                <w:pPr>
                  <w:jc w:val="left"/>
                </w:pPr>
              </w:pPrChange>
            </w:pPr>
            <w:del w:id="2513" w:author="Sugahara, Hikaru/菅原 光" w:date="2022-07-01T21:28:00Z">
              <w:r w:rsidRPr="00F37467" w:rsidDel="00557DD5">
                <w:rPr>
                  <w:lang w:val="en"/>
                  <w:rPrChange w:id="2514" w:author="Sasaki Kenji／佐々木　研二／AI" w:date="2021-11-19T14:16:00Z">
                    <w:rPr/>
                  </w:rPrChange>
                </w:rPr>
                <w:delText>service</w:delText>
              </w:r>
            </w:del>
          </w:p>
        </w:tc>
        <w:tc>
          <w:tcPr>
            <w:tcW w:w="6804" w:type="dxa"/>
            <w:gridSpan w:val="12"/>
            <w:shd w:val="clear" w:color="auto" w:fill="66FF99"/>
          </w:tcPr>
          <w:p w14:paraId="7A4F561F" w14:textId="40FC1CA4" w:rsidR="00042457" w:rsidRPr="00F37467" w:rsidDel="00557DD5" w:rsidRDefault="00042457">
            <w:pPr>
              <w:pStyle w:val="3"/>
              <w:rPr>
                <w:del w:id="2515" w:author="Sugahara, Hikaru/菅原 光" w:date="2022-07-01T21:28:00Z"/>
                <w:rFonts w:ascii="Meiryo UI" w:eastAsia="Meiryo UI" w:hAnsi="Meiryo UI"/>
                <w:rPrChange w:id="2516" w:author="Sasaki Kenji／佐々木　研二／AI" w:date="2021-11-19T14:16:00Z">
                  <w:rPr>
                    <w:del w:id="2517" w:author="Sugahara, Hikaru/菅原 光" w:date="2022-07-01T21:28:00Z"/>
                  </w:rPr>
                </w:rPrChange>
              </w:rPr>
              <w:pPrChange w:id="2518" w:author="Sugahara, Hikaru/菅原 光" w:date="2022-07-01T21:28:00Z">
                <w:pPr>
                  <w:jc w:val="center"/>
                </w:pPr>
              </w:pPrChange>
            </w:pPr>
            <w:del w:id="2519" w:author="Sugahara, Hikaru/菅原 光" w:date="2022-07-01T21:28:00Z">
              <w:r w:rsidRPr="00F37467" w:rsidDel="00557DD5">
                <w:rPr>
                  <w:lang w:val="en"/>
                  <w:rPrChange w:id="2520" w:author="Sasaki Kenji／佐々木　研二／AI" w:date="2021-11-19T14:16:00Z">
                    <w:rPr/>
                  </w:rPrChange>
                </w:rPr>
                <w:delText>Target Target</w:delText>
              </w:r>
            </w:del>
          </w:p>
        </w:tc>
      </w:tr>
      <w:tr w:rsidR="00042457" w:rsidRPr="00F37467" w:rsidDel="00557DD5" w14:paraId="0D16084C" w14:textId="00B92690" w:rsidTr="00095EEF">
        <w:trPr>
          <w:cantSplit/>
          <w:trHeight w:val="1134"/>
          <w:del w:id="2521" w:author="Sugahara, Hikaru/菅原 光" w:date="2022-07-01T21:28:00Z"/>
        </w:trPr>
        <w:tc>
          <w:tcPr>
            <w:tcW w:w="473" w:type="dxa"/>
            <w:vMerge/>
            <w:shd w:val="clear" w:color="auto" w:fill="66FF99"/>
          </w:tcPr>
          <w:p w14:paraId="511F1CCF" w14:textId="0E8D460D" w:rsidR="00042457" w:rsidRPr="00F37467" w:rsidDel="00557DD5" w:rsidRDefault="00042457">
            <w:pPr>
              <w:pStyle w:val="3"/>
              <w:rPr>
                <w:del w:id="2522" w:author="Sugahara, Hikaru/菅原 光" w:date="2022-07-01T21:28:00Z"/>
                <w:rFonts w:ascii="Meiryo UI" w:eastAsia="Meiryo UI" w:hAnsi="Meiryo UI"/>
                <w:rPrChange w:id="2523" w:author="Sasaki Kenji／佐々木　研二／AI" w:date="2021-11-19T14:16:00Z">
                  <w:rPr>
                    <w:del w:id="2524" w:author="Sugahara, Hikaru/菅原 光" w:date="2022-07-01T21:28:00Z"/>
                  </w:rPr>
                </w:rPrChange>
              </w:rPr>
              <w:pPrChange w:id="2525" w:author="Sugahara, Hikaru/菅原 光" w:date="2022-07-01T21:28:00Z">
                <w:pPr/>
              </w:pPrChange>
            </w:pPr>
          </w:p>
        </w:tc>
        <w:tc>
          <w:tcPr>
            <w:tcW w:w="2363" w:type="dxa"/>
            <w:vMerge/>
            <w:shd w:val="clear" w:color="auto" w:fill="66FF99"/>
          </w:tcPr>
          <w:p w14:paraId="31A12471" w14:textId="5CC507E9" w:rsidR="00042457" w:rsidRPr="00F37467" w:rsidDel="00557DD5" w:rsidRDefault="00042457">
            <w:pPr>
              <w:pStyle w:val="3"/>
              <w:rPr>
                <w:del w:id="2526" w:author="Sugahara, Hikaru/菅原 光" w:date="2022-07-01T21:28:00Z"/>
                <w:rFonts w:ascii="Meiryo UI" w:eastAsia="Meiryo UI" w:hAnsi="Meiryo UI"/>
                <w:rPrChange w:id="2527" w:author="Sasaki Kenji／佐々木　研二／AI" w:date="2021-11-19T14:16:00Z">
                  <w:rPr>
                    <w:del w:id="2528" w:author="Sugahara, Hikaru/菅原 光" w:date="2022-07-01T21:28:00Z"/>
                  </w:rPr>
                </w:rPrChange>
              </w:rPr>
              <w:pPrChange w:id="2529" w:author="Sugahara, Hikaru/菅原 光" w:date="2022-07-01T21:28:00Z">
                <w:pPr/>
              </w:pPrChange>
            </w:pPr>
          </w:p>
        </w:tc>
        <w:tc>
          <w:tcPr>
            <w:tcW w:w="567" w:type="dxa"/>
            <w:shd w:val="clear" w:color="auto" w:fill="66FF99"/>
            <w:textDirection w:val="btLr"/>
          </w:tcPr>
          <w:p w14:paraId="0DFFC477" w14:textId="186C39DA" w:rsidR="00042457" w:rsidRPr="00F37467" w:rsidDel="00557DD5" w:rsidRDefault="00042457">
            <w:pPr>
              <w:pStyle w:val="3"/>
              <w:rPr>
                <w:del w:id="2530" w:author="Sugahara, Hikaru/菅原 光" w:date="2022-07-01T21:28:00Z"/>
                <w:rFonts w:ascii="Meiryo UI" w:eastAsia="Meiryo UI" w:hAnsi="Meiryo UI"/>
                <w:sz w:val="16"/>
                <w:rPrChange w:id="2531" w:author="Sasaki Kenji／佐々木　研二／AI" w:date="2021-11-19T14:16:00Z">
                  <w:rPr>
                    <w:del w:id="2532" w:author="Sugahara, Hikaru/菅原 光" w:date="2022-07-01T21:28:00Z"/>
                    <w:sz w:val="16"/>
                  </w:rPr>
                </w:rPrChange>
              </w:rPr>
              <w:pPrChange w:id="2533" w:author="Sugahara, Hikaru/菅原 光" w:date="2022-07-01T21:28:00Z">
                <w:pPr>
                  <w:ind w:left="113" w:right="113"/>
                </w:pPr>
              </w:pPrChange>
            </w:pPr>
            <w:del w:id="2534" w:author="Sugahara, Hikaru/菅原 光" w:date="2022-07-01T21:28:00Z">
              <w:r w:rsidRPr="00F37467" w:rsidDel="00557DD5">
                <w:rPr>
                  <w:sz w:val="16"/>
                  <w:lang w:val="en"/>
                  <w:rPrChange w:id="2535" w:author="Sasaki Kenji／佐々木　研二／AI" w:date="2021-11-19T14:16:00Z">
                    <w:rPr>
                      <w:sz w:val="16"/>
                    </w:rPr>
                  </w:rPrChange>
                </w:rPr>
                <w:delText>Japan</w:delText>
              </w:r>
            </w:del>
          </w:p>
        </w:tc>
        <w:tc>
          <w:tcPr>
            <w:tcW w:w="567" w:type="dxa"/>
            <w:shd w:val="clear" w:color="auto" w:fill="66FF99"/>
            <w:textDirection w:val="btLr"/>
          </w:tcPr>
          <w:p w14:paraId="2820D2A9" w14:textId="513058D2" w:rsidR="00042457" w:rsidRPr="00F37467" w:rsidDel="00557DD5" w:rsidRDefault="00042457">
            <w:pPr>
              <w:pStyle w:val="3"/>
              <w:rPr>
                <w:del w:id="2536" w:author="Sugahara, Hikaru/菅原 光" w:date="2022-07-01T21:28:00Z"/>
                <w:rFonts w:ascii="Meiryo UI" w:eastAsia="Meiryo UI" w:hAnsi="Meiryo UI"/>
                <w:sz w:val="16"/>
                <w:rPrChange w:id="2537" w:author="Sasaki Kenji／佐々木　研二／AI" w:date="2021-11-19T14:16:00Z">
                  <w:rPr>
                    <w:del w:id="2538" w:author="Sugahara, Hikaru/菅原 光" w:date="2022-07-01T21:28:00Z"/>
                    <w:sz w:val="16"/>
                  </w:rPr>
                </w:rPrChange>
              </w:rPr>
              <w:pPrChange w:id="2539" w:author="Sugahara, Hikaru/菅原 光" w:date="2022-07-01T21:28:00Z">
                <w:pPr>
                  <w:ind w:left="113" w:right="113"/>
                </w:pPr>
              </w:pPrChange>
            </w:pPr>
            <w:del w:id="2540" w:author="Sugahara, Hikaru/菅原 光" w:date="2022-07-01T21:28:00Z">
              <w:r w:rsidRPr="00F37467" w:rsidDel="00557DD5">
                <w:rPr>
                  <w:sz w:val="16"/>
                  <w:lang w:val="en"/>
                  <w:rPrChange w:id="2541" w:author="Sasaki Kenji／佐々木　研二／AI" w:date="2021-11-19T14:16:00Z">
                    <w:rPr>
                      <w:sz w:val="16"/>
                    </w:rPr>
                  </w:rPrChange>
                </w:rPr>
                <w:delText>North America</w:delText>
              </w:r>
            </w:del>
          </w:p>
        </w:tc>
        <w:tc>
          <w:tcPr>
            <w:tcW w:w="567" w:type="dxa"/>
            <w:shd w:val="clear" w:color="auto" w:fill="66FF99"/>
            <w:textDirection w:val="btLr"/>
          </w:tcPr>
          <w:p w14:paraId="0E3E7789" w14:textId="24AF57E6" w:rsidR="00042457" w:rsidRPr="00F37467" w:rsidDel="00557DD5" w:rsidRDefault="00042457">
            <w:pPr>
              <w:pStyle w:val="3"/>
              <w:rPr>
                <w:del w:id="2542" w:author="Sugahara, Hikaru/菅原 光" w:date="2022-07-01T21:28:00Z"/>
                <w:rFonts w:ascii="Meiryo UI" w:eastAsia="Meiryo UI" w:hAnsi="Meiryo UI"/>
                <w:sz w:val="16"/>
                <w:rPrChange w:id="2543" w:author="Sasaki Kenji／佐々木　研二／AI" w:date="2021-11-19T14:16:00Z">
                  <w:rPr>
                    <w:del w:id="2544" w:author="Sugahara, Hikaru/菅原 光" w:date="2022-07-01T21:28:00Z"/>
                    <w:sz w:val="16"/>
                  </w:rPr>
                </w:rPrChange>
              </w:rPr>
              <w:pPrChange w:id="2545" w:author="Sugahara, Hikaru/菅原 光" w:date="2022-07-01T21:28:00Z">
                <w:pPr>
                  <w:ind w:left="113" w:right="113"/>
                </w:pPr>
              </w:pPrChange>
            </w:pPr>
            <w:del w:id="2546" w:author="Sugahara, Hikaru/菅原 光" w:date="2022-07-01T21:28:00Z">
              <w:r w:rsidRPr="00F37467" w:rsidDel="00557DD5">
                <w:rPr>
                  <w:sz w:val="16"/>
                  <w:lang w:val="en"/>
                  <w:rPrChange w:id="2547" w:author="Sasaki Kenji／佐々木　研二／AI" w:date="2021-11-19T14:16:00Z">
                    <w:rPr>
                      <w:sz w:val="16"/>
                    </w:rPr>
                  </w:rPrChange>
                </w:rPr>
                <w:delText>Europe</w:delText>
              </w:r>
            </w:del>
          </w:p>
        </w:tc>
        <w:tc>
          <w:tcPr>
            <w:tcW w:w="567" w:type="dxa"/>
            <w:shd w:val="clear" w:color="auto" w:fill="66FF99"/>
            <w:textDirection w:val="btLr"/>
          </w:tcPr>
          <w:p w14:paraId="0D7C89F4" w14:textId="263F49A8" w:rsidR="00042457" w:rsidRPr="00F37467" w:rsidDel="00557DD5" w:rsidRDefault="00042457">
            <w:pPr>
              <w:pStyle w:val="3"/>
              <w:rPr>
                <w:del w:id="2548" w:author="Sugahara, Hikaru/菅原 光" w:date="2022-07-01T21:28:00Z"/>
                <w:rFonts w:ascii="Meiryo UI" w:eastAsia="Meiryo UI" w:hAnsi="Meiryo UI"/>
                <w:sz w:val="16"/>
                <w:rPrChange w:id="2549" w:author="Sasaki Kenji／佐々木　研二／AI" w:date="2021-11-19T14:16:00Z">
                  <w:rPr>
                    <w:del w:id="2550" w:author="Sugahara, Hikaru/菅原 光" w:date="2022-07-01T21:28:00Z"/>
                    <w:sz w:val="16"/>
                  </w:rPr>
                </w:rPrChange>
              </w:rPr>
              <w:pPrChange w:id="2551" w:author="Sugahara, Hikaru/菅原 光" w:date="2022-07-01T21:28:00Z">
                <w:pPr>
                  <w:ind w:left="113" w:right="113"/>
                </w:pPr>
              </w:pPrChange>
            </w:pPr>
            <w:del w:id="2552" w:author="Sugahara, Hikaru/菅原 光" w:date="2022-07-01T21:28:00Z">
              <w:r w:rsidRPr="00F37467" w:rsidDel="00557DD5">
                <w:rPr>
                  <w:sz w:val="16"/>
                  <w:lang w:val="en"/>
                  <w:rPrChange w:id="2553" w:author="Sasaki Kenji／佐々木　研二／AI" w:date="2021-11-19T14:16:00Z">
                    <w:rPr>
                      <w:sz w:val="16"/>
                    </w:rPr>
                  </w:rPrChange>
                </w:rPr>
                <w:delText>Oceania</w:delText>
              </w:r>
            </w:del>
          </w:p>
        </w:tc>
        <w:tc>
          <w:tcPr>
            <w:tcW w:w="567" w:type="dxa"/>
            <w:shd w:val="clear" w:color="auto" w:fill="66FF99"/>
            <w:textDirection w:val="btLr"/>
          </w:tcPr>
          <w:p w14:paraId="7DC51E8B" w14:textId="520AD79E" w:rsidR="00042457" w:rsidRPr="00F37467" w:rsidDel="00557DD5" w:rsidRDefault="00042457">
            <w:pPr>
              <w:pStyle w:val="3"/>
              <w:rPr>
                <w:del w:id="2554" w:author="Sugahara, Hikaru/菅原 光" w:date="2022-07-01T21:28:00Z"/>
                <w:rFonts w:ascii="Meiryo UI" w:eastAsia="Meiryo UI" w:hAnsi="Meiryo UI"/>
                <w:sz w:val="16"/>
                <w:rPrChange w:id="2555" w:author="Sasaki Kenji／佐々木　研二／AI" w:date="2021-11-19T14:16:00Z">
                  <w:rPr>
                    <w:del w:id="2556" w:author="Sugahara, Hikaru/菅原 光" w:date="2022-07-01T21:28:00Z"/>
                    <w:sz w:val="16"/>
                  </w:rPr>
                </w:rPrChange>
              </w:rPr>
              <w:pPrChange w:id="2557" w:author="Sugahara, Hikaru/菅原 光" w:date="2022-07-01T21:28:00Z">
                <w:pPr>
                  <w:ind w:left="113" w:right="113"/>
                </w:pPr>
              </w:pPrChange>
            </w:pPr>
            <w:del w:id="2558" w:author="Sugahara, Hikaru/菅原 光" w:date="2022-07-01T21:28:00Z">
              <w:r w:rsidRPr="00F37467" w:rsidDel="00557DD5">
                <w:rPr>
                  <w:sz w:val="16"/>
                  <w:lang w:val="en"/>
                  <w:rPrChange w:id="2559" w:author="Sasaki Kenji／佐々木　研二／AI" w:date="2021-11-19T14:16:00Z">
                    <w:rPr>
                      <w:sz w:val="16"/>
                    </w:rPr>
                  </w:rPrChange>
                </w:rPr>
                <w:delText>Southeast Asia</w:delText>
              </w:r>
            </w:del>
          </w:p>
        </w:tc>
        <w:tc>
          <w:tcPr>
            <w:tcW w:w="567" w:type="dxa"/>
            <w:shd w:val="clear" w:color="auto" w:fill="66FF99"/>
            <w:textDirection w:val="btLr"/>
          </w:tcPr>
          <w:p w14:paraId="0E31B096" w14:textId="38BC8329" w:rsidR="00042457" w:rsidRPr="00F37467" w:rsidDel="00557DD5" w:rsidRDefault="00042457">
            <w:pPr>
              <w:pStyle w:val="3"/>
              <w:rPr>
                <w:del w:id="2560" w:author="Sugahara, Hikaru/菅原 光" w:date="2022-07-01T21:28:00Z"/>
                <w:rFonts w:ascii="Meiryo UI" w:eastAsia="Meiryo UI" w:hAnsi="Meiryo UI"/>
                <w:sz w:val="16"/>
                <w:rPrChange w:id="2561" w:author="Sasaki Kenji／佐々木　研二／AI" w:date="2021-11-19T14:16:00Z">
                  <w:rPr>
                    <w:del w:id="2562" w:author="Sugahara, Hikaru/菅原 光" w:date="2022-07-01T21:28:00Z"/>
                    <w:sz w:val="16"/>
                  </w:rPr>
                </w:rPrChange>
              </w:rPr>
              <w:pPrChange w:id="2563" w:author="Sugahara, Hikaru/菅原 光" w:date="2022-07-01T21:28:00Z">
                <w:pPr>
                  <w:ind w:left="113" w:right="113"/>
                </w:pPr>
              </w:pPrChange>
            </w:pPr>
            <w:del w:id="2564" w:author="Sugahara, Hikaru/菅原 光" w:date="2022-07-01T21:28:00Z">
              <w:r w:rsidRPr="00F37467" w:rsidDel="00557DD5">
                <w:rPr>
                  <w:sz w:val="16"/>
                  <w:lang w:val="en"/>
                  <w:rPrChange w:id="2565" w:author="Sasaki Kenji／佐々木　研二／AI" w:date="2021-11-19T14:16:00Z">
                    <w:rPr>
                      <w:sz w:val="16"/>
                    </w:rPr>
                  </w:rPrChange>
                </w:rPr>
                <w:delText>India</w:delText>
              </w:r>
            </w:del>
          </w:p>
        </w:tc>
        <w:tc>
          <w:tcPr>
            <w:tcW w:w="567" w:type="dxa"/>
            <w:shd w:val="clear" w:color="auto" w:fill="66FF99"/>
            <w:textDirection w:val="btLr"/>
          </w:tcPr>
          <w:p w14:paraId="23502829" w14:textId="3563C2AA" w:rsidR="00042457" w:rsidRPr="00F37467" w:rsidDel="00557DD5" w:rsidRDefault="00042457">
            <w:pPr>
              <w:pStyle w:val="3"/>
              <w:rPr>
                <w:del w:id="2566" w:author="Sugahara, Hikaru/菅原 光" w:date="2022-07-01T21:28:00Z"/>
                <w:rFonts w:ascii="Meiryo UI" w:eastAsia="Meiryo UI" w:hAnsi="Meiryo UI"/>
                <w:sz w:val="16"/>
                <w:rPrChange w:id="2567" w:author="Sasaki Kenji／佐々木　研二／AI" w:date="2021-11-19T14:16:00Z">
                  <w:rPr>
                    <w:del w:id="2568" w:author="Sugahara, Hikaru/菅原 光" w:date="2022-07-01T21:28:00Z"/>
                    <w:sz w:val="16"/>
                  </w:rPr>
                </w:rPrChange>
              </w:rPr>
              <w:pPrChange w:id="2569" w:author="Sugahara, Hikaru/菅原 光" w:date="2022-07-01T21:28:00Z">
                <w:pPr>
                  <w:ind w:left="113" w:right="113"/>
                </w:pPr>
              </w:pPrChange>
            </w:pPr>
            <w:del w:id="2570" w:author="Sugahara, Hikaru/菅原 光" w:date="2022-07-01T21:28:00Z">
              <w:r w:rsidRPr="00F37467" w:rsidDel="00557DD5">
                <w:rPr>
                  <w:sz w:val="16"/>
                  <w:lang w:val="en"/>
                  <w:rPrChange w:id="2571" w:author="Sasaki Kenji／佐々木　研二／AI" w:date="2021-11-19T14:16:00Z">
                    <w:rPr>
                      <w:sz w:val="16"/>
                    </w:rPr>
                  </w:rPrChange>
                </w:rPr>
                <w:delText>Middle East</w:delText>
              </w:r>
            </w:del>
          </w:p>
        </w:tc>
        <w:tc>
          <w:tcPr>
            <w:tcW w:w="567" w:type="dxa"/>
            <w:shd w:val="clear" w:color="auto" w:fill="66FF99"/>
            <w:textDirection w:val="btLr"/>
          </w:tcPr>
          <w:p w14:paraId="5521732D" w14:textId="75D8904E" w:rsidR="00042457" w:rsidRPr="00F37467" w:rsidDel="00557DD5" w:rsidRDefault="00042457">
            <w:pPr>
              <w:pStyle w:val="3"/>
              <w:rPr>
                <w:del w:id="2572" w:author="Sugahara, Hikaru/菅原 光" w:date="2022-07-01T21:28:00Z"/>
                <w:rFonts w:ascii="Meiryo UI" w:eastAsia="Meiryo UI" w:hAnsi="Meiryo UI"/>
                <w:sz w:val="16"/>
                <w:rPrChange w:id="2573" w:author="Sasaki Kenji／佐々木　研二／AI" w:date="2021-11-19T14:16:00Z">
                  <w:rPr>
                    <w:del w:id="2574" w:author="Sugahara, Hikaru/菅原 光" w:date="2022-07-01T21:28:00Z"/>
                    <w:sz w:val="16"/>
                  </w:rPr>
                </w:rPrChange>
              </w:rPr>
              <w:pPrChange w:id="2575" w:author="Sugahara, Hikaru/菅原 光" w:date="2022-07-01T21:28:00Z">
                <w:pPr>
                  <w:ind w:left="113" w:right="113"/>
                </w:pPr>
              </w:pPrChange>
            </w:pPr>
            <w:del w:id="2576" w:author="Sugahara, Hikaru/菅原 光" w:date="2022-07-01T21:28:00Z">
              <w:r w:rsidRPr="00F37467" w:rsidDel="00557DD5">
                <w:rPr>
                  <w:sz w:val="16"/>
                  <w:lang w:val="en"/>
                  <w:rPrChange w:id="2577" w:author="Sasaki Kenji／佐々木　研二／AI" w:date="2021-11-19T14:16:00Z">
                    <w:rPr>
                      <w:sz w:val="16"/>
                    </w:rPr>
                  </w:rPrChange>
                </w:rPr>
                <w:delText>South america</w:delText>
              </w:r>
            </w:del>
          </w:p>
        </w:tc>
        <w:tc>
          <w:tcPr>
            <w:tcW w:w="567" w:type="dxa"/>
            <w:shd w:val="clear" w:color="auto" w:fill="66FF99"/>
            <w:textDirection w:val="btLr"/>
          </w:tcPr>
          <w:p w14:paraId="7F4C6DB8" w14:textId="766481F2" w:rsidR="00042457" w:rsidRPr="00F37467" w:rsidDel="00557DD5" w:rsidRDefault="00042457">
            <w:pPr>
              <w:pStyle w:val="3"/>
              <w:rPr>
                <w:del w:id="2578" w:author="Sugahara, Hikaru/菅原 光" w:date="2022-07-01T21:28:00Z"/>
                <w:rFonts w:ascii="Meiryo UI" w:eastAsia="Meiryo UI" w:hAnsi="Meiryo UI"/>
                <w:sz w:val="16"/>
                <w:rPrChange w:id="2579" w:author="Sasaki Kenji／佐々木　研二／AI" w:date="2021-11-19T14:16:00Z">
                  <w:rPr>
                    <w:del w:id="2580" w:author="Sugahara, Hikaru/菅原 光" w:date="2022-07-01T21:28:00Z"/>
                    <w:sz w:val="16"/>
                  </w:rPr>
                </w:rPrChange>
              </w:rPr>
              <w:pPrChange w:id="2581" w:author="Sugahara, Hikaru/菅原 光" w:date="2022-07-01T21:28:00Z">
                <w:pPr>
                  <w:ind w:left="113" w:right="113"/>
                </w:pPr>
              </w:pPrChange>
            </w:pPr>
            <w:del w:id="2582" w:author="Sugahara, Hikaru/菅原 光" w:date="2022-07-01T21:28:00Z">
              <w:r w:rsidRPr="00F37467" w:rsidDel="00557DD5">
                <w:rPr>
                  <w:sz w:val="16"/>
                  <w:lang w:val="en"/>
                  <w:rPrChange w:id="2583" w:author="Sasaki Kenji／佐々木　研二／AI" w:date="2021-11-19T14:16:00Z">
                    <w:rPr>
                      <w:sz w:val="16"/>
                    </w:rPr>
                  </w:rPrChange>
                </w:rPr>
                <w:delText>South Africa</w:delText>
              </w:r>
            </w:del>
          </w:p>
          <w:p w14:paraId="321A2D05" w14:textId="08DA1CD9" w:rsidR="00042457" w:rsidRPr="00F37467" w:rsidDel="00557DD5" w:rsidRDefault="00042457">
            <w:pPr>
              <w:pStyle w:val="3"/>
              <w:rPr>
                <w:del w:id="2584" w:author="Sugahara, Hikaru/菅原 光" w:date="2022-07-01T21:28:00Z"/>
                <w:rFonts w:ascii="Meiryo UI" w:eastAsia="Meiryo UI" w:hAnsi="Meiryo UI"/>
                <w:sz w:val="16"/>
                <w:rPrChange w:id="2585" w:author="Sasaki Kenji／佐々木　研二／AI" w:date="2021-11-19T14:16:00Z">
                  <w:rPr>
                    <w:del w:id="2586" w:author="Sugahara, Hikaru/菅原 光" w:date="2022-07-01T21:28:00Z"/>
                    <w:sz w:val="16"/>
                  </w:rPr>
                </w:rPrChange>
              </w:rPr>
              <w:pPrChange w:id="2587" w:author="Sugahara, Hikaru/菅原 光" w:date="2022-07-01T21:28:00Z">
                <w:pPr>
                  <w:ind w:left="113" w:right="113"/>
                </w:pPr>
              </w:pPrChange>
            </w:pPr>
          </w:p>
        </w:tc>
        <w:tc>
          <w:tcPr>
            <w:tcW w:w="567" w:type="dxa"/>
            <w:shd w:val="clear" w:color="auto" w:fill="66FF99"/>
            <w:textDirection w:val="btLr"/>
          </w:tcPr>
          <w:p w14:paraId="313DF85A" w14:textId="1145DF68" w:rsidR="00042457" w:rsidRPr="00F37467" w:rsidDel="00557DD5" w:rsidRDefault="00042457">
            <w:pPr>
              <w:pStyle w:val="3"/>
              <w:rPr>
                <w:del w:id="2588" w:author="Sugahara, Hikaru/菅原 光" w:date="2022-07-01T21:28:00Z"/>
                <w:rFonts w:ascii="Meiryo UI" w:eastAsia="Meiryo UI" w:hAnsi="Meiryo UI"/>
                <w:sz w:val="16"/>
                <w:rPrChange w:id="2589" w:author="Sasaki Kenji／佐々木　研二／AI" w:date="2021-11-19T14:16:00Z">
                  <w:rPr>
                    <w:del w:id="2590" w:author="Sugahara, Hikaru/菅原 光" w:date="2022-07-01T21:28:00Z"/>
                    <w:sz w:val="16"/>
                  </w:rPr>
                </w:rPrChange>
              </w:rPr>
              <w:pPrChange w:id="2591" w:author="Sugahara, Hikaru/菅原 光" w:date="2022-07-01T21:28:00Z">
                <w:pPr>
                  <w:ind w:left="113" w:right="113"/>
                </w:pPr>
              </w:pPrChange>
            </w:pPr>
            <w:del w:id="2592" w:author="Sugahara, Hikaru/菅原 光" w:date="2022-07-01T21:28:00Z">
              <w:r w:rsidRPr="00F37467" w:rsidDel="00557DD5">
                <w:rPr>
                  <w:sz w:val="16"/>
                  <w:lang w:val="en"/>
                  <w:rPrChange w:id="2593" w:author="Sasaki Kenji／佐々木　研二／AI" w:date="2021-11-19T14:16:00Z">
                    <w:rPr>
                      <w:sz w:val="16"/>
                    </w:rPr>
                  </w:rPrChange>
                </w:rPr>
                <w:delText>Taiwan</w:delText>
              </w:r>
            </w:del>
          </w:p>
        </w:tc>
        <w:tc>
          <w:tcPr>
            <w:tcW w:w="567" w:type="dxa"/>
            <w:shd w:val="clear" w:color="auto" w:fill="66FF99"/>
            <w:textDirection w:val="btLr"/>
          </w:tcPr>
          <w:p w14:paraId="316D5EE0" w14:textId="2D451690" w:rsidR="00042457" w:rsidRPr="00F37467" w:rsidDel="00557DD5" w:rsidRDefault="00042457">
            <w:pPr>
              <w:pStyle w:val="3"/>
              <w:rPr>
                <w:del w:id="2594" w:author="Sugahara, Hikaru/菅原 光" w:date="2022-07-01T21:28:00Z"/>
                <w:rFonts w:ascii="Meiryo UI" w:eastAsia="Meiryo UI" w:hAnsi="Meiryo UI"/>
                <w:sz w:val="16"/>
                <w:rPrChange w:id="2595" w:author="Sasaki Kenji／佐々木　研二／AI" w:date="2021-11-19T14:16:00Z">
                  <w:rPr>
                    <w:del w:id="2596" w:author="Sugahara, Hikaru/菅原 光" w:date="2022-07-01T21:28:00Z"/>
                    <w:sz w:val="16"/>
                  </w:rPr>
                </w:rPrChange>
              </w:rPr>
              <w:pPrChange w:id="2597" w:author="Sugahara, Hikaru/菅原 光" w:date="2022-07-01T21:28:00Z">
                <w:pPr>
                  <w:ind w:left="113" w:right="113"/>
                </w:pPr>
              </w:pPrChange>
            </w:pPr>
            <w:del w:id="2598" w:author="Sugahara, Hikaru/菅原 光" w:date="2022-07-01T21:28:00Z">
              <w:r w:rsidRPr="00F37467" w:rsidDel="00557DD5">
                <w:rPr>
                  <w:sz w:val="16"/>
                  <w:lang w:val="en"/>
                  <w:rPrChange w:id="2599" w:author="Sasaki Kenji／佐々木　研二／AI" w:date="2021-11-19T14:16:00Z">
                    <w:rPr>
                      <w:sz w:val="16"/>
                    </w:rPr>
                  </w:rPrChange>
                </w:rPr>
                <w:delText>Hong Kong and Macau</w:delText>
              </w:r>
            </w:del>
          </w:p>
        </w:tc>
        <w:tc>
          <w:tcPr>
            <w:tcW w:w="567" w:type="dxa"/>
            <w:shd w:val="clear" w:color="auto" w:fill="66FF99"/>
            <w:textDirection w:val="btLr"/>
          </w:tcPr>
          <w:p w14:paraId="4BDD8A78" w14:textId="09CC6130" w:rsidR="00042457" w:rsidRPr="00F37467" w:rsidDel="00557DD5" w:rsidRDefault="00042457">
            <w:pPr>
              <w:pStyle w:val="3"/>
              <w:rPr>
                <w:del w:id="2600" w:author="Sugahara, Hikaru/菅原 光" w:date="2022-07-01T21:28:00Z"/>
                <w:rFonts w:ascii="Meiryo UI" w:eastAsia="Meiryo UI" w:hAnsi="Meiryo UI"/>
                <w:sz w:val="16"/>
                <w:rPrChange w:id="2601" w:author="Sasaki Kenji／佐々木　研二／AI" w:date="2021-11-19T14:16:00Z">
                  <w:rPr>
                    <w:del w:id="2602" w:author="Sugahara, Hikaru/菅原 光" w:date="2022-07-01T21:28:00Z"/>
                    <w:sz w:val="16"/>
                  </w:rPr>
                </w:rPrChange>
              </w:rPr>
              <w:pPrChange w:id="2603" w:author="Sugahara, Hikaru/菅原 光" w:date="2022-07-01T21:28:00Z">
                <w:pPr>
                  <w:ind w:left="113" w:right="113"/>
                </w:pPr>
              </w:pPrChange>
            </w:pPr>
            <w:del w:id="2604" w:author="Sugahara, Hikaru/菅原 光" w:date="2022-07-01T21:28:00Z">
              <w:r w:rsidRPr="00F37467" w:rsidDel="00557DD5">
                <w:rPr>
                  <w:sz w:val="16"/>
                  <w:lang w:val="en"/>
                  <w:rPrChange w:id="2605" w:author="Sasaki Kenji／佐々木　研二／AI" w:date="2021-11-19T14:16:00Z">
                    <w:rPr>
                      <w:sz w:val="16"/>
                    </w:rPr>
                  </w:rPrChange>
                </w:rPr>
                <w:delText>China</w:delText>
              </w:r>
            </w:del>
          </w:p>
        </w:tc>
      </w:tr>
      <w:tr w:rsidR="00042457" w:rsidRPr="00F37467" w:rsidDel="00557DD5" w14:paraId="72479CFF" w14:textId="01154EB4" w:rsidTr="00095EEF">
        <w:trPr>
          <w:trHeight w:val="93"/>
          <w:del w:id="2606" w:author="Sugahara, Hikaru/菅原 光" w:date="2022-07-01T21:28:00Z"/>
        </w:trPr>
        <w:tc>
          <w:tcPr>
            <w:tcW w:w="473" w:type="dxa"/>
            <w:tcBorders>
              <w:bottom w:val="single" w:sz="4" w:space="0" w:color="auto"/>
            </w:tcBorders>
          </w:tcPr>
          <w:p w14:paraId="2148F1E6" w14:textId="29DD94D3" w:rsidR="00042457" w:rsidRPr="00F37467" w:rsidDel="00557DD5" w:rsidRDefault="00042457">
            <w:pPr>
              <w:pStyle w:val="3"/>
              <w:rPr>
                <w:del w:id="2607" w:author="Sugahara, Hikaru/菅原 光" w:date="2022-07-01T21:28:00Z"/>
                <w:rFonts w:ascii="Meiryo UI" w:eastAsia="Meiryo UI" w:hAnsi="Meiryo UI"/>
                <w:sz w:val="18"/>
                <w:rPrChange w:id="2608" w:author="Sasaki Kenji／佐々木　研二／AI" w:date="2021-11-19T14:16:00Z">
                  <w:rPr>
                    <w:del w:id="2609" w:author="Sugahara, Hikaru/菅原 光" w:date="2022-07-01T21:28:00Z"/>
                    <w:sz w:val="18"/>
                  </w:rPr>
                </w:rPrChange>
              </w:rPr>
              <w:pPrChange w:id="2610" w:author="Sugahara, Hikaru/菅原 光" w:date="2022-07-01T21:28:00Z">
                <w:pPr>
                  <w:jc w:val="center"/>
                </w:pPr>
              </w:pPrChange>
            </w:pPr>
            <w:del w:id="2611" w:author="Sugahara, Hikaru/菅原 光" w:date="2022-07-01T21:28:00Z">
              <w:r w:rsidRPr="00F37467" w:rsidDel="00557DD5">
                <w:rPr>
                  <w:sz w:val="18"/>
                  <w:lang w:val="en"/>
                  <w:rPrChange w:id="2612" w:author="Sasaki Kenji／佐々木　研二／AI" w:date="2021-11-19T14:16:00Z">
                    <w:rPr>
                      <w:sz w:val="18"/>
                    </w:rPr>
                  </w:rPrChange>
                </w:rPr>
                <w:delText>1</w:delText>
              </w:r>
            </w:del>
          </w:p>
        </w:tc>
        <w:tc>
          <w:tcPr>
            <w:tcW w:w="2363" w:type="dxa"/>
            <w:tcBorders>
              <w:bottom w:val="single" w:sz="4" w:space="0" w:color="auto"/>
            </w:tcBorders>
          </w:tcPr>
          <w:p w14:paraId="0674D76E" w14:textId="730A19D3" w:rsidR="00042457" w:rsidRPr="00F37467" w:rsidDel="00557DD5" w:rsidRDefault="00042457">
            <w:pPr>
              <w:pStyle w:val="3"/>
              <w:rPr>
                <w:del w:id="2613" w:author="Sugahara, Hikaru/菅原 光" w:date="2022-07-01T21:28:00Z"/>
                <w:rFonts w:ascii="Meiryo UI" w:eastAsia="Meiryo UI" w:hAnsi="Meiryo UI"/>
                <w:sz w:val="18"/>
                <w:rPrChange w:id="2614" w:author="Sasaki Kenji／佐々木　研二／AI" w:date="2021-11-19T14:16:00Z">
                  <w:rPr>
                    <w:del w:id="2615" w:author="Sugahara, Hikaru/菅原 光" w:date="2022-07-01T21:28:00Z"/>
                    <w:sz w:val="18"/>
                  </w:rPr>
                </w:rPrChange>
              </w:rPr>
              <w:pPrChange w:id="2616" w:author="Sugahara, Hikaru/菅原 光" w:date="2022-07-01T21:28:00Z">
                <w:pPr/>
              </w:pPrChange>
            </w:pPr>
            <w:del w:id="2617" w:author="Sugahara, Hikaru/菅原 光" w:date="2022-07-01T21:28:00Z">
              <w:r w:rsidRPr="00F37467" w:rsidDel="00557DD5">
                <w:rPr>
                  <w:sz w:val="18"/>
                  <w:lang w:val="en"/>
                  <w:rPrChange w:id="2618" w:author="Sasaki Kenji／佐々木　研二／AI" w:date="2021-11-19T14:16:00Z">
                    <w:rPr>
                      <w:sz w:val="18"/>
                    </w:rPr>
                  </w:rPrChange>
                </w:rPr>
                <w:delText>Date Guide</w:delText>
              </w:r>
            </w:del>
          </w:p>
        </w:tc>
        <w:tc>
          <w:tcPr>
            <w:tcW w:w="567" w:type="dxa"/>
            <w:tcBorders>
              <w:bottom w:val="single" w:sz="4" w:space="0" w:color="auto"/>
            </w:tcBorders>
            <w:vAlign w:val="center"/>
          </w:tcPr>
          <w:p w14:paraId="4B794664" w14:textId="07A9F0C7" w:rsidR="00042457" w:rsidRPr="00F37467" w:rsidDel="00557DD5" w:rsidRDefault="00042457">
            <w:pPr>
              <w:pStyle w:val="3"/>
              <w:rPr>
                <w:del w:id="2619" w:author="Sugahara, Hikaru/菅原 光" w:date="2022-07-01T21:28:00Z"/>
                <w:rFonts w:ascii="Meiryo UI" w:eastAsia="Meiryo UI" w:hAnsi="Meiryo UI"/>
                <w:rPrChange w:id="2620" w:author="Sasaki Kenji／佐々木　研二／AI" w:date="2021-11-19T14:16:00Z">
                  <w:rPr>
                    <w:del w:id="2621" w:author="Sugahara, Hikaru/菅原 光" w:date="2022-07-01T21:28:00Z"/>
                  </w:rPr>
                </w:rPrChange>
              </w:rPr>
              <w:pPrChange w:id="2622" w:author="Sugahara, Hikaru/菅原 光" w:date="2022-07-01T21:28:00Z">
                <w:pPr>
                  <w:jc w:val="center"/>
                </w:pPr>
              </w:pPrChange>
            </w:pPr>
            <w:del w:id="2623" w:author="Sugahara, Hikaru/菅原 光" w:date="2022-07-01T21:28:00Z">
              <w:r w:rsidRPr="003667A2" w:rsidDel="00557DD5">
                <w:rPr>
                  <w:lang w:val="en"/>
                </w:rPr>
                <w:delText>○</w:delText>
              </w:r>
            </w:del>
          </w:p>
        </w:tc>
        <w:tc>
          <w:tcPr>
            <w:tcW w:w="567" w:type="dxa"/>
            <w:tcBorders>
              <w:bottom w:val="single" w:sz="4" w:space="0" w:color="auto"/>
            </w:tcBorders>
            <w:shd w:val="clear" w:color="auto" w:fill="FFFFFF"/>
            <w:vAlign w:val="center"/>
          </w:tcPr>
          <w:p w14:paraId="068E4359" w14:textId="515496A1" w:rsidR="00042457" w:rsidRPr="00F37467" w:rsidDel="00557DD5" w:rsidRDefault="00042457">
            <w:pPr>
              <w:pStyle w:val="3"/>
              <w:rPr>
                <w:del w:id="2624" w:author="Sugahara, Hikaru/菅原 光" w:date="2022-07-01T21:28:00Z"/>
                <w:rFonts w:ascii="Meiryo UI" w:eastAsia="Meiryo UI" w:hAnsi="Meiryo UI"/>
                <w:rPrChange w:id="2625" w:author="Sasaki Kenji／佐々木　研二／AI" w:date="2021-11-19T14:16:00Z">
                  <w:rPr>
                    <w:del w:id="2626" w:author="Sugahara, Hikaru/菅原 光" w:date="2022-07-01T21:28:00Z"/>
                  </w:rPr>
                </w:rPrChange>
              </w:rPr>
              <w:pPrChange w:id="2627" w:author="Sugahara, Hikaru/菅原 光" w:date="2022-07-01T21:28:00Z">
                <w:pPr>
                  <w:jc w:val="center"/>
                </w:pPr>
              </w:pPrChange>
            </w:pPr>
            <w:del w:id="2628" w:author="Sugahara, Hikaru/菅原 光" w:date="2022-07-01T21:28:00Z">
              <w:r w:rsidRPr="00F37467" w:rsidDel="00557DD5">
                <w:rPr>
                  <w:rFonts w:hint="eastAsia"/>
                  <w:lang w:val="en"/>
                  <w:rPrChange w:id="2629"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1ABA58B8" w14:textId="2E2210CD" w:rsidR="00042457" w:rsidRPr="00F37467" w:rsidDel="00557DD5" w:rsidRDefault="00042457">
            <w:pPr>
              <w:pStyle w:val="3"/>
              <w:rPr>
                <w:del w:id="2630" w:author="Sugahara, Hikaru/菅原 光" w:date="2022-07-01T21:28:00Z"/>
                <w:rFonts w:ascii="Meiryo UI" w:eastAsia="Meiryo UI" w:hAnsi="Meiryo UI"/>
                <w:rPrChange w:id="2631" w:author="Sasaki Kenji／佐々木　研二／AI" w:date="2021-11-19T14:16:00Z">
                  <w:rPr>
                    <w:del w:id="2632" w:author="Sugahara, Hikaru/菅原 光" w:date="2022-07-01T21:28:00Z"/>
                  </w:rPr>
                </w:rPrChange>
              </w:rPr>
              <w:pPrChange w:id="2633" w:author="Sugahara, Hikaru/菅原 光" w:date="2022-07-01T21:28:00Z">
                <w:pPr>
                  <w:jc w:val="center"/>
                </w:pPr>
              </w:pPrChange>
            </w:pPr>
            <w:del w:id="2634" w:author="Sugahara, Hikaru/菅原 光" w:date="2022-07-01T21:28:00Z">
              <w:r w:rsidRPr="00F37467" w:rsidDel="00557DD5">
                <w:rPr>
                  <w:rFonts w:hint="eastAsia"/>
                  <w:lang w:val="en"/>
                  <w:rPrChange w:id="2635"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79EA44D6" w14:textId="3B957D5F" w:rsidR="00042457" w:rsidRPr="00F37467" w:rsidDel="00557DD5" w:rsidRDefault="00042457">
            <w:pPr>
              <w:pStyle w:val="3"/>
              <w:rPr>
                <w:del w:id="2636" w:author="Sugahara, Hikaru/菅原 光" w:date="2022-07-01T21:28:00Z"/>
                <w:rFonts w:ascii="Meiryo UI" w:eastAsia="Meiryo UI" w:hAnsi="Meiryo UI"/>
                <w:rPrChange w:id="2637" w:author="Sasaki Kenji／佐々木　研二／AI" w:date="2021-11-19T14:16:00Z">
                  <w:rPr>
                    <w:del w:id="2638" w:author="Sugahara, Hikaru/菅原 光" w:date="2022-07-01T21:28:00Z"/>
                  </w:rPr>
                </w:rPrChange>
              </w:rPr>
              <w:pPrChange w:id="2639" w:author="Sugahara, Hikaru/菅原 光" w:date="2022-07-01T21:28:00Z">
                <w:pPr>
                  <w:jc w:val="center"/>
                </w:pPr>
              </w:pPrChange>
            </w:pPr>
            <w:del w:id="2640" w:author="Sugahara, Hikaru/菅原 光" w:date="2022-07-01T21:28:00Z">
              <w:r w:rsidRPr="00F37467" w:rsidDel="00557DD5">
                <w:rPr>
                  <w:rFonts w:hint="eastAsia"/>
                  <w:lang w:val="en"/>
                  <w:rPrChange w:id="2641"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2B5FB636" w14:textId="60340481" w:rsidR="00042457" w:rsidRPr="00F37467" w:rsidDel="00557DD5" w:rsidRDefault="00042457">
            <w:pPr>
              <w:pStyle w:val="3"/>
              <w:rPr>
                <w:del w:id="2642" w:author="Sugahara, Hikaru/菅原 光" w:date="2022-07-01T21:28:00Z"/>
                <w:rFonts w:ascii="Meiryo UI" w:eastAsia="Meiryo UI" w:hAnsi="Meiryo UI"/>
                <w:rPrChange w:id="2643" w:author="Sasaki Kenji／佐々木　研二／AI" w:date="2021-11-19T14:16:00Z">
                  <w:rPr>
                    <w:del w:id="2644" w:author="Sugahara, Hikaru/菅原 光" w:date="2022-07-01T21:28:00Z"/>
                  </w:rPr>
                </w:rPrChange>
              </w:rPr>
              <w:pPrChange w:id="2645" w:author="Sugahara, Hikaru/菅原 光" w:date="2022-07-01T21:28:00Z">
                <w:pPr>
                  <w:jc w:val="center"/>
                </w:pPr>
              </w:pPrChange>
            </w:pPr>
            <w:del w:id="2646" w:author="Sugahara, Hikaru/菅原 光" w:date="2022-07-01T21:28:00Z">
              <w:r w:rsidRPr="00F37467" w:rsidDel="00557DD5">
                <w:rPr>
                  <w:rFonts w:hint="eastAsia"/>
                  <w:lang w:val="en"/>
                  <w:rPrChange w:id="2647"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11DE01D3" w14:textId="2D966A17" w:rsidR="00042457" w:rsidRPr="00F37467" w:rsidDel="00557DD5" w:rsidRDefault="00042457">
            <w:pPr>
              <w:pStyle w:val="3"/>
              <w:rPr>
                <w:del w:id="2648" w:author="Sugahara, Hikaru/菅原 光" w:date="2022-07-01T21:28:00Z"/>
                <w:rFonts w:ascii="Meiryo UI" w:eastAsia="Meiryo UI" w:hAnsi="Meiryo UI"/>
                <w:rPrChange w:id="2649" w:author="Sasaki Kenji／佐々木　研二／AI" w:date="2021-11-19T14:16:00Z">
                  <w:rPr>
                    <w:del w:id="2650" w:author="Sugahara, Hikaru/菅原 光" w:date="2022-07-01T21:28:00Z"/>
                  </w:rPr>
                </w:rPrChange>
              </w:rPr>
              <w:pPrChange w:id="2651" w:author="Sugahara, Hikaru/菅原 光" w:date="2022-07-01T21:28:00Z">
                <w:pPr>
                  <w:jc w:val="center"/>
                </w:pPr>
              </w:pPrChange>
            </w:pPr>
            <w:del w:id="2652" w:author="Sugahara, Hikaru/菅原 光" w:date="2022-07-01T21:28:00Z">
              <w:r w:rsidRPr="00F37467" w:rsidDel="00557DD5">
                <w:rPr>
                  <w:rFonts w:hint="eastAsia"/>
                  <w:lang w:val="en"/>
                  <w:rPrChange w:id="2653"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0CF8A4B7" w14:textId="48A8E594" w:rsidR="00042457" w:rsidRPr="00F37467" w:rsidDel="00557DD5" w:rsidRDefault="00042457">
            <w:pPr>
              <w:pStyle w:val="3"/>
              <w:rPr>
                <w:del w:id="2654" w:author="Sugahara, Hikaru/菅原 光" w:date="2022-07-01T21:28:00Z"/>
                <w:rFonts w:ascii="Meiryo UI" w:eastAsia="Meiryo UI" w:hAnsi="Meiryo UI"/>
                <w:rPrChange w:id="2655" w:author="Sasaki Kenji／佐々木　研二／AI" w:date="2021-11-19T14:16:00Z">
                  <w:rPr>
                    <w:del w:id="2656" w:author="Sugahara, Hikaru/菅原 光" w:date="2022-07-01T21:28:00Z"/>
                  </w:rPr>
                </w:rPrChange>
              </w:rPr>
              <w:pPrChange w:id="2657" w:author="Sugahara, Hikaru/菅原 光" w:date="2022-07-01T21:28:00Z">
                <w:pPr>
                  <w:jc w:val="center"/>
                </w:pPr>
              </w:pPrChange>
            </w:pPr>
            <w:del w:id="2658" w:author="Sugahara, Hikaru/菅原 光" w:date="2022-07-01T21:28:00Z">
              <w:r w:rsidRPr="00F37467" w:rsidDel="00557DD5">
                <w:rPr>
                  <w:rFonts w:hint="eastAsia"/>
                  <w:lang w:val="en"/>
                  <w:rPrChange w:id="2659"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39D3C8A3" w14:textId="4146F2FC" w:rsidR="00042457" w:rsidRPr="00F37467" w:rsidDel="00557DD5" w:rsidRDefault="00042457">
            <w:pPr>
              <w:pStyle w:val="3"/>
              <w:rPr>
                <w:del w:id="2660" w:author="Sugahara, Hikaru/菅原 光" w:date="2022-07-01T21:28:00Z"/>
                <w:rFonts w:ascii="Meiryo UI" w:eastAsia="Meiryo UI" w:hAnsi="Meiryo UI"/>
                <w:rPrChange w:id="2661" w:author="Sasaki Kenji／佐々木　研二／AI" w:date="2021-11-19T14:16:00Z">
                  <w:rPr>
                    <w:del w:id="2662" w:author="Sugahara, Hikaru/菅原 光" w:date="2022-07-01T21:28:00Z"/>
                  </w:rPr>
                </w:rPrChange>
              </w:rPr>
              <w:pPrChange w:id="2663" w:author="Sugahara, Hikaru/菅原 光" w:date="2022-07-01T21:28:00Z">
                <w:pPr>
                  <w:jc w:val="center"/>
                </w:pPr>
              </w:pPrChange>
            </w:pPr>
            <w:del w:id="2664" w:author="Sugahara, Hikaru/菅原 光" w:date="2022-07-01T21:28:00Z">
              <w:r w:rsidRPr="00F37467" w:rsidDel="00557DD5">
                <w:rPr>
                  <w:rFonts w:hint="eastAsia"/>
                  <w:lang w:val="en"/>
                  <w:rPrChange w:id="2665"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0CC4EBFC" w14:textId="2C00171C" w:rsidR="00042457" w:rsidRPr="00F37467" w:rsidDel="00557DD5" w:rsidRDefault="00042457">
            <w:pPr>
              <w:pStyle w:val="3"/>
              <w:rPr>
                <w:del w:id="2666" w:author="Sugahara, Hikaru/菅原 光" w:date="2022-07-01T21:28:00Z"/>
                <w:rFonts w:ascii="Meiryo UI" w:eastAsia="Meiryo UI" w:hAnsi="Meiryo UI"/>
                <w:rPrChange w:id="2667" w:author="Sasaki Kenji／佐々木　研二／AI" w:date="2021-11-19T14:16:00Z">
                  <w:rPr>
                    <w:del w:id="2668" w:author="Sugahara, Hikaru/菅原 光" w:date="2022-07-01T21:28:00Z"/>
                  </w:rPr>
                </w:rPrChange>
              </w:rPr>
              <w:pPrChange w:id="2669" w:author="Sugahara, Hikaru/菅原 光" w:date="2022-07-01T21:28:00Z">
                <w:pPr>
                  <w:jc w:val="center"/>
                </w:pPr>
              </w:pPrChange>
            </w:pPr>
            <w:del w:id="2670" w:author="Sugahara, Hikaru/菅原 光" w:date="2022-07-01T21:28:00Z">
              <w:r w:rsidRPr="00F37467" w:rsidDel="00557DD5">
                <w:rPr>
                  <w:rFonts w:hint="eastAsia"/>
                  <w:lang w:val="en"/>
                  <w:rPrChange w:id="2671"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799DE30F" w14:textId="39F1DF5B" w:rsidR="00042457" w:rsidRPr="00F37467" w:rsidDel="00557DD5" w:rsidRDefault="00042457">
            <w:pPr>
              <w:pStyle w:val="3"/>
              <w:rPr>
                <w:del w:id="2672" w:author="Sugahara, Hikaru/菅原 光" w:date="2022-07-01T21:28:00Z"/>
                <w:rFonts w:ascii="Meiryo UI" w:eastAsia="Meiryo UI" w:hAnsi="Meiryo UI"/>
                <w:rPrChange w:id="2673" w:author="Sasaki Kenji／佐々木　研二／AI" w:date="2021-11-19T14:16:00Z">
                  <w:rPr>
                    <w:del w:id="2674" w:author="Sugahara, Hikaru/菅原 光" w:date="2022-07-01T21:28:00Z"/>
                  </w:rPr>
                </w:rPrChange>
              </w:rPr>
              <w:pPrChange w:id="2675" w:author="Sugahara, Hikaru/菅原 光" w:date="2022-07-01T21:28:00Z">
                <w:pPr>
                  <w:jc w:val="center"/>
                </w:pPr>
              </w:pPrChange>
            </w:pPr>
            <w:del w:id="2676" w:author="Sugahara, Hikaru/菅原 光" w:date="2022-07-01T21:28:00Z">
              <w:r w:rsidRPr="00F37467" w:rsidDel="00557DD5">
                <w:rPr>
                  <w:rFonts w:hint="eastAsia"/>
                  <w:lang w:val="en"/>
                  <w:rPrChange w:id="2677"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391C9F59" w14:textId="50FE4C0A" w:rsidR="00042457" w:rsidRPr="00F37467" w:rsidDel="00557DD5" w:rsidRDefault="00042457">
            <w:pPr>
              <w:pStyle w:val="3"/>
              <w:rPr>
                <w:del w:id="2678" w:author="Sugahara, Hikaru/菅原 光" w:date="2022-07-01T21:28:00Z"/>
                <w:rFonts w:ascii="Meiryo UI" w:eastAsia="Meiryo UI" w:hAnsi="Meiryo UI"/>
                <w:rPrChange w:id="2679" w:author="Sasaki Kenji／佐々木　研二／AI" w:date="2021-11-19T14:16:00Z">
                  <w:rPr>
                    <w:del w:id="2680" w:author="Sugahara, Hikaru/菅原 光" w:date="2022-07-01T21:28:00Z"/>
                  </w:rPr>
                </w:rPrChange>
              </w:rPr>
              <w:pPrChange w:id="2681" w:author="Sugahara, Hikaru/菅原 光" w:date="2022-07-01T21:28:00Z">
                <w:pPr>
                  <w:jc w:val="center"/>
                </w:pPr>
              </w:pPrChange>
            </w:pPr>
            <w:del w:id="2682" w:author="Sugahara, Hikaru/菅原 光" w:date="2022-07-01T21:28:00Z">
              <w:r w:rsidRPr="00F37467" w:rsidDel="00557DD5">
                <w:rPr>
                  <w:rFonts w:hint="eastAsia"/>
                  <w:lang w:val="en"/>
                  <w:rPrChange w:id="2683"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1A19FE90" w14:textId="1CB25937" w:rsidR="00042457" w:rsidRPr="00F37467" w:rsidDel="00557DD5" w:rsidRDefault="00042457">
            <w:pPr>
              <w:pStyle w:val="3"/>
              <w:rPr>
                <w:del w:id="2684" w:author="Sugahara, Hikaru/菅原 光" w:date="2022-07-01T21:28:00Z"/>
                <w:rFonts w:ascii="Meiryo UI" w:eastAsia="Meiryo UI" w:hAnsi="Meiryo UI"/>
                <w:rPrChange w:id="2685" w:author="Sasaki Kenji／佐々木　研二／AI" w:date="2021-11-19T14:16:00Z">
                  <w:rPr>
                    <w:del w:id="2686" w:author="Sugahara, Hikaru/菅原 光" w:date="2022-07-01T21:28:00Z"/>
                  </w:rPr>
                </w:rPrChange>
              </w:rPr>
              <w:pPrChange w:id="2687" w:author="Sugahara, Hikaru/菅原 光" w:date="2022-07-01T21:28:00Z">
                <w:pPr>
                  <w:jc w:val="center"/>
                </w:pPr>
              </w:pPrChange>
            </w:pPr>
            <w:del w:id="2688" w:author="Sugahara, Hikaru/菅原 光" w:date="2022-07-01T21:28:00Z">
              <w:r w:rsidRPr="00F37467" w:rsidDel="00557DD5">
                <w:rPr>
                  <w:rFonts w:hint="eastAsia"/>
                  <w:lang w:val="en"/>
                  <w:rPrChange w:id="2689" w:author="Sasaki Kenji／佐々木　研二／AI" w:date="2021-11-19T14:16:00Z">
                    <w:rPr>
                      <w:rFonts w:hint="eastAsia"/>
                    </w:rPr>
                  </w:rPrChange>
                </w:rPr>
                <w:delText>―</w:delText>
              </w:r>
            </w:del>
          </w:p>
        </w:tc>
      </w:tr>
    </w:tbl>
    <w:p w14:paraId="405ED5CD" w14:textId="01FEC519" w:rsidR="00042457" w:rsidRPr="00F37467" w:rsidDel="00557DD5" w:rsidRDefault="00042457">
      <w:pPr>
        <w:pStyle w:val="3"/>
        <w:rPr>
          <w:del w:id="2690" w:author="Sugahara, Hikaru/菅原 光" w:date="2022-07-01T21:28:00Z"/>
          <w:rFonts w:ascii="Meiryo UI" w:eastAsia="Meiryo UI" w:hAnsi="Meiryo UI"/>
          <w:rPrChange w:id="2691" w:author="Sasaki Kenji／佐々木　研二／AI" w:date="2021-11-19T14:16:00Z">
            <w:rPr>
              <w:del w:id="2692" w:author="Sugahara, Hikaru/菅原 光" w:date="2022-07-01T21:28:00Z"/>
            </w:rPr>
          </w:rPrChange>
        </w:rPr>
        <w:pPrChange w:id="2693" w:author="Sugahara, Hikaru/菅原 光" w:date="2022-07-01T21:28:00Z">
          <w:pPr/>
        </w:pPrChange>
      </w:pPr>
    </w:p>
    <w:p w14:paraId="113CFA5C" w14:textId="78A2CACA" w:rsidR="00E64976" w:rsidRPr="00F37467" w:rsidRDefault="00E64976" w:rsidP="00E64976">
      <w:pPr>
        <w:pStyle w:val="3"/>
        <w:rPr>
          <w:rFonts w:ascii="Meiryo UI" w:eastAsia="Meiryo UI" w:hAnsi="Meiryo UI"/>
          <w:rPrChange w:id="2694" w:author="Sasaki Kenji／佐々木　研二／AI" w:date="2021-11-19T14:16:00Z">
            <w:rPr>
              <w:rFonts w:ascii="ＭＳ ゴシック" w:hAnsi="ＭＳ ゴシック"/>
            </w:rPr>
          </w:rPrChange>
        </w:rPr>
      </w:pPr>
      <w:bookmarkStart w:id="2695" w:name="_Toc513586513"/>
      <w:bookmarkStart w:id="2696" w:name="_Toc80878043"/>
      <w:bookmarkStart w:id="2697" w:name="_Toc189941487"/>
      <w:bookmarkEnd w:id="2493"/>
      <w:r w:rsidRPr="00F37467">
        <w:rPr>
          <w:rFonts w:hint="eastAsia"/>
          <w:lang w:val="en"/>
          <w:rPrChange w:id="2698" w:author="Sasaki Kenji／佐々木　研二／AI" w:date="2021-11-19T14:16:00Z">
            <w:rPr>
              <w:rFonts w:ascii="ＭＳ ゴシック" w:hAnsi="ＭＳ ゴシック" w:hint="eastAsia"/>
            </w:rPr>
          </w:rPrChange>
        </w:rPr>
        <w:t>５－１－</w:t>
      </w:r>
      <w:del w:id="2699" w:author="Sugahara, Hikaru/菅原 光" w:date="2022-07-01T21:28:00Z">
        <w:r w:rsidRPr="00F37467" w:rsidDel="00557DD5">
          <w:rPr>
            <w:rFonts w:hint="eastAsia"/>
            <w:lang w:val="en"/>
            <w:rPrChange w:id="2700" w:author="Sasaki Kenji／佐々木　研二／AI" w:date="2021-11-19T14:16:00Z">
              <w:rPr>
                <w:rFonts w:ascii="ＭＳ ゴシック" w:hAnsi="ＭＳ ゴシック" w:hint="eastAsia"/>
              </w:rPr>
            </w:rPrChange>
          </w:rPr>
          <w:delText>２</w:delText>
        </w:r>
      </w:del>
      <w:ins w:id="2701" w:author="Sugahara, Hikaru/菅原 光" w:date="2022-07-01T21:28:00Z">
        <w:r w:rsidR="00557DD5">
          <w:rPr>
            <w:rFonts w:hint="eastAsia"/>
            <w:lang w:val="en"/>
          </w:rPr>
          <w:t>１</w:t>
        </w:r>
      </w:ins>
      <w:r w:rsidRPr="00F37467">
        <w:rPr>
          <w:rFonts w:hint="eastAsia"/>
          <w:lang w:val="en"/>
          <w:rPrChange w:id="2702" w:author="Sasaki Kenji／佐々木　研二／AI" w:date="2021-11-19T14:16:00Z">
            <w:rPr>
              <w:rFonts w:ascii="ＭＳ ゴシック" w:hAnsi="ＭＳ ゴシック" w:hint="eastAsia"/>
            </w:rPr>
          </w:rPrChange>
        </w:rPr>
        <w:t>．</w:t>
      </w:r>
      <w:r w:rsidRPr="00F37467">
        <w:rPr>
          <w:lang w:val="en"/>
          <w:rPrChange w:id="2703" w:author="Sasaki Kenji／佐々木　研二／AI" w:date="2021-11-19T14:16:00Z">
            <w:rPr>
              <w:rFonts w:ascii="ＭＳ ゴシック" w:hAnsi="ＭＳ ゴシック"/>
            </w:rPr>
          </w:rPrChange>
        </w:rPr>
        <w:t xml:space="preserve"> </w:t>
      </w:r>
      <w:ins w:id="2704" w:author="Sugahara, Hikaru/菅原 光" w:date="2022-06-25T18:03:00Z">
        <w:r w:rsidR="005F09C1" w:rsidRPr="005F09C1">
          <w:rPr>
            <w:rFonts w:hint="eastAsia"/>
            <w:lang w:val="en"/>
          </w:rPr>
          <w:t>基本動作（正常系）</w:t>
        </w:r>
        <w:r w:rsidR="005F09C1">
          <w:rPr>
            <w:rFonts w:hint="eastAsia"/>
            <w:lang w:val="en"/>
          </w:rPr>
          <w:t xml:space="preserve">　</w:t>
        </w:r>
      </w:ins>
      <w:r w:rsidRPr="00F37467">
        <w:rPr>
          <w:lang w:val="en"/>
          <w:rPrChange w:id="2705" w:author="Sasaki Kenji／佐々木　研二／AI" w:date="2021-11-19T14:16:00Z">
            <w:rPr>
              <w:rFonts w:ascii="ＭＳ ゴシック" w:hAnsi="ＭＳ ゴシック"/>
            </w:rPr>
          </w:rPrChange>
        </w:rPr>
        <w:t>Basic movements (normal system)</w:t>
      </w:r>
      <w:bookmarkEnd w:id="2695"/>
      <w:bookmarkEnd w:id="2696"/>
      <w:bookmarkEnd w:id="2697"/>
    </w:p>
    <w:p w14:paraId="6B5D4993" w14:textId="459F4D3D" w:rsidR="009A3E89" w:rsidRPr="00F37467" w:rsidRDefault="005F09C1" w:rsidP="009A3E89">
      <w:pPr>
        <w:pStyle w:val="4"/>
        <w:rPr>
          <w:rFonts w:ascii="Meiryo UI" w:eastAsia="Meiryo UI" w:hAnsi="Meiryo UI"/>
          <w:rPrChange w:id="2706" w:author="Sasaki Kenji／佐々木　研二／AI" w:date="2021-11-19T14:16:00Z">
            <w:rPr>
              <w:rFonts w:ascii="ＭＳ ゴシック" w:eastAsia="ＭＳ ゴシック" w:hAnsi="ＭＳ ゴシック"/>
            </w:rPr>
          </w:rPrChange>
        </w:rPr>
      </w:pPr>
      <w:ins w:id="2707" w:author="Sugahara, Hikaru/菅原 光" w:date="2022-06-25T18:03:00Z">
        <w:r w:rsidRPr="005F09C1">
          <w:rPr>
            <w:rFonts w:hint="eastAsia"/>
            <w:lang w:val="en"/>
          </w:rPr>
          <w:t>サービス概要</w:t>
        </w:r>
        <w:r>
          <w:rPr>
            <w:rFonts w:hint="eastAsia"/>
            <w:lang w:val="en"/>
          </w:rPr>
          <w:t xml:space="preserve">　</w:t>
        </w:r>
      </w:ins>
      <w:r w:rsidR="00E64976" w:rsidRPr="00F37467">
        <w:rPr>
          <w:lang w:val="en"/>
          <w:rPrChange w:id="2708" w:author="Sasaki Kenji／佐々木　研二／AI" w:date="2021-11-19T14:16:00Z">
            <w:rPr>
              <w:rFonts w:ascii="ＭＳ ゴシック" w:eastAsia="ＭＳ ゴシック" w:hAnsi="ＭＳ ゴシック"/>
            </w:rPr>
          </w:rPrChange>
        </w:rPr>
        <w:t>Service Overview</w:t>
      </w:r>
    </w:p>
    <w:p w14:paraId="66E216B6" w14:textId="77777777" w:rsidR="005F09C1" w:rsidRDefault="009A3E89" w:rsidP="009A3E89">
      <w:pPr>
        <w:rPr>
          <w:ins w:id="2709" w:author="Sugahara, Hikaru/菅原 光" w:date="2022-06-25T18:03:00Z"/>
          <w:sz w:val="21"/>
          <w:szCs w:val="21"/>
          <w:lang w:val="en"/>
        </w:rPr>
      </w:pPr>
      <w:r w:rsidRPr="00F37467">
        <w:rPr>
          <w:rFonts w:hint="eastAsia"/>
          <w:sz w:val="21"/>
          <w:szCs w:val="21"/>
          <w:lang w:val="en"/>
          <w:rPrChange w:id="2710"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2711" w:author="Sasaki Kenji／佐々木　研二／AI" w:date="2021-11-19T14:16:00Z">
            <w:rPr>
              <w:rFonts w:ascii="ＭＳ ゴシック" w:eastAsia="ＭＳ ゴシック" w:hAnsi="ＭＳ ゴシック"/>
              <w:sz w:val="21"/>
              <w:szCs w:val="21"/>
            </w:rPr>
          </w:rPrChange>
        </w:rPr>
        <w:t xml:space="preserve"> </w:t>
      </w:r>
      <w:ins w:id="2712" w:author="Sugahara, Hikaru/菅原 光" w:date="2022-06-25T18:03:00Z">
        <w:r w:rsidR="005F09C1" w:rsidRPr="005F09C1">
          <w:rPr>
            <w:rFonts w:hint="eastAsia"/>
            <w:sz w:val="21"/>
            <w:szCs w:val="21"/>
            <w:lang w:val="en"/>
          </w:rPr>
          <w:t>ユーザは、</w:t>
        </w:r>
        <w:r w:rsidR="005F09C1" w:rsidRPr="005F09C1">
          <w:rPr>
            <w:rFonts w:hint="eastAsia"/>
            <w:sz w:val="21"/>
            <w:szCs w:val="21"/>
            <w:lang w:val="en"/>
          </w:rPr>
          <w:t>ACC ON</w:t>
        </w:r>
        <w:r w:rsidR="005F09C1" w:rsidRPr="005F09C1">
          <w:rPr>
            <w:rFonts w:hint="eastAsia"/>
            <w:sz w:val="21"/>
            <w:szCs w:val="21"/>
            <w:lang w:val="en"/>
          </w:rPr>
          <w:t>時に日付案内の音声発話を確認する事が出来る。</w:t>
        </w:r>
      </w:ins>
    </w:p>
    <w:p w14:paraId="74DC8868" w14:textId="349F85F0" w:rsidR="009A3E89" w:rsidRPr="00F37467" w:rsidRDefault="00AD4FC0">
      <w:pPr>
        <w:ind w:firstLineChars="100" w:firstLine="210"/>
        <w:rPr>
          <w:rFonts w:ascii="Meiryo UI" w:eastAsia="Meiryo UI" w:hAnsi="Meiryo UI"/>
          <w:sz w:val="21"/>
          <w:szCs w:val="21"/>
          <w:rPrChange w:id="2713" w:author="Sasaki Kenji／佐々木　研二／AI" w:date="2021-11-19T14:16:00Z">
            <w:rPr>
              <w:rFonts w:ascii="ＭＳ ゴシック" w:eastAsia="ＭＳ ゴシック" w:hAnsi="ＭＳ ゴシック"/>
              <w:sz w:val="21"/>
              <w:szCs w:val="21"/>
            </w:rPr>
          </w:rPrChange>
        </w:rPr>
        <w:pPrChange w:id="2714" w:author="Sugahara, Hikaru/菅原 光" w:date="2022-06-25T18:03:00Z">
          <w:pPr/>
        </w:pPrChange>
      </w:pPr>
      <w:r w:rsidRPr="00F37467">
        <w:rPr>
          <w:sz w:val="21"/>
          <w:szCs w:val="21"/>
          <w:lang w:val="en"/>
          <w:rPrChange w:id="2715" w:author="Sasaki Kenji／佐々木　研二／AI" w:date="2021-11-19T14:16:00Z">
            <w:rPr>
              <w:rFonts w:ascii="ＭＳ ゴシック" w:eastAsia="ＭＳ ゴシック" w:hAnsi="ＭＳ ゴシック"/>
              <w:sz w:val="21"/>
              <w:szCs w:val="21"/>
            </w:rPr>
          </w:rPrChange>
        </w:rPr>
        <w:t>The user</w:t>
      </w:r>
      <w:r w:rsidR="009A3E89">
        <w:rPr>
          <w:lang w:val="en"/>
        </w:rPr>
        <w:t xml:space="preserve"> </w:t>
      </w:r>
      <w:r w:rsidRPr="00F37467">
        <w:rPr>
          <w:sz w:val="21"/>
          <w:szCs w:val="21"/>
          <w:lang w:val="en"/>
          <w:rPrChange w:id="2716" w:author="Sasaki Kenji／佐々木　研二／AI" w:date="2021-11-19T14:16:00Z">
            <w:rPr>
              <w:rFonts w:ascii="ＭＳ ゴシック" w:eastAsia="ＭＳ ゴシック" w:hAnsi="ＭＳ ゴシック"/>
              <w:sz w:val="21"/>
              <w:szCs w:val="21"/>
            </w:rPr>
          </w:rPrChange>
        </w:rPr>
        <w:t xml:space="preserve">can check the voice utterance of the date guidance at ACC ON. </w:t>
      </w:r>
    </w:p>
    <w:p w14:paraId="4B69EF4C" w14:textId="0AE7FFCF" w:rsidR="00AD4FC0" w:rsidRPr="00F37467" w:rsidRDefault="009A3E89" w:rsidP="009A3E89">
      <w:pPr>
        <w:ind w:firstLineChars="100" w:firstLine="210"/>
        <w:rPr>
          <w:rFonts w:ascii="Meiryo UI" w:eastAsia="Meiryo UI" w:hAnsi="Meiryo UI"/>
          <w:sz w:val="21"/>
          <w:szCs w:val="21"/>
          <w:rPrChange w:id="2717" w:author="Sasaki Kenji／佐々木　研二／AI" w:date="2021-11-19T14:16:00Z">
            <w:rPr>
              <w:rFonts w:ascii="ＭＳ ゴシック" w:eastAsia="ＭＳ ゴシック" w:hAnsi="ＭＳ ゴシック"/>
              <w:sz w:val="21"/>
              <w:szCs w:val="21"/>
            </w:rPr>
          </w:rPrChange>
        </w:rPr>
      </w:pPr>
      <w:r w:rsidRPr="00F37467">
        <w:rPr>
          <w:rFonts w:hint="eastAsia"/>
          <w:sz w:val="21"/>
          <w:szCs w:val="21"/>
          <w:lang w:val="en"/>
          <w:rPrChange w:id="2718" w:author="Sasaki Kenji／佐々木　研二／AI" w:date="2021-11-19T14:16:00Z">
            <w:rPr>
              <w:rFonts w:ascii="ＭＳ ゴシック" w:eastAsia="ＭＳ ゴシック" w:hAnsi="ＭＳ ゴシック" w:hint="eastAsia"/>
              <w:sz w:val="21"/>
              <w:szCs w:val="21"/>
            </w:rPr>
          </w:rPrChange>
        </w:rPr>
        <w:t>＜</w:t>
      </w:r>
      <w:ins w:id="2719" w:author="Sugahara, Hikaru/菅原 光" w:date="2022-06-25T18:03:00Z">
        <w:r w:rsidR="005F09C1" w:rsidRPr="005F09C1">
          <w:rPr>
            <w:rFonts w:hint="eastAsia"/>
            <w:sz w:val="21"/>
            <w:szCs w:val="21"/>
            <w:lang w:val="en"/>
          </w:rPr>
          <w:t>発話内容</w:t>
        </w:r>
        <w:r w:rsidR="005F09C1">
          <w:rPr>
            <w:rFonts w:hint="eastAsia"/>
            <w:sz w:val="21"/>
            <w:szCs w:val="21"/>
            <w:lang w:val="en"/>
          </w:rPr>
          <w:t xml:space="preserve">　</w:t>
        </w:r>
      </w:ins>
      <w:r w:rsidR="00AD4FC0" w:rsidRPr="00F37467">
        <w:rPr>
          <w:lang w:val="en"/>
          <w:rPrChange w:id="2720" w:author="Sasaki Kenji／佐々木　研二／AI" w:date="2021-11-19T14:16:00Z">
            <w:rPr>
              <w:rFonts w:ascii="ＭＳ ゴシック" w:eastAsia="ＭＳ ゴシック" w:hAnsi="ＭＳ ゴシック"/>
            </w:rPr>
          </w:rPrChange>
        </w:rPr>
        <w:t>Utterances</w:t>
      </w:r>
      <w:r w:rsidRPr="00F37467">
        <w:rPr>
          <w:rFonts w:hint="eastAsia"/>
          <w:lang w:val="en"/>
          <w:rPrChange w:id="2721" w:author="Sasaki Kenji／佐々木　研二／AI" w:date="2021-11-19T14:16:00Z">
            <w:rPr>
              <w:rFonts w:ascii="ＭＳ ゴシック" w:eastAsia="ＭＳ ゴシック" w:hAnsi="ＭＳ ゴシック" w:hint="eastAsia"/>
            </w:rPr>
          </w:rPrChange>
        </w:rPr>
        <w:t>＞</w:t>
      </w:r>
    </w:p>
    <w:p w14:paraId="328E9384" w14:textId="6240B980" w:rsidR="005F09C1" w:rsidRPr="00B3199B" w:rsidRDefault="005F09C1" w:rsidP="005F09C1">
      <w:pPr>
        <w:ind w:firstLineChars="100" w:firstLine="200"/>
        <w:rPr>
          <w:ins w:id="2722" w:author="Sugahara, Hikaru/菅原 光" w:date="2022-06-25T18:03:00Z"/>
          <w:rFonts w:ascii="Meiryo UI" w:eastAsia="Meiryo UI" w:hAnsi="Meiryo UI"/>
        </w:rPr>
      </w:pPr>
      <w:ins w:id="2723" w:author="Sugahara, Hikaru/菅原 光" w:date="2022-06-25T18:03:00Z">
        <w:r w:rsidRPr="00B3199B">
          <w:rPr>
            <w:rFonts w:ascii="Meiryo UI" w:eastAsia="Meiryo UI" w:hAnsi="Meiryo UI"/>
            <w:noProof/>
          </w:rPr>
          <mc:AlternateContent>
            <mc:Choice Requires="wps">
              <w:drawing>
                <wp:anchor distT="0" distB="0" distL="114300" distR="114300" simplePos="0" relativeHeight="251661312" behindDoc="0" locked="0" layoutInCell="1" allowOverlap="1" wp14:anchorId="2A243FD5" wp14:editId="563249A9">
                  <wp:simplePos x="0" y="0"/>
                  <wp:positionH relativeFrom="column">
                    <wp:posOffset>1577340</wp:posOffset>
                  </wp:positionH>
                  <wp:positionV relativeFrom="paragraph">
                    <wp:posOffset>152400</wp:posOffset>
                  </wp:positionV>
                  <wp:extent cx="535940" cy="228600"/>
                  <wp:effectExtent l="0" t="0" r="1270" b="0"/>
                  <wp:wrapNone/>
                  <wp:docPr id="8" name="テキスト ボックス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6D847" w14:textId="77777777" w:rsidR="005D5449" w:rsidRPr="00B3199B" w:rsidRDefault="005D5449" w:rsidP="005F09C1">
                              <w:pPr>
                                <w:rPr>
                                  <w:rFonts w:ascii="Meiryo UI" w:eastAsia="Meiryo UI" w:hAnsi="Meiryo UI"/>
                                  <w:sz w:val="16"/>
                                  <w:szCs w:val="16"/>
                                </w:rPr>
                              </w:pPr>
                              <w:r w:rsidRPr="00B3199B">
                                <w:rPr>
                                  <w:rFonts w:ascii="Meiryo UI" w:eastAsia="Meiryo UI" w:hAnsi="Meiryo UI" w:hint="eastAsia"/>
                                  <w:sz w:val="16"/>
                                  <w:szCs w:val="16"/>
                                </w:rPr>
                                <w:t>固定部</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243FD5" id="_x0000_t202" coordsize="21600,21600" o:spt="202" path="m,l,21600r21600,l21600,xe">
                  <v:stroke joinstyle="miter"/>
                  <v:path gradientshapeok="t" o:connecttype="rect"/>
                </v:shapetype>
                <v:shape id="テキスト ボックス 8" o:spid="_x0000_s1026" type="#_x0000_t202" style="position:absolute;left:0;text-align:left;margin-left:124.2pt;margin-top:12pt;width:42.2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" filled="f" stroked="f">
                  <v:textbox inset="5.85pt,.7pt,5.85pt,.7pt">
                    <w:txbxContent>
                      <w:p w14:paraId="3C96D847" w14:textId="77777777" w:rsidR="005D5449" w:rsidRPr="00B3199B" w:rsidRDefault="005D5449" w:rsidP="005F09C1">
                        <w:pPr>
                          <w:rPr>
                            <w:rFonts w:ascii="Meiryo UI" w:eastAsia="Meiryo UI" w:hAnsi="Meiryo UI"/>
                            <w:sz w:val="16"/>
                            <w:szCs w:val="16"/>
                          </w:rPr>
                        </w:pPr>
                        <w:r w:rsidRPr="00B3199B">
                          <w:rPr>
                            <w:rFonts w:ascii="Meiryo UI" w:eastAsia="Meiryo UI" w:hAnsi="Meiryo UI" w:hint="eastAsia"/>
                            <w:sz w:val="16"/>
                            <w:szCs w:val="16"/>
                          </w:rPr>
                          <w:t>固定部</w:t>
                        </w:r>
                      </w:p>
                    </w:txbxContent>
                  </v:textbox>
                </v:shape>
              </w:pict>
            </mc:Fallback>
          </mc:AlternateContent>
        </w:r>
        <w:r w:rsidRPr="00B3199B">
          <w:rPr>
            <w:rFonts w:ascii="Meiryo UI" w:eastAsia="Meiryo UI" w:hAnsi="Meiryo UI"/>
            <w:noProof/>
          </w:rPr>
          <mc:AlternateContent>
            <mc:Choice Requires="wps">
              <w:drawing>
                <wp:anchor distT="0" distB="0" distL="114300" distR="114300" simplePos="0" relativeHeight="251662336" behindDoc="0" locked="0" layoutInCell="1" allowOverlap="1" wp14:anchorId="4BB1A31F" wp14:editId="1D2039CA">
                  <wp:simplePos x="0" y="0"/>
                  <wp:positionH relativeFrom="column">
                    <wp:posOffset>889000</wp:posOffset>
                  </wp:positionH>
                  <wp:positionV relativeFrom="paragraph">
                    <wp:posOffset>152400</wp:posOffset>
                  </wp:positionV>
                  <wp:extent cx="535940" cy="228600"/>
                  <wp:effectExtent l="3175" t="0" r="3810" b="0"/>
                  <wp:wrapNone/>
                  <wp:docPr id="7" name="テキスト ボックス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6D733" w14:textId="77777777" w:rsidR="005D5449" w:rsidRPr="00B3199B" w:rsidRDefault="005D5449" w:rsidP="005F09C1">
                              <w:pPr>
                                <w:rPr>
                                  <w:rFonts w:ascii="Meiryo UI" w:eastAsia="Meiryo UI" w:hAnsi="Meiryo UI"/>
                                  <w:sz w:val="16"/>
                                  <w:szCs w:val="16"/>
                                </w:rPr>
                              </w:pPr>
                              <w:r w:rsidRPr="00B3199B">
                                <w:rPr>
                                  <w:rFonts w:ascii="Meiryo UI" w:eastAsia="Meiryo UI" w:hAnsi="Meiryo UI" w:hint="eastAsia"/>
                                  <w:sz w:val="16"/>
                                  <w:szCs w:val="16"/>
                                </w:rPr>
                                <w:t>日付部</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1A31F" id="テキスト ボックス 7" o:spid="_x0000_s1027" type="#_x0000_t202" style="position:absolute;left:0;text-align:left;margin-left:70pt;margin-top:12pt;width:42.2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" filled="f" stroked="f">
                  <v:textbox inset="5.85pt,.7pt,5.85pt,.7pt">
                    <w:txbxContent>
                      <w:p w14:paraId="0756D733" w14:textId="77777777" w:rsidR="005D5449" w:rsidRPr="00B3199B" w:rsidRDefault="005D5449" w:rsidP="005F09C1">
                        <w:pPr>
                          <w:rPr>
                            <w:rFonts w:ascii="Meiryo UI" w:eastAsia="Meiryo UI" w:hAnsi="Meiryo UI"/>
                            <w:sz w:val="16"/>
                            <w:szCs w:val="16"/>
                          </w:rPr>
                        </w:pPr>
                        <w:r w:rsidRPr="00B3199B">
                          <w:rPr>
                            <w:rFonts w:ascii="Meiryo UI" w:eastAsia="Meiryo UI" w:hAnsi="Meiryo UI" w:hint="eastAsia"/>
                            <w:sz w:val="16"/>
                            <w:szCs w:val="16"/>
                          </w:rPr>
                          <w:t>日付部</w:t>
                        </w:r>
                      </w:p>
                    </w:txbxContent>
                  </v:textbox>
                </v:shape>
              </w:pict>
            </mc:Fallback>
          </mc:AlternateContent>
        </w:r>
        <w:r w:rsidRPr="00B3199B">
          <w:rPr>
            <w:rFonts w:ascii="Meiryo UI" w:eastAsia="Meiryo UI" w:hAnsi="Meiryo UI"/>
            <w:noProof/>
          </w:rPr>
          <mc:AlternateContent>
            <mc:Choice Requires="wps">
              <w:drawing>
                <wp:anchor distT="0" distB="0" distL="114300" distR="114300" simplePos="0" relativeHeight="251660288" behindDoc="0" locked="0" layoutInCell="1" allowOverlap="1" wp14:anchorId="78CBC6CE" wp14:editId="51DCE0DB">
                  <wp:simplePos x="0" y="0"/>
                  <wp:positionH relativeFrom="column">
                    <wp:posOffset>212725</wp:posOffset>
                  </wp:positionH>
                  <wp:positionV relativeFrom="paragraph">
                    <wp:posOffset>152400</wp:posOffset>
                  </wp:positionV>
                  <wp:extent cx="535940" cy="228600"/>
                  <wp:effectExtent l="3175" t="0" r="3810" b="0"/>
                  <wp:wrapNone/>
                  <wp:docPr id="6"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BB5268" w14:textId="77777777" w:rsidR="005D5449" w:rsidRPr="00B3199B" w:rsidRDefault="005D5449" w:rsidP="005F09C1">
                              <w:pPr>
                                <w:rPr>
                                  <w:rFonts w:ascii="Meiryo UI" w:eastAsia="Meiryo UI" w:hAnsi="Meiryo UI"/>
                                  <w:sz w:val="16"/>
                                  <w:szCs w:val="16"/>
                                </w:rPr>
                              </w:pPr>
                              <w:r w:rsidRPr="00B3199B">
                                <w:rPr>
                                  <w:rFonts w:ascii="Meiryo UI" w:eastAsia="Meiryo UI" w:hAnsi="Meiryo UI" w:hint="eastAsia"/>
                                  <w:sz w:val="16"/>
                                  <w:szCs w:val="16"/>
                                </w:rPr>
                                <w:t>固定部</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BC6CE" id="テキスト ボックス 6" o:spid="_x0000_s1028" type="#_x0000_t202" style="position:absolute;left:0;text-align:left;margin-left:16.75pt;margin-top:12pt;width:42.2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" filled="f" stroked="f">
                  <v:textbox inset="5.85pt,.7pt,5.85pt,.7pt">
                    <w:txbxContent>
                      <w:p w14:paraId="3FBB5268" w14:textId="77777777" w:rsidR="005D5449" w:rsidRPr="00B3199B" w:rsidRDefault="005D5449" w:rsidP="005F09C1">
                        <w:pPr>
                          <w:rPr>
                            <w:rFonts w:ascii="Meiryo UI" w:eastAsia="Meiryo UI" w:hAnsi="Meiryo UI"/>
                            <w:sz w:val="16"/>
                            <w:szCs w:val="16"/>
                          </w:rPr>
                        </w:pPr>
                        <w:r w:rsidRPr="00B3199B">
                          <w:rPr>
                            <w:rFonts w:ascii="Meiryo UI" w:eastAsia="Meiryo UI" w:hAnsi="Meiryo UI" w:hint="eastAsia"/>
                            <w:sz w:val="16"/>
                            <w:szCs w:val="16"/>
                          </w:rPr>
                          <w:t>固定部</w:t>
                        </w:r>
                      </w:p>
                    </w:txbxContent>
                  </v:textbox>
                </v:shape>
              </w:pict>
            </mc:Fallback>
          </mc:AlternateContent>
        </w:r>
        <w:r w:rsidRPr="00B3199B">
          <w:rPr>
            <w:rFonts w:ascii="Meiryo UI" w:eastAsia="Meiryo UI" w:hAnsi="Meiryo UI" w:hint="eastAsia"/>
          </w:rPr>
          <w:t>・</w:t>
        </w:r>
        <w:r w:rsidRPr="00B3199B">
          <w:rPr>
            <w:rFonts w:ascii="Meiryo UI" w:eastAsia="Meiryo UI" w:hAnsi="Meiryo UI" w:hint="eastAsia"/>
            <w:u w:val="single"/>
          </w:rPr>
          <w:t>今日は</w:t>
        </w:r>
        <w:r w:rsidRPr="00B3199B">
          <w:rPr>
            <w:rFonts w:ascii="Meiryo UI" w:eastAsia="Meiryo UI" w:hAnsi="Meiryo UI" w:hint="eastAsia"/>
          </w:rPr>
          <w:t xml:space="preserve"> </w:t>
        </w:r>
        <w:r w:rsidRPr="00B3199B">
          <w:rPr>
            <w:rFonts w:ascii="Meiryo UI" w:eastAsia="Meiryo UI" w:hAnsi="Meiryo UI" w:hint="eastAsia"/>
            <w:u w:val="single"/>
          </w:rPr>
          <w:t>○月○日○曜日</w:t>
        </w:r>
        <w:r w:rsidRPr="00B3199B">
          <w:rPr>
            <w:rFonts w:ascii="Meiryo UI" w:eastAsia="Meiryo UI" w:hAnsi="Meiryo UI" w:hint="eastAsia"/>
          </w:rPr>
          <w:t xml:space="preserve"> </w:t>
        </w:r>
        <w:r w:rsidRPr="00B3199B">
          <w:rPr>
            <w:rFonts w:ascii="Meiryo UI" w:eastAsia="Meiryo UI" w:hAnsi="Meiryo UI" w:hint="eastAsia"/>
            <w:u w:val="single"/>
          </w:rPr>
          <w:t>です。</w:t>
        </w:r>
      </w:ins>
    </w:p>
    <w:p w14:paraId="3FB20DAC" w14:textId="77777777" w:rsidR="005F09C1" w:rsidRPr="005F09C1" w:rsidRDefault="005F09C1" w:rsidP="009A3E89">
      <w:pPr>
        <w:ind w:firstLineChars="100" w:firstLine="200"/>
        <w:rPr>
          <w:ins w:id="2724" w:author="Sugahara, Hikaru/菅原 光" w:date="2022-06-25T18:03:00Z"/>
          <w:rPrChange w:id="2725" w:author="Sugahara, Hikaru/菅原 光" w:date="2022-06-25T18:03:00Z">
            <w:rPr>
              <w:ins w:id="2726" w:author="Sugahara, Hikaru/菅原 光" w:date="2022-06-25T18:03:00Z"/>
              <w:lang w:val="en"/>
            </w:rPr>
          </w:rPrChange>
        </w:rPr>
      </w:pPr>
    </w:p>
    <w:p w14:paraId="3A0E17A4" w14:textId="56A2D429" w:rsidR="00AD4FC0" w:rsidRPr="00F37467" w:rsidRDefault="009C78C3" w:rsidP="009A3E89">
      <w:pPr>
        <w:ind w:firstLineChars="100" w:firstLine="200"/>
        <w:rPr>
          <w:rFonts w:ascii="Meiryo UI" w:eastAsia="Meiryo UI" w:hAnsi="Meiryo UI"/>
          <w:rPrChange w:id="2727" w:author="Sasaki Kenji／佐々木　研二／AI" w:date="2021-11-19T14:16:00Z">
            <w:rPr>
              <w:rFonts w:ascii="ＭＳ ゴシック" w:eastAsia="ＭＳ ゴシック" w:hAnsi="ＭＳ ゴシック"/>
            </w:rPr>
          </w:rPrChange>
        </w:rPr>
      </w:pPr>
      <w:r w:rsidRPr="00E01F89">
        <w:rPr>
          <w:noProof/>
        </w:rPr>
        <mc:AlternateContent>
          <mc:Choice Requires="wps">
            <w:drawing>
              <wp:anchor distT="0" distB="0" distL="114300" distR="114300" simplePos="0" relativeHeight="251657216" behindDoc="0" locked="0" layoutInCell="1" allowOverlap="1" wp14:anchorId="6DE8C38A" wp14:editId="240CACCC">
                <wp:simplePos x="0" y="0"/>
                <wp:positionH relativeFrom="column">
                  <wp:posOffset>1577340</wp:posOffset>
                </wp:positionH>
                <wp:positionV relativeFrom="paragraph">
                  <wp:posOffset>152400</wp:posOffset>
                </wp:positionV>
                <wp:extent cx="535940" cy="228600"/>
                <wp:effectExtent l="0" t="0" r="0" b="3810"/>
                <wp:wrapNone/>
                <wp:docPr id="5" name="Text 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8AB12" w14:textId="77777777" w:rsidR="005D5449" w:rsidRPr="00A30C50" w:rsidRDefault="005D5449" w:rsidP="00AD4FC0">
                            <w:pPr>
                              <w:rPr>
                                <w:rFonts w:ascii="Meiryo UI" w:eastAsia="Meiryo UI" w:hAnsi="Meiryo UI"/>
                                <w:sz w:val="16"/>
                                <w:szCs w:val="16"/>
                                <w:rPrChange w:id="2728" w:author="Sasaki Kenji／佐々木　研二／AI" w:date="2021-11-19T14:19:00Z">
                                  <w:rPr>
                                    <w:sz w:val="16"/>
                                    <w:szCs w:val="16"/>
                                  </w:rPr>
                                </w:rPrChange>
                              </w:rPr>
                            </w:pPr>
                            <w:r w:rsidRPr="00A30C50">
                              <w:rPr>
                                <w:sz w:val="16"/>
                                <w:szCs w:val="16"/>
                                <w:lang w:val="en"/>
                                <w:rPrChange w:id="2729" w:author="Sasaki Kenji／佐々木　研二／AI" w:date="2021-11-19T14:19:00Z">
                                  <w:rPr>
                                    <w:sz w:val="16"/>
                                    <w:szCs w:val="16"/>
                                  </w:rPr>
                                </w:rPrChange>
                              </w:rPr>
                              <w:t>Fixing part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E8C38A" id="Text Box 464" o:spid="_x0000_s1029" type="#_x0000_t202" style="position:absolute;left:0;text-align:left;margin-left:124.2pt;margin-top:12pt;width:42.2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" filled="f" stroked="f">
                <v:textbox inset="5.85pt,.7pt,5.85pt,.7pt">
                  <w:txbxContent>
                    <w:p w14:paraId="4918AB12" w14:textId="77777777" w:rsidR="005D5449" w:rsidRPr="00A30C50" w:rsidRDefault="005D5449" w:rsidP="00AD4FC0">
                      <w:pPr>
                        <w:rPr>
                          <w:rFonts w:ascii="Meiryo UI" w:eastAsia="Meiryo UI" w:hAnsi="Meiryo UI"/>
                          <w:sz w:val="16"/>
                          <w:szCs w:val="16"/>
                          <w:rPrChange w:id="2730" w:author="Sasaki Kenji／佐々木　研二／AI" w:date="2021-11-19T14:19:00Z">
                            <w:rPr>
                              <w:sz w:val="16"/>
                              <w:szCs w:val="16"/>
                            </w:rPr>
                          </w:rPrChange>
                        </w:rPr>
                      </w:pPr>
                      <w:r w:rsidRPr="00A30C50">
                        <w:rPr>
                          <w:sz w:val="16"/>
                          <w:szCs w:val="16"/>
                          <w:lang w:val="en"/>
                          <w:rPrChange w:id="2731" w:author="Sasaki Kenji／佐々木　研二／AI" w:date="2021-11-19T14:19:00Z">
                            <w:rPr>
                              <w:sz w:val="16"/>
                              <w:szCs w:val="16"/>
                            </w:rPr>
                          </w:rPrChange>
                        </w:rPr>
                        <w:t>Fixing part</w:t>
                      </w:r>
                    </w:p>
                  </w:txbxContent>
                </v:textbox>
              </v:shape>
            </w:pict>
          </mc:Fallback>
        </mc:AlternateContent>
      </w:r>
      <w:r w:rsidRPr="00E01F89">
        <w:rPr>
          <w:noProof/>
        </w:rPr>
        <mc:AlternateContent>
          <mc:Choice Requires="wps">
            <w:drawing>
              <wp:anchor distT="0" distB="0" distL="114300" distR="114300" simplePos="0" relativeHeight="251658240" behindDoc="0" locked="0" layoutInCell="1" allowOverlap="1" wp14:anchorId="15A269EA" wp14:editId="69BD815F">
                <wp:simplePos x="0" y="0"/>
                <wp:positionH relativeFrom="column">
                  <wp:posOffset>889000</wp:posOffset>
                </wp:positionH>
                <wp:positionV relativeFrom="paragraph">
                  <wp:posOffset>152400</wp:posOffset>
                </wp:positionV>
                <wp:extent cx="535940" cy="228600"/>
                <wp:effectExtent l="0" t="0" r="0" b="3810"/>
                <wp:wrapNone/>
                <wp:docPr id="4" name="Text 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86105" w14:textId="77777777" w:rsidR="005D5449" w:rsidRPr="00A30C50" w:rsidRDefault="005D5449" w:rsidP="00AD4FC0">
                            <w:pPr>
                              <w:rPr>
                                <w:rFonts w:ascii="Meiryo UI" w:eastAsia="Meiryo UI" w:hAnsi="Meiryo UI"/>
                                <w:sz w:val="16"/>
                                <w:szCs w:val="16"/>
                                <w:rPrChange w:id="2730" w:author="Sasaki Kenji／佐々木　研二／AI" w:date="2021-11-19T14:18:00Z">
                                  <w:rPr>
                                    <w:sz w:val="16"/>
                                    <w:szCs w:val="16"/>
                                  </w:rPr>
                                </w:rPrChange>
                              </w:rPr>
                            </w:pPr>
                            <w:r w:rsidRPr="00A30C50">
                              <w:rPr>
                                <w:sz w:val="16"/>
                                <w:szCs w:val="16"/>
                                <w:lang w:val="en"/>
                                <w:rPrChange w:id="2731" w:author="Sasaki Kenji／佐々木　研二／AI" w:date="2021-11-19T14:18:00Z">
                                  <w:rPr>
                                    <w:sz w:val="16"/>
                                    <w:szCs w:val="16"/>
                                  </w:rPr>
                                </w:rPrChange>
                              </w:rPr>
                              <w:t>Date department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269EA" id="Text Box 465" o:spid="_x0000_s1030" type="#_x0000_t202" style="position:absolute;left:0;text-align:left;margin-left:70pt;margin-top:12pt;width:42.2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" filled="f" stroked="f">
                <v:textbox inset="5.85pt,.7pt,5.85pt,.7pt">
                  <w:txbxContent>
                    <w:p w14:paraId="6D886105" w14:textId="77777777" w:rsidR="005D5449" w:rsidRPr="00A30C50" w:rsidRDefault="005D5449" w:rsidP="00AD4FC0">
                      <w:pPr>
                        <w:rPr>
                          <w:rFonts w:ascii="Meiryo UI" w:eastAsia="Meiryo UI" w:hAnsi="Meiryo UI"/>
                          <w:sz w:val="16"/>
                          <w:szCs w:val="16"/>
                          <w:rPrChange w:id="2734" w:author="Sasaki Kenji／佐々木　研二／AI" w:date="2021-11-19T14:18:00Z">
                            <w:rPr>
                              <w:sz w:val="16"/>
                              <w:szCs w:val="16"/>
                            </w:rPr>
                          </w:rPrChange>
                        </w:rPr>
                      </w:pPr>
                      <w:r w:rsidRPr="00A30C50">
                        <w:rPr>
                          <w:sz w:val="16"/>
                          <w:szCs w:val="16"/>
                          <w:lang w:val="en"/>
                          <w:rPrChange w:id="2735" w:author="Sasaki Kenji／佐々木　研二／AI" w:date="2021-11-19T14:18:00Z">
                            <w:rPr>
                              <w:sz w:val="16"/>
                              <w:szCs w:val="16"/>
                            </w:rPr>
                          </w:rPrChange>
                        </w:rPr>
                        <w:t>Date department</w:t>
                      </w:r>
                    </w:p>
                  </w:txbxContent>
                </v:textbox>
              </v:shape>
            </w:pict>
          </mc:Fallback>
        </mc:AlternateContent>
      </w:r>
      <w:r w:rsidRPr="00E01F89">
        <w:rPr>
          <w:noProof/>
        </w:rPr>
        <mc:AlternateContent>
          <mc:Choice Requires="wps">
            <w:drawing>
              <wp:anchor distT="0" distB="0" distL="114300" distR="114300" simplePos="0" relativeHeight="251656192" behindDoc="0" locked="0" layoutInCell="1" allowOverlap="1" wp14:anchorId="12C5F553" wp14:editId="65BEFF83">
                <wp:simplePos x="0" y="0"/>
                <wp:positionH relativeFrom="column">
                  <wp:posOffset>212725</wp:posOffset>
                </wp:positionH>
                <wp:positionV relativeFrom="paragraph">
                  <wp:posOffset>152400</wp:posOffset>
                </wp:positionV>
                <wp:extent cx="535940" cy="228600"/>
                <wp:effectExtent l="0" t="0" r="0" b="3810"/>
                <wp:wrapNone/>
                <wp:docPr id="3" name="Text 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5217F" w14:textId="77777777" w:rsidR="005D5449" w:rsidRPr="00A30C50" w:rsidRDefault="005D5449" w:rsidP="00AD4FC0">
                            <w:pPr>
                              <w:rPr>
                                <w:rFonts w:ascii="Meiryo UI" w:eastAsia="Meiryo UI" w:hAnsi="Meiryo UI"/>
                                <w:sz w:val="16"/>
                                <w:szCs w:val="16"/>
                                <w:rPrChange w:id="2732" w:author="Sasaki Kenji／佐々木　研二／AI" w:date="2021-11-19T14:18:00Z">
                                  <w:rPr>
                                    <w:sz w:val="16"/>
                                    <w:szCs w:val="16"/>
                                  </w:rPr>
                                </w:rPrChange>
                              </w:rPr>
                            </w:pPr>
                            <w:r w:rsidRPr="00A30C50">
                              <w:rPr>
                                <w:sz w:val="16"/>
                                <w:szCs w:val="16"/>
                                <w:lang w:val="en"/>
                                <w:rPrChange w:id="2733" w:author="Sasaki Kenji／佐々木　研二／AI" w:date="2021-11-19T14:18:00Z">
                                  <w:rPr>
                                    <w:sz w:val="16"/>
                                    <w:szCs w:val="16"/>
                                  </w:rPr>
                                </w:rPrChange>
                              </w:rPr>
                              <w:t>Fixing part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C5F553" id="Text Box 463" o:spid="_x0000_s1031" type="#_x0000_t202" style="position:absolute;left:0;text-align:left;margin-left:16.75pt;margin-top:12pt;width:42.2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" filled="f" stroked="f">
                <v:textbox inset="5.85pt,.7pt,5.85pt,.7pt">
                  <w:txbxContent>
                    <w:p w14:paraId="07A5217F" w14:textId="77777777" w:rsidR="005D5449" w:rsidRPr="00A30C50" w:rsidRDefault="005D5449" w:rsidP="00AD4FC0">
                      <w:pPr>
                        <w:rPr>
                          <w:rFonts w:ascii="Meiryo UI" w:eastAsia="Meiryo UI" w:hAnsi="Meiryo UI"/>
                          <w:sz w:val="16"/>
                          <w:szCs w:val="16"/>
                          <w:rPrChange w:id="2738" w:author="Sasaki Kenji／佐々木　研二／AI" w:date="2021-11-19T14:18:00Z">
                            <w:rPr>
                              <w:sz w:val="16"/>
                              <w:szCs w:val="16"/>
                            </w:rPr>
                          </w:rPrChange>
                        </w:rPr>
                      </w:pPr>
                      <w:r w:rsidRPr="00A30C50">
                        <w:rPr>
                          <w:sz w:val="16"/>
                          <w:szCs w:val="16"/>
                          <w:lang w:val="en"/>
                          <w:rPrChange w:id="2739" w:author="Sasaki Kenji／佐々木　研二／AI" w:date="2021-11-19T14:18:00Z">
                            <w:rPr>
                              <w:sz w:val="16"/>
                              <w:szCs w:val="16"/>
                            </w:rPr>
                          </w:rPrChange>
                        </w:rPr>
                        <w:t>Fixing part</w:t>
                      </w:r>
                    </w:p>
                  </w:txbxContent>
                </v:textbox>
              </v:shape>
            </w:pict>
          </mc:Fallback>
        </mc:AlternateContent>
      </w:r>
      <w:r w:rsidR="009A3E89" w:rsidRPr="00F37467">
        <w:rPr>
          <w:rFonts w:hint="eastAsia"/>
          <w:lang w:val="en"/>
          <w:rPrChange w:id="2734" w:author="Sasaki Kenji／佐々木　研二／AI" w:date="2021-11-19T14:16:00Z">
            <w:rPr>
              <w:rFonts w:ascii="ＭＳ ゴシック" w:eastAsia="ＭＳ ゴシック" w:hAnsi="ＭＳ ゴシック" w:hint="eastAsia"/>
            </w:rPr>
          </w:rPrChange>
        </w:rPr>
        <w:t>・</w:t>
      </w:r>
      <w:r w:rsidR="00AD4FC0" w:rsidRPr="00F37467">
        <w:rPr>
          <w:u w:val="single"/>
          <w:lang w:val="en"/>
          <w:rPrChange w:id="2735" w:author="Sasaki Kenji／佐々木　研二／AI" w:date="2021-11-19T14:16:00Z">
            <w:rPr>
              <w:rFonts w:ascii="ＭＳ ゴシック" w:eastAsia="ＭＳ ゴシック" w:hAnsi="ＭＳ ゴシック"/>
              <w:u w:val="single"/>
            </w:rPr>
          </w:rPrChange>
        </w:rPr>
        <w:t>Today</w:t>
      </w:r>
      <w:r w:rsidR="00AD4FC0" w:rsidRPr="00F37467">
        <w:rPr>
          <w:lang w:val="en"/>
          <w:rPrChange w:id="2736" w:author="Sasaki Kenji／佐々木　研二／AI" w:date="2021-11-19T14:16:00Z">
            <w:rPr>
              <w:rFonts w:ascii="ＭＳ ゴシック" w:eastAsia="ＭＳ ゴシック" w:hAnsi="ＭＳ ゴシック"/>
            </w:rPr>
          </w:rPrChange>
        </w:rPr>
        <w:t xml:space="preserve"> </w:t>
      </w:r>
      <w:r w:rsidR="00AD4FC0" w:rsidRPr="00F37467">
        <w:rPr>
          <w:rFonts w:hint="eastAsia"/>
          <w:u w:val="single"/>
          <w:lang w:val="en"/>
          <w:rPrChange w:id="2737" w:author="Sasaki Kenji／佐々木　研二／AI" w:date="2021-11-19T14:16:00Z">
            <w:rPr>
              <w:rFonts w:ascii="ＭＳ ゴシック" w:eastAsia="ＭＳ ゴシック" w:hAnsi="ＭＳ ゴシック" w:hint="eastAsia"/>
              <w:u w:val="single"/>
            </w:rPr>
          </w:rPrChange>
        </w:rPr>
        <w:t>○</w:t>
      </w:r>
      <w:r w:rsidR="00AD4FC0" w:rsidRPr="00F37467">
        <w:rPr>
          <w:u w:val="single"/>
          <w:lang w:val="en"/>
          <w:rPrChange w:id="2738" w:author="Sasaki Kenji／佐々木　研二／AI" w:date="2021-11-19T14:16:00Z">
            <w:rPr>
              <w:rFonts w:ascii="ＭＳ ゴシック" w:eastAsia="ＭＳ ゴシック" w:hAnsi="ＭＳ ゴシック"/>
              <w:u w:val="single"/>
            </w:rPr>
          </w:rPrChange>
        </w:rPr>
        <w:t xml:space="preserve"> Month </w:t>
      </w:r>
      <w:r w:rsidR="00AD4FC0" w:rsidRPr="00F37467">
        <w:rPr>
          <w:rFonts w:hint="eastAsia"/>
          <w:u w:val="single"/>
          <w:lang w:val="en"/>
          <w:rPrChange w:id="2739" w:author="Sasaki Kenji／佐々木　研二／AI" w:date="2021-11-19T14:16:00Z">
            <w:rPr>
              <w:rFonts w:ascii="ＭＳ ゴシック" w:eastAsia="ＭＳ ゴシック" w:hAnsi="ＭＳ ゴシック" w:hint="eastAsia"/>
              <w:u w:val="single"/>
            </w:rPr>
          </w:rPrChange>
        </w:rPr>
        <w:t>○</w:t>
      </w:r>
      <w:r w:rsidR="00AD4FC0" w:rsidRPr="00F37467">
        <w:rPr>
          <w:u w:val="single"/>
          <w:lang w:val="en"/>
          <w:rPrChange w:id="2740" w:author="Sasaki Kenji／佐々木　研二／AI" w:date="2021-11-19T14:16:00Z">
            <w:rPr>
              <w:rFonts w:ascii="ＭＳ ゴシック" w:eastAsia="ＭＳ ゴシック" w:hAnsi="ＭＳ ゴシック"/>
              <w:u w:val="single"/>
            </w:rPr>
          </w:rPrChange>
        </w:rPr>
        <w:t xml:space="preserve"> Day </w:t>
      </w:r>
      <w:r w:rsidR="00AD4FC0" w:rsidRPr="00F37467">
        <w:rPr>
          <w:rFonts w:hint="eastAsia"/>
          <w:u w:val="single"/>
          <w:lang w:val="en"/>
          <w:rPrChange w:id="2741" w:author="Sasaki Kenji／佐々木　研二／AI" w:date="2021-11-19T14:16:00Z">
            <w:rPr>
              <w:rFonts w:ascii="ＭＳ ゴシック" w:eastAsia="ＭＳ ゴシック" w:hAnsi="ＭＳ ゴシック" w:hint="eastAsia"/>
              <w:u w:val="single"/>
            </w:rPr>
          </w:rPrChange>
        </w:rPr>
        <w:t>○</w:t>
      </w:r>
      <w:r w:rsidR="00AD4FC0" w:rsidRPr="00F37467">
        <w:rPr>
          <w:u w:val="single"/>
          <w:lang w:val="en"/>
          <w:rPrChange w:id="2742" w:author="Sasaki Kenji／佐々木　研二／AI" w:date="2021-11-19T14:16:00Z">
            <w:rPr>
              <w:rFonts w:ascii="ＭＳ ゴシック" w:eastAsia="ＭＳ ゴシック" w:hAnsi="ＭＳ ゴシック"/>
              <w:u w:val="single"/>
            </w:rPr>
          </w:rPrChange>
        </w:rPr>
        <w:t xml:space="preserve"> Day</w:t>
      </w:r>
      <w:r w:rsidR="00AD4FC0" w:rsidRPr="00F37467">
        <w:rPr>
          <w:lang w:val="en"/>
          <w:rPrChange w:id="2743" w:author="Sasaki Kenji／佐々木　研二／AI" w:date="2021-11-19T14:16:00Z">
            <w:rPr>
              <w:rFonts w:ascii="ＭＳ ゴシック" w:eastAsia="ＭＳ ゴシック" w:hAnsi="ＭＳ ゴシック"/>
            </w:rPr>
          </w:rPrChange>
        </w:rPr>
        <w:t xml:space="preserve"> </w:t>
      </w:r>
      <w:r w:rsidR="00AD4FC0" w:rsidRPr="00F37467">
        <w:rPr>
          <w:u w:val="single"/>
          <w:lang w:val="en"/>
          <w:rPrChange w:id="2744" w:author="Sasaki Kenji／佐々木　研二／AI" w:date="2021-11-19T14:16:00Z">
            <w:rPr>
              <w:rFonts w:ascii="ＭＳ ゴシック" w:eastAsia="ＭＳ ゴシック" w:hAnsi="ＭＳ ゴシック"/>
              <w:u w:val="single"/>
            </w:rPr>
          </w:rPrChange>
        </w:rPr>
        <w:t>are.</w:t>
      </w:r>
    </w:p>
    <w:p w14:paraId="49ADD109" w14:textId="77777777" w:rsidR="009A3E89" w:rsidRPr="00F37467" w:rsidRDefault="009A3E89" w:rsidP="0026382E">
      <w:pPr>
        <w:rPr>
          <w:rFonts w:ascii="Meiryo UI" w:eastAsia="Meiryo UI" w:hAnsi="Meiryo UI"/>
          <w:rPrChange w:id="2745" w:author="Sasaki Kenji／佐々木　研二／AI" w:date="2021-11-19T14:16:00Z">
            <w:rPr>
              <w:rFonts w:ascii="ＭＳ ゴシック" w:eastAsia="ＭＳ ゴシック" w:hAnsi="ＭＳ ゴシック"/>
            </w:rPr>
          </w:rPrChange>
        </w:rPr>
      </w:pPr>
    </w:p>
    <w:p w14:paraId="545485BB" w14:textId="77777777" w:rsidR="005F09C1" w:rsidRPr="005F09C1" w:rsidRDefault="009A3E89" w:rsidP="005F09C1">
      <w:pPr>
        <w:rPr>
          <w:ins w:id="2746" w:author="Sugahara, Hikaru/菅原 光" w:date="2022-06-25T18:04:00Z"/>
          <w:sz w:val="21"/>
          <w:szCs w:val="21"/>
          <w:lang w:val="en"/>
        </w:rPr>
      </w:pPr>
      <w:r w:rsidRPr="00F37467">
        <w:rPr>
          <w:rFonts w:hint="eastAsia"/>
          <w:sz w:val="21"/>
          <w:szCs w:val="21"/>
          <w:lang w:val="en"/>
          <w:rPrChange w:id="2747"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2748" w:author="Sasaki Kenji／佐々木　研二／AI" w:date="2021-11-19T14:16:00Z">
            <w:rPr>
              <w:rFonts w:ascii="ＭＳ ゴシック" w:eastAsia="ＭＳ ゴシック" w:hAnsi="ＭＳ ゴシック"/>
              <w:sz w:val="21"/>
              <w:szCs w:val="21"/>
            </w:rPr>
          </w:rPrChange>
        </w:rPr>
        <w:t xml:space="preserve"> </w:t>
      </w:r>
      <w:ins w:id="2749" w:author="Sugahara, Hikaru/菅原 光" w:date="2022-06-25T18:04:00Z">
        <w:r w:rsidR="005F09C1" w:rsidRPr="005F09C1">
          <w:rPr>
            <w:rFonts w:hint="eastAsia"/>
            <w:sz w:val="21"/>
            <w:szCs w:val="21"/>
            <w:lang w:val="en"/>
          </w:rPr>
          <w:t>ユーザは、</w:t>
        </w:r>
        <w:r w:rsidR="005F09C1" w:rsidRPr="005F09C1">
          <w:rPr>
            <w:rFonts w:hint="eastAsia"/>
            <w:sz w:val="21"/>
            <w:szCs w:val="21"/>
            <w:lang w:val="en"/>
          </w:rPr>
          <w:t>ACC ON</w:t>
        </w:r>
        <w:r w:rsidR="005F09C1" w:rsidRPr="005F09C1">
          <w:rPr>
            <w:rFonts w:hint="eastAsia"/>
            <w:sz w:val="21"/>
            <w:szCs w:val="21"/>
            <w:lang w:val="en"/>
          </w:rPr>
          <w:t>日が</w:t>
        </w:r>
        <w:r w:rsidR="005F09C1" w:rsidRPr="005F09C1">
          <w:rPr>
            <w:rFonts w:hint="eastAsia"/>
            <w:sz w:val="21"/>
            <w:szCs w:val="21"/>
            <w:lang w:val="en"/>
          </w:rPr>
          <w:t>1</w:t>
        </w:r>
        <w:r w:rsidR="005F09C1" w:rsidRPr="005F09C1">
          <w:rPr>
            <w:rFonts w:hint="eastAsia"/>
            <w:sz w:val="21"/>
            <w:szCs w:val="21"/>
            <w:lang w:val="en"/>
          </w:rPr>
          <w:t>月</w:t>
        </w:r>
        <w:r w:rsidR="005F09C1" w:rsidRPr="005F09C1">
          <w:rPr>
            <w:rFonts w:hint="eastAsia"/>
            <w:sz w:val="21"/>
            <w:szCs w:val="21"/>
            <w:lang w:val="en"/>
          </w:rPr>
          <w:t>1</w:t>
        </w:r>
        <w:r w:rsidR="005F09C1" w:rsidRPr="005F09C1">
          <w:rPr>
            <w:rFonts w:hint="eastAsia"/>
            <w:sz w:val="21"/>
            <w:szCs w:val="21"/>
            <w:lang w:val="en"/>
          </w:rPr>
          <w:t>日～</w:t>
        </w:r>
        <w:r w:rsidR="005F09C1" w:rsidRPr="005F09C1">
          <w:rPr>
            <w:rFonts w:hint="eastAsia"/>
            <w:sz w:val="21"/>
            <w:szCs w:val="21"/>
            <w:lang w:val="en"/>
          </w:rPr>
          <w:t>1</w:t>
        </w:r>
        <w:r w:rsidR="005F09C1" w:rsidRPr="005F09C1">
          <w:rPr>
            <w:rFonts w:hint="eastAsia"/>
            <w:sz w:val="21"/>
            <w:szCs w:val="21"/>
            <w:lang w:val="en"/>
          </w:rPr>
          <w:t>月</w:t>
        </w:r>
        <w:r w:rsidR="005F09C1" w:rsidRPr="005F09C1">
          <w:rPr>
            <w:rFonts w:hint="eastAsia"/>
            <w:sz w:val="21"/>
            <w:szCs w:val="21"/>
            <w:lang w:val="en"/>
          </w:rPr>
          <w:t>3</w:t>
        </w:r>
        <w:r w:rsidR="005F09C1" w:rsidRPr="005F09C1">
          <w:rPr>
            <w:rFonts w:hint="eastAsia"/>
            <w:sz w:val="21"/>
            <w:szCs w:val="21"/>
            <w:lang w:val="en"/>
          </w:rPr>
          <w:t>日、</w:t>
        </w:r>
        <w:r w:rsidR="005F09C1" w:rsidRPr="005F09C1">
          <w:rPr>
            <w:rFonts w:hint="eastAsia"/>
            <w:sz w:val="21"/>
            <w:szCs w:val="21"/>
            <w:lang w:val="en"/>
          </w:rPr>
          <w:t>12</w:t>
        </w:r>
        <w:r w:rsidR="005F09C1" w:rsidRPr="005F09C1">
          <w:rPr>
            <w:rFonts w:hint="eastAsia"/>
            <w:sz w:val="21"/>
            <w:szCs w:val="21"/>
            <w:lang w:val="en"/>
          </w:rPr>
          <w:t>月</w:t>
        </w:r>
        <w:r w:rsidR="005F09C1" w:rsidRPr="005F09C1">
          <w:rPr>
            <w:rFonts w:hint="eastAsia"/>
            <w:sz w:val="21"/>
            <w:szCs w:val="21"/>
            <w:lang w:val="en"/>
          </w:rPr>
          <w:t>24</w:t>
        </w:r>
        <w:r w:rsidR="005F09C1" w:rsidRPr="005F09C1">
          <w:rPr>
            <w:rFonts w:hint="eastAsia"/>
            <w:sz w:val="21"/>
            <w:szCs w:val="21"/>
            <w:lang w:val="en"/>
          </w:rPr>
          <w:t>日～</w:t>
        </w:r>
        <w:r w:rsidR="005F09C1" w:rsidRPr="005F09C1">
          <w:rPr>
            <w:rFonts w:hint="eastAsia"/>
            <w:sz w:val="21"/>
            <w:szCs w:val="21"/>
            <w:lang w:val="en"/>
          </w:rPr>
          <w:t>25</w:t>
        </w:r>
        <w:r w:rsidR="005F09C1" w:rsidRPr="005F09C1">
          <w:rPr>
            <w:rFonts w:hint="eastAsia"/>
            <w:sz w:val="21"/>
            <w:szCs w:val="21"/>
            <w:lang w:val="en"/>
          </w:rPr>
          <w:t>日の場合、</w:t>
        </w:r>
      </w:ins>
    </w:p>
    <w:p w14:paraId="356C9BC3" w14:textId="77777777" w:rsidR="005F09C1" w:rsidRDefault="005F09C1">
      <w:pPr>
        <w:ind w:firstLineChars="100" w:firstLine="210"/>
        <w:rPr>
          <w:ins w:id="2750" w:author="Sugahara, Hikaru/菅原 光" w:date="2022-06-25T18:04:00Z"/>
          <w:sz w:val="21"/>
          <w:szCs w:val="21"/>
          <w:lang w:val="en"/>
        </w:rPr>
        <w:pPrChange w:id="2751" w:author="Sugahara, Hikaru/菅原 光" w:date="2022-06-25T18:04:00Z">
          <w:pPr/>
        </w:pPrChange>
      </w:pPr>
      <w:ins w:id="2752" w:author="Sugahara, Hikaru/菅原 光" w:date="2022-06-25T18:04:00Z">
        <w:r w:rsidRPr="005F09C1">
          <w:rPr>
            <w:rFonts w:hint="eastAsia"/>
            <w:sz w:val="21"/>
            <w:szCs w:val="21"/>
            <w:lang w:val="en"/>
          </w:rPr>
          <w:t>特別日付あいさつ案内の音声発話を確認する事が出来る。</w:t>
        </w:r>
      </w:ins>
    </w:p>
    <w:p w14:paraId="2C3913AC" w14:textId="71A08072" w:rsidR="009A3E89" w:rsidRPr="00F37467" w:rsidRDefault="004F1C11">
      <w:pPr>
        <w:ind w:firstLineChars="100" w:firstLine="210"/>
        <w:rPr>
          <w:rFonts w:ascii="Meiryo UI" w:eastAsia="Meiryo UI" w:hAnsi="Meiryo UI"/>
          <w:sz w:val="21"/>
          <w:szCs w:val="21"/>
          <w:rPrChange w:id="2753" w:author="Sasaki Kenji／佐々木　研二／AI" w:date="2021-11-19T14:16:00Z">
            <w:rPr>
              <w:rFonts w:ascii="ＭＳ ゴシック" w:eastAsia="ＭＳ ゴシック" w:hAnsi="ＭＳ ゴシック"/>
              <w:sz w:val="21"/>
              <w:szCs w:val="21"/>
            </w:rPr>
          </w:rPrChange>
        </w:rPr>
        <w:pPrChange w:id="2754" w:author="Sugahara, Hikaru/菅原 光" w:date="2022-06-25T18:04:00Z">
          <w:pPr/>
        </w:pPrChange>
      </w:pPr>
      <w:r w:rsidRPr="00F37467">
        <w:rPr>
          <w:sz w:val="21"/>
          <w:szCs w:val="21"/>
          <w:lang w:val="en"/>
          <w:rPrChange w:id="2755" w:author="Sasaki Kenji／佐々木　研二／AI" w:date="2021-11-19T14:16:00Z">
            <w:rPr>
              <w:rFonts w:ascii="ＭＳ ゴシック" w:eastAsia="ＭＳ ゴシック" w:hAnsi="ＭＳ ゴシック"/>
              <w:sz w:val="21"/>
              <w:szCs w:val="21"/>
            </w:rPr>
          </w:rPrChange>
        </w:rPr>
        <w:t>If the ACC ON date is January 1 to January 3, December 24 to 25,</w:t>
      </w:r>
    </w:p>
    <w:p w14:paraId="24B47950" w14:textId="77777777" w:rsidR="004F1C11" w:rsidRPr="00F37467" w:rsidRDefault="004F1C11" w:rsidP="009A3E89">
      <w:pPr>
        <w:ind w:firstLineChars="100" w:firstLine="210"/>
        <w:rPr>
          <w:rFonts w:ascii="Meiryo UI" w:eastAsia="Meiryo UI" w:hAnsi="Meiryo UI"/>
          <w:sz w:val="21"/>
          <w:szCs w:val="21"/>
          <w:rPrChange w:id="2756"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2757" w:author="Sasaki Kenji／佐々木　研二／AI" w:date="2021-11-19T14:16:00Z">
            <w:rPr>
              <w:rFonts w:ascii="ＭＳ ゴシック" w:eastAsia="ＭＳ ゴシック" w:hAnsi="ＭＳ ゴシック"/>
              <w:sz w:val="21"/>
              <w:szCs w:val="21"/>
            </w:rPr>
          </w:rPrChange>
        </w:rPr>
        <w:t>You can check the voice utterance of the special date greeting guide.</w:t>
      </w:r>
    </w:p>
    <w:p w14:paraId="3A9EC502" w14:textId="62707741" w:rsidR="004F1C11" w:rsidRPr="00F37467" w:rsidRDefault="009A3E89" w:rsidP="004F1C11">
      <w:pPr>
        <w:ind w:firstLineChars="100" w:firstLine="200"/>
        <w:rPr>
          <w:rFonts w:ascii="Meiryo UI" w:eastAsia="Meiryo UI" w:hAnsi="Meiryo UI"/>
          <w:rPrChange w:id="2758" w:author="Sasaki Kenji／佐々木　研二／AI" w:date="2021-11-19T14:16:00Z">
            <w:rPr>
              <w:rFonts w:ascii="ＭＳ ゴシック" w:eastAsia="ＭＳ ゴシック" w:hAnsi="ＭＳ ゴシック"/>
            </w:rPr>
          </w:rPrChange>
        </w:rPr>
      </w:pPr>
      <w:r w:rsidRPr="00F37467">
        <w:rPr>
          <w:rFonts w:hint="eastAsia"/>
          <w:lang w:val="en"/>
          <w:rPrChange w:id="2759" w:author="Sasaki Kenji／佐々木　研二／AI" w:date="2021-11-19T14:16:00Z">
            <w:rPr>
              <w:rFonts w:ascii="ＭＳ ゴシック" w:eastAsia="ＭＳ ゴシック" w:hAnsi="ＭＳ ゴシック" w:hint="eastAsia"/>
            </w:rPr>
          </w:rPrChange>
        </w:rPr>
        <w:t>＜</w:t>
      </w:r>
      <w:ins w:id="2760" w:author="Sugahara, Hikaru/菅原 光" w:date="2022-06-25T18:04:00Z">
        <w:r w:rsidR="005F09C1" w:rsidRPr="005F09C1">
          <w:rPr>
            <w:rFonts w:hint="eastAsia"/>
            <w:lang w:val="en"/>
          </w:rPr>
          <w:t>発話内容</w:t>
        </w:r>
        <w:r w:rsidR="005F09C1">
          <w:rPr>
            <w:rFonts w:hint="eastAsia"/>
            <w:lang w:val="en"/>
          </w:rPr>
          <w:t xml:space="preserve">　</w:t>
        </w:r>
      </w:ins>
      <w:r w:rsidR="004F1C11" w:rsidRPr="00F37467">
        <w:rPr>
          <w:lang w:val="en"/>
          <w:rPrChange w:id="2761" w:author="Sasaki Kenji／佐々木　研二／AI" w:date="2021-11-19T14:16:00Z">
            <w:rPr>
              <w:rFonts w:ascii="ＭＳ ゴシック" w:eastAsia="ＭＳ ゴシック" w:hAnsi="ＭＳ ゴシック"/>
            </w:rPr>
          </w:rPrChange>
        </w:rPr>
        <w:t>Utterances</w:t>
      </w:r>
      <w:r w:rsidRPr="00F37467">
        <w:rPr>
          <w:rFonts w:hint="eastAsia"/>
          <w:lang w:val="en"/>
          <w:rPrChange w:id="2762" w:author="Sasaki Kenji／佐々木　研二／AI" w:date="2021-11-19T14:16:00Z">
            <w:rPr>
              <w:rFonts w:ascii="ＭＳ ゴシック" w:eastAsia="ＭＳ ゴシック" w:hAnsi="ＭＳ ゴシック" w:hint="eastAsia"/>
            </w:rPr>
          </w:rPrChange>
        </w:rPr>
        <w:t>＞</w:t>
      </w:r>
    </w:p>
    <w:p w14:paraId="1C407E33" w14:textId="77777777" w:rsidR="005F09C1" w:rsidRPr="00B3199B" w:rsidRDefault="005F09C1" w:rsidP="005F09C1">
      <w:pPr>
        <w:ind w:firstLineChars="100" w:firstLine="200"/>
        <w:rPr>
          <w:ins w:id="2763" w:author="Sugahara, Hikaru/菅原 光" w:date="2022-06-25T18:04:00Z"/>
          <w:rFonts w:ascii="Meiryo UI" w:eastAsia="Meiryo UI" w:hAnsi="Meiryo UI"/>
          <w:strike/>
          <w:u w:val="single"/>
        </w:rPr>
      </w:pPr>
      <w:ins w:id="2764" w:author="Sugahara, Hikaru/菅原 光" w:date="2022-06-25T18:04:00Z">
        <w:r w:rsidRPr="00B3199B">
          <w:rPr>
            <w:rFonts w:ascii="Meiryo UI" w:eastAsia="Meiryo UI" w:hAnsi="Meiryo UI" w:hint="eastAsia"/>
          </w:rPr>
          <w:t>・明けましておめでとうございます。今日は1月○日○曜日です。</w:t>
        </w:r>
      </w:ins>
    </w:p>
    <w:p w14:paraId="713635FA" w14:textId="77777777" w:rsidR="005F09C1" w:rsidRPr="00B3199B" w:rsidRDefault="005F09C1" w:rsidP="005F09C1">
      <w:pPr>
        <w:ind w:firstLineChars="200" w:firstLine="400"/>
        <w:rPr>
          <w:ins w:id="2765" w:author="Sugahara, Hikaru/菅原 光" w:date="2022-06-25T18:04:00Z"/>
          <w:rFonts w:ascii="Meiryo UI" w:eastAsia="Meiryo UI" w:hAnsi="Meiryo UI"/>
          <w:strike/>
          <w:u w:val="single"/>
        </w:rPr>
      </w:pPr>
      <w:ins w:id="2766" w:author="Sugahara, Hikaru/菅原 光" w:date="2022-06-25T18:04:00Z">
        <w:r w:rsidRPr="00B3199B">
          <w:rPr>
            <w:rFonts w:ascii="Meiryo UI" w:eastAsia="Meiryo UI" w:hAnsi="Meiryo UI" w:hint="eastAsia"/>
          </w:rPr>
          <w:t>※1月1日～1月3日に乗車した場合</w:t>
        </w:r>
      </w:ins>
    </w:p>
    <w:p w14:paraId="77F8BA7C" w14:textId="77777777" w:rsidR="009A3E89" w:rsidRPr="00F37467" w:rsidRDefault="004F1C11" w:rsidP="009A3E89">
      <w:pPr>
        <w:ind w:firstLineChars="100" w:firstLine="200"/>
        <w:rPr>
          <w:rFonts w:ascii="Meiryo UI" w:eastAsia="Meiryo UI" w:hAnsi="Meiryo UI"/>
          <w:strike/>
          <w:u w:val="single"/>
          <w:rPrChange w:id="2767" w:author="Sasaki Kenji／佐々木　研二／AI" w:date="2021-11-19T14:16:00Z">
            <w:rPr>
              <w:rFonts w:ascii="ＭＳ ゴシック" w:eastAsia="ＭＳ ゴシック" w:hAnsi="ＭＳ ゴシック"/>
              <w:strike/>
              <w:u w:val="single"/>
            </w:rPr>
          </w:rPrChange>
        </w:rPr>
      </w:pPr>
      <w:r w:rsidRPr="00F37467">
        <w:rPr>
          <w:lang w:val="en"/>
          <w:rPrChange w:id="2768" w:author="Sasaki Kenji／佐々木　研二／AI" w:date="2021-11-19T14:16:00Z">
            <w:rPr>
              <w:rFonts w:ascii="ＭＳ ゴシック" w:eastAsia="ＭＳ ゴシック" w:hAnsi="ＭＳ ゴシック"/>
            </w:rPr>
          </w:rPrChange>
        </w:rPr>
        <w:t xml:space="preserve">Happy New Year. Today is January ○ Day ○ Day. </w:t>
      </w:r>
    </w:p>
    <w:p w14:paraId="1C17224E" w14:textId="77777777" w:rsidR="009A3E89" w:rsidRPr="00F37467" w:rsidRDefault="004F1C11" w:rsidP="009A3E89">
      <w:pPr>
        <w:ind w:firstLineChars="200" w:firstLine="400"/>
        <w:rPr>
          <w:rFonts w:ascii="Meiryo UI" w:eastAsia="Meiryo UI" w:hAnsi="Meiryo UI"/>
          <w:strike/>
          <w:u w:val="single"/>
          <w:rPrChange w:id="2769" w:author="Sasaki Kenji／佐々木　研二／AI" w:date="2021-11-19T14:16:00Z">
            <w:rPr>
              <w:rFonts w:ascii="ＭＳ ゴシック" w:eastAsia="ＭＳ ゴシック" w:hAnsi="ＭＳ ゴシック"/>
              <w:strike/>
              <w:u w:val="single"/>
            </w:rPr>
          </w:rPrChange>
        </w:rPr>
      </w:pPr>
      <w:r w:rsidRPr="00F37467">
        <w:rPr>
          <w:lang w:val="en"/>
          <w:rPrChange w:id="2770" w:author="Sasaki Kenji／佐々木　研二／AI" w:date="2021-11-19T14:16:00Z">
            <w:rPr>
              <w:rFonts w:ascii="ＭＳ ゴシック" w:eastAsia="ＭＳ ゴシック" w:hAnsi="ＭＳ ゴシック"/>
            </w:rPr>
          </w:rPrChange>
        </w:rPr>
        <w:t>*If you ride from January 1 to January 3</w:t>
      </w:r>
    </w:p>
    <w:p w14:paraId="0E818F40" w14:textId="77777777" w:rsidR="005F09C1" w:rsidRPr="00B3199B" w:rsidRDefault="005F09C1" w:rsidP="005F09C1">
      <w:pPr>
        <w:ind w:firstLineChars="100" w:firstLine="200"/>
        <w:rPr>
          <w:ins w:id="2771" w:author="Sugahara, Hikaru/菅原 光" w:date="2022-06-25T18:04:00Z"/>
          <w:rFonts w:ascii="Meiryo UI" w:eastAsia="Meiryo UI" w:hAnsi="Meiryo UI"/>
          <w:strike/>
          <w:u w:val="single"/>
        </w:rPr>
      </w:pPr>
      <w:ins w:id="2772" w:author="Sugahara, Hikaru/菅原 光" w:date="2022-06-25T18:04:00Z">
        <w:r w:rsidRPr="00B3199B">
          <w:rPr>
            <w:rFonts w:ascii="Meiryo UI" w:eastAsia="Meiryo UI" w:hAnsi="Meiryo UI" w:hint="eastAsia"/>
          </w:rPr>
          <w:t>・メリークリスマス。今日は12月○日○曜日です。</w:t>
        </w:r>
      </w:ins>
    </w:p>
    <w:p w14:paraId="1B614140" w14:textId="77777777" w:rsidR="005F09C1" w:rsidRPr="00B3199B" w:rsidRDefault="005F09C1" w:rsidP="005F09C1">
      <w:pPr>
        <w:ind w:firstLineChars="200" w:firstLine="400"/>
        <w:rPr>
          <w:ins w:id="2773" w:author="Sugahara, Hikaru/菅原 光" w:date="2022-06-25T18:04:00Z"/>
          <w:rFonts w:ascii="Meiryo UI" w:eastAsia="Meiryo UI" w:hAnsi="Meiryo UI"/>
        </w:rPr>
      </w:pPr>
      <w:ins w:id="2774" w:author="Sugahara, Hikaru/菅原 光" w:date="2022-06-25T18:04:00Z">
        <w:r w:rsidRPr="00B3199B">
          <w:rPr>
            <w:rFonts w:ascii="Meiryo UI" w:eastAsia="Meiryo UI" w:hAnsi="Meiryo UI" w:hint="eastAsia"/>
          </w:rPr>
          <w:t>※12月24日～12月25日に乗車した場合</w:t>
        </w:r>
      </w:ins>
    </w:p>
    <w:p w14:paraId="3E8BDC88" w14:textId="77777777" w:rsidR="004F1C11" w:rsidRPr="00F37467" w:rsidRDefault="004F1C11" w:rsidP="009A3E89">
      <w:pPr>
        <w:ind w:firstLineChars="100" w:firstLine="200"/>
        <w:rPr>
          <w:rFonts w:ascii="Meiryo UI" w:eastAsia="Meiryo UI" w:hAnsi="Meiryo UI"/>
          <w:strike/>
          <w:u w:val="single"/>
          <w:rPrChange w:id="2775" w:author="Sasaki Kenji／佐々木　研二／AI" w:date="2021-11-19T14:16:00Z">
            <w:rPr>
              <w:rFonts w:ascii="ＭＳ ゴシック" w:eastAsia="ＭＳ ゴシック" w:hAnsi="ＭＳ ゴシック"/>
              <w:strike/>
              <w:u w:val="single"/>
            </w:rPr>
          </w:rPrChange>
        </w:rPr>
      </w:pPr>
      <w:r w:rsidRPr="00F37467">
        <w:rPr>
          <w:lang w:val="en"/>
          <w:rPrChange w:id="2776" w:author="Sasaki Kenji／佐々木　研二／AI" w:date="2021-11-19T14:16:00Z">
            <w:rPr>
              <w:rFonts w:ascii="ＭＳ ゴシック" w:eastAsia="ＭＳ ゴシック" w:hAnsi="ＭＳ ゴシック"/>
            </w:rPr>
          </w:rPrChange>
        </w:rPr>
        <w:t xml:space="preserve">Merry Christmas. Today is December ○ Day ○ Day. </w:t>
      </w:r>
    </w:p>
    <w:p w14:paraId="16983137" w14:textId="77777777" w:rsidR="004F1C11" w:rsidRPr="00F37467" w:rsidRDefault="004F1C11" w:rsidP="004F1C11">
      <w:pPr>
        <w:ind w:firstLineChars="200" w:firstLine="400"/>
        <w:rPr>
          <w:rFonts w:ascii="Meiryo UI" w:eastAsia="Meiryo UI" w:hAnsi="Meiryo UI"/>
          <w:rPrChange w:id="2777" w:author="Sasaki Kenji／佐々木　研二／AI" w:date="2021-11-19T14:16:00Z">
            <w:rPr>
              <w:rFonts w:ascii="ＭＳ ゴシック" w:eastAsia="ＭＳ ゴシック" w:hAnsi="ＭＳ ゴシック"/>
            </w:rPr>
          </w:rPrChange>
        </w:rPr>
      </w:pPr>
      <w:r w:rsidRPr="00F37467">
        <w:rPr>
          <w:lang w:val="en"/>
          <w:rPrChange w:id="2778" w:author="Sasaki Kenji／佐々木　研二／AI" w:date="2021-11-19T14:16:00Z">
            <w:rPr>
              <w:rFonts w:ascii="ＭＳ ゴシック" w:eastAsia="ＭＳ ゴシック" w:hAnsi="ＭＳ ゴシック"/>
            </w:rPr>
          </w:rPrChange>
        </w:rPr>
        <w:t>*If you ride from December 24 to December 25</w:t>
      </w:r>
    </w:p>
    <w:p w14:paraId="67A4BC5B" w14:textId="77777777" w:rsidR="009735B0" w:rsidRPr="00F37467" w:rsidRDefault="009735B0">
      <w:pPr>
        <w:rPr>
          <w:rFonts w:ascii="Meiryo UI" w:eastAsia="Meiryo UI" w:hAnsi="Meiryo UI"/>
          <w:rPrChange w:id="2779" w:author="Sasaki Kenji／佐々木　研二／AI" w:date="2021-11-19T14:16:00Z">
            <w:rPr>
              <w:rFonts w:ascii="ＭＳ ゴシック" w:eastAsia="ＭＳ ゴシック" w:hAnsi="ＭＳ ゴシック"/>
            </w:rPr>
          </w:rPrChange>
        </w:rPr>
      </w:pPr>
    </w:p>
    <w:p w14:paraId="35DAE3CC" w14:textId="41024C75" w:rsidR="002005A8" w:rsidRPr="00F37467" w:rsidRDefault="00E64976" w:rsidP="002005A8">
      <w:pPr>
        <w:pStyle w:val="3"/>
        <w:rPr>
          <w:rFonts w:ascii="Meiryo UI" w:eastAsia="Meiryo UI" w:hAnsi="Meiryo UI"/>
          <w:rPrChange w:id="2780" w:author="Sasaki Kenji／佐々木　研二／AI" w:date="2021-11-19T14:16:00Z">
            <w:rPr>
              <w:rFonts w:ascii="ＭＳ ゴシック" w:hAnsi="ＭＳ ゴシック"/>
            </w:rPr>
          </w:rPrChange>
        </w:rPr>
      </w:pPr>
      <w:bookmarkStart w:id="2781" w:name="_Toc513586514"/>
      <w:bookmarkStart w:id="2782" w:name="_Toc80878044"/>
      <w:del w:id="2783" w:author="Sugahara, Hikaru/菅原 光" w:date="2022-07-01T21:28:00Z">
        <w:r w:rsidRPr="00F37467" w:rsidDel="00557DD5">
          <w:rPr>
            <w:lang w:val="en"/>
            <w:rPrChange w:id="2784" w:author="Sasaki Kenji／佐々木　研二／AI" w:date="2021-11-19T14:16:00Z">
              <w:rPr>
                <w:rFonts w:ascii="ＭＳ ゴシック" w:hAnsi="ＭＳ ゴシック"/>
              </w:rPr>
            </w:rPrChange>
          </w:rPr>
          <w:delText>5</w:delText>
        </w:r>
        <w:r w:rsidRPr="00F37467" w:rsidDel="00557DD5">
          <w:rPr>
            <w:lang w:val="en"/>
            <w:rPrChange w:id="2785" w:author="Sasaki Kenji／佐々木　研二／AI" w:date="2021-11-19T14:16:00Z">
              <w:rPr>
                <w:rFonts w:ascii="ＭＳ ゴシック" w:hAnsi="ＭＳ ゴシック"/>
              </w:rPr>
            </w:rPrChange>
          </w:rPr>
          <w:delText>－</w:delText>
        </w:r>
        <w:r w:rsidRPr="00F37467" w:rsidDel="00557DD5">
          <w:rPr>
            <w:lang w:val="en"/>
            <w:rPrChange w:id="2786" w:author="Sasaki Kenji／佐々木　研二／AI" w:date="2021-11-19T14:16:00Z">
              <w:rPr>
                <w:rFonts w:ascii="ＭＳ ゴシック" w:hAnsi="ＭＳ ゴシック"/>
              </w:rPr>
            </w:rPrChange>
          </w:rPr>
          <w:delText>1</w:delText>
        </w:r>
        <w:r w:rsidRPr="00F37467" w:rsidDel="00557DD5">
          <w:rPr>
            <w:lang w:val="en"/>
            <w:rPrChange w:id="2787" w:author="Sasaki Kenji／佐々木　研二／AI" w:date="2021-11-19T14:16:00Z">
              <w:rPr>
                <w:rFonts w:ascii="ＭＳ ゴシック" w:hAnsi="ＭＳ ゴシック"/>
              </w:rPr>
            </w:rPrChange>
          </w:rPr>
          <w:delText>－</w:delText>
        </w:r>
        <w:r w:rsidRPr="00F37467" w:rsidDel="00557DD5">
          <w:rPr>
            <w:lang w:val="en"/>
            <w:rPrChange w:id="2788" w:author="Sasaki Kenji／佐々木　研二／AI" w:date="2021-11-19T14:16:00Z">
              <w:rPr>
                <w:rFonts w:ascii="ＭＳ ゴシック" w:hAnsi="ＭＳ ゴシック"/>
              </w:rPr>
            </w:rPrChange>
          </w:rPr>
          <w:delText>3</w:delText>
        </w:r>
      </w:del>
      <w:bookmarkStart w:id="2789" w:name="_Toc189941488"/>
      <w:ins w:id="2790" w:author="Sugahara, Hikaru/菅原 光" w:date="2022-07-01T21:28:00Z">
        <w:r w:rsidR="00557DD5" w:rsidRPr="00F37467">
          <w:rPr>
            <w:lang w:val="en"/>
            <w:rPrChange w:id="2791" w:author="Sasaki Kenji／佐々木　研二／AI" w:date="2021-11-19T14:16:00Z">
              <w:rPr>
                <w:rFonts w:ascii="ＭＳ ゴシック" w:hAnsi="ＭＳ ゴシック"/>
              </w:rPr>
            </w:rPrChange>
          </w:rPr>
          <w:t>5</w:t>
        </w:r>
        <w:r w:rsidR="00557DD5" w:rsidRPr="00F37467">
          <w:rPr>
            <w:lang w:val="en"/>
            <w:rPrChange w:id="2792" w:author="Sasaki Kenji／佐々木　研二／AI" w:date="2021-11-19T14:16:00Z">
              <w:rPr>
                <w:rFonts w:ascii="ＭＳ ゴシック" w:hAnsi="ＭＳ ゴシック"/>
              </w:rPr>
            </w:rPrChange>
          </w:rPr>
          <w:t>－</w:t>
        </w:r>
        <w:r w:rsidR="00557DD5" w:rsidRPr="00F37467">
          <w:rPr>
            <w:lang w:val="en"/>
            <w:rPrChange w:id="2793" w:author="Sasaki Kenji／佐々木　研二／AI" w:date="2021-11-19T14:16:00Z">
              <w:rPr>
                <w:rFonts w:ascii="ＭＳ ゴシック" w:hAnsi="ＭＳ ゴシック"/>
              </w:rPr>
            </w:rPrChange>
          </w:rPr>
          <w:t>1</w:t>
        </w:r>
        <w:r w:rsidR="00557DD5" w:rsidRPr="00F37467">
          <w:rPr>
            <w:lang w:val="en"/>
            <w:rPrChange w:id="2794" w:author="Sasaki Kenji／佐々木　研二／AI" w:date="2021-11-19T14:16:00Z">
              <w:rPr>
                <w:rFonts w:ascii="ＭＳ ゴシック" w:hAnsi="ＭＳ ゴシック"/>
              </w:rPr>
            </w:rPrChange>
          </w:rPr>
          <w:t>－</w:t>
        </w:r>
        <w:r w:rsidR="00557DD5">
          <w:rPr>
            <w:lang w:val="en"/>
          </w:rPr>
          <w:t>2</w:t>
        </w:r>
      </w:ins>
      <w:r w:rsidRPr="00F37467">
        <w:rPr>
          <w:lang w:val="en"/>
          <w:rPrChange w:id="2795" w:author="Sasaki Kenji／佐々木　研二／AI" w:date="2021-11-19T14:16:00Z">
            <w:rPr>
              <w:rFonts w:ascii="ＭＳ ゴシック" w:hAnsi="ＭＳ ゴシック"/>
            </w:rPr>
          </w:rPrChange>
        </w:rPr>
        <w:t>．</w:t>
      </w:r>
      <w:r w:rsidRPr="00F37467">
        <w:rPr>
          <w:lang w:val="en"/>
          <w:rPrChange w:id="2796" w:author="Sasaki Kenji／佐々木　研二／AI" w:date="2021-11-19T14:16:00Z">
            <w:rPr>
              <w:rFonts w:ascii="ＭＳ ゴシック" w:hAnsi="ＭＳ ゴシック"/>
            </w:rPr>
          </w:rPrChange>
        </w:rPr>
        <w:t xml:space="preserve"> </w:t>
      </w:r>
      <w:ins w:id="2797" w:author="Sugahara, Hikaru/菅原 光" w:date="2022-06-25T18:04:00Z">
        <w:r w:rsidR="005F09C1" w:rsidRPr="005F09C1">
          <w:rPr>
            <w:rFonts w:hint="eastAsia"/>
            <w:lang w:val="en"/>
          </w:rPr>
          <w:t>HMI</w:t>
        </w:r>
        <w:r w:rsidR="005F09C1" w:rsidRPr="005F09C1">
          <w:rPr>
            <w:rFonts w:hint="eastAsia"/>
            <w:lang w:val="en"/>
          </w:rPr>
          <w:t>仕様に対する要求</w:t>
        </w:r>
        <w:r w:rsidR="005F09C1">
          <w:rPr>
            <w:rFonts w:hint="eastAsia"/>
            <w:lang w:val="en"/>
          </w:rPr>
          <w:t xml:space="preserve">　</w:t>
        </w:r>
      </w:ins>
      <w:r w:rsidRPr="00F37467">
        <w:rPr>
          <w:lang w:val="en"/>
          <w:rPrChange w:id="2798" w:author="Sasaki Kenji／佐々木　研二／AI" w:date="2021-11-19T14:16:00Z">
            <w:rPr>
              <w:rFonts w:ascii="ＭＳ ゴシック" w:hAnsi="ＭＳ ゴシック"/>
            </w:rPr>
          </w:rPrChange>
        </w:rPr>
        <w:t>Requirements for HMI</w:t>
      </w:r>
      <w:r>
        <w:rPr>
          <w:lang w:val="en"/>
        </w:rPr>
        <w:t xml:space="preserve"> </w:t>
      </w:r>
      <w:r w:rsidRPr="00F37467">
        <w:rPr>
          <w:lang w:val="en"/>
          <w:rPrChange w:id="2799" w:author="Sasaki Kenji／佐々木　研二／AI" w:date="2021-11-19T14:16:00Z">
            <w:rPr>
              <w:rFonts w:ascii="ＭＳ ゴシック" w:hAnsi="ＭＳ ゴシック"/>
            </w:rPr>
          </w:rPrChange>
        </w:rPr>
        <w:t>specifications</w:t>
      </w:r>
      <w:bookmarkEnd w:id="2781"/>
      <w:bookmarkEnd w:id="2782"/>
      <w:bookmarkEnd w:id="2789"/>
    </w:p>
    <w:p w14:paraId="2961E2CD" w14:textId="2D40F2D6" w:rsidR="00637D53" w:rsidRPr="00F37467" w:rsidRDefault="005F09C1" w:rsidP="000340F8">
      <w:pPr>
        <w:ind w:firstLineChars="100" w:firstLine="210"/>
        <w:rPr>
          <w:rFonts w:ascii="Meiryo UI" w:eastAsia="Meiryo UI" w:hAnsi="Meiryo UI"/>
          <w:rPrChange w:id="2800" w:author="Sasaki Kenji／佐々木　研二／AI" w:date="2021-11-19T14:16:00Z">
            <w:rPr/>
          </w:rPrChange>
        </w:rPr>
      </w:pPr>
      <w:ins w:id="2801" w:author="Sugahara, Hikaru/菅原 光" w:date="2022-06-25T18:04:00Z">
        <w:r>
          <w:rPr>
            <w:rFonts w:hint="eastAsia"/>
            <w:sz w:val="21"/>
            <w:szCs w:val="21"/>
            <w:lang w:val="en"/>
          </w:rPr>
          <w:t xml:space="preserve">なし　</w:t>
        </w:r>
      </w:ins>
      <w:r w:rsidR="002005A8" w:rsidRPr="00F37467">
        <w:rPr>
          <w:sz w:val="21"/>
          <w:szCs w:val="21"/>
          <w:lang w:val="en"/>
          <w:rPrChange w:id="2802" w:author="Sasaki Kenji／佐々木　研二／AI" w:date="2021-11-19T14:16:00Z">
            <w:rPr>
              <w:rFonts w:ascii="ＭＳ ゴシック" w:eastAsia="ＭＳ ゴシック" w:hAnsi="ＭＳ ゴシック"/>
              <w:sz w:val="21"/>
              <w:szCs w:val="21"/>
            </w:rPr>
          </w:rPrChange>
        </w:rPr>
        <w:t>None</w:t>
      </w:r>
    </w:p>
    <w:p w14:paraId="2B469636" w14:textId="7F09D397" w:rsidR="00E64976" w:rsidRPr="00F37467" w:rsidRDefault="00E64976" w:rsidP="00E64976">
      <w:pPr>
        <w:pStyle w:val="3"/>
        <w:rPr>
          <w:rFonts w:ascii="Meiryo UI" w:eastAsia="Meiryo UI" w:hAnsi="Meiryo UI"/>
          <w:rPrChange w:id="2803" w:author="Sasaki Kenji／佐々木　研二／AI" w:date="2021-11-19T14:16:00Z">
            <w:rPr>
              <w:rFonts w:ascii="ＭＳ ゴシック" w:hAnsi="ＭＳ ゴシック"/>
            </w:rPr>
          </w:rPrChange>
        </w:rPr>
      </w:pPr>
      <w:bookmarkStart w:id="2804" w:name="_Toc513586515"/>
      <w:bookmarkStart w:id="2805" w:name="_Toc80878045"/>
      <w:bookmarkStart w:id="2806" w:name="_Toc189941489"/>
      <w:r w:rsidRPr="00F37467">
        <w:rPr>
          <w:lang w:val="en"/>
          <w:rPrChange w:id="2807" w:author="Sasaki Kenji／佐々木　研二／AI" w:date="2021-11-19T14:16:00Z">
            <w:rPr>
              <w:rFonts w:ascii="ＭＳ ゴシック" w:hAnsi="ＭＳ ゴシック"/>
            </w:rPr>
          </w:rPrChange>
        </w:rPr>
        <w:t>5</w:t>
      </w:r>
      <w:r w:rsidRPr="00F37467">
        <w:rPr>
          <w:lang w:val="en"/>
          <w:rPrChange w:id="2808" w:author="Sasaki Kenji／佐々木　研二／AI" w:date="2021-11-19T14:16:00Z">
            <w:rPr>
              <w:rFonts w:ascii="ＭＳ ゴシック" w:hAnsi="ＭＳ ゴシック"/>
            </w:rPr>
          </w:rPrChange>
        </w:rPr>
        <w:t>－</w:t>
      </w:r>
      <w:r w:rsidRPr="00F37467">
        <w:rPr>
          <w:lang w:val="en"/>
          <w:rPrChange w:id="2809" w:author="Sasaki Kenji／佐々木　研二／AI" w:date="2021-11-19T14:16:00Z">
            <w:rPr>
              <w:rFonts w:ascii="ＭＳ ゴシック" w:hAnsi="ＭＳ ゴシック"/>
            </w:rPr>
          </w:rPrChange>
        </w:rPr>
        <w:t>1</w:t>
      </w:r>
      <w:r w:rsidRPr="00F37467">
        <w:rPr>
          <w:lang w:val="en"/>
          <w:rPrChange w:id="2810" w:author="Sasaki Kenji／佐々木　研二／AI" w:date="2021-11-19T14:16:00Z">
            <w:rPr>
              <w:rFonts w:ascii="ＭＳ ゴシック" w:hAnsi="ＭＳ ゴシック"/>
            </w:rPr>
          </w:rPrChange>
        </w:rPr>
        <w:t>－</w:t>
      </w:r>
      <w:ins w:id="2811" w:author="Sugahara, Hikaru/菅原 光" w:date="2022-07-01T21:28:00Z">
        <w:r w:rsidR="00557DD5">
          <w:rPr>
            <w:lang w:val="en"/>
          </w:rPr>
          <w:t>3</w:t>
        </w:r>
      </w:ins>
      <w:del w:id="2812" w:author="Sugahara, Hikaru/菅原 光" w:date="2022-07-01T21:28:00Z">
        <w:r w:rsidRPr="00F37467" w:rsidDel="00557DD5">
          <w:rPr>
            <w:lang w:val="en"/>
            <w:rPrChange w:id="2813" w:author="Sasaki Kenji／佐々木　研二／AI" w:date="2021-11-19T14:16:00Z">
              <w:rPr>
                <w:rFonts w:ascii="ＭＳ ゴシック" w:hAnsi="ＭＳ ゴシック"/>
              </w:rPr>
            </w:rPrChange>
          </w:rPr>
          <w:delText>4</w:delText>
        </w:r>
      </w:del>
      <w:r w:rsidRPr="00F37467">
        <w:rPr>
          <w:lang w:val="en"/>
          <w:rPrChange w:id="2814" w:author="Sasaki Kenji／佐々木　研二／AI" w:date="2021-11-19T14:16:00Z">
            <w:rPr>
              <w:rFonts w:ascii="ＭＳ ゴシック" w:hAnsi="ＭＳ ゴシック"/>
            </w:rPr>
          </w:rPrChange>
        </w:rPr>
        <w:t>．</w:t>
      </w:r>
      <w:r w:rsidRPr="00F37467">
        <w:rPr>
          <w:lang w:val="en"/>
          <w:rPrChange w:id="2815" w:author="Sasaki Kenji／佐々木　研二／AI" w:date="2021-11-19T14:16:00Z">
            <w:rPr>
              <w:rFonts w:ascii="ＭＳ ゴシック" w:hAnsi="ＭＳ ゴシック"/>
            </w:rPr>
          </w:rPrChange>
        </w:rPr>
        <w:t xml:space="preserve"> </w:t>
      </w:r>
      <w:ins w:id="2816" w:author="Sugahara, Hikaru/菅原 光" w:date="2022-06-25T18:04:00Z">
        <w:r w:rsidR="005F09C1" w:rsidRPr="005F09C1">
          <w:rPr>
            <w:rFonts w:hint="eastAsia"/>
            <w:lang w:val="en"/>
          </w:rPr>
          <w:t>ユーザ設定項目</w:t>
        </w:r>
        <w:r w:rsidR="005F09C1">
          <w:rPr>
            <w:rFonts w:hint="eastAsia"/>
            <w:lang w:val="en"/>
          </w:rPr>
          <w:t xml:space="preserve">　</w:t>
        </w:r>
      </w:ins>
      <w:r w:rsidRPr="00F37467">
        <w:rPr>
          <w:lang w:val="en"/>
          <w:rPrChange w:id="2817" w:author="Sasaki Kenji／佐々木　研二／AI" w:date="2021-11-19T14:16:00Z">
            <w:rPr>
              <w:rFonts w:ascii="ＭＳ ゴシック" w:hAnsi="ＭＳ ゴシック"/>
            </w:rPr>
          </w:rPrChange>
        </w:rPr>
        <w:t>User settings items</w:t>
      </w:r>
      <w:bookmarkEnd w:id="2804"/>
      <w:bookmarkEnd w:id="2805"/>
      <w:bookmarkEnd w:id="2806"/>
    </w:p>
    <w:p w14:paraId="4DFD50E3" w14:textId="37149C8A" w:rsidR="002005A8" w:rsidRPr="00F37467" w:rsidRDefault="005F09C1" w:rsidP="002005A8">
      <w:pPr>
        <w:ind w:firstLineChars="100" w:firstLine="210"/>
        <w:rPr>
          <w:rFonts w:ascii="Meiryo UI" w:eastAsia="Meiryo UI" w:hAnsi="Meiryo UI"/>
          <w:rPrChange w:id="2818" w:author="Sasaki Kenji／佐々木　研二／AI" w:date="2021-11-19T14:16:00Z">
            <w:rPr/>
          </w:rPrChange>
        </w:rPr>
      </w:pPr>
      <w:ins w:id="2819" w:author="Sugahara, Hikaru/菅原 光" w:date="2022-06-25T18:04:00Z">
        <w:r>
          <w:rPr>
            <w:rFonts w:hint="eastAsia"/>
            <w:sz w:val="21"/>
            <w:szCs w:val="21"/>
            <w:lang w:val="en"/>
          </w:rPr>
          <w:t xml:space="preserve">なし　</w:t>
        </w:r>
      </w:ins>
      <w:r w:rsidR="002005A8" w:rsidRPr="00F37467">
        <w:rPr>
          <w:sz w:val="21"/>
          <w:szCs w:val="21"/>
          <w:lang w:val="en"/>
          <w:rPrChange w:id="2820" w:author="Sasaki Kenji／佐々木　研二／AI" w:date="2021-11-19T14:16:00Z">
            <w:rPr>
              <w:rFonts w:ascii="ＭＳ ゴシック" w:eastAsia="ＭＳ ゴシック" w:hAnsi="ＭＳ ゴシック"/>
              <w:sz w:val="21"/>
              <w:szCs w:val="21"/>
            </w:rPr>
          </w:rPrChange>
        </w:rPr>
        <w:t>None</w:t>
      </w:r>
    </w:p>
    <w:p w14:paraId="0A14E1F2" w14:textId="0BC541D1" w:rsidR="002005A8" w:rsidRPr="00F37467" w:rsidRDefault="00E64976" w:rsidP="002005A8">
      <w:pPr>
        <w:pStyle w:val="3"/>
        <w:rPr>
          <w:rFonts w:ascii="Meiryo UI" w:eastAsia="Meiryo UI" w:hAnsi="Meiryo UI"/>
          <w:rPrChange w:id="2821" w:author="Sasaki Kenji／佐々木　研二／AI" w:date="2021-11-19T14:16:00Z">
            <w:rPr>
              <w:rFonts w:ascii="ＭＳ ゴシック" w:hAnsi="ＭＳ ゴシック"/>
            </w:rPr>
          </w:rPrChange>
        </w:rPr>
      </w:pPr>
      <w:bookmarkStart w:id="2822" w:name="_Toc513586516"/>
      <w:bookmarkStart w:id="2823" w:name="_Toc80878046"/>
      <w:bookmarkStart w:id="2824" w:name="_Toc189941490"/>
      <w:r w:rsidRPr="00F37467">
        <w:rPr>
          <w:lang w:val="en"/>
          <w:rPrChange w:id="2825" w:author="Sasaki Kenji／佐々木　研二／AI" w:date="2021-11-19T14:16:00Z">
            <w:rPr>
              <w:rFonts w:ascii="ＭＳ ゴシック" w:hAnsi="ＭＳ ゴシック"/>
            </w:rPr>
          </w:rPrChange>
        </w:rPr>
        <w:t>5</w:t>
      </w:r>
      <w:r w:rsidRPr="00F37467">
        <w:rPr>
          <w:lang w:val="en"/>
          <w:rPrChange w:id="2826" w:author="Sasaki Kenji／佐々木　研二／AI" w:date="2021-11-19T14:16:00Z">
            <w:rPr>
              <w:rFonts w:ascii="ＭＳ ゴシック" w:hAnsi="ＭＳ ゴシック"/>
            </w:rPr>
          </w:rPrChange>
        </w:rPr>
        <w:t>－</w:t>
      </w:r>
      <w:r w:rsidRPr="00F37467">
        <w:rPr>
          <w:lang w:val="en"/>
          <w:rPrChange w:id="2827" w:author="Sasaki Kenji／佐々木　研二／AI" w:date="2021-11-19T14:16:00Z">
            <w:rPr>
              <w:rFonts w:ascii="ＭＳ ゴシック" w:hAnsi="ＭＳ ゴシック"/>
            </w:rPr>
          </w:rPrChange>
        </w:rPr>
        <w:t>1</w:t>
      </w:r>
      <w:r w:rsidRPr="00F37467">
        <w:rPr>
          <w:lang w:val="en"/>
          <w:rPrChange w:id="2828" w:author="Sasaki Kenji／佐々木　研二／AI" w:date="2021-11-19T14:16:00Z">
            <w:rPr>
              <w:rFonts w:ascii="ＭＳ ゴシック" w:hAnsi="ＭＳ ゴシック"/>
            </w:rPr>
          </w:rPrChange>
        </w:rPr>
        <w:t>－</w:t>
      </w:r>
      <w:ins w:id="2829" w:author="Sugahara, Hikaru/菅原 光" w:date="2022-07-01T21:29:00Z">
        <w:r w:rsidR="00557DD5">
          <w:rPr>
            <w:lang w:val="en"/>
          </w:rPr>
          <w:t>4</w:t>
        </w:r>
      </w:ins>
      <w:del w:id="2830" w:author="Sugahara, Hikaru/菅原 光" w:date="2022-07-01T21:29:00Z">
        <w:r w:rsidRPr="00F37467" w:rsidDel="00557DD5">
          <w:rPr>
            <w:lang w:val="en"/>
            <w:rPrChange w:id="2831" w:author="Sasaki Kenji／佐々木　研二／AI" w:date="2021-11-19T14:16:00Z">
              <w:rPr>
                <w:rFonts w:ascii="ＭＳ ゴシック" w:hAnsi="ＭＳ ゴシック"/>
              </w:rPr>
            </w:rPrChange>
          </w:rPr>
          <w:delText>5</w:delText>
        </w:r>
      </w:del>
      <w:r w:rsidRPr="00F37467">
        <w:rPr>
          <w:lang w:val="en"/>
          <w:rPrChange w:id="2832" w:author="Sasaki Kenji／佐々木　研二／AI" w:date="2021-11-19T14:16:00Z">
            <w:rPr>
              <w:rFonts w:ascii="ＭＳ ゴシック" w:hAnsi="ＭＳ ゴシック"/>
            </w:rPr>
          </w:rPrChange>
        </w:rPr>
        <w:t>．</w:t>
      </w:r>
      <w:r w:rsidRPr="00F37467">
        <w:rPr>
          <w:lang w:val="en"/>
          <w:rPrChange w:id="2833" w:author="Sasaki Kenji／佐々木　研二／AI" w:date="2021-11-19T14:16:00Z">
            <w:rPr>
              <w:rFonts w:ascii="ＭＳ ゴシック" w:hAnsi="ＭＳ ゴシック"/>
            </w:rPr>
          </w:rPrChange>
        </w:rPr>
        <w:t xml:space="preserve"> </w:t>
      </w:r>
      <w:ins w:id="2834" w:author="Sugahara, Hikaru/菅原 光" w:date="2022-06-25T18:05:00Z">
        <w:r w:rsidR="005F09C1" w:rsidRPr="005F09C1">
          <w:rPr>
            <w:rFonts w:hint="eastAsia"/>
            <w:lang w:val="en"/>
          </w:rPr>
          <w:t>例外動作（異常系）</w:t>
        </w:r>
        <w:r w:rsidR="005F09C1">
          <w:rPr>
            <w:rFonts w:hint="eastAsia"/>
            <w:lang w:val="en"/>
          </w:rPr>
          <w:t xml:space="preserve">　</w:t>
        </w:r>
      </w:ins>
      <w:r w:rsidRPr="00F37467">
        <w:rPr>
          <w:lang w:val="en"/>
          <w:rPrChange w:id="2835" w:author="Sasaki Kenji／佐々木　研二／AI" w:date="2021-11-19T14:16:00Z">
            <w:rPr>
              <w:rFonts w:ascii="ＭＳ ゴシック" w:hAnsi="ＭＳ ゴシック"/>
            </w:rPr>
          </w:rPrChange>
        </w:rPr>
        <w:t>Exception operation (abnormal system)</w:t>
      </w:r>
      <w:bookmarkEnd w:id="2822"/>
      <w:bookmarkEnd w:id="2823"/>
      <w:bookmarkEnd w:id="2824"/>
    </w:p>
    <w:p w14:paraId="01C144AF" w14:textId="77777777" w:rsidR="005F09C1" w:rsidRPr="005F09C1" w:rsidRDefault="002005A8" w:rsidP="005F09C1">
      <w:pPr>
        <w:ind w:firstLineChars="100" w:firstLine="210"/>
        <w:rPr>
          <w:ins w:id="2836" w:author="Sugahara, Hikaru/菅原 光" w:date="2022-06-25T18:05:00Z"/>
          <w:sz w:val="21"/>
          <w:szCs w:val="21"/>
          <w:lang w:val="en"/>
        </w:rPr>
      </w:pPr>
      <w:r w:rsidRPr="00F37467">
        <w:rPr>
          <w:rFonts w:hint="eastAsia"/>
          <w:sz w:val="21"/>
          <w:szCs w:val="21"/>
          <w:lang w:val="en"/>
          <w:rPrChange w:id="2837"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2838" w:author="Sasaki Kenji／佐々木　研二／AI" w:date="2021-11-19T14:16:00Z">
            <w:rPr>
              <w:rFonts w:ascii="ＭＳ ゴシック" w:eastAsia="ＭＳ ゴシック" w:hAnsi="ＭＳ ゴシック"/>
              <w:sz w:val="21"/>
              <w:szCs w:val="21"/>
            </w:rPr>
          </w:rPrChange>
        </w:rPr>
        <w:t xml:space="preserve"> </w:t>
      </w:r>
      <w:ins w:id="2839" w:author="Sugahara, Hikaru/菅原 光" w:date="2022-06-25T18:05:00Z">
        <w:r w:rsidR="005F09C1" w:rsidRPr="005F09C1">
          <w:rPr>
            <w:rFonts w:hint="eastAsia"/>
            <w:sz w:val="21"/>
            <w:szCs w:val="21"/>
            <w:lang w:val="en"/>
          </w:rPr>
          <w:t>1</w:t>
        </w:r>
        <w:r w:rsidR="005F09C1" w:rsidRPr="005F09C1">
          <w:rPr>
            <w:rFonts w:hint="eastAsia"/>
            <w:sz w:val="21"/>
            <w:szCs w:val="21"/>
            <w:lang w:val="en"/>
          </w:rPr>
          <w:t>日の最初の起動時に日付案内の設定が</w:t>
        </w:r>
        <w:r w:rsidR="005F09C1" w:rsidRPr="005F09C1">
          <w:rPr>
            <w:rFonts w:hint="eastAsia"/>
            <w:sz w:val="21"/>
            <w:szCs w:val="21"/>
            <w:lang w:val="en"/>
          </w:rPr>
          <w:t xml:space="preserve"> OFF </w:t>
        </w:r>
        <w:r w:rsidR="005F09C1" w:rsidRPr="005F09C1">
          <w:rPr>
            <w:rFonts w:hint="eastAsia"/>
            <w:sz w:val="21"/>
            <w:szCs w:val="21"/>
            <w:lang w:val="en"/>
          </w:rPr>
          <w:t>であった場合は、日付案内を発話しない。その後、設定を</w:t>
        </w:r>
        <w:r w:rsidR="005F09C1" w:rsidRPr="005F09C1">
          <w:rPr>
            <w:rFonts w:hint="eastAsia"/>
            <w:sz w:val="21"/>
            <w:szCs w:val="21"/>
            <w:lang w:val="en"/>
          </w:rPr>
          <w:t xml:space="preserve"> (</w:t>
        </w:r>
        <w:r w:rsidR="005F09C1" w:rsidRPr="005F09C1">
          <w:rPr>
            <w:rFonts w:hint="eastAsia"/>
            <w:sz w:val="21"/>
            <w:szCs w:val="21"/>
            <w:lang w:val="en"/>
          </w:rPr>
          <w:t>音声１</w:t>
        </w:r>
        <w:r w:rsidR="005F09C1" w:rsidRPr="005F09C1">
          <w:rPr>
            <w:rFonts w:hint="eastAsia"/>
            <w:sz w:val="21"/>
            <w:szCs w:val="21"/>
            <w:lang w:val="en"/>
          </w:rPr>
          <w:t xml:space="preserve"> </w:t>
        </w:r>
        <w:r w:rsidR="005F09C1" w:rsidRPr="005F09C1">
          <w:rPr>
            <w:rFonts w:hint="eastAsia"/>
            <w:sz w:val="21"/>
            <w:szCs w:val="21"/>
            <w:lang w:val="en"/>
          </w:rPr>
          <w:t>もしくは２</w:t>
        </w:r>
        <w:r w:rsidR="005F09C1" w:rsidRPr="005F09C1">
          <w:rPr>
            <w:rFonts w:hint="eastAsia"/>
            <w:sz w:val="21"/>
            <w:szCs w:val="21"/>
            <w:lang w:val="en"/>
          </w:rPr>
          <w:t xml:space="preserve">) </w:t>
        </w:r>
        <w:r w:rsidR="005F09C1" w:rsidRPr="005F09C1">
          <w:rPr>
            <w:rFonts w:hint="eastAsia"/>
            <w:sz w:val="21"/>
            <w:szCs w:val="21"/>
            <w:lang w:val="en"/>
          </w:rPr>
          <w:t>に変更し、</w:t>
        </w:r>
        <w:r w:rsidR="005F09C1" w:rsidRPr="005F09C1">
          <w:rPr>
            <w:rFonts w:hint="eastAsia"/>
            <w:sz w:val="21"/>
            <w:szCs w:val="21"/>
            <w:lang w:val="en"/>
          </w:rPr>
          <w:t xml:space="preserve">ACC OFF/ON </w:t>
        </w:r>
        <w:r w:rsidR="005F09C1" w:rsidRPr="005F09C1">
          <w:rPr>
            <w:rFonts w:hint="eastAsia"/>
            <w:sz w:val="21"/>
            <w:szCs w:val="21"/>
            <w:lang w:val="en"/>
          </w:rPr>
          <w:t>した場合であっても日付案内は発話しない。</w:t>
        </w:r>
      </w:ins>
    </w:p>
    <w:p w14:paraId="5199F087" w14:textId="77777777" w:rsidR="005F09C1" w:rsidRDefault="005F09C1" w:rsidP="005F09C1">
      <w:pPr>
        <w:ind w:firstLineChars="100" w:firstLine="210"/>
        <w:rPr>
          <w:ins w:id="2840" w:author="Sugahara, Hikaru/菅原 光" w:date="2022-06-25T18:05:00Z"/>
          <w:sz w:val="21"/>
          <w:szCs w:val="21"/>
          <w:lang w:val="en"/>
        </w:rPr>
      </w:pPr>
      <w:ins w:id="2841" w:author="Sugahara, Hikaru/菅原 光" w:date="2022-06-25T18:05:00Z">
        <w:r w:rsidRPr="005F09C1">
          <w:rPr>
            <w:rFonts w:hint="eastAsia"/>
            <w:sz w:val="21"/>
            <w:szCs w:val="21"/>
            <w:lang w:val="en"/>
          </w:rPr>
          <w:t>時刻が取得できない場合（時刻設定がされていない場合や、時刻を受信できていない場合）は、日付案内を実施しないこと。</w:t>
        </w:r>
      </w:ins>
    </w:p>
    <w:p w14:paraId="5E2CAD58" w14:textId="0BE0FEC1" w:rsidR="00721222" w:rsidRPr="00F37467" w:rsidRDefault="00721222" w:rsidP="005F09C1">
      <w:pPr>
        <w:ind w:firstLineChars="100" w:firstLine="210"/>
        <w:rPr>
          <w:rFonts w:ascii="Meiryo UI" w:eastAsia="Meiryo UI" w:hAnsi="Meiryo UI"/>
          <w:sz w:val="21"/>
          <w:szCs w:val="21"/>
          <w:rPrChange w:id="2842"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2843" w:author="Sasaki Kenji／佐々木　研二／AI" w:date="2021-11-19T14:16:00Z">
            <w:rPr>
              <w:rFonts w:ascii="ＭＳ ゴシック" w:eastAsia="ＭＳ ゴシック" w:hAnsi="ＭＳ ゴシック"/>
              <w:sz w:val="21"/>
              <w:szCs w:val="21"/>
            </w:rPr>
          </w:rPrChange>
        </w:rPr>
        <w:t xml:space="preserve">If the date guidance setting is OFF at the first startup of the day, do not speak the date guidance. After that, even if the setting is changed to (voice 1 or 2) and ACC OFF/ON is turned off, the date guidance will not be spoken. </w:t>
      </w:r>
    </w:p>
    <w:p w14:paraId="7302FE27" w14:textId="77777777" w:rsidR="00A5628D" w:rsidRPr="00F37467" w:rsidRDefault="00470C27" w:rsidP="00A5628D">
      <w:pPr>
        <w:ind w:firstLineChars="100" w:firstLine="210"/>
        <w:rPr>
          <w:rFonts w:ascii="Meiryo UI" w:eastAsia="Meiryo UI" w:hAnsi="Meiryo UI"/>
          <w:sz w:val="21"/>
          <w:szCs w:val="21"/>
          <w:rPrChange w:id="2844"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2845" w:author="Sasaki Kenji／佐々木　研二／AI" w:date="2021-11-19T14:16:00Z">
            <w:rPr>
              <w:rFonts w:ascii="ＭＳ ゴシック" w:eastAsia="ＭＳ ゴシック" w:hAnsi="ＭＳ ゴシック"/>
              <w:sz w:val="21"/>
              <w:szCs w:val="21"/>
            </w:rPr>
          </w:rPrChange>
        </w:rPr>
        <w:t>If the time cannot be obtained (if the time is not set or the time has not been received), do not provide a date guidance.</w:t>
      </w:r>
    </w:p>
    <w:p w14:paraId="54DD21AB" w14:textId="36C1B812" w:rsidR="002005A8" w:rsidRPr="00F37467" w:rsidRDefault="00E64976" w:rsidP="002005A8">
      <w:pPr>
        <w:pStyle w:val="3"/>
        <w:rPr>
          <w:rFonts w:ascii="Meiryo UI" w:eastAsia="Meiryo UI" w:hAnsi="Meiryo UI"/>
          <w:rPrChange w:id="2846" w:author="Sasaki Kenji／佐々木　研二／AI" w:date="2021-11-19T14:16:00Z">
            <w:rPr>
              <w:rFonts w:ascii="ＭＳ ゴシック" w:hAnsi="ＭＳ ゴシック"/>
            </w:rPr>
          </w:rPrChange>
        </w:rPr>
      </w:pPr>
      <w:bookmarkStart w:id="2847" w:name="_Toc513586517"/>
      <w:bookmarkStart w:id="2848" w:name="_Toc80878047"/>
      <w:bookmarkStart w:id="2849" w:name="_Toc189941491"/>
      <w:r w:rsidRPr="00F37467">
        <w:rPr>
          <w:lang w:val="en"/>
          <w:rPrChange w:id="2850" w:author="Sasaki Kenji／佐々木　研二／AI" w:date="2021-11-19T14:16:00Z">
            <w:rPr>
              <w:rFonts w:ascii="ＭＳ ゴシック" w:hAnsi="ＭＳ ゴシック"/>
            </w:rPr>
          </w:rPrChange>
        </w:rPr>
        <w:t>5</w:t>
      </w:r>
      <w:r w:rsidRPr="00F37467">
        <w:rPr>
          <w:lang w:val="en"/>
          <w:rPrChange w:id="2851" w:author="Sasaki Kenji／佐々木　研二／AI" w:date="2021-11-19T14:16:00Z">
            <w:rPr>
              <w:rFonts w:ascii="ＭＳ ゴシック" w:hAnsi="ＭＳ ゴシック"/>
            </w:rPr>
          </w:rPrChange>
        </w:rPr>
        <w:t>－</w:t>
      </w:r>
      <w:r w:rsidRPr="00F37467">
        <w:rPr>
          <w:lang w:val="en"/>
          <w:rPrChange w:id="2852" w:author="Sasaki Kenji／佐々木　研二／AI" w:date="2021-11-19T14:16:00Z">
            <w:rPr>
              <w:rFonts w:ascii="ＭＳ ゴシック" w:hAnsi="ＭＳ ゴシック"/>
            </w:rPr>
          </w:rPrChange>
        </w:rPr>
        <w:t>1</w:t>
      </w:r>
      <w:r w:rsidRPr="00F37467">
        <w:rPr>
          <w:lang w:val="en"/>
          <w:rPrChange w:id="2853" w:author="Sasaki Kenji／佐々木　研二／AI" w:date="2021-11-19T14:16:00Z">
            <w:rPr>
              <w:rFonts w:ascii="ＭＳ ゴシック" w:hAnsi="ＭＳ ゴシック"/>
            </w:rPr>
          </w:rPrChange>
        </w:rPr>
        <w:t>－</w:t>
      </w:r>
      <w:ins w:id="2854" w:author="Sugahara, Hikaru/菅原 光" w:date="2022-07-01T21:29:00Z">
        <w:r w:rsidR="00557DD5">
          <w:rPr>
            <w:lang w:val="en"/>
          </w:rPr>
          <w:t>5</w:t>
        </w:r>
      </w:ins>
      <w:del w:id="2855" w:author="Sugahara, Hikaru/菅原 光" w:date="2022-07-01T21:29:00Z">
        <w:r w:rsidRPr="00F37467" w:rsidDel="00557DD5">
          <w:rPr>
            <w:lang w:val="en"/>
            <w:rPrChange w:id="2856" w:author="Sasaki Kenji／佐々木　研二／AI" w:date="2021-11-19T14:16:00Z">
              <w:rPr>
                <w:rFonts w:ascii="ＭＳ ゴシック" w:hAnsi="ＭＳ ゴシック"/>
              </w:rPr>
            </w:rPrChange>
          </w:rPr>
          <w:delText>6</w:delText>
        </w:r>
      </w:del>
      <w:r w:rsidRPr="00F37467">
        <w:rPr>
          <w:lang w:val="en"/>
          <w:rPrChange w:id="2857" w:author="Sasaki Kenji／佐々木　研二／AI" w:date="2021-11-19T14:16:00Z">
            <w:rPr>
              <w:rFonts w:ascii="ＭＳ ゴシック" w:hAnsi="ＭＳ ゴシック"/>
            </w:rPr>
          </w:rPrChange>
        </w:rPr>
        <w:t>．</w:t>
      </w:r>
      <w:r w:rsidRPr="00F37467">
        <w:rPr>
          <w:lang w:val="en"/>
          <w:rPrChange w:id="2858" w:author="Sasaki Kenji／佐々木　研二／AI" w:date="2021-11-19T14:16:00Z">
            <w:rPr>
              <w:rFonts w:ascii="ＭＳ ゴシック" w:hAnsi="ＭＳ ゴシック"/>
            </w:rPr>
          </w:rPrChange>
        </w:rPr>
        <w:t xml:space="preserve"> </w:t>
      </w:r>
      <w:ins w:id="2859" w:author="Sugahara, Hikaru/菅原 光" w:date="2022-06-25T18:05:00Z">
        <w:r w:rsidR="005F09C1" w:rsidRPr="005F09C1">
          <w:rPr>
            <w:rFonts w:hint="eastAsia"/>
            <w:lang w:val="en"/>
          </w:rPr>
          <w:t>その他</w:t>
        </w:r>
        <w:r w:rsidR="005F09C1">
          <w:rPr>
            <w:rFonts w:hint="eastAsia"/>
            <w:lang w:val="en"/>
          </w:rPr>
          <w:t xml:space="preserve">　</w:t>
        </w:r>
      </w:ins>
      <w:r w:rsidRPr="00F37467">
        <w:rPr>
          <w:lang w:val="en"/>
          <w:rPrChange w:id="2860" w:author="Sasaki Kenji／佐々木　研二／AI" w:date="2021-11-19T14:16:00Z">
            <w:rPr>
              <w:rFonts w:ascii="ＭＳ ゴシック" w:hAnsi="ＭＳ ゴシック"/>
            </w:rPr>
          </w:rPrChange>
        </w:rPr>
        <w:t>other</w:t>
      </w:r>
      <w:bookmarkEnd w:id="2847"/>
      <w:bookmarkEnd w:id="2848"/>
      <w:bookmarkEnd w:id="2849"/>
    </w:p>
    <w:p w14:paraId="42616E91" w14:textId="65F6265B" w:rsidR="001C086D" w:rsidRPr="00F37467" w:rsidRDefault="005F09C1" w:rsidP="002005A8">
      <w:pPr>
        <w:ind w:firstLineChars="100" w:firstLine="210"/>
        <w:rPr>
          <w:rFonts w:ascii="Meiryo UI" w:eastAsia="Meiryo UI" w:hAnsi="Meiryo UI"/>
          <w:sz w:val="21"/>
          <w:szCs w:val="21"/>
          <w:rPrChange w:id="2861" w:author="Sasaki Kenji／佐々木　研二／AI" w:date="2021-11-19T14:16:00Z">
            <w:rPr>
              <w:rFonts w:ascii="ＭＳ ゴシック" w:eastAsia="ＭＳ ゴシック" w:hAnsi="ＭＳ ゴシック"/>
              <w:sz w:val="21"/>
              <w:szCs w:val="21"/>
            </w:rPr>
          </w:rPrChange>
        </w:rPr>
      </w:pPr>
      <w:ins w:id="2862" w:author="Sugahara, Hikaru/菅原 光" w:date="2022-06-25T18:05:00Z">
        <w:r>
          <w:rPr>
            <w:rFonts w:hint="eastAsia"/>
            <w:sz w:val="21"/>
            <w:szCs w:val="21"/>
            <w:lang w:val="en"/>
          </w:rPr>
          <w:t xml:space="preserve">なし　</w:t>
        </w:r>
      </w:ins>
      <w:r w:rsidR="002005A8" w:rsidRPr="00F37467">
        <w:rPr>
          <w:sz w:val="21"/>
          <w:szCs w:val="21"/>
          <w:lang w:val="en"/>
          <w:rPrChange w:id="2863" w:author="Sasaki Kenji／佐々木　研二／AI" w:date="2021-11-19T14:16:00Z">
            <w:rPr>
              <w:rFonts w:ascii="ＭＳ ゴシック" w:eastAsia="ＭＳ ゴシック" w:hAnsi="ＭＳ ゴシック"/>
              <w:sz w:val="21"/>
              <w:szCs w:val="21"/>
            </w:rPr>
          </w:rPrChange>
        </w:rPr>
        <w:t>None</w:t>
      </w:r>
    </w:p>
    <w:p w14:paraId="2EDB9B86" w14:textId="4A1FEC65" w:rsidR="005F09C1" w:rsidRDefault="005F09C1">
      <w:pPr>
        <w:widowControl/>
        <w:jc w:val="left"/>
        <w:rPr>
          <w:ins w:id="2864" w:author="Sugahara, Hikaru/菅原 光" w:date="2022-06-25T18:05:00Z"/>
          <w:rFonts w:ascii="Meiryo UI" w:eastAsia="Meiryo UI" w:hAnsi="Meiryo UI"/>
          <w:sz w:val="21"/>
          <w:szCs w:val="21"/>
        </w:rPr>
      </w:pPr>
      <w:ins w:id="2865" w:author="Sugahara, Hikaru/菅原 光" w:date="2022-06-25T18:05:00Z">
        <w:r>
          <w:rPr>
            <w:rFonts w:ascii="Meiryo UI" w:eastAsia="Meiryo UI" w:hAnsi="Meiryo UI"/>
            <w:sz w:val="21"/>
            <w:szCs w:val="21"/>
          </w:rPr>
          <w:br w:type="page"/>
        </w:r>
      </w:ins>
    </w:p>
    <w:p w14:paraId="45BCB562" w14:textId="665F8116" w:rsidR="0030692C" w:rsidRPr="00F37467" w:rsidDel="005F09C1" w:rsidRDefault="0030692C" w:rsidP="00373352">
      <w:pPr>
        <w:rPr>
          <w:del w:id="2866" w:author="Sugahara, Hikaru/菅原 光" w:date="2022-06-25T18:05:00Z"/>
          <w:rFonts w:ascii="Meiryo UI" w:eastAsia="Meiryo UI" w:hAnsi="Meiryo UI"/>
          <w:sz w:val="21"/>
          <w:szCs w:val="21"/>
          <w:rPrChange w:id="2867" w:author="Sasaki Kenji／佐々木　研二／AI" w:date="2021-11-19T14:16:00Z">
            <w:rPr>
              <w:del w:id="2868" w:author="Sugahara, Hikaru/菅原 光" w:date="2022-06-25T18:05:00Z"/>
              <w:rFonts w:ascii="ＭＳ ゴシック" w:eastAsia="ＭＳ ゴシック" w:hAnsi="ＭＳ ゴシック"/>
              <w:sz w:val="21"/>
              <w:szCs w:val="21"/>
            </w:rPr>
          </w:rPrChange>
        </w:rPr>
      </w:pPr>
    </w:p>
    <w:p w14:paraId="39EA3E45" w14:textId="158F64C6" w:rsidR="0030692C" w:rsidRPr="00F37467" w:rsidDel="005F09C1" w:rsidRDefault="0030692C" w:rsidP="00373352">
      <w:pPr>
        <w:rPr>
          <w:del w:id="2869" w:author="Sugahara, Hikaru/菅原 光" w:date="2022-06-25T18:05:00Z"/>
          <w:rFonts w:ascii="Meiryo UI" w:eastAsia="Meiryo UI" w:hAnsi="Meiryo UI"/>
          <w:sz w:val="21"/>
          <w:szCs w:val="21"/>
          <w:rPrChange w:id="2870" w:author="Sasaki Kenji／佐々木　研二／AI" w:date="2021-11-19T14:16:00Z">
            <w:rPr>
              <w:del w:id="2871" w:author="Sugahara, Hikaru/菅原 光" w:date="2022-06-25T18:05:00Z"/>
              <w:rFonts w:ascii="ＭＳ ゴシック" w:eastAsia="ＭＳ ゴシック" w:hAnsi="ＭＳ ゴシック"/>
              <w:sz w:val="21"/>
              <w:szCs w:val="21"/>
            </w:rPr>
          </w:rPrChange>
        </w:rPr>
      </w:pPr>
    </w:p>
    <w:p w14:paraId="6A63A7B1" w14:textId="77777777" w:rsidR="002005A8" w:rsidRPr="00F37467" w:rsidRDefault="002005A8">
      <w:pPr>
        <w:rPr>
          <w:rFonts w:ascii="Meiryo UI" w:eastAsia="Meiryo UI" w:hAnsi="Meiryo UI"/>
          <w:rPrChange w:id="2872" w:author="Sasaki Kenji／佐々木　研二／AI" w:date="2021-11-19T14:16:00Z">
            <w:rPr/>
          </w:rPrChange>
        </w:rPr>
        <w:pPrChange w:id="2873" w:author="Hachiya Masahiko／蜂谷　昌彦／AI" w:date="2021-08-23T22:59:00Z">
          <w:pPr>
            <w:ind w:firstLine="200"/>
          </w:pPr>
        </w:pPrChange>
      </w:pPr>
    </w:p>
    <w:p w14:paraId="0C252E36" w14:textId="5582D290" w:rsidR="009228C5" w:rsidRPr="00F37467" w:rsidRDefault="00E64976" w:rsidP="009228C5">
      <w:pPr>
        <w:pStyle w:val="2"/>
        <w:rPr>
          <w:rFonts w:ascii="Meiryo UI" w:eastAsia="Meiryo UI" w:hAnsi="Meiryo UI"/>
          <w:rPrChange w:id="2874" w:author="Sasaki Kenji／佐々木　研二／AI" w:date="2021-11-19T14:16:00Z">
            <w:rPr>
              <w:rFonts w:ascii="ＭＳ ゴシック" w:hAnsi="ＭＳ ゴシック"/>
            </w:rPr>
          </w:rPrChange>
        </w:rPr>
      </w:pPr>
      <w:bookmarkStart w:id="2875" w:name="_Toc80878048"/>
      <w:bookmarkStart w:id="2876" w:name="_Toc189941492"/>
      <w:r w:rsidRPr="00F37467">
        <w:rPr>
          <w:lang w:val="en"/>
          <w:rPrChange w:id="2877" w:author="Sasaki Kenji／佐々木　研二／AI" w:date="2021-11-19T14:16:00Z">
            <w:rPr>
              <w:rFonts w:ascii="ＭＳ ゴシック" w:hAnsi="ＭＳ ゴシック"/>
            </w:rPr>
          </w:rPrChange>
        </w:rPr>
        <w:t>5</w:t>
      </w:r>
      <w:r w:rsidRPr="00F37467">
        <w:rPr>
          <w:lang w:val="en"/>
          <w:rPrChange w:id="2878" w:author="Sasaki Kenji／佐々木　研二／AI" w:date="2021-11-19T14:16:00Z">
            <w:rPr>
              <w:rFonts w:ascii="ＭＳ ゴシック" w:hAnsi="ＭＳ ゴシック"/>
            </w:rPr>
          </w:rPrChange>
        </w:rPr>
        <w:t>－</w:t>
      </w:r>
      <w:r w:rsidRPr="00F37467">
        <w:rPr>
          <w:lang w:val="en"/>
          <w:rPrChange w:id="2879" w:author="Sasaki Kenji／佐々木　研二／AI" w:date="2021-11-19T14:16:00Z">
            <w:rPr>
              <w:rFonts w:ascii="ＭＳ ゴシック" w:hAnsi="ＭＳ ゴシック"/>
            </w:rPr>
          </w:rPrChange>
        </w:rPr>
        <w:t>2</w:t>
      </w:r>
      <w:r w:rsidRPr="00F37467">
        <w:rPr>
          <w:lang w:val="en"/>
          <w:rPrChange w:id="2880" w:author="Sasaki Kenji／佐々木　研二／AI" w:date="2021-11-19T14:16:00Z">
            <w:rPr>
              <w:rFonts w:ascii="ＭＳ ゴシック" w:hAnsi="ＭＳ ゴシック"/>
            </w:rPr>
          </w:rPrChange>
        </w:rPr>
        <w:t>．</w:t>
      </w:r>
      <w:r w:rsidRPr="00F37467">
        <w:rPr>
          <w:lang w:val="en"/>
          <w:rPrChange w:id="2881" w:author="Sasaki Kenji／佐々木　研二／AI" w:date="2021-11-19T14:16:00Z">
            <w:rPr>
              <w:rFonts w:ascii="ＭＳ ゴシック" w:hAnsi="ＭＳ ゴシック"/>
            </w:rPr>
          </w:rPrChange>
        </w:rPr>
        <w:t xml:space="preserve"> </w:t>
      </w:r>
      <w:ins w:id="2882" w:author="Sugahara, Hikaru/菅原 光" w:date="2022-06-25T18:06:00Z">
        <w:r w:rsidR="005D5449" w:rsidRPr="005D5449">
          <w:rPr>
            <w:rFonts w:hint="eastAsia"/>
            <w:lang w:val="en"/>
          </w:rPr>
          <w:t>記念日案内</w:t>
        </w:r>
        <w:r w:rsidR="005D5449">
          <w:rPr>
            <w:rFonts w:hint="eastAsia"/>
            <w:lang w:val="en"/>
          </w:rPr>
          <w:t xml:space="preserve">　</w:t>
        </w:r>
      </w:ins>
      <w:r w:rsidRPr="00F37467">
        <w:rPr>
          <w:lang w:val="en"/>
          <w:rPrChange w:id="2883" w:author="Sasaki Kenji／佐々木　研二／AI" w:date="2021-11-19T14:16:00Z">
            <w:rPr>
              <w:rFonts w:ascii="ＭＳ ゴシック" w:hAnsi="ＭＳ ゴシック"/>
            </w:rPr>
          </w:rPrChange>
        </w:rPr>
        <w:t>Anniversary Guide</w:t>
      </w:r>
      <w:bookmarkEnd w:id="2875"/>
      <w:bookmarkEnd w:id="2876"/>
    </w:p>
    <w:p w14:paraId="096A793B" w14:textId="7651AFAD" w:rsidR="00E64976" w:rsidRPr="00F37467" w:rsidDel="00557DD5" w:rsidRDefault="00E64976" w:rsidP="00E64976">
      <w:pPr>
        <w:pStyle w:val="3"/>
        <w:rPr>
          <w:del w:id="2884" w:author="Sugahara, Hikaru/菅原 光" w:date="2022-07-01T21:29:00Z"/>
          <w:rFonts w:ascii="Meiryo UI" w:eastAsia="Meiryo UI" w:hAnsi="Meiryo UI"/>
          <w:rPrChange w:id="2885" w:author="Sasaki Kenji／佐々木　研二／AI" w:date="2021-11-19T14:16:00Z">
            <w:rPr>
              <w:del w:id="2886" w:author="Sugahara, Hikaru/菅原 光" w:date="2022-07-01T21:29:00Z"/>
              <w:rFonts w:ascii="ＭＳ ゴシック" w:hAnsi="ＭＳ ゴシック"/>
            </w:rPr>
          </w:rPrChange>
        </w:rPr>
      </w:pPr>
      <w:bookmarkStart w:id="2887" w:name="_Toc80878049"/>
      <w:del w:id="2888" w:author="Sugahara, Hikaru/菅原 光" w:date="2022-07-01T21:29:00Z">
        <w:r w:rsidRPr="00F37467" w:rsidDel="00557DD5">
          <w:rPr>
            <w:lang w:val="en"/>
            <w:rPrChange w:id="2889" w:author="Sasaki Kenji／佐々木　研二／AI" w:date="2021-11-19T14:16:00Z">
              <w:rPr>
                <w:rFonts w:ascii="ＭＳ ゴシック" w:hAnsi="ＭＳ ゴシック"/>
              </w:rPr>
            </w:rPrChange>
          </w:rPr>
          <w:delText>5</w:delText>
        </w:r>
        <w:r w:rsidRPr="00F37467" w:rsidDel="00557DD5">
          <w:rPr>
            <w:lang w:val="en"/>
            <w:rPrChange w:id="2890" w:author="Sasaki Kenji／佐々木　研二／AI" w:date="2021-11-19T14:16:00Z">
              <w:rPr>
                <w:rFonts w:ascii="ＭＳ ゴシック" w:hAnsi="ＭＳ ゴシック"/>
              </w:rPr>
            </w:rPrChange>
          </w:rPr>
          <w:delText>－</w:delText>
        </w:r>
        <w:r w:rsidRPr="00F37467" w:rsidDel="00557DD5">
          <w:rPr>
            <w:lang w:val="en"/>
            <w:rPrChange w:id="2891" w:author="Sasaki Kenji／佐々木　研二／AI" w:date="2021-11-19T14:16:00Z">
              <w:rPr>
                <w:rFonts w:ascii="ＭＳ ゴシック" w:hAnsi="ＭＳ ゴシック"/>
              </w:rPr>
            </w:rPrChange>
          </w:rPr>
          <w:delText>2</w:delText>
        </w:r>
        <w:r w:rsidRPr="00F37467" w:rsidDel="00557DD5">
          <w:rPr>
            <w:lang w:val="en"/>
            <w:rPrChange w:id="2892" w:author="Sasaki Kenji／佐々木　研二／AI" w:date="2021-11-19T14:16:00Z">
              <w:rPr>
                <w:rFonts w:ascii="ＭＳ ゴシック" w:hAnsi="ＭＳ ゴシック"/>
              </w:rPr>
            </w:rPrChange>
          </w:rPr>
          <w:delText>－</w:delText>
        </w:r>
        <w:r w:rsidRPr="00F37467" w:rsidDel="00557DD5">
          <w:rPr>
            <w:lang w:val="en"/>
            <w:rPrChange w:id="2893" w:author="Sasaki Kenji／佐々木　研二／AI" w:date="2021-11-19T14:16:00Z">
              <w:rPr>
                <w:rFonts w:ascii="ＭＳ ゴシック" w:hAnsi="ＭＳ ゴシック"/>
              </w:rPr>
            </w:rPrChange>
          </w:rPr>
          <w:delText>1</w:delText>
        </w:r>
        <w:r w:rsidRPr="00F37467" w:rsidDel="00557DD5">
          <w:rPr>
            <w:lang w:val="en"/>
            <w:rPrChange w:id="2894" w:author="Sasaki Kenji／佐々木　研二／AI" w:date="2021-11-19T14:16:00Z">
              <w:rPr>
                <w:rFonts w:ascii="ＭＳ ゴシック" w:hAnsi="ＭＳ ゴシック"/>
              </w:rPr>
            </w:rPrChange>
          </w:rPr>
          <w:delText>．</w:delText>
        </w:r>
        <w:r w:rsidRPr="00F37467" w:rsidDel="00557DD5">
          <w:rPr>
            <w:lang w:val="en"/>
            <w:rPrChange w:id="2895" w:author="Sasaki Kenji／佐々木　研二／AI" w:date="2021-11-19T14:16:00Z">
              <w:rPr>
                <w:rFonts w:ascii="ＭＳ ゴシック" w:hAnsi="ＭＳ ゴシック"/>
              </w:rPr>
            </w:rPrChange>
          </w:rPr>
          <w:delText xml:space="preserve"> Target countries and regions</w:delText>
        </w:r>
        <w:bookmarkEnd w:id="2887"/>
      </w:del>
    </w:p>
    <w:tbl>
      <w:tblPr>
        <w:tblW w:w="9640"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3"/>
        <w:gridCol w:w="2363"/>
        <w:gridCol w:w="567"/>
        <w:gridCol w:w="567"/>
        <w:gridCol w:w="567"/>
        <w:gridCol w:w="567"/>
        <w:gridCol w:w="567"/>
        <w:gridCol w:w="567"/>
        <w:gridCol w:w="567"/>
        <w:gridCol w:w="567"/>
        <w:gridCol w:w="567"/>
        <w:gridCol w:w="567"/>
        <w:gridCol w:w="567"/>
        <w:gridCol w:w="567"/>
      </w:tblGrid>
      <w:tr w:rsidR="00042457" w:rsidRPr="00F37467" w:rsidDel="00557DD5" w14:paraId="6140058C" w14:textId="51C5C370" w:rsidTr="00095EEF">
        <w:trPr>
          <w:trHeight w:val="247"/>
          <w:del w:id="2896" w:author="Sugahara, Hikaru/菅原 光" w:date="2022-07-01T21:29:00Z"/>
        </w:trPr>
        <w:tc>
          <w:tcPr>
            <w:tcW w:w="473" w:type="dxa"/>
            <w:vMerge w:val="restart"/>
            <w:shd w:val="clear" w:color="auto" w:fill="66FF99"/>
            <w:vAlign w:val="center"/>
          </w:tcPr>
          <w:p w14:paraId="54B974F8" w14:textId="3A02D46F" w:rsidR="00042457" w:rsidRPr="00F37467" w:rsidDel="00557DD5" w:rsidRDefault="00042457" w:rsidP="00095EEF">
            <w:pPr>
              <w:jc w:val="center"/>
              <w:rPr>
                <w:del w:id="2897" w:author="Sugahara, Hikaru/菅原 光" w:date="2022-07-01T21:29:00Z"/>
                <w:rFonts w:ascii="Meiryo UI" w:eastAsia="Meiryo UI" w:hAnsi="Meiryo UI"/>
                <w:rPrChange w:id="2898" w:author="Sasaki Kenji／佐々木　研二／AI" w:date="2021-11-19T14:16:00Z">
                  <w:rPr>
                    <w:del w:id="2899" w:author="Sugahara, Hikaru/菅原 光" w:date="2022-07-01T21:29:00Z"/>
                  </w:rPr>
                </w:rPrChange>
              </w:rPr>
            </w:pPr>
            <w:del w:id="2900" w:author="Sugahara, Hikaru/菅原 光" w:date="2022-07-01T21:29:00Z">
              <w:r w:rsidRPr="00F37467" w:rsidDel="00557DD5">
                <w:rPr>
                  <w:lang w:val="en"/>
                  <w:rPrChange w:id="2901" w:author="Sasaki Kenji／佐々木　研二／AI" w:date="2021-11-19T14:16:00Z">
                    <w:rPr/>
                  </w:rPrChange>
                </w:rPr>
                <w:delText>No</w:delText>
              </w:r>
            </w:del>
          </w:p>
        </w:tc>
        <w:tc>
          <w:tcPr>
            <w:tcW w:w="2363" w:type="dxa"/>
            <w:vMerge w:val="restart"/>
            <w:shd w:val="clear" w:color="auto" w:fill="66FF99"/>
            <w:vAlign w:val="center"/>
          </w:tcPr>
          <w:p w14:paraId="69C93232" w14:textId="21AECDCD" w:rsidR="00042457" w:rsidRPr="00F37467" w:rsidDel="00557DD5" w:rsidRDefault="00042457" w:rsidP="00095EEF">
            <w:pPr>
              <w:jc w:val="left"/>
              <w:rPr>
                <w:del w:id="2902" w:author="Sugahara, Hikaru/菅原 光" w:date="2022-07-01T21:29:00Z"/>
                <w:rFonts w:ascii="Meiryo UI" w:eastAsia="Meiryo UI" w:hAnsi="Meiryo UI"/>
                <w:rPrChange w:id="2903" w:author="Sasaki Kenji／佐々木　研二／AI" w:date="2021-11-19T14:16:00Z">
                  <w:rPr>
                    <w:del w:id="2904" w:author="Sugahara, Hikaru/菅原 光" w:date="2022-07-01T21:29:00Z"/>
                  </w:rPr>
                </w:rPrChange>
              </w:rPr>
            </w:pPr>
            <w:del w:id="2905" w:author="Sugahara, Hikaru/菅原 光" w:date="2022-07-01T21:29:00Z">
              <w:r w:rsidRPr="00F37467" w:rsidDel="00557DD5">
                <w:rPr>
                  <w:lang w:val="en"/>
                  <w:rPrChange w:id="2906" w:author="Sasaki Kenji／佐々木　研二／AI" w:date="2021-11-19T14:16:00Z">
                    <w:rPr/>
                  </w:rPrChange>
                </w:rPr>
                <w:delText>service</w:delText>
              </w:r>
            </w:del>
          </w:p>
        </w:tc>
        <w:tc>
          <w:tcPr>
            <w:tcW w:w="6804" w:type="dxa"/>
            <w:gridSpan w:val="12"/>
            <w:shd w:val="clear" w:color="auto" w:fill="66FF99"/>
          </w:tcPr>
          <w:p w14:paraId="66979BC7" w14:textId="5FCCE04D" w:rsidR="00042457" w:rsidRPr="00F37467" w:rsidDel="00557DD5" w:rsidRDefault="00042457" w:rsidP="00095EEF">
            <w:pPr>
              <w:jc w:val="center"/>
              <w:rPr>
                <w:del w:id="2907" w:author="Sugahara, Hikaru/菅原 光" w:date="2022-07-01T21:29:00Z"/>
                <w:rFonts w:ascii="Meiryo UI" w:eastAsia="Meiryo UI" w:hAnsi="Meiryo UI"/>
                <w:rPrChange w:id="2908" w:author="Sasaki Kenji／佐々木　研二／AI" w:date="2021-11-19T14:16:00Z">
                  <w:rPr>
                    <w:del w:id="2909" w:author="Sugahara, Hikaru/菅原 光" w:date="2022-07-01T21:29:00Z"/>
                  </w:rPr>
                </w:rPrChange>
              </w:rPr>
            </w:pPr>
            <w:del w:id="2910" w:author="Sugahara, Hikaru/菅原 光" w:date="2022-07-01T21:29:00Z">
              <w:r w:rsidRPr="00F37467" w:rsidDel="00557DD5">
                <w:rPr>
                  <w:lang w:val="en"/>
                  <w:rPrChange w:id="2911" w:author="Sasaki Kenji／佐々木　研二／AI" w:date="2021-11-19T14:16:00Z">
                    <w:rPr/>
                  </w:rPrChange>
                </w:rPr>
                <w:delText>Target Target</w:delText>
              </w:r>
            </w:del>
          </w:p>
        </w:tc>
      </w:tr>
      <w:tr w:rsidR="00042457" w:rsidRPr="00F37467" w:rsidDel="00557DD5" w14:paraId="48FE4E91" w14:textId="4ECF24AC" w:rsidTr="00095EEF">
        <w:trPr>
          <w:cantSplit/>
          <w:trHeight w:val="1134"/>
          <w:del w:id="2912" w:author="Sugahara, Hikaru/菅原 光" w:date="2022-07-01T21:29:00Z"/>
        </w:trPr>
        <w:tc>
          <w:tcPr>
            <w:tcW w:w="473" w:type="dxa"/>
            <w:vMerge/>
            <w:shd w:val="clear" w:color="auto" w:fill="66FF99"/>
          </w:tcPr>
          <w:p w14:paraId="7021A70B" w14:textId="2AE774E2" w:rsidR="00042457" w:rsidRPr="00F37467" w:rsidDel="00557DD5" w:rsidRDefault="00042457" w:rsidP="00095EEF">
            <w:pPr>
              <w:rPr>
                <w:del w:id="2913" w:author="Sugahara, Hikaru/菅原 光" w:date="2022-07-01T21:29:00Z"/>
                <w:rFonts w:ascii="Meiryo UI" w:eastAsia="Meiryo UI" w:hAnsi="Meiryo UI"/>
                <w:rPrChange w:id="2914" w:author="Sasaki Kenji／佐々木　研二／AI" w:date="2021-11-19T14:16:00Z">
                  <w:rPr>
                    <w:del w:id="2915" w:author="Sugahara, Hikaru/菅原 光" w:date="2022-07-01T21:29:00Z"/>
                  </w:rPr>
                </w:rPrChange>
              </w:rPr>
            </w:pPr>
          </w:p>
        </w:tc>
        <w:tc>
          <w:tcPr>
            <w:tcW w:w="2363" w:type="dxa"/>
            <w:vMerge/>
            <w:shd w:val="clear" w:color="auto" w:fill="66FF99"/>
          </w:tcPr>
          <w:p w14:paraId="5612535F" w14:textId="0C7BC9BD" w:rsidR="00042457" w:rsidRPr="00F37467" w:rsidDel="00557DD5" w:rsidRDefault="00042457" w:rsidP="00095EEF">
            <w:pPr>
              <w:rPr>
                <w:del w:id="2916" w:author="Sugahara, Hikaru/菅原 光" w:date="2022-07-01T21:29:00Z"/>
                <w:rFonts w:ascii="Meiryo UI" w:eastAsia="Meiryo UI" w:hAnsi="Meiryo UI"/>
                <w:rPrChange w:id="2917" w:author="Sasaki Kenji／佐々木　研二／AI" w:date="2021-11-19T14:16:00Z">
                  <w:rPr>
                    <w:del w:id="2918" w:author="Sugahara, Hikaru/菅原 光" w:date="2022-07-01T21:29:00Z"/>
                  </w:rPr>
                </w:rPrChange>
              </w:rPr>
            </w:pPr>
          </w:p>
        </w:tc>
        <w:tc>
          <w:tcPr>
            <w:tcW w:w="567" w:type="dxa"/>
            <w:shd w:val="clear" w:color="auto" w:fill="66FF99"/>
            <w:textDirection w:val="btLr"/>
          </w:tcPr>
          <w:p w14:paraId="18153F74" w14:textId="356DA6AB" w:rsidR="00042457" w:rsidRPr="00F37467" w:rsidDel="00557DD5" w:rsidRDefault="00042457" w:rsidP="00095EEF">
            <w:pPr>
              <w:ind w:left="113" w:right="113"/>
              <w:rPr>
                <w:del w:id="2919" w:author="Sugahara, Hikaru/菅原 光" w:date="2022-07-01T21:29:00Z"/>
                <w:rFonts w:ascii="Meiryo UI" w:eastAsia="Meiryo UI" w:hAnsi="Meiryo UI"/>
                <w:sz w:val="16"/>
                <w:rPrChange w:id="2920" w:author="Sasaki Kenji／佐々木　研二／AI" w:date="2021-11-19T14:16:00Z">
                  <w:rPr>
                    <w:del w:id="2921" w:author="Sugahara, Hikaru/菅原 光" w:date="2022-07-01T21:29:00Z"/>
                    <w:sz w:val="16"/>
                  </w:rPr>
                </w:rPrChange>
              </w:rPr>
            </w:pPr>
            <w:del w:id="2922" w:author="Sugahara, Hikaru/菅原 光" w:date="2022-07-01T21:29:00Z">
              <w:r w:rsidRPr="00F37467" w:rsidDel="00557DD5">
                <w:rPr>
                  <w:sz w:val="16"/>
                  <w:lang w:val="en"/>
                  <w:rPrChange w:id="2923" w:author="Sasaki Kenji／佐々木　研二／AI" w:date="2021-11-19T14:16:00Z">
                    <w:rPr>
                      <w:sz w:val="16"/>
                    </w:rPr>
                  </w:rPrChange>
                </w:rPr>
                <w:delText>Japan</w:delText>
              </w:r>
            </w:del>
          </w:p>
        </w:tc>
        <w:tc>
          <w:tcPr>
            <w:tcW w:w="567" w:type="dxa"/>
            <w:shd w:val="clear" w:color="auto" w:fill="66FF99"/>
            <w:textDirection w:val="btLr"/>
          </w:tcPr>
          <w:p w14:paraId="022FF3C0" w14:textId="6AE466C9" w:rsidR="00042457" w:rsidRPr="00F37467" w:rsidDel="00557DD5" w:rsidRDefault="00042457" w:rsidP="00095EEF">
            <w:pPr>
              <w:ind w:left="113" w:right="113"/>
              <w:rPr>
                <w:del w:id="2924" w:author="Sugahara, Hikaru/菅原 光" w:date="2022-07-01T21:29:00Z"/>
                <w:rFonts w:ascii="Meiryo UI" w:eastAsia="Meiryo UI" w:hAnsi="Meiryo UI"/>
                <w:sz w:val="16"/>
                <w:rPrChange w:id="2925" w:author="Sasaki Kenji／佐々木　研二／AI" w:date="2021-11-19T14:16:00Z">
                  <w:rPr>
                    <w:del w:id="2926" w:author="Sugahara, Hikaru/菅原 光" w:date="2022-07-01T21:29:00Z"/>
                    <w:sz w:val="16"/>
                  </w:rPr>
                </w:rPrChange>
              </w:rPr>
            </w:pPr>
            <w:del w:id="2927" w:author="Sugahara, Hikaru/菅原 光" w:date="2022-07-01T21:29:00Z">
              <w:r w:rsidRPr="00F37467" w:rsidDel="00557DD5">
                <w:rPr>
                  <w:sz w:val="16"/>
                  <w:lang w:val="en"/>
                  <w:rPrChange w:id="2928" w:author="Sasaki Kenji／佐々木　研二／AI" w:date="2021-11-19T14:16:00Z">
                    <w:rPr>
                      <w:sz w:val="16"/>
                    </w:rPr>
                  </w:rPrChange>
                </w:rPr>
                <w:delText>North America</w:delText>
              </w:r>
            </w:del>
          </w:p>
        </w:tc>
        <w:tc>
          <w:tcPr>
            <w:tcW w:w="567" w:type="dxa"/>
            <w:shd w:val="clear" w:color="auto" w:fill="66FF99"/>
            <w:textDirection w:val="btLr"/>
          </w:tcPr>
          <w:p w14:paraId="04A6BF7B" w14:textId="0221ED54" w:rsidR="00042457" w:rsidRPr="00F37467" w:rsidDel="00557DD5" w:rsidRDefault="00042457" w:rsidP="00095EEF">
            <w:pPr>
              <w:ind w:left="113" w:right="113"/>
              <w:rPr>
                <w:del w:id="2929" w:author="Sugahara, Hikaru/菅原 光" w:date="2022-07-01T21:29:00Z"/>
                <w:rFonts w:ascii="Meiryo UI" w:eastAsia="Meiryo UI" w:hAnsi="Meiryo UI"/>
                <w:sz w:val="16"/>
                <w:rPrChange w:id="2930" w:author="Sasaki Kenji／佐々木　研二／AI" w:date="2021-11-19T14:16:00Z">
                  <w:rPr>
                    <w:del w:id="2931" w:author="Sugahara, Hikaru/菅原 光" w:date="2022-07-01T21:29:00Z"/>
                    <w:sz w:val="16"/>
                  </w:rPr>
                </w:rPrChange>
              </w:rPr>
            </w:pPr>
            <w:del w:id="2932" w:author="Sugahara, Hikaru/菅原 光" w:date="2022-07-01T21:29:00Z">
              <w:r w:rsidRPr="00F37467" w:rsidDel="00557DD5">
                <w:rPr>
                  <w:sz w:val="16"/>
                  <w:lang w:val="en"/>
                  <w:rPrChange w:id="2933" w:author="Sasaki Kenji／佐々木　研二／AI" w:date="2021-11-19T14:16:00Z">
                    <w:rPr>
                      <w:sz w:val="16"/>
                    </w:rPr>
                  </w:rPrChange>
                </w:rPr>
                <w:delText>Europe</w:delText>
              </w:r>
            </w:del>
          </w:p>
        </w:tc>
        <w:tc>
          <w:tcPr>
            <w:tcW w:w="567" w:type="dxa"/>
            <w:shd w:val="clear" w:color="auto" w:fill="66FF99"/>
            <w:textDirection w:val="btLr"/>
          </w:tcPr>
          <w:p w14:paraId="0C0C840B" w14:textId="3D64B803" w:rsidR="00042457" w:rsidRPr="00F37467" w:rsidDel="00557DD5" w:rsidRDefault="00042457" w:rsidP="00095EEF">
            <w:pPr>
              <w:ind w:left="113" w:right="113"/>
              <w:rPr>
                <w:del w:id="2934" w:author="Sugahara, Hikaru/菅原 光" w:date="2022-07-01T21:29:00Z"/>
                <w:rFonts w:ascii="Meiryo UI" w:eastAsia="Meiryo UI" w:hAnsi="Meiryo UI"/>
                <w:sz w:val="16"/>
                <w:rPrChange w:id="2935" w:author="Sasaki Kenji／佐々木　研二／AI" w:date="2021-11-19T14:16:00Z">
                  <w:rPr>
                    <w:del w:id="2936" w:author="Sugahara, Hikaru/菅原 光" w:date="2022-07-01T21:29:00Z"/>
                    <w:sz w:val="16"/>
                  </w:rPr>
                </w:rPrChange>
              </w:rPr>
            </w:pPr>
            <w:del w:id="2937" w:author="Sugahara, Hikaru/菅原 光" w:date="2022-07-01T21:29:00Z">
              <w:r w:rsidRPr="00F37467" w:rsidDel="00557DD5">
                <w:rPr>
                  <w:sz w:val="16"/>
                  <w:lang w:val="en"/>
                  <w:rPrChange w:id="2938" w:author="Sasaki Kenji／佐々木　研二／AI" w:date="2021-11-19T14:16:00Z">
                    <w:rPr>
                      <w:sz w:val="16"/>
                    </w:rPr>
                  </w:rPrChange>
                </w:rPr>
                <w:delText>Oceania</w:delText>
              </w:r>
            </w:del>
          </w:p>
        </w:tc>
        <w:tc>
          <w:tcPr>
            <w:tcW w:w="567" w:type="dxa"/>
            <w:shd w:val="clear" w:color="auto" w:fill="66FF99"/>
            <w:textDirection w:val="btLr"/>
          </w:tcPr>
          <w:p w14:paraId="57324080" w14:textId="3FA416DC" w:rsidR="00042457" w:rsidRPr="00F37467" w:rsidDel="00557DD5" w:rsidRDefault="00042457" w:rsidP="00095EEF">
            <w:pPr>
              <w:ind w:left="113" w:right="113"/>
              <w:rPr>
                <w:del w:id="2939" w:author="Sugahara, Hikaru/菅原 光" w:date="2022-07-01T21:29:00Z"/>
                <w:rFonts w:ascii="Meiryo UI" w:eastAsia="Meiryo UI" w:hAnsi="Meiryo UI"/>
                <w:sz w:val="16"/>
                <w:rPrChange w:id="2940" w:author="Sasaki Kenji／佐々木　研二／AI" w:date="2021-11-19T14:16:00Z">
                  <w:rPr>
                    <w:del w:id="2941" w:author="Sugahara, Hikaru/菅原 光" w:date="2022-07-01T21:29:00Z"/>
                    <w:sz w:val="16"/>
                  </w:rPr>
                </w:rPrChange>
              </w:rPr>
            </w:pPr>
            <w:del w:id="2942" w:author="Sugahara, Hikaru/菅原 光" w:date="2022-07-01T21:29:00Z">
              <w:r w:rsidRPr="00F37467" w:rsidDel="00557DD5">
                <w:rPr>
                  <w:sz w:val="16"/>
                  <w:lang w:val="en"/>
                  <w:rPrChange w:id="2943" w:author="Sasaki Kenji／佐々木　研二／AI" w:date="2021-11-19T14:16:00Z">
                    <w:rPr>
                      <w:sz w:val="16"/>
                    </w:rPr>
                  </w:rPrChange>
                </w:rPr>
                <w:delText>Southeast Asia</w:delText>
              </w:r>
            </w:del>
          </w:p>
        </w:tc>
        <w:tc>
          <w:tcPr>
            <w:tcW w:w="567" w:type="dxa"/>
            <w:shd w:val="clear" w:color="auto" w:fill="66FF99"/>
            <w:textDirection w:val="btLr"/>
          </w:tcPr>
          <w:p w14:paraId="3DE14705" w14:textId="4B7599B4" w:rsidR="00042457" w:rsidRPr="00F37467" w:rsidDel="00557DD5" w:rsidRDefault="00042457" w:rsidP="00095EEF">
            <w:pPr>
              <w:ind w:left="113" w:right="113"/>
              <w:rPr>
                <w:del w:id="2944" w:author="Sugahara, Hikaru/菅原 光" w:date="2022-07-01T21:29:00Z"/>
                <w:rFonts w:ascii="Meiryo UI" w:eastAsia="Meiryo UI" w:hAnsi="Meiryo UI"/>
                <w:sz w:val="16"/>
                <w:rPrChange w:id="2945" w:author="Sasaki Kenji／佐々木　研二／AI" w:date="2021-11-19T14:16:00Z">
                  <w:rPr>
                    <w:del w:id="2946" w:author="Sugahara, Hikaru/菅原 光" w:date="2022-07-01T21:29:00Z"/>
                    <w:sz w:val="16"/>
                  </w:rPr>
                </w:rPrChange>
              </w:rPr>
            </w:pPr>
            <w:del w:id="2947" w:author="Sugahara, Hikaru/菅原 光" w:date="2022-07-01T21:29:00Z">
              <w:r w:rsidRPr="00F37467" w:rsidDel="00557DD5">
                <w:rPr>
                  <w:sz w:val="16"/>
                  <w:lang w:val="en"/>
                  <w:rPrChange w:id="2948" w:author="Sasaki Kenji／佐々木　研二／AI" w:date="2021-11-19T14:16:00Z">
                    <w:rPr>
                      <w:sz w:val="16"/>
                    </w:rPr>
                  </w:rPrChange>
                </w:rPr>
                <w:delText>India</w:delText>
              </w:r>
            </w:del>
          </w:p>
        </w:tc>
        <w:tc>
          <w:tcPr>
            <w:tcW w:w="567" w:type="dxa"/>
            <w:shd w:val="clear" w:color="auto" w:fill="66FF99"/>
            <w:textDirection w:val="btLr"/>
          </w:tcPr>
          <w:p w14:paraId="066E5992" w14:textId="1C7F5635" w:rsidR="00042457" w:rsidRPr="00F37467" w:rsidDel="00557DD5" w:rsidRDefault="00042457" w:rsidP="00095EEF">
            <w:pPr>
              <w:ind w:left="113" w:right="113"/>
              <w:rPr>
                <w:del w:id="2949" w:author="Sugahara, Hikaru/菅原 光" w:date="2022-07-01T21:29:00Z"/>
                <w:rFonts w:ascii="Meiryo UI" w:eastAsia="Meiryo UI" w:hAnsi="Meiryo UI"/>
                <w:sz w:val="16"/>
                <w:rPrChange w:id="2950" w:author="Sasaki Kenji／佐々木　研二／AI" w:date="2021-11-19T14:16:00Z">
                  <w:rPr>
                    <w:del w:id="2951" w:author="Sugahara, Hikaru/菅原 光" w:date="2022-07-01T21:29:00Z"/>
                    <w:sz w:val="16"/>
                  </w:rPr>
                </w:rPrChange>
              </w:rPr>
            </w:pPr>
            <w:del w:id="2952" w:author="Sugahara, Hikaru/菅原 光" w:date="2022-07-01T21:29:00Z">
              <w:r w:rsidRPr="00F37467" w:rsidDel="00557DD5">
                <w:rPr>
                  <w:sz w:val="16"/>
                  <w:lang w:val="en"/>
                  <w:rPrChange w:id="2953" w:author="Sasaki Kenji／佐々木　研二／AI" w:date="2021-11-19T14:16:00Z">
                    <w:rPr>
                      <w:sz w:val="16"/>
                    </w:rPr>
                  </w:rPrChange>
                </w:rPr>
                <w:delText>Middle East</w:delText>
              </w:r>
            </w:del>
          </w:p>
        </w:tc>
        <w:tc>
          <w:tcPr>
            <w:tcW w:w="567" w:type="dxa"/>
            <w:shd w:val="clear" w:color="auto" w:fill="66FF99"/>
            <w:textDirection w:val="btLr"/>
          </w:tcPr>
          <w:p w14:paraId="526EE5D8" w14:textId="123346AC" w:rsidR="00042457" w:rsidRPr="00F37467" w:rsidDel="00557DD5" w:rsidRDefault="00042457" w:rsidP="00095EEF">
            <w:pPr>
              <w:ind w:left="113" w:right="113"/>
              <w:rPr>
                <w:del w:id="2954" w:author="Sugahara, Hikaru/菅原 光" w:date="2022-07-01T21:29:00Z"/>
                <w:rFonts w:ascii="Meiryo UI" w:eastAsia="Meiryo UI" w:hAnsi="Meiryo UI"/>
                <w:sz w:val="16"/>
                <w:rPrChange w:id="2955" w:author="Sasaki Kenji／佐々木　研二／AI" w:date="2021-11-19T14:16:00Z">
                  <w:rPr>
                    <w:del w:id="2956" w:author="Sugahara, Hikaru/菅原 光" w:date="2022-07-01T21:29:00Z"/>
                    <w:sz w:val="16"/>
                  </w:rPr>
                </w:rPrChange>
              </w:rPr>
            </w:pPr>
            <w:del w:id="2957" w:author="Sugahara, Hikaru/菅原 光" w:date="2022-07-01T21:29:00Z">
              <w:r w:rsidRPr="00F37467" w:rsidDel="00557DD5">
                <w:rPr>
                  <w:sz w:val="16"/>
                  <w:lang w:val="en"/>
                  <w:rPrChange w:id="2958" w:author="Sasaki Kenji／佐々木　研二／AI" w:date="2021-11-19T14:16:00Z">
                    <w:rPr>
                      <w:sz w:val="16"/>
                    </w:rPr>
                  </w:rPrChange>
                </w:rPr>
                <w:delText>South america</w:delText>
              </w:r>
            </w:del>
          </w:p>
        </w:tc>
        <w:tc>
          <w:tcPr>
            <w:tcW w:w="567" w:type="dxa"/>
            <w:shd w:val="clear" w:color="auto" w:fill="66FF99"/>
            <w:textDirection w:val="btLr"/>
          </w:tcPr>
          <w:p w14:paraId="037464F7" w14:textId="0EEEC493" w:rsidR="00042457" w:rsidRPr="00F37467" w:rsidDel="00557DD5" w:rsidRDefault="00042457" w:rsidP="00095EEF">
            <w:pPr>
              <w:ind w:left="113" w:right="113"/>
              <w:rPr>
                <w:del w:id="2959" w:author="Sugahara, Hikaru/菅原 光" w:date="2022-07-01T21:29:00Z"/>
                <w:rFonts w:ascii="Meiryo UI" w:eastAsia="Meiryo UI" w:hAnsi="Meiryo UI"/>
                <w:sz w:val="16"/>
                <w:rPrChange w:id="2960" w:author="Sasaki Kenji／佐々木　研二／AI" w:date="2021-11-19T14:16:00Z">
                  <w:rPr>
                    <w:del w:id="2961" w:author="Sugahara, Hikaru/菅原 光" w:date="2022-07-01T21:29:00Z"/>
                    <w:sz w:val="16"/>
                  </w:rPr>
                </w:rPrChange>
              </w:rPr>
            </w:pPr>
            <w:del w:id="2962" w:author="Sugahara, Hikaru/菅原 光" w:date="2022-07-01T21:29:00Z">
              <w:r w:rsidRPr="00F37467" w:rsidDel="00557DD5">
                <w:rPr>
                  <w:sz w:val="16"/>
                  <w:lang w:val="en"/>
                  <w:rPrChange w:id="2963" w:author="Sasaki Kenji／佐々木　研二／AI" w:date="2021-11-19T14:16:00Z">
                    <w:rPr>
                      <w:sz w:val="16"/>
                    </w:rPr>
                  </w:rPrChange>
                </w:rPr>
                <w:delText>South Africa</w:delText>
              </w:r>
            </w:del>
          </w:p>
          <w:p w14:paraId="235214E0" w14:textId="78F7F4DF" w:rsidR="00042457" w:rsidRPr="00F37467" w:rsidDel="00557DD5" w:rsidRDefault="00042457" w:rsidP="00095EEF">
            <w:pPr>
              <w:ind w:left="113" w:right="113"/>
              <w:rPr>
                <w:del w:id="2964" w:author="Sugahara, Hikaru/菅原 光" w:date="2022-07-01T21:29:00Z"/>
                <w:rFonts w:ascii="Meiryo UI" w:eastAsia="Meiryo UI" w:hAnsi="Meiryo UI"/>
                <w:sz w:val="16"/>
                <w:rPrChange w:id="2965" w:author="Sasaki Kenji／佐々木　研二／AI" w:date="2021-11-19T14:16:00Z">
                  <w:rPr>
                    <w:del w:id="2966" w:author="Sugahara, Hikaru/菅原 光" w:date="2022-07-01T21:29:00Z"/>
                    <w:sz w:val="16"/>
                  </w:rPr>
                </w:rPrChange>
              </w:rPr>
            </w:pPr>
          </w:p>
        </w:tc>
        <w:tc>
          <w:tcPr>
            <w:tcW w:w="567" w:type="dxa"/>
            <w:shd w:val="clear" w:color="auto" w:fill="66FF99"/>
            <w:textDirection w:val="btLr"/>
          </w:tcPr>
          <w:p w14:paraId="1EF7913F" w14:textId="70BB4FEF" w:rsidR="00042457" w:rsidRPr="00F37467" w:rsidDel="00557DD5" w:rsidRDefault="00042457" w:rsidP="00095EEF">
            <w:pPr>
              <w:ind w:left="113" w:right="113"/>
              <w:rPr>
                <w:del w:id="2967" w:author="Sugahara, Hikaru/菅原 光" w:date="2022-07-01T21:29:00Z"/>
                <w:rFonts w:ascii="Meiryo UI" w:eastAsia="Meiryo UI" w:hAnsi="Meiryo UI"/>
                <w:sz w:val="16"/>
                <w:rPrChange w:id="2968" w:author="Sasaki Kenji／佐々木　研二／AI" w:date="2021-11-19T14:16:00Z">
                  <w:rPr>
                    <w:del w:id="2969" w:author="Sugahara, Hikaru/菅原 光" w:date="2022-07-01T21:29:00Z"/>
                    <w:sz w:val="16"/>
                  </w:rPr>
                </w:rPrChange>
              </w:rPr>
            </w:pPr>
            <w:del w:id="2970" w:author="Sugahara, Hikaru/菅原 光" w:date="2022-07-01T21:29:00Z">
              <w:r w:rsidRPr="00F37467" w:rsidDel="00557DD5">
                <w:rPr>
                  <w:sz w:val="16"/>
                  <w:lang w:val="en"/>
                  <w:rPrChange w:id="2971" w:author="Sasaki Kenji／佐々木　研二／AI" w:date="2021-11-19T14:16:00Z">
                    <w:rPr>
                      <w:sz w:val="16"/>
                    </w:rPr>
                  </w:rPrChange>
                </w:rPr>
                <w:delText>Taiwan</w:delText>
              </w:r>
            </w:del>
          </w:p>
        </w:tc>
        <w:tc>
          <w:tcPr>
            <w:tcW w:w="567" w:type="dxa"/>
            <w:shd w:val="clear" w:color="auto" w:fill="66FF99"/>
            <w:textDirection w:val="btLr"/>
          </w:tcPr>
          <w:p w14:paraId="1A8BD663" w14:textId="774AFCD6" w:rsidR="00042457" w:rsidRPr="00F37467" w:rsidDel="00557DD5" w:rsidRDefault="00042457" w:rsidP="00095EEF">
            <w:pPr>
              <w:ind w:left="113" w:right="113"/>
              <w:rPr>
                <w:del w:id="2972" w:author="Sugahara, Hikaru/菅原 光" w:date="2022-07-01T21:29:00Z"/>
                <w:rFonts w:ascii="Meiryo UI" w:eastAsia="Meiryo UI" w:hAnsi="Meiryo UI"/>
                <w:sz w:val="16"/>
                <w:rPrChange w:id="2973" w:author="Sasaki Kenji／佐々木　研二／AI" w:date="2021-11-19T14:16:00Z">
                  <w:rPr>
                    <w:del w:id="2974" w:author="Sugahara, Hikaru/菅原 光" w:date="2022-07-01T21:29:00Z"/>
                    <w:sz w:val="16"/>
                  </w:rPr>
                </w:rPrChange>
              </w:rPr>
            </w:pPr>
            <w:del w:id="2975" w:author="Sugahara, Hikaru/菅原 光" w:date="2022-07-01T21:29:00Z">
              <w:r w:rsidRPr="00F37467" w:rsidDel="00557DD5">
                <w:rPr>
                  <w:sz w:val="16"/>
                  <w:lang w:val="en"/>
                  <w:rPrChange w:id="2976" w:author="Sasaki Kenji／佐々木　研二／AI" w:date="2021-11-19T14:16:00Z">
                    <w:rPr>
                      <w:sz w:val="16"/>
                    </w:rPr>
                  </w:rPrChange>
                </w:rPr>
                <w:delText>Hong Kong and Macau</w:delText>
              </w:r>
            </w:del>
          </w:p>
        </w:tc>
        <w:tc>
          <w:tcPr>
            <w:tcW w:w="567" w:type="dxa"/>
            <w:shd w:val="clear" w:color="auto" w:fill="66FF99"/>
            <w:textDirection w:val="btLr"/>
          </w:tcPr>
          <w:p w14:paraId="01AC45CC" w14:textId="354FBB3F" w:rsidR="00042457" w:rsidRPr="00F37467" w:rsidDel="00557DD5" w:rsidRDefault="00042457" w:rsidP="00095EEF">
            <w:pPr>
              <w:ind w:left="113" w:right="113"/>
              <w:rPr>
                <w:del w:id="2977" w:author="Sugahara, Hikaru/菅原 光" w:date="2022-07-01T21:29:00Z"/>
                <w:rFonts w:ascii="Meiryo UI" w:eastAsia="Meiryo UI" w:hAnsi="Meiryo UI"/>
                <w:sz w:val="16"/>
                <w:rPrChange w:id="2978" w:author="Sasaki Kenji／佐々木　研二／AI" w:date="2021-11-19T14:16:00Z">
                  <w:rPr>
                    <w:del w:id="2979" w:author="Sugahara, Hikaru/菅原 光" w:date="2022-07-01T21:29:00Z"/>
                    <w:sz w:val="16"/>
                  </w:rPr>
                </w:rPrChange>
              </w:rPr>
            </w:pPr>
            <w:del w:id="2980" w:author="Sugahara, Hikaru/菅原 光" w:date="2022-07-01T21:29:00Z">
              <w:r w:rsidRPr="00F37467" w:rsidDel="00557DD5">
                <w:rPr>
                  <w:sz w:val="16"/>
                  <w:lang w:val="en"/>
                  <w:rPrChange w:id="2981" w:author="Sasaki Kenji／佐々木　研二／AI" w:date="2021-11-19T14:16:00Z">
                    <w:rPr>
                      <w:sz w:val="16"/>
                    </w:rPr>
                  </w:rPrChange>
                </w:rPr>
                <w:delText>China</w:delText>
              </w:r>
            </w:del>
          </w:p>
        </w:tc>
      </w:tr>
      <w:tr w:rsidR="00042457" w:rsidRPr="00F37467" w:rsidDel="00557DD5" w14:paraId="7158C2B3" w14:textId="59510E5A" w:rsidTr="00095EEF">
        <w:trPr>
          <w:trHeight w:val="93"/>
          <w:del w:id="2982" w:author="Sugahara, Hikaru/菅原 光" w:date="2022-07-01T21:29:00Z"/>
        </w:trPr>
        <w:tc>
          <w:tcPr>
            <w:tcW w:w="473" w:type="dxa"/>
            <w:tcBorders>
              <w:bottom w:val="single" w:sz="4" w:space="0" w:color="auto"/>
            </w:tcBorders>
          </w:tcPr>
          <w:p w14:paraId="5F18F801" w14:textId="5CA2F6A3" w:rsidR="00042457" w:rsidRPr="00F37467" w:rsidDel="00557DD5" w:rsidRDefault="00042457" w:rsidP="00095EEF">
            <w:pPr>
              <w:jc w:val="center"/>
              <w:rPr>
                <w:del w:id="2983" w:author="Sugahara, Hikaru/菅原 光" w:date="2022-07-01T21:29:00Z"/>
                <w:rFonts w:ascii="Meiryo UI" w:eastAsia="Meiryo UI" w:hAnsi="Meiryo UI"/>
                <w:sz w:val="18"/>
                <w:rPrChange w:id="2984" w:author="Sasaki Kenji／佐々木　研二／AI" w:date="2021-11-19T14:16:00Z">
                  <w:rPr>
                    <w:del w:id="2985" w:author="Sugahara, Hikaru/菅原 光" w:date="2022-07-01T21:29:00Z"/>
                    <w:sz w:val="18"/>
                  </w:rPr>
                </w:rPrChange>
              </w:rPr>
            </w:pPr>
            <w:del w:id="2986" w:author="Sugahara, Hikaru/菅原 光" w:date="2022-07-01T21:29:00Z">
              <w:r w:rsidRPr="00F37467" w:rsidDel="00557DD5">
                <w:rPr>
                  <w:sz w:val="18"/>
                  <w:lang w:val="en"/>
                  <w:rPrChange w:id="2987" w:author="Sasaki Kenji／佐々木　研二／AI" w:date="2021-11-19T14:16:00Z">
                    <w:rPr>
                      <w:sz w:val="18"/>
                    </w:rPr>
                  </w:rPrChange>
                </w:rPr>
                <w:delText>2</w:delText>
              </w:r>
            </w:del>
          </w:p>
        </w:tc>
        <w:tc>
          <w:tcPr>
            <w:tcW w:w="2363" w:type="dxa"/>
            <w:tcBorders>
              <w:bottom w:val="single" w:sz="4" w:space="0" w:color="auto"/>
            </w:tcBorders>
          </w:tcPr>
          <w:p w14:paraId="5BEF1B59" w14:textId="156FDEDD" w:rsidR="00042457" w:rsidRPr="00F37467" w:rsidDel="00557DD5" w:rsidRDefault="00042457" w:rsidP="00095EEF">
            <w:pPr>
              <w:rPr>
                <w:del w:id="2988" w:author="Sugahara, Hikaru/菅原 光" w:date="2022-07-01T21:29:00Z"/>
                <w:rFonts w:ascii="Meiryo UI" w:eastAsia="Meiryo UI" w:hAnsi="Meiryo UI"/>
                <w:sz w:val="18"/>
                <w:rPrChange w:id="2989" w:author="Sasaki Kenji／佐々木　研二／AI" w:date="2021-11-19T14:16:00Z">
                  <w:rPr>
                    <w:del w:id="2990" w:author="Sugahara, Hikaru/菅原 光" w:date="2022-07-01T21:29:00Z"/>
                    <w:sz w:val="18"/>
                  </w:rPr>
                </w:rPrChange>
              </w:rPr>
            </w:pPr>
            <w:del w:id="2991" w:author="Sugahara, Hikaru/菅原 光" w:date="2022-07-01T21:29:00Z">
              <w:r w:rsidRPr="00F37467" w:rsidDel="00557DD5">
                <w:rPr>
                  <w:lang w:val="en"/>
                  <w:rPrChange w:id="2992" w:author="Sasaki Kenji／佐々木　研二／AI" w:date="2021-11-19T14:16:00Z">
                    <w:rPr>
                      <w:rFonts w:ascii="ＭＳ ゴシック" w:eastAsia="ＭＳ ゴシック" w:hAnsi="ＭＳ ゴシック" w:cs="Meiryo UI"/>
                    </w:rPr>
                  </w:rPrChange>
                </w:rPr>
                <w:delText>Anniversary Guide</w:delText>
              </w:r>
            </w:del>
          </w:p>
        </w:tc>
        <w:tc>
          <w:tcPr>
            <w:tcW w:w="567" w:type="dxa"/>
            <w:tcBorders>
              <w:bottom w:val="single" w:sz="4" w:space="0" w:color="auto"/>
            </w:tcBorders>
            <w:vAlign w:val="center"/>
          </w:tcPr>
          <w:p w14:paraId="7EF90F21" w14:textId="58D79FBF" w:rsidR="00042457" w:rsidRPr="00F37467" w:rsidDel="00557DD5" w:rsidRDefault="00042457" w:rsidP="00095EEF">
            <w:pPr>
              <w:jc w:val="center"/>
              <w:rPr>
                <w:del w:id="2993" w:author="Sugahara, Hikaru/菅原 光" w:date="2022-07-01T21:29:00Z"/>
                <w:rFonts w:ascii="Meiryo UI" w:eastAsia="Meiryo UI" w:hAnsi="Meiryo UI"/>
                <w:rPrChange w:id="2994" w:author="Sasaki Kenji／佐々木　研二／AI" w:date="2021-11-19T14:16:00Z">
                  <w:rPr>
                    <w:del w:id="2995" w:author="Sugahara, Hikaru/菅原 光" w:date="2022-07-01T21:29:00Z"/>
                  </w:rPr>
                </w:rPrChange>
              </w:rPr>
            </w:pPr>
            <w:del w:id="2996" w:author="Sugahara, Hikaru/菅原 光" w:date="2022-07-01T21:29:00Z">
              <w:r w:rsidRPr="009C78C3" w:rsidDel="00557DD5">
                <w:rPr>
                  <w:lang w:val="en"/>
                </w:rPr>
                <w:delText>○</w:delText>
              </w:r>
            </w:del>
          </w:p>
        </w:tc>
        <w:tc>
          <w:tcPr>
            <w:tcW w:w="567" w:type="dxa"/>
            <w:tcBorders>
              <w:bottom w:val="single" w:sz="4" w:space="0" w:color="auto"/>
            </w:tcBorders>
            <w:shd w:val="clear" w:color="auto" w:fill="FFFFFF"/>
            <w:vAlign w:val="center"/>
          </w:tcPr>
          <w:p w14:paraId="33C6511C" w14:textId="3763255C" w:rsidR="00042457" w:rsidRPr="00F37467" w:rsidDel="00557DD5" w:rsidRDefault="00042457" w:rsidP="00095EEF">
            <w:pPr>
              <w:jc w:val="center"/>
              <w:rPr>
                <w:del w:id="2997" w:author="Sugahara, Hikaru/菅原 光" w:date="2022-07-01T21:29:00Z"/>
                <w:rFonts w:ascii="Meiryo UI" w:eastAsia="Meiryo UI" w:hAnsi="Meiryo UI"/>
                <w:rPrChange w:id="2998" w:author="Sasaki Kenji／佐々木　研二／AI" w:date="2021-11-19T14:16:00Z">
                  <w:rPr>
                    <w:del w:id="2999" w:author="Sugahara, Hikaru/菅原 光" w:date="2022-07-01T21:29:00Z"/>
                  </w:rPr>
                </w:rPrChange>
              </w:rPr>
            </w:pPr>
            <w:del w:id="3000" w:author="Sugahara, Hikaru/菅原 光" w:date="2022-07-01T21:29:00Z">
              <w:r w:rsidRPr="00F37467" w:rsidDel="00557DD5">
                <w:rPr>
                  <w:rFonts w:hint="eastAsia"/>
                  <w:lang w:val="en"/>
                  <w:rPrChange w:id="3001"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5A227D35" w14:textId="2FE5F99F" w:rsidR="00042457" w:rsidRPr="00F37467" w:rsidDel="00557DD5" w:rsidRDefault="00042457" w:rsidP="00095EEF">
            <w:pPr>
              <w:jc w:val="center"/>
              <w:rPr>
                <w:del w:id="3002" w:author="Sugahara, Hikaru/菅原 光" w:date="2022-07-01T21:29:00Z"/>
                <w:rFonts w:ascii="Meiryo UI" w:eastAsia="Meiryo UI" w:hAnsi="Meiryo UI"/>
                <w:rPrChange w:id="3003" w:author="Sasaki Kenji／佐々木　研二／AI" w:date="2021-11-19T14:16:00Z">
                  <w:rPr>
                    <w:del w:id="3004" w:author="Sugahara, Hikaru/菅原 光" w:date="2022-07-01T21:29:00Z"/>
                  </w:rPr>
                </w:rPrChange>
              </w:rPr>
            </w:pPr>
            <w:del w:id="3005" w:author="Sugahara, Hikaru/菅原 光" w:date="2022-07-01T21:29:00Z">
              <w:r w:rsidRPr="00F37467" w:rsidDel="00557DD5">
                <w:rPr>
                  <w:rFonts w:hint="eastAsia"/>
                  <w:lang w:val="en"/>
                  <w:rPrChange w:id="3006"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782A3284" w14:textId="1045F0C4" w:rsidR="00042457" w:rsidRPr="00F37467" w:rsidDel="00557DD5" w:rsidRDefault="00042457" w:rsidP="00095EEF">
            <w:pPr>
              <w:jc w:val="center"/>
              <w:rPr>
                <w:del w:id="3007" w:author="Sugahara, Hikaru/菅原 光" w:date="2022-07-01T21:29:00Z"/>
                <w:rFonts w:ascii="Meiryo UI" w:eastAsia="Meiryo UI" w:hAnsi="Meiryo UI"/>
                <w:rPrChange w:id="3008" w:author="Sasaki Kenji／佐々木　研二／AI" w:date="2021-11-19T14:16:00Z">
                  <w:rPr>
                    <w:del w:id="3009" w:author="Sugahara, Hikaru/菅原 光" w:date="2022-07-01T21:29:00Z"/>
                  </w:rPr>
                </w:rPrChange>
              </w:rPr>
            </w:pPr>
            <w:del w:id="3010" w:author="Sugahara, Hikaru/菅原 光" w:date="2022-07-01T21:29:00Z">
              <w:r w:rsidRPr="00F37467" w:rsidDel="00557DD5">
                <w:rPr>
                  <w:rFonts w:hint="eastAsia"/>
                  <w:lang w:val="en"/>
                  <w:rPrChange w:id="3011"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05E0F11C" w14:textId="301B2B8F" w:rsidR="00042457" w:rsidRPr="00F37467" w:rsidDel="00557DD5" w:rsidRDefault="00042457" w:rsidP="00095EEF">
            <w:pPr>
              <w:jc w:val="center"/>
              <w:rPr>
                <w:del w:id="3012" w:author="Sugahara, Hikaru/菅原 光" w:date="2022-07-01T21:29:00Z"/>
                <w:rFonts w:ascii="Meiryo UI" w:eastAsia="Meiryo UI" w:hAnsi="Meiryo UI"/>
                <w:rPrChange w:id="3013" w:author="Sasaki Kenji／佐々木　研二／AI" w:date="2021-11-19T14:16:00Z">
                  <w:rPr>
                    <w:del w:id="3014" w:author="Sugahara, Hikaru/菅原 光" w:date="2022-07-01T21:29:00Z"/>
                  </w:rPr>
                </w:rPrChange>
              </w:rPr>
            </w:pPr>
            <w:del w:id="3015" w:author="Sugahara, Hikaru/菅原 光" w:date="2022-07-01T21:29:00Z">
              <w:r w:rsidRPr="00F37467" w:rsidDel="00557DD5">
                <w:rPr>
                  <w:rFonts w:hint="eastAsia"/>
                  <w:lang w:val="en"/>
                  <w:rPrChange w:id="3016"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218E7C17" w14:textId="7373C520" w:rsidR="00042457" w:rsidRPr="00F37467" w:rsidDel="00557DD5" w:rsidRDefault="00042457" w:rsidP="00095EEF">
            <w:pPr>
              <w:jc w:val="center"/>
              <w:rPr>
                <w:del w:id="3017" w:author="Sugahara, Hikaru/菅原 光" w:date="2022-07-01T21:29:00Z"/>
                <w:rFonts w:ascii="Meiryo UI" w:eastAsia="Meiryo UI" w:hAnsi="Meiryo UI"/>
                <w:rPrChange w:id="3018" w:author="Sasaki Kenji／佐々木　研二／AI" w:date="2021-11-19T14:16:00Z">
                  <w:rPr>
                    <w:del w:id="3019" w:author="Sugahara, Hikaru/菅原 光" w:date="2022-07-01T21:29:00Z"/>
                  </w:rPr>
                </w:rPrChange>
              </w:rPr>
            </w:pPr>
            <w:del w:id="3020" w:author="Sugahara, Hikaru/菅原 光" w:date="2022-07-01T21:29:00Z">
              <w:r w:rsidRPr="00F37467" w:rsidDel="00557DD5">
                <w:rPr>
                  <w:rFonts w:hint="eastAsia"/>
                  <w:lang w:val="en"/>
                  <w:rPrChange w:id="3021"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723B4BAE" w14:textId="2BF9DB56" w:rsidR="00042457" w:rsidRPr="00F37467" w:rsidDel="00557DD5" w:rsidRDefault="00042457" w:rsidP="00095EEF">
            <w:pPr>
              <w:jc w:val="center"/>
              <w:rPr>
                <w:del w:id="3022" w:author="Sugahara, Hikaru/菅原 光" w:date="2022-07-01T21:29:00Z"/>
                <w:rFonts w:ascii="Meiryo UI" w:eastAsia="Meiryo UI" w:hAnsi="Meiryo UI"/>
                <w:rPrChange w:id="3023" w:author="Sasaki Kenji／佐々木　研二／AI" w:date="2021-11-19T14:16:00Z">
                  <w:rPr>
                    <w:del w:id="3024" w:author="Sugahara, Hikaru/菅原 光" w:date="2022-07-01T21:29:00Z"/>
                  </w:rPr>
                </w:rPrChange>
              </w:rPr>
            </w:pPr>
            <w:del w:id="3025" w:author="Sugahara, Hikaru/菅原 光" w:date="2022-07-01T21:29:00Z">
              <w:r w:rsidRPr="00F37467" w:rsidDel="00557DD5">
                <w:rPr>
                  <w:rFonts w:hint="eastAsia"/>
                  <w:lang w:val="en"/>
                  <w:rPrChange w:id="3026"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67D33D6E" w14:textId="25E98F1C" w:rsidR="00042457" w:rsidRPr="00F37467" w:rsidDel="00557DD5" w:rsidRDefault="00042457" w:rsidP="00095EEF">
            <w:pPr>
              <w:jc w:val="center"/>
              <w:rPr>
                <w:del w:id="3027" w:author="Sugahara, Hikaru/菅原 光" w:date="2022-07-01T21:29:00Z"/>
                <w:rFonts w:ascii="Meiryo UI" w:eastAsia="Meiryo UI" w:hAnsi="Meiryo UI"/>
                <w:rPrChange w:id="3028" w:author="Sasaki Kenji／佐々木　研二／AI" w:date="2021-11-19T14:16:00Z">
                  <w:rPr>
                    <w:del w:id="3029" w:author="Sugahara, Hikaru/菅原 光" w:date="2022-07-01T21:29:00Z"/>
                  </w:rPr>
                </w:rPrChange>
              </w:rPr>
            </w:pPr>
            <w:del w:id="3030" w:author="Sugahara, Hikaru/菅原 光" w:date="2022-07-01T21:29:00Z">
              <w:r w:rsidRPr="00F37467" w:rsidDel="00557DD5">
                <w:rPr>
                  <w:rFonts w:hint="eastAsia"/>
                  <w:lang w:val="en"/>
                  <w:rPrChange w:id="3031"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2DE8A278" w14:textId="56B6C46A" w:rsidR="00042457" w:rsidRPr="00F37467" w:rsidDel="00557DD5" w:rsidRDefault="00042457" w:rsidP="00095EEF">
            <w:pPr>
              <w:jc w:val="center"/>
              <w:rPr>
                <w:del w:id="3032" w:author="Sugahara, Hikaru/菅原 光" w:date="2022-07-01T21:29:00Z"/>
                <w:rFonts w:ascii="Meiryo UI" w:eastAsia="Meiryo UI" w:hAnsi="Meiryo UI"/>
                <w:rPrChange w:id="3033" w:author="Sasaki Kenji／佐々木　研二／AI" w:date="2021-11-19T14:16:00Z">
                  <w:rPr>
                    <w:del w:id="3034" w:author="Sugahara, Hikaru/菅原 光" w:date="2022-07-01T21:29:00Z"/>
                  </w:rPr>
                </w:rPrChange>
              </w:rPr>
            </w:pPr>
            <w:del w:id="3035" w:author="Sugahara, Hikaru/菅原 光" w:date="2022-07-01T21:29:00Z">
              <w:r w:rsidRPr="00F37467" w:rsidDel="00557DD5">
                <w:rPr>
                  <w:rFonts w:hint="eastAsia"/>
                  <w:lang w:val="en"/>
                  <w:rPrChange w:id="3036"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50AD9296" w14:textId="7AC59F8F" w:rsidR="00042457" w:rsidRPr="00F37467" w:rsidDel="00557DD5" w:rsidRDefault="00042457" w:rsidP="00095EEF">
            <w:pPr>
              <w:jc w:val="center"/>
              <w:rPr>
                <w:del w:id="3037" w:author="Sugahara, Hikaru/菅原 光" w:date="2022-07-01T21:29:00Z"/>
                <w:rFonts w:ascii="Meiryo UI" w:eastAsia="Meiryo UI" w:hAnsi="Meiryo UI"/>
                <w:rPrChange w:id="3038" w:author="Sasaki Kenji／佐々木　研二／AI" w:date="2021-11-19T14:16:00Z">
                  <w:rPr>
                    <w:del w:id="3039" w:author="Sugahara, Hikaru/菅原 光" w:date="2022-07-01T21:29:00Z"/>
                  </w:rPr>
                </w:rPrChange>
              </w:rPr>
            </w:pPr>
            <w:del w:id="3040" w:author="Sugahara, Hikaru/菅原 光" w:date="2022-07-01T21:29:00Z">
              <w:r w:rsidRPr="00F37467" w:rsidDel="00557DD5">
                <w:rPr>
                  <w:rFonts w:hint="eastAsia"/>
                  <w:lang w:val="en"/>
                  <w:rPrChange w:id="3041"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2DDD58CA" w14:textId="7DA6ABCF" w:rsidR="00042457" w:rsidRPr="00F37467" w:rsidDel="00557DD5" w:rsidRDefault="00042457" w:rsidP="00095EEF">
            <w:pPr>
              <w:jc w:val="center"/>
              <w:rPr>
                <w:del w:id="3042" w:author="Sugahara, Hikaru/菅原 光" w:date="2022-07-01T21:29:00Z"/>
                <w:rFonts w:ascii="Meiryo UI" w:eastAsia="Meiryo UI" w:hAnsi="Meiryo UI"/>
                <w:rPrChange w:id="3043" w:author="Sasaki Kenji／佐々木　研二／AI" w:date="2021-11-19T14:16:00Z">
                  <w:rPr>
                    <w:del w:id="3044" w:author="Sugahara, Hikaru/菅原 光" w:date="2022-07-01T21:29:00Z"/>
                  </w:rPr>
                </w:rPrChange>
              </w:rPr>
            </w:pPr>
            <w:del w:id="3045" w:author="Sugahara, Hikaru/菅原 光" w:date="2022-07-01T21:29:00Z">
              <w:r w:rsidRPr="00F37467" w:rsidDel="00557DD5">
                <w:rPr>
                  <w:rFonts w:hint="eastAsia"/>
                  <w:lang w:val="en"/>
                  <w:rPrChange w:id="3046"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1FA3FE20" w14:textId="49EB0CA6" w:rsidR="00042457" w:rsidRPr="00F37467" w:rsidDel="00557DD5" w:rsidRDefault="00042457" w:rsidP="00095EEF">
            <w:pPr>
              <w:jc w:val="center"/>
              <w:rPr>
                <w:del w:id="3047" w:author="Sugahara, Hikaru/菅原 光" w:date="2022-07-01T21:29:00Z"/>
                <w:rFonts w:ascii="Meiryo UI" w:eastAsia="Meiryo UI" w:hAnsi="Meiryo UI"/>
                <w:rPrChange w:id="3048" w:author="Sasaki Kenji／佐々木　研二／AI" w:date="2021-11-19T14:16:00Z">
                  <w:rPr>
                    <w:del w:id="3049" w:author="Sugahara, Hikaru/菅原 光" w:date="2022-07-01T21:29:00Z"/>
                  </w:rPr>
                </w:rPrChange>
              </w:rPr>
            </w:pPr>
            <w:del w:id="3050" w:author="Sugahara, Hikaru/菅原 光" w:date="2022-07-01T21:29:00Z">
              <w:r w:rsidRPr="00F37467" w:rsidDel="00557DD5">
                <w:rPr>
                  <w:rFonts w:hint="eastAsia"/>
                  <w:lang w:val="en"/>
                  <w:rPrChange w:id="3051" w:author="Sasaki Kenji／佐々木　研二／AI" w:date="2021-11-19T14:16:00Z">
                    <w:rPr>
                      <w:rFonts w:hint="eastAsia"/>
                    </w:rPr>
                  </w:rPrChange>
                </w:rPr>
                <w:delText>―</w:delText>
              </w:r>
            </w:del>
          </w:p>
        </w:tc>
      </w:tr>
    </w:tbl>
    <w:p w14:paraId="75324C41" w14:textId="77777777" w:rsidR="00042457" w:rsidRPr="00F37467" w:rsidRDefault="00042457" w:rsidP="002005A8">
      <w:pPr>
        <w:rPr>
          <w:rFonts w:ascii="Meiryo UI" w:eastAsia="Meiryo UI" w:hAnsi="Meiryo UI"/>
          <w:rPrChange w:id="3052" w:author="Sasaki Kenji／佐々木　研二／AI" w:date="2021-11-19T14:16:00Z">
            <w:rPr/>
          </w:rPrChange>
        </w:rPr>
      </w:pPr>
    </w:p>
    <w:p w14:paraId="25A443F0" w14:textId="3E4DDB6A" w:rsidR="00E64976" w:rsidRPr="00F37467" w:rsidRDefault="00E64976" w:rsidP="00E64976">
      <w:pPr>
        <w:pStyle w:val="3"/>
        <w:rPr>
          <w:rFonts w:ascii="Meiryo UI" w:eastAsia="Meiryo UI" w:hAnsi="Meiryo UI"/>
          <w:rPrChange w:id="3053" w:author="Sasaki Kenji／佐々木　研二／AI" w:date="2021-11-19T14:16:00Z">
            <w:rPr>
              <w:rFonts w:ascii="ＭＳ ゴシック" w:hAnsi="ＭＳ ゴシック"/>
            </w:rPr>
          </w:rPrChange>
        </w:rPr>
      </w:pPr>
      <w:bookmarkStart w:id="3054" w:name="_Toc80878050"/>
      <w:bookmarkStart w:id="3055" w:name="_Toc189941493"/>
      <w:r w:rsidRPr="00F37467">
        <w:rPr>
          <w:rFonts w:hint="eastAsia"/>
          <w:lang w:val="en"/>
          <w:rPrChange w:id="3056" w:author="Sasaki Kenji／佐々木　研二／AI" w:date="2021-11-19T14:16:00Z">
            <w:rPr>
              <w:rFonts w:ascii="ＭＳ ゴシック" w:hAnsi="ＭＳ ゴシック" w:hint="eastAsia"/>
            </w:rPr>
          </w:rPrChange>
        </w:rPr>
        <w:t>５－２－</w:t>
      </w:r>
      <w:ins w:id="3057" w:author="Sugahara, Hikaru/菅原 光" w:date="2022-07-01T21:29:00Z">
        <w:r w:rsidR="00557DD5">
          <w:rPr>
            <w:rFonts w:hint="eastAsia"/>
            <w:lang w:val="en"/>
          </w:rPr>
          <w:t>１</w:t>
        </w:r>
      </w:ins>
      <w:del w:id="3058" w:author="Sugahara, Hikaru/菅原 光" w:date="2022-07-01T21:29:00Z">
        <w:r w:rsidRPr="00F37467" w:rsidDel="00557DD5">
          <w:rPr>
            <w:rFonts w:hint="eastAsia"/>
            <w:lang w:val="en"/>
            <w:rPrChange w:id="3059" w:author="Sasaki Kenji／佐々木　研二／AI" w:date="2021-11-19T14:16:00Z">
              <w:rPr>
                <w:rFonts w:ascii="ＭＳ ゴシック" w:hAnsi="ＭＳ ゴシック" w:hint="eastAsia"/>
              </w:rPr>
            </w:rPrChange>
          </w:rPr>
          <w:delText>２</w:delText>
        </w:r>
      </w:del>
      <w:r w:rsidRPr="00F37467">
        <w:rPr>
          <w:rFonts w:hint="eastAsia"/>
          <w:lang w:val="en"/>
          <w:rPrChange w:id="3060" w:author="Sasaki Kenji／佐々木　研二／AI" w:date="2021-11-19T14:16:00Z">
            <w:rPr>
              <w:rFonts w:ascii="ＭＳ ゴシック" w:hAnsi="ＭＳ ゴシック" w:hint="eastAsia"/>
            </w:rPr>
          </w:rPrChange>
        </w:rPr>
        <w:t>．</w:t>
      </w:r>
      <w:r w:rsidRPr="00F37467">
        <w:rPr>
          <w:lang w:val="en"/>
          <w:rPrChange w:id="3061" w:author="Sasaki Kenji／佐々木　研二／AI" w:date="2021-11-19T14:16:00Z">
            <w:rPr>
              <w:rFonts w:ascii="ＭＳ ゴシック" w:hAnsi="ＭＳ ゴシック"/>
            </w:rPr>
          </w:rPrChange>
        </w:rPr>
        <w:t xml:space="preserve"> </w:t>
      </w:r>
      <w:ins w:id="3062" w:author="Sugahara, Hikaru/菅原 光" w:date="2022-06-25T18:07:00Z">
        <w:r w:rsidR="005D5449" w:rsidRPr="005D5449">
          <w:rPr>
            <w:rFonts w:hint="eastAsia"/>
            <w:lang w:val="en"/>
          </w:rPr>
          <w:t>基本動作（正常系）</w:t>
        </w:r>
        <w:r w:rsidR="005D5449">
          <w:rPr>
            <w:rFonts w:hint="eastAsia"/>
            <w:lang w:val="en"/>
          </w:rPr>
          <w:t xml:space="preserve">　</w:t>
        </w:r>
      </w:ins>
      <w:r w:rsidRPr="00F37467">
        <w:rPr>
          <w:lang w:val="en"/>
          <w:rPrChange w:id="3063" w:author="Sasaki Kenji／佐々木　研二／AI" w:date="2021-11-19T14:16:00Z">
            <w:rPr>
              <w:rFonts w:ascii="ＭＳ ゴシック" w:hAnsi="ＭＳ ゴシック"/>
            </w:rPr>
          </w:rPrChange>
        </w:rPr>
        <w:t>Basic movements (normal system)</w:t>
      </w:r>
      <w:bookmarkEnd w:id="3054"/>
      <w:bookmarkEnd w:id="3055"/>
    </w:p>
    <w:p w14:paraId="29CF1E70" w14:textId="35B75309" w:rsidR="00296ACB" w:rsidRPr="00F37467" w:rsidRDefault="005D5449" w:rsidP="00296ACB">
      <w:pPr>
        <w:pStyle w:val="4"/>
        <w:rPr>
          <w:rFonts w:ascii="Meiryo UI" w:eastAsia="Meiryo UI" w:hAnsi="Meiryo UI"/>
          <w:rPrChange w:id="3064" w:author="Sasaki Kenji／佐々木　研二／AI" w:date="2021-11-19T14:16:00Z">
            <w:rPr>
              <w:rFonts w:ascii="ＭＳ ゴシック" w:eastAsia="ＭＳ ゴシック" w:hAnsi="ＭＳ ゴシック"/>
            </w:rPr>
          </w:rPrChange>
        </w:rPr>
      </w:pPr>
      <w:ins w:id="3065" w:author="Sugahara, Hikaru/菅原 光" w:date="2022-06-25T18:07:00Z">
        <w:r w:rsidRPr="005D5449">
          <w:rPr>
            <w:rFonts w:hint="eastAsia"/>
            <w:lang w:val="en"/>
          </w:rPr>
          <w:t>サービス概要</w:t>
        </w:r>
        <w:r>
          <w:rPr>
            <w:rFonts w:hint="eastAsia"/>
            <w:lang w:val="en"/>
          </w:rPr>
          <w:t xml:space="preserve">　</w:t>
        </w:r>
      </w:ins>
      <w:r w:rsidR="00E64976" w:rsidRPr="00F37467">
        <w:rPr>
          <w:lang w:val="en"/>
          <w:rPrChange w:id="3066" w:author="Sasaki Kenji／佐々木　研二／AI" w:date="2021-11-19T14:16:00Z">
            <w:rPr>
              <w:rFonts w:ascii="ＭＳ ゴシック" w:eastAsia="ＭＳ ゴシック" w:hAnsi="ＭＳ ゴシック"/>
            </w:rPr>
          </w:rPrChange>
        </w:rPr>
        <w:t>Service Overview</w:t>
      </w:r>
    </w:p>
    <w:p w14:paraId="09CF76C6" w14:textId="1BC9C116" w:rsidR="00FB26B9" w:rsidRPr="00F37467" w:rsidDel="005D5449" w:rsidRDefault="002A026A" w:rsidP="00080D89">
      <w:pPr>
        <w:rPr>
          <w:del w:id="3067" w:author="Sugahara, Hikaru/菅原 光" w:date="2022-06-25T18:08:00Z"/>
          <w:rFonts w:ascii="Meiryo UI" w:eastAsia="Meiryo UI" w:hAnsi="Meiryo UI" w:cs="Meiryo UI"/>
          <w:sz w:val="21"/>
          <w:szCs w:val="21"/>
          <w:rPrChange w:id="3068" w:author="Sasaki Kenji／佐々木　研二／AI" w:date="2021-11-19T14:16:00Z">
            <w:rPr>
              <w:del w:id="3069" w:author="Sugahara, Hikaru/菅原 光" w:date="2022-06-25T18:08:00Z"/>
              <w:rFonts w:ascii="ＭＳ ゴシック" w:eastAsia="ＭＳ ゴシック" w:hAnsi="ＭＳ ゴシック" w:cs="Meiryo UI"/>
              <w:sz w:val="21"/>
              <w:szCs w:val="21"/>
            </w:rPr>
          </w:rPrChange>
        </w:rPr>
      </w:pPr>
      <w:r w:rsidRPr="00F37467">
        <w:rPr>
          <w:rFonts w:hint="eastAsia"/>
          <w:lang w:val="en"/>
          <w:rPrChange w:id="3070" w:author="Sasaki Kenji／佐々木　研二／AI" w:date="2021-11-19T14:16:00Z">
            <w:rPr>
              <w:rFonts w:ascii="ＭＳ ゴシック" w:eastAsia="ＭＳ ゴシック" w:hAnsi="ＭＳ ゴシック" w:hint="eastAsia"/>
            </w:rPr>
          </w:rPrChange>
        </w:rPr>
        <w:t>・</w:t>
      </w:r>
      <w:r w:rsidRPr="00F37467">
        <w:rPr>
          <w:lang w:val="en"/>
          <w:rPrChange w:id="3071" w:author="Sasaki Kenji／佐々木　研二／AI" w:date="2021-11-19T14:16:00Z">
            <w:rPr>
              <w:rFonts w:ascii="ＭＳ ゴシック" w:eastAsia="ＭＳ ゴシック" w:hAnsi="ＭＳ ゴシック"/>
            </w:rPr>
          </w:rPrChange>
        </w:rPr>
        <w:t xml:space="preserve"> </w:t>
      </w:r>
      <w:ins w:id="3072" w:author="Sugahara, Hikaru/菅原 光" w:date="2022-06-25T18:08:00Z">
        <w:r w:rsidR="005D5449" w:rsidRPr="005D5449">
          <w:rPr>
            <w:rFonts w:hint="eastAsia"/>
            <w:lang w:val="en"/>
          </w:rPr>
          <w:t>ユーザは</w:t>
        </w:r>
        <w:r w:rsidR="005D5449" w:rsidRPr="005D5449">
          <w:rPr>
            <w:rFonts w:hint="eastAsia"/>
            <w:lang w:val="en"/>
          </w:rPr>
          <w:t>ACC ON</w:t>
        </w:r>
        <w:r w:rsidR="005D5449" w:rsidRPr="005D5449">
          <w:rPr>
            <w:rFonts w:hint="eastAsia"/>
            <w:lang w:val="en"/>
          </w:rPr>
          <w:t>時に、日付案内の後に事前にセンターから取得した代表的なイベントごと（東京オリンピックや大阪万博など）をイベント当日に何のイベントがあるかを確認することできる。</w:t>
        </w:r>
      </w:ins>
      <w:r w:rsidRPr="00F37467">
        <w:rPr>
          <w:sz w:val="21"/>
          <w:szCs w:val="21"/>
          <w:lang w:val="en"/>
          <w:rPrChange w:id="3073" w:author="Sasaki Kenji／佐々木　研二／AI" w:date="2021-11-19T14:16:00Z">
            <w:rPr>
              <w:rFonts w:ascii="ＭＳ ゴシック" w:eastAsia="ＭＳ ゴシック" w:hAnsi="ＭＳ ゴシック" w:cs="Meiryo UI"/>
              <w:sz w:val="21"/>
              <w:szCs w:val="21"/>
            </w:rPr>
          </w:rPrChange>
        </w:rPr>
        <w:t>Representative</w:t>
      </w:r>
      <w:r>
        <w:rPr>
          <w:lang w:val="en"/>
        </w:rPr>
        <w:t xml:space="preserve"> </w:t>
      </w:r>
      <w:r w:rsidRPr="00F37467">
        <w:rPr>
          <w:sz w:val="21"/>
          <w:szCs w:val="21"/>
          <w:lang w:val="en"/>
          <w:rPrChange w:id="3074" w:author="Sasaki Kenji／佐々木　研二／AI" w:date="2021-11-19T14:16:00Z">
            <w:rPr>
              <w:rFonts w:ascii="ＭＳ ゴシック" w:eastAsia="ＭＳ ゴシック" w:hAnsi="ＭＳ ゴシック" w:cs="Meiryo UI"/>
              <w:sz w:val="21"/>
              <w:szCs w:val="21"/>
            </w:rPr>
          </w:rPrChange>
        </w:rPr>
        <w:t>events acquired from the center in advance</w:t>
      </w:r>
      <w:r>
        <w:rPr>
          <w:lang w:val="en"/>
        </w:rPr>
        <w:t xml:space="preserve"> </w:t>
      </w:r>
      <w:r w:rsidR="00FB26B9" w:rsidRPr="00F37467">
        <w:rPr>
          <w:sz w:val="21"/>
          <w:szCs w:val="21"/>
          <w:lang w:val="en"/>
          <w:rPrChange w:id="3075" w:author="Sasaki Kenji／佐々木　研二／AI" w:date="2021-11-19T14:16:00Z">
            <w:rPr>
              <w:rFonts w:ascii="ＭＳ ゴシック" w:eastAsia="ＭＳ ゴシック" w:hAnsi="ＭＳ ゴシック"/>
              <w:sz w:val="21"/>
              <w:szCs w:val="21"/>
            </w:rPr>
          </w:rPrChange>
        </w:rPr>
        <w:t>after the date guidance at ACC ON</w:t>
      </w:r>
      <w:ins w:id="3076" w:author="Sugahara, Hikaru/菅原 光" w:date="2022-06-25T18:08:00Z">
        <w:r w:rsidR="005D5449">
          <w:rPr>
            <w:sz w:val="21"/>
            <w:szCs w:val="21"/>
            <w:lang w:val="en"/>
          </w:rPr>
          <w:t xml:space="preserve"> </w:t>
        </w:r>
      </w:ins>
    </w:p>
    <w:p w14:paraId="770C335D" w14:textId="4A521A58" w:rsidR="00FB26B9" w:rsidRPr="00F37467" w:rsidDel="005D5449" w:rsidRDefault="002A026A">
      <w:pPr>
        <w:rPr>
          <w:del w:id="3077" w:author="Sugahara, Hikaru/菅原 光" w:date="2022-06-25T18:08:00Z"/>
          <w:rFonts w:ascii="Meiryo UI" w:eastAsia="Meiryo UI" w:hAnsi="Meiryo UI" w:cs="Meiryo UI"/>
          <w:sz w:val="21"/>
          <w:szCs w:val="21"/>
          <w:rPrChange w:id="3078" w:author="Sasaki Kenji／佐々木　研二／AI" w:date="2021-11-19T14:16:00Z">
            <w:rPr>
              <w:del w:id="3079" w:author="Sugahara, Hikaru/菅原 光" w:date="2022-06-25T18:08:00Z"/>
              <w:rFonts w:ascii="ＭＳ ゴシック" w:eastAsia="ＭＳ ゴシック" w:hAnsi="ＭＳ ゴシック" w:cs="Meiryo UI"/>
              <w:sz w:val="21"/>
              <w:szCs w:val="21"/>
            </w:rPr>
          </w:rPrChange>
        </w:rPr>
        <w:pPrChange w:id="3080" w:author="Sugahara, Hikaru/菅原 光" w:date="2022-06-25T18:08:00Z">
          <w:pPr>
            <w:ind w:firstLineChars="100" w:firstLine="210"/>
          </w:pPr>
        </w:pPrChange>
      </w:pPr>
      <w:r w:rsidRPr="00F37467">
        <w:rPr>
          <w:sz w:val="21"/>
          <w:szCs w:val="21"/>
          <w:lang w:val="en"/>
          <w:rPrChange w:id="3081" w:author="Sasaki Kenji／佐々木　研二／AI" w:date="2021-11-19T14:16:00Z">
            <w:rPr>
              <w:rFonts w:ascii="ＭＳ ゴシック" w:eastAsia="ＭＳ ゴシック" w:hAnsi="ＭＳ ゴシック" w:cs="Meiryo UI"/>
              <w:sz w:val="21"/>
              <w:szCs w:val="21"/>
            </w:rPr>
          </w:rPrChange>
        </w:rPr>
        <w:t xml:space="preserve">events (such as the Tokyo Olympics and the Osaka Expo) </w:t>
      </w:r>
      <w:r w:rsidR="00FB26B9" w:rsidRPr="00F37467">
        <w:rPr>
          <w:sz w:val="21"/>
          <w:szCs w:val="21"/>
          <w:lang w:val="en"/>
          <w:rPrChange w:id="3082" w:author="Sasaki Kenji／佐々木　研二／AI" w:date="2021-11-19T14:16:00Z">
            <w:rPr>
              <w:rFonts w:ascii="ＭＳ ゴシック" w:eastAsia="ＭＳ ゴシック" w:hAnsi="ＭＳ ゴシック" w:cs="Meiryo UI"/>
              <w:sz w:val="21"/>
              <w:szCs w:val="21"/>
            </w:rPr>
          </w:rPrChange>
        </w:rPr>
        <w:t xml:space="preserve">what kind of events are held on the day of the </w:t>
      </w:r>
      <w:proofErr w:type="spellStart"/>
      <w:r w:rsidR="00FB26B9" w:rsidRPr="00F37467">
        <w:rPr>
          <w:sz w:val="21"/>
          <w:szCs w:val="21"/>
          <w:lang w:val="en"/>
          <w:rPrChange w:id="3083" w:author="Sasaki Kenji／佐々木　研二／AI" w:date="2021-11-19T14:16:00Z">
            <w:rPr>
              <w:rFonts w:ascii="ＭＳ ゴシック" w:eastAsia="ＭＳ ゴシック" w:hAnsi="ＭＳ ゴシック" w:cs="Meiryo UI"/>
              <w:sz w:val="21"/>
              <w:szCs w:val="21"/>
            </w:rPr>
          </w:rPrChange>
        </w:rPr>
        <w:t>event.</w:t>
      </w:r>
    </w:p>
    <w:p w14:paraId="2A1B61C9" w14:textId="77777777" w:rsidR="002A026A" w:rsidRPr="00F37467" w:rsidRDefault="002A026A">
      <w:pPr>
        <w:rPr>
          <w:rFonts w:ascii="Meiryo UI" w:eastAsia="Meiryo UI" w:hAnsi="Meiryo UI"/>
          <w:sz w:val="21"/>
          <w:szCs w:val="21"/>
          <w:u w:val="single"/>
          <w:rPrChange w:id="3084" w:author="Sasaki Kenji／佐々木　研二／AI" w:date="2021-11-19T14:16:00Z">
            <w:rPr>
              <w:rFonts w:ascii="ＭＳ ゴシック" w:eastAsia="ＭＳ ゴシック" w:hAnsi="ＭＳ ゴシック"/>
              <w:sz w:val="21"/>
              <w:szCs w:val="21"/>
              <w:u w:val="single"/>
            </w:rPr>
          </w:rPrChange>
        </w:rPr>
        <w:pPrChange w:id="3085" w:author="Sugahara, Hikaru/菅原 光" w:date="2022-06-25T18:08:00Z">
          <w:pPr>
            <w:ind w:firstLineChars="100" w:firstLine="210"/>
          </w:pPr>
        </w:pPrChange>
      </w:pPr>
      <w:r w:rsidRPr="00F37467">
        <w:rPr>
          <w:sz w:val="21"/>
          <w:szCs w:val="21"/>
          <w:lang w:val="en"/>
          <w:rPrChange w:id="3086" w:author="Sasaki Kenji／佐々木　研二／AI" w:date="2021-11-19T14:16:00Z">
            <w:rPr>
              <w:rFonts w:ascii="ＭＳ ゴシック" w:eastAsia="ＭＳ ゴシック" w:hAnsi="ＭＳ ゴシック" w:cs="Meiryo UI"/>
              <w:sz w:val="21"/>
              <w:szCs w:val="21"/>
            </w:rPr>
          </w:rPrChange>
        </w:rPr>
        <w:t>Can</w:t>
      </w:r>
      <w:proofErr w:type="spellEnd"/>
      <w:r w:rsidRPr="00F37467">
        <w:rPr>
          <w:sz w:val="21"/>
          <w:szCs w:val="21"/>
          <w:lang w:val="en"/>
          <w:rPrChange w:id="3087" w:author="Sasaki Kenji／佐々木　研二／AI" w:date="2021-11-19T14:16:00Z">
            <w:rPr>
              <w:rFonts w:ascii="ＭＳ ゴシック" w:eastAsia="ＭＳ ゴシック" w:hAnsi="ＭＳ ゴシック" w:cs="Meiryo UI"/>
              <w:sz w:val="21"/>
              <w:szCs w:val="21"/>
            </w:rPr>
          </w:rPrChange>
        </w:rPr>
        <w:t xml:space="preserve"> be confirmed</w:t>
      </w:r>
      <w:r w:rsidRPr="00F37467">
        <w:rPr>
          <w:sz w:val="21"/>
          <w:szCs w:val="21"/>
          <w:lang w:val="en"/>
          <w:rPrChange w:id="3088" w:author="Sasaki Kenji／佐々木　研二／AI" w:date="2021-11-19T14:16:00Z">
            <w:rPr>
              <w:rFonts w:ascii="ＭＳ ゴシック" w:eastAsia="ＭＳ ゴシック" w:hAnsi="ＭＳ ゴシック"/>
              <w:sz w:val="21"/>
              <w:szCs w:val="21"/>
            </w:rPr>
          </w:rPrChange>
        </w:rPr>
        <w:t xml:space="preserve">. </w:t>
      </w:r>
    </w:p>
    <w:p w14:paraId="77831E2E" w14:textId="45E242E6" w:rsidR="002A026A" w:rsidRPr="00F37467" w:rsidRDefault="002A026A" w:rsidP="00080D89">
      <w:pPr>
        <w:ind w:firstLineChars="100" w:firstLine="210"/>
        <w:rPr>
          <w:rFonts w:ascii="Meiryo UI" w:eastAsia="Meiryo UI" w:hAnsi="Meiryo UI" w:cs="Meiryo UI"/>
          <w:sz w:val="21"/>
          <w:szCs w:val="21"/>
          <w:rPrChange w:id="3089" w:author="Sasaki Kenji／佐々木　研二／AI" w:date="2021-11-19T14:16:00Z">
            <w:rPr>
              <w:rFonts w:ascii="ＭＳ ゴシック" w:eastAsia="ＭＳ ゴシック" w:hAnsi="ＭＳ ゴシック" w:cs="Meiryo UI"/>
              <w:sz w:val="21"/>
              <w:szCs w:val="21"/>
            </w:rPr>
          </w:rPrChange>
        </w:rPr>
      </w:pPr>
      <w:r w:rsidRPr="00F37467">
        <w:rPr>
          <w:sz w:val="21"/>
          <w:szCs w:val="21"/>
          <w:lang w:val="en"/>
          <w:rPrChange w:id="3090" w:author="Sasaki Kenji／佐々木　研二／AI" w:date="2021-11-19T14:16:00Z">
            <w:rPr>
              <w:rFonts w:ascii="ＭＳ ゴシック" w:eastAsia="ＭＳ ゴシック" w:hAnsi="ＭＳ ゴシック" w:cs="Meiryo UI"/>
              <w:sz w:val="21"/>
              <w:szCs w:val="21"/>
            </w:rPr>
          </w:rPrChange>
        </w:rPr>
        <w:t xml:space="preserve">&lt; </w:t>
      </w:r>
      <w:ins w:id="3091" w:author="Sugahara, Hikaru/菅原 光" w:date="2022-06-25T18:08:00Z">
        <w:r w:rsidR="005D5449" w:rsidRPr="005D5449">
          <w:rPr>
            <w:rFonts w:hint="eastAsia"/>
            <w:sz w:val="21"/>
            <w:szCs w:val="21"/>
            <w:lang w:val="en"/>
          </w:rPr>
          <w:t>発話内容</w:t>
        </w:r>
        <w:r w:rsidR="005D5449">
          <w:rPr>
            <w:rFonts w:hint="eastAsia"/>
            <w:sz w:val="21"/>
            <w:szCs w:val="21"/>
            <w:lang w:val="en"/>
          </w:rPr>
          <w:t xml:space="preserve"> </w:t>
        </w:r>
      </w:ins>
      <w:r w:rsidRPr="00F37467">
        <w:rPr>
          <w:sz w:val="21"/>
          <w:szCs w:val="21"/>
          <w:lang w:val="en"/>
          <w:rPrChange w:id="3092" w:author="Sasaki Kenji／佐々木　研二／AI" w:date="2021-11-19T14:16:00Z">
            <w:rPr>
              <w:rFonts w:ascii="ＭＳ ゴシック" w:eastAsia="ＭＳ ゴシック" w:hAnsi="ＭＳ ゴシック" w:cs="Meiryo UI"/>
              <w:sz w:val="21"/>
              <w:szCs w:val="21"/>
            </w:rPr>
          </w:rPrChange>
        </w:rPr>
        <w:t>utterances&gt;</w:t>
      </w:r>
    </w:p>
    <w:p w14:paraId="631B195E" w14:textId="77777777" w:rsidR="005D5449" w:rsidRPr="00B3199B" w:rsidRDefault="005D5449" w:rsidP="005D5449">
      <w:pPr>
        <w:ind w:firstLineChars="100" w:firstLine="210"/>
        <w:rPr>
          <w:ins w:id="3093" w:author="Sugahara, Hikaru/菅原 光" w:date="2022-06-25T18:09:00Z"/>
          <w:rFonts w:ascii="Meiryo UI" w:eastAsia="Meiryo UI" w:hAnsi="Meiryo UI" w:cs="Meiryo UI"/>
          <w:sz w:val="21"/>
          <w:szCs w:val="21"/>
        </w:rPr>
      </w:pPr>
      <w:ins w:id="3094" w:author="Sugahara, Hikaru/菅原 光" w:date="2022-06-25T18:09:00Z">
        <w:r w:rsidRPr="00B3199B">
          <w:rPr>
            <w:rFonts w:ascii="Meiryo UI" w:eastAsia="Meiryo UI" w:hAnsi="Meiryo UI" w:cs="Meiryo UI" w:hint="eastAsia"/>
            <w:sz w:val="21"/>
            <w:szCs w:val="21"/>
          </w:rPr>
          <w:t>・</w:t>
        </w:r>
        <w:r w:rsidRPr="00B3199B">
          <w:rPr>
            <w:rFonts w:ascii="Meiryo UI" w:eastAsia="Meiryo UI" w:hAnsi="Meiryo UI" w:cs="Meiryo UI" w:hint="eastAsia"/>
            <w:sz w:val="21"/>
            <w:szCs w:val="21"/>
            <w:u w:val="single"/>
          </w:rPr>
          <w:t>東京オリンピックが始まります！</w:t>
        </w:r>
      </w:ins>
    </w:p>
    <w:p w14:paraId="21A923DC" w14:textId="77777777" w:rsidR="005D5449" w:rsidRPr="00B3199B" w:rsidRDefault="005D5449" w:rsidP="005D5449">
      <w:pPr>
        <w:ind w:firstLineChars="200" w:firstLine="420"/>
        <w:rPr>
          <w:ins w:id="3095" w:author="Sugahara, Hikaru/菅原 光" w:date="2022-06-25T18:09:00Z"/>
          <w:rFonts w:ascii="Meiryo UI" w:eastAsia="Meiryo UI" w:hAnsi="Meiryo UI"/>
          <w:sz w:val="21"/>
          <w:szCs w:val="21"/>
        </w:rPr>
      </w:pPr>
      <w:ins w:id="3096" w:author="Sugahara, Hikaru/菅原 光" w:date="2022-06-25T18:09:00Z">
        <w:r w:rsidRPr="00B3199B">
          <w:rPr>
            <w:rFonts w:ascii="Meiryo UI" w:eastAsia="Meiryo UI" w:hAnsi="Meiryo UI" w:hint="eastAsia"/>
            <w:sz w:val="21"/>
            <w:szCs w:val="21"/>
          </w:rPr>
          <w:t>※日付案内の後に発話する</w:t>
        </w:r>
      </w:ins>
    </w:p>
    <w:p w14:paraId="7C29B375" w14:textId="4A470F02" w:rsidR="002A026A" w:rsidRPr="00F37467" w:rsidRDefault="002A026A" w:rsidP="005D5449">
      <w:pPr>
        <w:ind w:firstLineChars="100" w:firstLine="210"/>
        <w:rPr>
          <w:rFonts w:ascii="Meiryo UI" w:eastAsia="Meiryo UI" w:hAnsi="Meiryo UI" w:cs="Meiryo UI"/>
          <w:sz w:val="21"/>
          <w:szCs w:val="21"/>
          <w:rPrChange w:id="3097" w:author="Sasaki Kenji／佐々木　研二／AI" w:date="2021-11-19T14:16:00Z">
            <w:rPr>
              <w:rFonts w:ascii="ＭＳ ゴシック" w:eastAsia="ＭＳ ゴシック" w:hAnsi="ＭＳ ゴシック" w:cs="Meiryo UI"/>
              <w:sz w:val="21"/>
              <w:szCs w:val="21"/>
            </w:rPr>
          </w:rPrChange>
        </w:rPr>
      </w:pPr>
      <w:r w:rsidRPr="00F37467">
        <w:rPr>
          <w:sz w:val="21"/>
          <w:szCs w:val="21"/>
          <w:lang w:val="en"/>
          <w:rPrChange w:id="3098" w:author="Sasaki Kenji／佐々木　研二／AI" w:date="2021-11-19T14:16:00Z">
            <w:rPr>
              <w:rFonts w:ascii="ＭＳ ゴシック" w:eastAsia="ＭＳ ゴシック" w:hAnsi="ＭＳ ゴシック" w:cs="Meiryo UI"/>
              <w:sz w:val="21"/>
              <w:szCs w:val="21"/>
            </w:rPr>
          </w:rPrChange>
        </w:rPr>
        <w:t xml:space="preserve">The </w:t>
      </w:r>
      <w:r w:rsidRPr="00F37467">
        <w:rPr>
          <w:sz w:val="21"/>
          <w:szCs w:val="21"/>
          <w:u w:val="single"/>
          <w:lang w:val="en"/>
          <w:rPrChange w:id="3099" w:author="Sasaki Kenji／佐々木　研二／AI" w:date="2021-11-19T14:16:00Z">
            <w:rPr>
              <w:rFonts w:ascii="ＭＳ ゴシック" w:eastAsia="ＭＳ ゴシック" w:hAnsi="ＭＳ ゴシック" w:cs="Meiryo UI"/>
              <w:sz w:val="21"/>
              <w:szCs w:val="21"/>
              <w:u w:val="single"/>
            </w:rPr>
          </w:rPrChange>
        </w:rPr>
        <w:t xml:space="preserve">Tokyo Olympics will begin! </w:t>
      </w:r>
    </w:p>
    <w:p w14:paraId="66D68D4E" w14:textId="77777777" w:rsidR="002A026A" w:rsidRPr="00F37467" w:rsidRDefault="002A026A" w:rsidP="00080D89">
      <w:pPr>
        <w:ind w:firstLineChars="200" w:firstLine="420"/>
        <w:rPr>
          <w:rFonts w:ascii="Meiryo UI" w:eastAsia="Meiryo UI" w:hAnsi="Meiryo UI"/>
          <w:sz w:val="21"/>
          <w:szCs w:val="21"/>
          <w:rPrChange w:id="3100" w:author="Sasaki Kenji／佐々木　研二／AI" w:date="2021-11-19T14:16:00Z">
            <w:rPr>
              <w:rFonts w:ascii="ＭＳ ゴシック" w:eastAsia="ＭＳ ゴシック" w:hAnsi="ＭＳ ゴシック"/>
              <w:sz w:val="21"/>
              <w:szCs w:val="21"/>
            </w:rPr>
          </w:rPrChange>
        </w:rPr>
      </w:pPr>
      <w:r w:rsidRPr="00F37467">
        <w:rPr>
          <w:rFonts w:hint="eastAsia"/>
          <w:sz w:val="21"/>
          <w:szCs w:val="21"/>
          <w:lang w:val="en"/>
          <w:rPrChange w:id="3101"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102" w:author="Sasaki Kenji／佐々木　研二／AI" w:date="2021-11-19T14:16:00Z">
            <w:rPr>
              <w:rFonts w:ascii="ＭＳ ゴシック" w:eastAsia="ＭＳ ゴシック" w:hAnsi="ＭＳ ゴシック"/>
              <w:sz w:val="21"/>
              <w:szCs w:val="21"/>
            </w:rPr>
          </w:rPrChange>
        </w:rPr>
        <w:t>Speak after date guidance</w:t>
      </w:r>
    </w:p>
    <w:p w14:paraId="1768F3AC" w14:textId="77777777" w:rsidR="005D5449" w:rsidRDefault="005D5449" w:rsidP="00080D89">
      <w:pPr>
        <w:ind w:firstLineChars="200" w:firstLine="420"/>
        <w:rPr>
          <w:ins w:id="3103" w:author="Sugahara, Hikaru/菅原 光" w:date="2022-06-25T18:09:00Z"/>
          <w:sz w:val="21"/>
          <w:szCs w:val="21"/>
          <w:lang w:val="en"/>
        </w:rPr>
      </w:pPr>
      <w:ins w:id="3104" w:author="Sugahara, Hikaru/菅原 光" w:date="2022-06-25T18:09:00Z">
        <w:r w:rsidRPr="005D5449">
          <w:rPr>
            <w:rFonts w:hint="eastAsia"/>
            <w:sz w:val="21"/>
            <w:szCs w:val="21"/>
            <w:lang w:val="en"/>
          </w:rPr>
          <w:t>イベントごとのフレーズを発話した場合は、下記の通常記念日案内、およびユーザ登録記念日案内は発話しない。</w:t>
        </w:r>
      </w:ins>
    </w:p>
    <w:p w14:paraId="4FF7E8A3" w14:textId="0BB448D6" w:rsidR="003D79C1" w:rsidRPr="00F37467" w:rsidDel="005D5449" w:rsidRDefault="003D79C1" w:rsidP="00080D89">
      <w:pPr>
        <w:ind w:firstLineChars="200" w:firstLine="420"/>
        <w:rPr>
          <w:del w:id="3105" w:author="Sugahara, Hikaru/菅原 光" w:date="2022-06-25T18:09:00Z"/>
          <w:rFonts w:ascii="Meiryo UI" w:eastAsia="Meiryo UI" w:hAnsi="Meiryo UI"/>
          <w:sz w:val="21"/>
          <w:szCs w:val="21"/>
          <w:rPrChange w:id="3106" w:author="Sasaki Kenji／佐々木　研二／AI" w:date="2021-11-19T14:16:00Z">
            <w:rPr>
              <w:del w:id="3107" w:author="Sugahara, Hikaru/菅原 光" w:date="2022-06-25T18:09:00Z"/>
              <w:rFonts w:ascii="ＭＳ ゴシック" w:eastAsia="ＭＳ ゴシック" w:hAnsi="ＭＳ ゴシック"/>
              <w:sz w:val="21"/>
              <w:szCs w:val="21"/>
            </w:rPr>
          </w:rPrChange>
        </w:rPr>
      </w:pPr>
      <w:r w:rsidRPr="00F37467">
        <w:rPr>
          <w:sz w:val="21"/>
          <w:szCs w:val="21"/>
          <w:lang w:val="en"/>
          <w:rPrChange w:id="3108" w:author="Sasaki Kenji／佐々木　研二／AI" w:date="2021-11-19T14:16:00Z">
            <w:rPr>
              <w:rFonts w:ascii="ＭＳ ゴシック" w:eastAsia="ＭＳ ゴシック" w:hAnsi="ＭＳ ゴシック"/>
              <w:sz w:val="21"/>
              <w:szCs w:val="21"/>
            </w:rPr>
          </w:rPrChange>
        </w:rPr>
        <w:t>If you utter a phrase for each event, follow the regular anniversary information below and</w:t>
      </w:r>
      <w:ins w:id="3109" w:author="Sugahara, Hikaru/菅原 光" w:date="2022-06-25T18:09:00Z">
        <w:r w:rsidR="005D5449">
          <w:rPr>
            <w:sz w:val="21"/>
            <w:szCs w:val="21"/>
            <w:lang w:val="en"/>
          </w:rPr>
          <w:t xml:space="preserve"> </w:t>
        </w:r>
      </w:ins>
    </w:p>
    <w:p w14:paraId="74A4A65B" w14:textId="77777777" w:rsidR="002A026A" w:rsidRPr="00F37467" w:rsidRDefault="003D79C1">
      <w:pPr>
        <w:ind w:firstLineChars="200" w:firstLine="420"/>
        <w:rPr>
          <w:rFonts w:ascii="Meiryo UI" w:eastAsia="Meiryo UI" w:hAnsi="Meiryo UI"/>
          <w:rPrChange w:id="3110" w:author="Sasaki Kenji／佐々木　研二／AI" w:date="2021-11-19T14:16:00Z">
            <w:rPr>
              <w:rFonts w:ascii="ＭＳ ゴシック" w:eastAsia="ＭＳ ゴシック" w:hAnsi="ＭＳ ゴシック"/>
            </w:rPr>
          </w:rPrChange>
        </w:rPr>
        <w:pPrChange w:id="3111" w:author="Sugahara, Hikaru/菅原 光" w:date="2022-06-25T18:09:00Z">
          <w:pPr>
            <w:ind w:firstLineChars="300" w:firstLine="630"/>
          </w:pPr>
        </w:pPrChange>
      </w:pPr>
      <w:r w:rsidRPr="00F37467">
        <w:rPr>
          <w:sz w:val="21"/>
          <w:szCs w:val="21"/>
          <w:lang w:val="en"/>
          <w:rPrChange w:id="3112" w:author="Sasaki Kenji／佐々木　研二／AI" w:date="2021-11-19T14:16:00Z">
            <w:rPr>
              <w:rFonts w:ascii="ＭＳ ゴシック" w:eastAsia="ＭＳ ゴシック" w:hAnsi="ＭＳ ゴシック"/>
              <w:sz w:val="21"/>
              <w:szCs w:val="21"/>
            </w:rPr>
          </w:rPrChange>
        </w:rPr>
        <w:t>Registration anniversary information is not uttered.</w:t>
      </w:r>
    </w:p>
    <w:p w14:paraId="6B8ED589" w14:textId="77777777" w:rsidR="002A026A" w:rsidRPr="00F37467" w:rsidRDefault="002A026A" w:rsidP="009228C5">
      <w:pPr>
        <w:rPr>
          <w:rFonts w:ascii="Meiryo UI" w:eastAsia="Meiryo UI" w:hAnsi="Meiryo UI"/>
          <w:sz w:val="21"/>
          <w:szCs w:val="21"/>
          <w:rPrChange w:id="3113" w:author="Sasaki Kenji／佐々木　研二／AI" w:date="2021-11-19T14:16:00Z">
            <w:rPr>
              <w:rFonts w:ascii="ＭＳ ゴシック" w:eastAsia="ＭＳ ゴシック" w:hAnsi="ＭＳ ゴシック"/>
              <w:sz w:val="21"/>
              <w:szCs w:val="21"/>
            </w:rPr>
          </w:rPrChange>
        </w:rPr>
      </w:pPr>
    </w:p>
    <w:p w14:paraId="46D13094" w14:textId="77777777" w:rsidR="005D5449" w:rsidRDefault="00296ACB" w:rsidP="009228C5">
      <w:pPr>
        <w:rPr>
          <w:ins w:id="3114" w:author="Sugahara, Hikaru/菅原 光" w:date="2022-06-25T18:10:00Z"/>
          <w:sz w:val="21"/>
          <w:szCs w:val="21"/>
          <w:lang w:val="en"/>
        </w:rPr>
      </w:pPr>
      <w:r w:rsidRPr="00F37467">
        <w:rPr>
          <w:rFonts w:hint="eastAsia"/>
          <w:sz w:val="21"/>
          <w:szCs w:val="21"/>
          <w:lang w:val="en"/>
          <w:rPrChange w:id="3115"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116" w:author="Sasaki Kenji／佐々木　研二／AI" w:date="2021-11-19T14:16:00Z">
            <w:rPr>
              <w:rFonts w:ascii="ＭＳ ゴシック" w:eastAsia="ＭＳ ゴシック" w:hAnsi="ＭＳ ゴシック"/>
              <w:sz w:val="21"/>
              <w:szCs w:val="21"/>
            </w:rPr>
          </w:rPrChange>
        </w:rPr>
        <w:t xml:space="preserve"> </w:t>
      </w:r>
      <w:ins w:id="3117" w:author="Sugahara, Hikaru/菅原 光" w:date="2022-06-25T18:10:00Z">
        <w:r w:rsidR="005D5449" w:rsidRPr="005D5449">
          <w:rPr>
            <w:rFonts w:hint="eastAsia"/>
            <w:sz w:val="21"/>
            <w:szCs w:val="21"/>
            <w:lang w:val="en"/>
          </w:rPr>
          <w:t>ユーザは</w:t>
        </w:r>
        <w:r w:rsidR="005D5449" w:rsidRPr="005D5449">
          <w:rPr>
            <w:rFonts w:hint="eastAsia"/>
            <w:sz w:val="21"/>
            <w:szCs w:val="21"/>
            <w:lang w:val="en"/>
          </w:rPr>
          <w:t>ACC ON</w:t>
        </w:r>
        <w:r w:rsidR="005D5449" w:rsidRPr="005D5449">
          <w:rPr>
            <w:rFonts w:hint="eastAsia"/>
            <w:sz w:val="21"/>
            <w:szCs w:val="21"/>
            <w:lang w:val="en"/>
          </w:rPr>
          <w:t>時に、日付案内の後に乗車日が何の記念日であるかを確認することができる。</w:t>
        </w:r>
      </w:ins>
    </w:p>
    <w:p w14:paraId="61A2D8EF" w14:textId="3A9B490E" w:rsidR="00296ACB" w:rsidRPr="00F37467" w:rsidDel="005D5449" w:rsidRDefault="009228C5">
      <w:pPr>
        <w:ind w:firstLineChars="100" w:firstLine="210"/>
        <w:rPr>
          <w:del w:id="3118" w:author="Sugahara, Hikaru/菅原 光" w:date="2022-06-25T18:10:00Z"/>
          <w:rFonts w:ascii="Meiryo UI" w:eastAsia="Meiryo UI" w:hAnsi="Meiryo UI"/>
          <w:sz w:val="21"/>
          <w:szCs w:val="21"/>
          <w:rPrChange w:id="3119" w:author="Sasaki Kenji／佐々木　研二／AI" w:date="2021-11-19T14:16:00Z">
            <w:rPr>
              <w:del w:id="3120" w:author="Sugahara, Hikaru/菅原 光" w:date="2022-06-25T18:10:00Z"/>
              <w:rFonts w:ascii="ＭＳ ゴシック" w:eastAsia="ＭＳ ゴシック" w:hAnsi="ＭＳ ゴシック"/>
              <w:sz w:val="21"/>
              <w:szCs w:val="21"/>
            </w:rPr>
          </w:rPrChange>
        </w:rPr>
        <w:pPrChange w:id="3121" w:author="Sugahara, Hikaru/菅原 光" w:date="2022-06-25T18:10:00Z">
          <w:pPr/>
        </w:pPrChange>
      </w:pPr>
      <w:r w:rsidRPr="00F37467">
        <w:rPr>
          <w:sz w:val="21"/>
          <w:szCs w:val="21"/>
          <w:lang w:val="en"/>
          <w:rPrChange w:id="3122" w:author="Sasaki Kenji／佐々木　研二／AI" w:date="2021-11-19T14:16:00Z">
            <w:rPr>
              <w:rFonts w:ascii="ＭＳ ゴシック" w:eastAsia="ＭＳ ゴシック" w:hAnsi="ＭＳ ゴシック"/>
              <w:sz w:val="21"/>
              <w:szCs w:val="21"/>
            </w:rPr>
          </w:rPrChange>
        </w:rPr>
        <w:t>At ACC ON, users can</w:t>
      </w:r>
      <w:r w:rsidR="00296ACB">
        <w:rPr>
          <w:lang w:val="en"/>
        </w:rPr>
        <w:t xml:space="preserve"> check </w:t>
      </w:r>
      <w:r w:rsidR="00873F47" w:rsidRPr="00F37467">
        <w:rPr>
          <w:sz w:val="21"/>
          <w:szCs w:val="21"/>
          <w:lang w:val="en"/>
          <w:rPrChange w:id="3123" w:author="Sasaki Kenji／佐々木　研二／AI" w:date="2021-11-19T14:16:00Z">
            <w:rPr>
              <w:rFonts w:ascii="ＭＳ ゴシック" w:eastAsia="ＭＳ ゴシック" w:hAnsi="ＭＳ ゴシック"/>
              <w:sz w:val="21"/>
              <w:szCs w:val="21"/>
            </w:rPr>
          </w:rPrChange>
        </w:rPr>
        <w:t>what</w:t>
      </w:r>
      <w:r w:rsidR="00296ACB">
        <w:rPr>
          <w:lang w:val="en"/>
        </w:rPr>
        <w:t xml:space="preserve"> </w:t>
      </w:r>
      <w:r w:rsidRPr="00F37467">
        <w:rPr>
          <w:sz w:val="21"/>
          <w:szCs w:val="21"/>
          <w:lang w:val="en"/>
          <w:rPrChange w:id="3124" w:author="Sasaki Kenji／佐々木　研二／AI" w:date="2021-11-19T14:16:00Z">
            <w:rPr>
              <w:rFonts w:ascii="ＭＳ ゴシック" w:eastAsia="ＭＳ ゴシック" w:hAnsi="ＭＳ ゴシック"/>
              <w:sz w:val="21"/>
              <w:szCs w:val="21"/>
            </w:rPr>
          </w:rPrChange>
        </w:rPr>
        <w:t>anniversaries</w:t>
      </w:r>
      <w:r w:rsidR="00296ACB">
        <w:rPr>
          <w:lang w:val="en"/>
        </w:rPr>
        <w:t xml:space="preserve"> the </w:t>
      </w:r>
      <w:r w:rsidRPr="00F37467">
        <w:rPr>
          <w:sz w:val="21"/>
          <w:szCs w:val="21"/>
          <w:lang w:val="en"/>
          <w:rPrChange w:id="3125" w:author="Sasaki Kenji／佐々木　研二／AI" w:date="2021-11-19T14:16:00Z">
            <w:rPr>
              <w:rFonts w:ascii="ＭＳ ゴシック" w:eastAsia="ＭＳ ゴシック" w:hAnsi="ＭＳ ゴシック"/>
              <w:sz w:val="21"/>
              <w:szCs w:val="21"/>
            </w:rPr>
          </w:rPrChange>
        </w:rPr>
        <w:t>boarding date is</w:t>
      </w:r>
      <w:r w:rsidR="00296ACB">
        <w:rPr>
          <w:lang w:val="en"/>
        </w:rPr>
        <w:t xml:space="preserve"> </w:t>
      </w:r>
      <w:r w:rsidR="00873F47" w:rsidRPr="00F37467">
        <w:rPr>
          <w:sz w:val="21"/>
          <w:szCs w:val="21"/>
          <w:lang w:val="en"/>
          <w:rPrChange w:id="3126" w:author="Sasaki Kenji／佐々木　研二／AI" w:date="2021-11-19T14:16:00Z">
            <w:rPr>
              <w:rFonts w:ascii="ＭＳ ゴシック" w:eastAsia="ＭＳ ゴシック" w:hAnsi="ＭＳ ゴシック"/>
              <w:sz w:val="21"/>
              <w:szCs w:val="21"/>
            </w:rPr>
          </w:rPrChange>
        </w:rPr>
        <w:t>after the date guidance</w:t>
      </w:r>
      <w:ins w:id="3127" w:author="Sugahara, Hikaru/菅原 光" w:date="2022-06-25T18:10:00Z">
        <w:r w:rsidR="005D5449">
          <w:rPr>
            <w:rFonts w:hint="eastAsia"/>
            <w:sz w:val="21"/>
            <w:szCs w:val="21"/>
            <w:lang w:val="en"/>
          </w:rPr>
          <w:t xml:space="preserve">　</w:t>
        </w:r>
      </w:ins>
    </w:p>
    <w:p w14:paraId="3F6945E1" w14:textId="77777777" w:rsidR="00296ACB" w:rsidRPr="00F37467" w:rsidRDefault="009228C5" w:rsidP="00296ACB">
      <w:pPr>
        <w:ind w:firstLineChars="100" w:firstLine="210"/>
        <w:rPr>
          <w:rFonts w:ascii="Meiryo UI" w:eastAsia="Meiryo UI" w:hAnsi="Meiryo UI"/>
          <w:sz w:val="21"/>
          <w:szCs w:val="21"/>
          <w:rPrChange w:id="3128"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3129" w:author="Sasaki Kenji／佐々木　研二／AI" w:date="2021-11-19T14:16:00Z">
            <w:rPr>
              <w:rFonts w:ascii="ＭＳ ゴシック" w:eastAsia="ＭＳ ゴシック" w:hAnsi="ＭＳ ゴシック"/>
              <w:sz w:val="21"/>
              <w:szCs w:val="21"/>
            </w:rPr>
          </w:rPrChange>
        </w:rPr>
        <w:t>can.</w:t>
      </w:r>
    </w:p>
    <w:p w14:paraId="44AAA8A6" w14:textId="55290320" w:rsidR="00F36651" w:rsidRPr="00F37467" w:rsidRDefault="00296ACB" w:rsidP="00296ACB">
      <w:pPr>
        <w:ind w:firstLineChars="100" w:firstLine="210"/>
        <w:rPr>
          <w:rFonts w:ascii="Meiryo UI" w:eastAsia="Meiryo UI" w:hAnsi="Meiryo UI"/>
          <w:sz w:val="21"/>
          <w:szCs w:val="21"/>
          <w:rPrChange w:id="3130" w:author="Sasaki Kenji／佐々木　研二／AI" w:date="2021-11-19T14:16:00Z">
            <w:rPr>
              <w:rFonts w:ascii="ＭＳ ゴシック" w:eastAsia="ＭＳ ゴシック" w:hAnsi="ＭＳ ゴシック"/>
              <w:sz w:val="21"/>
              <w:szCs w:val="21"/>
            </w:rPr>
          </w:rPrChange>
        </w:rPr>
      </w:pPr>
      <w:r w:rsidRPr="00F37467">
        <w:rPr>
          <w:rFonts w:hint="eastAsia"/>
          <w:sz w:val="21"/>
          <w:szCs w:val="21"/>
          <w:lang w:val="en"/>
          <w:rPrChange w:id="3131" w:author="Sasaki Kenji／佐々木　研二／AI" w:date="2021-11-19T14:16:00Z">
            <w:rPr>
              <w:rFonts w:ascii="ＭＳ ゴシック" w:eastAsia="ＭＳ ゴシック" w:hAnsi="ＭＳ ゴシック" w:hint="eastAsia"/>
              <w:sz w:val="21"/>
              <w:szCs w:val="21"/>
            </w:rPr>
          </w:rPrChange>
        </w:rPr>
        <w:t>＜</w:t>
      </w:r>
      <w:ins w:id="3132" w:author="Sugahara, Hikaru/菅原 光" w:date="2022-06-25T18:10:00Z">
        <w:r w:rsidR="005D5449" w:rsidRPr="005D5449">
          <w:rPr>
            <w:rFonts w:hint="eastAsia"/>
            <w:sz w:val="21"/>
            <w:szCs w:val="21"/>
            <w:lang w:val="en"/>
          </w:rPr>
          <w:t>発話内容</w:t>
        </w:r>
        <w:r w:rsidR="005D5449">
          <w:rPr>
            <w:rFonts w:hint="eastAsia"/>
            <w:sz w:val="21"/>
            <w:szCs w:val="21"/>
            <w:lang w:val="en"/>
          </w:rPr>
          <w:t xml:space="preserve">　</w:t>
        </w:r>
      </w:ins>
      <w:r w:rsidR="00F36651" w:rsidRPr="00F37467">
        <w:rPr>
          <w:lang w:val="en"/>
          <w:rPrChange w:id="3133" w:author="Sasaki Kenji／佐々木　研二／AI" w:date="2021-11-19T14:16:00Z">
            <w:rPr>
              <w:rFonts w:ascii="ＭＳ ゴシック" w:eastAsia="ＭＳ ゴシック" w:hAnsi="ＭＳ ゴシック"/>
            </w:rPr>
          </w:rPrChange>
        </w:rPr>
        <w:t>Utterances</w:t>
      </w:r>
      <w:r w:rsidRPr="00F37467">
        <w:rPr>
          <w:rFonts w:hint="eastAsia"/>
          <w:lang w:val="en"/>
          <w:rPrChange w:id="3134" w:author="Sasaki Kenji／佐々木　研二／AI" w:date="2021-11-19T14:16:00Z">
            <w:rPr>
              <w:rFonts w:ascii="ＭＳ ゴシック" w:eastAsia="ＭＳ ゴシック" w:hAnsi="ＭＳ ゴシック" w:hint="eastAsia"/>
            </w:rPr>
          </w:rPrChange>
        </w:rPr>
        <w:t>＞</w:t>
      </w:r>
    </w:p>
    <w:p w14:paraId="6289B3F1" w14:textId="77777777" w:rsidR="005D5449" w:rsidRPr="00B3199B" w:rsidRDefault="005D5449" w:rsidP="005D5449">
      <w:pPr>
        <w:ind w:firstLineChars="100" w:firstLine="200"/>
        <w:rPr>
          <w:ins w:id="3135" w:author="Sugahara, Hikaru/菅原 光" w:date="2022-06-25T18:11:00Z"/>
          <w:rFonts w:ascii="Meiryo UI" w:eastAsia="Meiryo UI" w:hAnsi="Meiryo UI"/>
          <w:u w:val="single"/>
        </w:rPr>
      </w:pPr>
      <w:ins w:id="3136" w:author="Sugahara, Hikaru/菅原 光" w:date="2022-06-25T18:11:00Z">
        <w:r w:rsidRPr="00B3199B">
          <w:rPr>
            <w:rFonts w:ascii="Meiryo UI" w:eastAsia="Meiryo UI" w:hAnsi="Meiryo UI" w:hint="eastAsia"/>
          </w:rPr>
          <w:t>・</w:t>
        </w:r>
        <w:r w:rsidRPr="00B3199B">
          <w:rPr>
            <w:rFonts w:ascii="Meiryo UI" w:eastAsia="Meiryo UI" w:hAnsi="Meiryo UI" w:hint="eastAsia"/>
            <w:u w:val="single"/>
          </w:rPr>
          <w:t>○○の日です。</w:t>
        </w:r>
      </w:ins>
    </w:p>
    <w:p w14:paraId="57C9225B" w14:textId="77777777" w:rsidR="005D5449" w:rsidRPr="00B3199B" w:rsidRDefault="005D5449" w:rsidP="005D5449">
      <w:pPr>
        <w:ind w:firstLineChars="100" w:firstLine="200"/>
        <w:rPr>
          <w:ins w:id="3137" w:author="Sugahara, Hikaru/菅原 光" w:date="2022-06-25T18:11:00Z"/>
          <w:rFonts w:ascii="Meiryo UI" w:eastAsia="Meiryo UI" w:hAnsi="Meiryo UI"/>
        </w:rPr>
      </w:pPr>
      <w:ins w:id="3138" w:author="Sugahara, Hikaru/菅原 光" w:date="2022-06-25T18:11:00Z">
        <w:r w:rsidRPr="00B3199B">
          <w:rPr>
            <w:rFonts w:ascii="Meiryo UI" w:eastAsia="Meiryo UI" w:hAnsi="Meiryo UI" w:hint="eastAsia"/>
          </w:rPr>
          <w:t xml:space="preserve">　※日付案内の後に発話する</w:t>
        </w:r>
      </w:ins>
    </w:p>
    <w:p w14:paraId="6214AEF6" w14:textId="77777777" w:rsidR="00A619F5" w:rsidRPr="00F37467" w:rsidRDefault="00F63603">
      <w:pPr>
        <w:ind w:firstLineChars="150" w:firstLine="300"/>
        <w:rPr>
          <w:rFonts w:ascii="Meiryo UI" w:eastAsia="Meiryo UI" w:hAnsi="Meiryo UI"/>
          <w:u w:val="single"/>
          <w:rPrChange w:id="3139" w:author="Sasaki Kenji／佐々木　研二／AI" w:date="2021-11-19T14:16:00Z">
            <w:rPr>
              <w:rFonts w:ascii="ＭＳ ゴシック" w:eastAsia="ＭＳ ゴシック" w:hAnsi="ＭＳ ゴシック"/>
              <w:u w:val="single"/>
            </w:rPr>
          </w:rPrChange>
        </w:rPr>
        <w:pPrChange w:id="3140" w:author="Sugahara, Hikaru/菅原 光" w:date="2022-06-25T18:11:00Z">
          <w:pPr>
            <w:ind w:firstLineChars="100" w:firstLine="200"/>
          </w:pPr>
        </w:pPrChange>
      </w:pPr>
      <w:r w:rsidRPr="00F37467">
        <w:rPr>
          <w:lang w:val="en"/>
          <w:rPrChange w:id="3141" w:author="Sasaki Kenji／佐々木　研二／AI" w:date="2021-11-19T14:16:00Z">
            <w:rPr>
              <w:rFonts w:ascii="ＭＳ ゴシック" w:eastAsia="ＭＳ ゴシック" w:hAnsi="ＭＳ ゴシック"/>
            </w:rPr>
          </w:rPrChange>
        </w:rPr>
        <w:t xml:space="preserve">It </w:t>
      </w:r>
      <w:r w:rsidR="00F36651" w:rsidRPr="00F37467">
        <w:rPr>
          <w:u w:val="single"/>
          <w:lang w:val="en"/>
          <w:rPrChange w:id="3142" w:author="Sasaki Kenji／佐々木　研二／AI" w:date="2021-11-19T14:16:00Z">
            <w:rPr>
              <w:rFonts w:ascii="ＭＳ ゴシック" w:eastAsia="ＭＳ ゴシック" w:hAnsi="ＭＳ ゴシック"/>
              <w:u w:val="single"/>
            </w:rPr>
          </w:rPrChange>
        </w:rPr>
        <w:t xml:space="preserve">is a day of ○○. </w:t>
      </w:r>
    </w:p>
    <w:p w14:paraId="4E88F838" w14:textId="77777777" w:rsidR="00241B12" w:rsidRPr="00F37467" w:rsidRDefault="00F36651" w:rsidP="00FA1848">
      <w:pPr>
        <w:ind w:firstLineChars="100" w:firstLine="200"/>
        <w:rPr>
          <w:rFonts w:ascii="Meiryo UI" w:eastAsia="Meiryo UI" w:hAnsi="Meiryo UI"/>
          <w:rPrChange w:id="3143" w:author="Sasaki Kenji／佐々木　研二／AI" w:date="2021-11-19T14:16:00Z">
            <w:rPr>
              <w:rFonts w:ascii="ＭＳ ゴシック" w:eastAsia="ＭＳ ゴシック" w:hAnsi="ＭＳ ゴシック"/>
            </w:rPr>
          </w:rPrChange>
        </w:rPr>
      </w:pPr>
      <w:r w:rsidRPr="00F37467">
        <w:rPr>
          <w:rFonts w:hint="eastAsia"/>
          <w:lang w:val="en"/>
          <w:rPrChange w:id="3144" w:author="Sasaki Kenji／佐々木　研二／AI" w:date="2021-11-19T14:16:00Z">
            <w:rPr>
              <w:rFonts w:ascii="ＭＳ ゴシック" w:eastAsia="ＭＳ ゴシック" w:hAnsi="ＭＳ ゴシック" w:hint="eastAsia"/>
            </w:rPr>
          </w:rPrChange>
        </w:rPr>
        <w:t>※</w:t>
      </w:r>
      <w:r w:rsidRPr="00F37467">
        <w:rPr>
          <w:lang w:val="en"/>
          <w:rPrChange w:id="3145" w:author="Sasaki Kenji／佐々木　研二／AI" w:date="2021-11-19T14:16:00Z">
            <w:rPr>
              <w:rFonts w:ascii="ＭＳ ゴシック" w:eastAsia="ＭＳ ゴシック" w:hAnsi="ＭＳ ゴシック"/>
            </w:rPr>
          </w:rPrChange>
        </w:rPr>
        <w:t>Speak after date guidance</w:t>
      </w:r>
    </w:p>
    <w:p w14:paraId="77A768E9" w14:textId="77777777" w:rsidR="00FA1848" w:rsidRPr="00F37467" w:rsidRDefault="00FA1848" w:rsidP="00F63603">
      <w:pPr>
        <w:rPr>
          <w:rFonts w:ascii="Meiryo UI" w:eastAsia="Meiryo UI" w:hAnsi="Meiryo UI"/>
          <w:rPrChange w:id="3146" w:author="Sasaki Kenji／佐々木　研二／AI" w:date="2021-11-19T14:16:00Z">
            <w:rPr>
              <w:rFonts w:ascii="ＭＳ ゴシック" w:eastAsia="ＭＳ ゴシック" w:hAnsi="ＭＳ ゴシック"/>
            </w:rPr>
          </w:rPrChange>
        </w:rPr>
      </w:pPr>
    </w:p>
    <w:p w14:paraId="24BAFFC6" w14:textId="3DF72D29" w:rsidR="005D5449" w:rsidRDefault="00F63603" w:rsidP="00807259">
      <w:pPr>
        <w:rPr>
          <w:ins w:id="3147" w:author="Sugahara, Hikaru/菅原 光" w:date="2022-06-25T18:11:00Z"/>
          <w:sz w:val="21"/>
          <w:szCs w:val="21"/>
          <w:lang w:val="en"/>
        </w:rPr>
      </w:pPr>
      <w:r w:rsidRPr="00F37467">
        <w:rPr>
          <w:rFonts w:hint="eastAsia"/>
          <w:sz w:val="21"/>
          <w:szCs w:val="21"/>
          <w:lang w:val="en"/>
          <w:rPrChange w:id="3148" w:author="Sasaki Kenji／佐々木　研二／AI" w:date="2021-11-19T14:16:00Z">
            <w:rPr>
              <w:rFonts w:ascii="ＭＳ ゴシック" w:eastAsia="ＭＳ ゴシック" w:hAnsi="ＭＳ ゴシック" w:hint="eastAsia"/>
              <w:sz w:val="21"/>
              <w:szCs w:val="21"/>
            </w:rPr>
          </w:rPrChange>
        </w:rPr>
        <w:t>・</w:t>
      </w:r>
      <w:del w:id="3149" w:author="Sugahara, Hikaru/菅原 光" w:date="2022-06-25T18:11:00Z">
        <w:r w:rsidRPr="00F37467" w:rsidDel="005D5449">
          <w:rPr>
            <w:sz w:val="21"/>
            <w:szCs w:val="21"/>
            <w:lang w:val="en"/>
            <w:rPrChange w:id="3150" w:author="Sasaki Kenji／佐々木　研二／AI" w:date="2021-11-19T14:16:00Z">
              <w:rPr>
                <w:rFonts w:ascii="ＭＳ ゴシック" w:eastAsia="ＭＳ ゴシック" w:hAnsi="ＭＳ ゴシック"/>
                <w:sz w:val="21"/>
                <w:szCs w:val="21"/>
              </w:rPr>
            </w:rPrChange>
          </w:rPr>
          <w:delText xml:space="preserve"> </w:delText>
        </w:r>
      </w:del>
      <w:ins w:id="3151" w:author="Sugahara, Hikaru/菅原 光" w:date="2022-06-25T18:11:00Z">
        <w:r w:rsidR="005D5449" w:rsidRPr="005D5449">
          <w:rPr>
            <w:rFonts w:hint="eastAsia"/>
            <w:sz w:val="21"/>
            <w:szCs w:val="21"/>
            <w:lang w:val="en"/>
          </w:rPr>
          <w:t>ユーザは記念日を登録することができ、登録した日に乗車すると何の記念日であるか確認することができる。</w:t>
        </w:r>
      </w:ins>
    </w:p>
    <w:p w14:paraId="6C70BA6A" w14:textId="43B0E458" w:rsidR="00F63603" w:rsidRPr="00F37467" w:rsidDel="005D5449" w:rsidRDefault="00807259">
      <w:pPr>
        <w:ind w:firstLineChars="50" w:firstLine="100"/>
        <w:rPr>
          <w:del w:id="3152" w:author="Sugahara, Hikaru/菅原 光" w:date="2022-06-25T18:11:00Z"/>
          <w:rFonts w:ascii="Meiryo UI" w:eastAsia="Meiryo UI" w:hAnsi="Meiryo UI"/>
          <w:rPrChange w:id="3153" w:author="Sasaki Kenji／佐々木　研二／AI" w:date="2021-11-19T14:16:00Z">
            <w:rPr>
              <w:del w:id="3154" w:author="Sugahara, Hikaru/菅原 光" w:date="2022-06-25T18:11:00Z"/>
              <w:rFonts w:ascii="ＭＳ ゴシック" w:eastAsia="ＭＳ ゴシック" w:hAnsi="ＭＳ ゴシック"/>
            </w:rPr>
          </w:rPrChange>
        </w:rPr>
        <w:pPrChange w:id="3155" w:author="Sugahara, Hikaru/菅原 光" w:date="2022-06-25T18:11:00Z">
          <w:pPr/>
        </w:pPrChange>
      </w:pPr>
      <w:r w:rsidRPr="00F37467">
        <w:rPr>
          <w:lang w:val="en"/>
          <w:rPrChange w:id="3156" w:author="Sasaki Kenji／佐々木　研二／AI" w:date="2021-11-19T14:16:00Z">
            <w:rPr>
              <w:rFonts w:ascii="ＭＳ ゴシック" w:eastAsia="ＭＳ ゴシック" w:hAnsi="ＭＳ ゴシック"/>
            </w:rPr>
          </w:rPrChange>
        </w:rPr>
        <w:t>Users can register anniversaries, and check what anniversaries are when they get on the day they register</w:t>
      </w:r>
      <w:ins w:id="3157" w:author="Sugahara, Hikaru/菅原 光" w:date="2022-06-25T18:11:00Z">
        <w:r w:rsidR="005D5449">
          <w:rPr>
            <w:lang w:val="en"/>
          </w:rPr>
          <w:t xml:space="preserve"> </w:t>
        </w:r>
      </w:ins>
    </w:p>
    <w:p w14:paraId="3BAC5371" w14:textId="77777777" w:rsidR="00807259" w:rsidRPr="00F37467" w:rsidRDefault="00807259">
      <w:pPr>
        <w:ind w:firstLineChars="50" w:firstLine="100"/>
        <w:rPr>
          <w:rFonts w:ascii="Meiryo UI" w:eastAsia="Meiryo UI" w:hAnsi="Meiryo UI"/>
          <w:sz w:val="21"/>
          <w:szCs w:val="21"/>
          <w:rPrChange w:id="3158" w:author="Sasaki Kenji／佐々木　研二／AI" w:date="2021-11-19T14:16:00Z">
            <w:rPr>
              <w:rFonts w:ascii="ＭＳ ゴシック" w:eastAsia="ＭＳ ゴシック" w:hAnsi="ＭＳ ゴシック"/>
              <w:sz w:val="21"/>
              <w:szCs w:val="21"/>
            </w:rPr>
          </w:rPrChange>
        </w:rPr>
        <w:pPrChange w:id="3159" w:author="Sugahara, Hikaru/菅原 光" w:date="2022-06-25T18:11:00Z">
          <w:pPr>
            <w:ind w:firstLineChars="100" w:firstLine="200"/>
          </w:pPr>
        </w:pPrChange>
      </w:pPr>
      <w:r w:rsidRPr="00F37467">
        <w:rPr>
          <w:lang w:val="en"/>
          <w:rPrChange w:id="3160" w:author="Sasaki Kenji／佐々木　研二／AI" w:date="2021-11-19T14:16:00Z">
            <w:rPr>
              <w:rFonts w:ascii="ＭＳ ゴシック" w:eastAsia="ＭＳ ゴシック" w:hAnsi="ＭＳ ゴシック"/>
            </w:rPr>
          </w:rPrChange>
        </w:rPr>
        <w:t>It can be.</w:t>
      </w:r>
    </w:p>
    <w:p w14:paraId="5D09F548" w14:textId="0189B5B5" w:rsidR="00F63603" w:rsidRPr="00F37467" w:rsidRDefault="00F63603" w:rsidP="00807259">
      <w:pPr>
        <w:rPr>
          <w:rFonts w:ascii="Meiryo UI" w:eastAsia="Meiryo UI" w:hAnsi="Meiryo UI"/>
          <w:rPrChange w:id="3161" w:author="Sasaki Kenji／佐々木　研二／AI" w:date="2021-11-19T14:16:00Z">
            <w:rPr>
              <w:rFonts w:ascii="ＭＳ ゴシック" w:eastAsia="ＭＳ ゴシック" w:hAnsi="ＭＳ ゴシック"/>
            </w:rPr>
          </w:rPrChange>
        </w:rPr>
      </w:pPr>
      <w:r w:rsidRPr="00F37467">
        <w:rPr>
          <w:rFonts w:hint="eastAsia"/>
          <w:lang w:val="en"/>
          <w:rPrChange w:id="3162" w:author="Sasaki Kenji／佐々木　研二／AI" w:date="2021-11-19T14:16:00Z">
            <w:rPr>
              <w:rFonts w:ascii="ＭＳ ゴシック" w:eastAsia="ＭＳ ゴシック" w:hAnsi="ＭＳ ゴシック" w:hint="eastAsia"/>
            </w:rPr>
          </w:rPrChange>
        </w:rPr>
        <w:t xml:space="preserve">　＜</w:t>
      </w:r>
      <w:ins w:id="3163" w:author="Sugahara, Hikaru/菅原 光" w:date="2022-06-25T18:11:00Z">
        <w:r w:rsidR="005D5449" w:rsidRPr="005D5449">
          <w:rPr>
            <w:rFonts w:hint="eastAsia"/>
            <w:lang w:val="en"/>
          </w:rPr>
          <w:t>発話内容</w:t>
        </w:r>
        <w:r w:rsidR="005D5449">
          <w:rPr>
            <w:rFonts w:hint="eastAsia"/>
            <w:lang w:val="en"/>
          </w:rPr>
          <w:t xml:space="preserve"> </w:t>
        </w:r>
      </w:ins>
      <w:r w:rsidR="00807259" w:rsidRPr="00F37467">
        <w:rPr>
          <w:lang w:val="en"/>
          <w:rPrChange w:id="3164" w:author="Sasaki Kenji／佐々木　研二／AI" w:date="2021-11-19T14:16:00Z">
            <w:rPr>
              <w:rFonts w:ascii="ＭＳ ゴシック" w:eastAsia="ＭＳ ゴシック" w:hAnsi="ＭＳ ゴシック"/>
            </w:rPr>
          </w:rPrChange>
        </w:rPr>
        <w:t>Utterances</w:t>
      </w:r>
      <w:r w:rsidRPr="00F37467">
        <w:rPr>
          <w:rFonts w:hint="eastAsia"/>
          <w:lang w:val="en"/>
          <w:rPrChange w:id="3165" w:author="Sasaki Kenji／佐々木　研二／AI" w:date="2021-11-19T14:16:00Z">
            <w:rPr>
              <w:rFonts w:ascii="ＭＳ ゴシック" w:eastAsia="ＭＳ ゴシック" w:hAnsi="ＭＳ ゴシック" w:hint="eastAsia"/>
            </w:rPr>
          </w:rPrChange>
        </w:rPr>
        <w:t>＞</w:t>
      </w:r>
    </w:p>
    <w:p w14:paraId="6213C630" w14:textId="5AFC9E8E" w:rsidR="00BC733F" w:rsidRPr="00F37467" w:rsidRDefault="00BC733F" w:rsidP="00F63603">
      <w:pPr>
        <w:ind w:firstLineChars="50" w:firstLine="100"/>
        <w:rPr>
          <w:rFonts w:ascii="Meiryo UI" w:eastAsia="Meiryo UI" w:hAnsi="Meiryo UI"/>
          <w:rPrChange w:id="3166" w:author="Sasaki Kenji／佐々木　研二／AI" w:date="2021-11-19T14:16:00Z">
            <w:rPr>
              <w:rFonts w:ascii="ＭＳ ゴシック" w:eastAsia="ＭＳ ゴシック" w:hAnsi="ＭＳ ゴシック"/>
            </w:rPr>
          </w:rPrChange>
        </w:rPr>
      </w:pPr>
      <w:r w:rsidRPr="00F37467">
        <w:rPr>
          <w:rFonts w:hint="eastAsia"/>
          <w:lang w:val="en"/>
          <w:rPrChange w:id="3167" w:author="Sasaki Kenji／佐々木　研二／AI" w:date="2021-11-19T14:16:00Z">
            <w:rPr>
              <w:rFonts w:ascii="ＭＳ ゴシック" w:eastAsia="ＭＳ ゴシック" w:hAnsi="ＭＳ ゴシック" w:hint="eastAsia"/>
            </w:rPr>
          </w:rPrChange>
        </w:rPr>
        <w:t>【</w:t>
      </w:r>
      <w:ins w:id="3168" w:author="Sugahara, Hikaru/菅原 光" w:date="2022-06-25T18:12:00Z">
        <w:r w:rsidR="005D5449" w:rsidRPr="005D5449">
          <w:rPr>
            <w:rFonts w:hint="eastAsia"/>
            <w:lang w:val="en"/>
          </w:rPr>
          <w:t>誕生日</w:t>
        </w:r>
        <w:r w:rsidR="005D5449">
          <w:rPr>
            <w:rFonts w:hint="eastAsia"/>
            <w:lang w:val="en"/>
          </w:rPr>
          <w:t xml:space="preserve">　</w:t>
        </w:r>
      </w:ins>
      <w:r w:rsidRPr="00F37467">
        <w:rPr>
          <w:lang w:val="en"/>
          <w:rPrChange w:id="3169" w:author="Sasaki Kenji／佐々木　研二／AI" w:date="2021-11-19T14:16:00Z">
            <w:rPr>
              <w:rFonts w:ascii="ＭＳ ゴシック" w:eastAsia="ＭＳ ゴシック" w:hAnsi="ＭＳ ゴシック"/>
            </w:rPr>
          </w:rPrChange>
        </w:rPr>
        <w:t>Birthday</w:t>
      </w:r>
      <w:r w:rsidRPr="00F37467">
        <w:rPr>
          <w:lang w:val="en"/>
          <w:rPrChange w:id="3170" w:author="Sasaki Kenji／佐々木　研二／AI" w:date="2021-11-19T14:16:00Z">
            <w:rPr>
              <w:rFonts w:ascii="ＭＳ ゴシック" w:eastAsia="ＭＳ ゴシック" w:hAnsi="ＭＳ ゴシック"/>
            </w:rPr>
          </w:rPrChange>
        </w:rPr>
        <w:t>】</w:t>
      </w:r>
    </w:p>
    <w:p w14:paraId="2298AA29" w14:textId="77777777" w:rsidR="005D5449" w:rsidRDefault="005D5449" w:rsidP="00F63603">
      <w:pPr>
        <w:ind w:firstLineChars="100" w:firstLine="200"/>
        <w:rPr>
          <w:ins w:id="3171" w:author="Sugahara, Hikaru/菅原 光" w:date="2022-06-25T18:12:00Z"/>
          <w:rFonts w:ascii="Meiryo UI" w:eastAsia="Meiryo UI" w:hAnsi="Meiryo UI"/>
          <w:u w:val="single"/>
        </w:rPr>
      </w:pPr>
      <w:ins w:id="3172" w:author="Sugahara, Hikaru/菅原 光" w:date="2022-06-25T18:12:00Z">
        <w:r w:rsidRPr="00B3199B">
          <w:rPr>
            <w:rFonts w:ascii="Meiryo UI" w:eastAsia="Meiryo UI" w:hAnsi="Meiryo UI" w:hint="eastAsia"/>
          </w:rPr>
          <w:t>・</w:t>
        </w:r>
        <w:r w:rsidRPr="00B3199B">
          <w:rPr>
            <w:rFonts w:ascii="Meiryo UI" w:eastAsia="Meiryo UI" w:hAnsi="Meiryo UI" w:hint="eastAsia"/>
            <w:u w:val="single"/>
          </w:rPr>
          <w:t>お誕生日おめでとうございます。</w:t>
        </w:r>
      </w:ins>
    </w:p>
    <w:p w14:paraId="2BA70305" w14:textId="592CB13F" w:rsidR="00BC733F" w:rsidRPr="00F37467" w:rsidRDefault="00F63603">
      <w:pPr>
        <w:ind w:firstLineChars="150" w:firstLine="300"/>
        <w:rPr>
          <w:rFonts w:ascii="Meiryo UI" w:eastAsia="Meiryo UI" w:hAnsi="Meiryo UI"/>
          <w:rPrChange w:id="3173" w:author="Sasaki Kenji／佐々木　研二／AI" w:date="2021-11-19T14:16:00Z">
            <w:rPr>
              <w:rFonts w:ascii="ＭＳ ゴシック" w:eastAsia="ＭＳ ゴシック" w:hAnsi="ＭＳ ゴシック"/>
            </w:rPr>
          </w:rPrChange>
        </w:rPr>
        <w:pPrChange w:id="3174" w:author="Sugahara, Hikaru/菅原 光" w:date="2022-06-25T18:12:00Z">
          <w:pPr>
            <w:ind w:firstLineChars="100" w:firstLine="200"/>
          </w:pPr>
        </w:pPrChange>
      </w:pPr>
      <w:r w:rsidRPr="00F37467">
        <w:rPr>
          <w:lang w:val="en"/>
          <w:rPrChange w:id="3175" w:author="Sasaki Kenji／佐々木　研二／AI" w:date="2021-11-19T14:16:00Z">
            <w:rPr>
              <w:rFonts w:ascii="ＭＳ ゴシック" w:eastAsia="ＭＳ ゴシック" w:hAnsi="ＭＳ ゴシック"/>
            </w:rPr>
          </w:rPrChange>
        </w:rPr>
        <w:t xml:space="preserve">Happy </w:t>
      </w:r>
      <w:r w:rsidR="00807259" w:rsidRPr="00F37467">
        <w:rPr>
          <w:u w:val="single"/>
          <w:lang w:val="en"/>
          <w:rPrChange w:id="3176" w:author="Sasaki Kenji／佐々木　研二／AI" w:date="2021-11-19T14:16:00Z">
            <w:rPr>
              <w:rFonts w:ascii="ＭＳ ゴシック" w:eastAsia="ＭＳ ゴシック" w:hAnsi="ＭＳ ゴシック"/>
              <w:u w:val="single"/>
            </w:rPr>
          </w:rPrChange>
        </w:rPr>
        <w:t xml:space="preserve">birthday. </w:t>
      </w:r>
    </w:p>
    <w:p w14:paraId="412B99A7" w14:textId="77777777" w:rsidR="00BC733F" w:rsidRPr="00F37467" w:rsidRDefault="00BC733F" w:rsidP="00807259">
      <w:pPr>
        <w:rPr>
          <w:rFonts w:ascii="Meiryo UI" w:eastAsia="Meiryo UI" w:hAnsi="Meiryo UI"/>
          <w:rPrChange w:id="3177" w:author="Sasaki Kenji／佐々木　研二／AI" w:date="2021-11-19T14:16:00Z">
            <w:rPr>
              <w:rFonts w:ascii="ＭＳ ゴシック" w:eastAsia="ＭＳ ゴシック" w:hAnsi="ＭＳ ゴシック"/>
            </w:rPr>
          </w:rPrChange>
        </w:rPr>
      </w:pPr>
    </w:p>
    <w:p w14:paraId="40B27668" w14:textId="1FA1D66F" w:rsidR="00BC733F" w:rsidRPr="00F37467" w:rsidRDefault="00BC733F" w:rsidP="00F63603">
      <w:pPr>
        <w:ind w:firstLineChars="50" w:firstLine="100"/>
        <w:rPr>
          <w:rFonts w:ascii="Meiryo UI" w:eastAsia="Meiryo UI" w:hAnsi="Meiryo UI"/>
          <w:rPrChange w:id="3178" w:author="Sasaki Kenji／佐々木　研二／AI" w:date="2021-11-19T14:16:00Z">
            <w:rPr>
              <w:rFonts w:ascii="ＭＳ ゴシック" w:eastAsia="ＭＳ ゴシック" w:hAnsi="ＭＳ ゴシック"/>
            </w:rPr>
          </w:rPrChange>
        </w:rPr>
      </w:pPr>
      <w:r w:rsidRPr="00F37467">
        <w:rPr>
          <w:rFonts w:hint="eastAsia"/>
          <w:lang w:val="en"/>
          <w:rPrChange w:id="3179" w:author="Sasaki Kenji／佐々木　研二／AI" w:date="2021-11-19T14:16:00Z">
            <w:rPr>
              <w:rFonts w:ascii="ＭＳ ゴシック" w:eastAsia="ＭＳ ゴシック" w:hAnsi="ＭＳ ゴシック" w:hint="eastAsia"/>
            </w:rPr>
          </w:rPrChange>
        </w:rPr>
        <w:t>【</w:t>
      </w:r>
      <w:ins w:id="3180" w:author="Sugahara, Hikaru/菅原 光" w:date="2022-06-25T18:12:00Z">
        <w:r w:rsidR="005D5449" w:rsidRPr="00B3199B">
          <w:rPr>
            <w:rFonts w:ascii="Meiryo UI" w:eastAsia="Meiryo UI" w:hAnsi="Meiryo UI" w:hint="eastAsia"/>
          </w:rPr>
          <w:t>結婚記念日</w:t>
        </w:r>
        <w:r w:rsidR="005D5449">
          <w:rPr>
            <w:rFonts w:ascii="Meiryo UI" w:eastAsia="Meiryo UI" w:hAnsi="Meiryo UI" w:hint="eastAsia"/>
          </w:rPr>
          <w:t xml:space="preserve"> </w:t>
        </w:r>
      </w:ins>
      <w:r w:rsidRPr="00F37467">
        <w:rPr>
          <w:lang w:val="en"/>
          <w:rPrChange w:id="3181" w:author="Sasaki Kenji／佐々木　研二／AI" w:date="2021-11-19T14:16:00Z">
            <w:rPr>
              <w:rFonts w:ascii="ＭＳ ゴシック" w:eastAsia="ＭＳ ゴシック" w:hAnsi="ＭＳ ゴシック"/>
            </w:rPr>
          </w:rPrChange>
        </w:rPr>
        <w:t>Wedding Anniversary</w:t>
      </w:r>
      <w:r w:rsidRPr="00F37467">
        <w:rPr>
          <w:lang w:val="en"/>
          <w:rPrChange w:id="3182" w:author="Sasaki Kenji／佐々木　研二／AI" w:date="2021-11-19T14:16:00Z">
            <w:rPr>
              <w:rFonts w:ascii="ＭＳ ゴシック" w:eastAsia="ＭＳ ゴシック" w:hAnsi="ＭＳ ゴシック"/>
            </w:rPr>
          </w:rPrChange>
        </w:rPr>
        <w:t>】</w:t>
      </w:r>
    </w:p>
    <w:p w14:paraId="4059C49B" w14:textId="77777777" w:rsidR="005D5449" w:rsidRPr="00B3199B" w:rsidRDefault="005D5449" w:rsidP="005D5449">
      <w:pPr>
        <w:ind w:firstLineChars="100" w:firstLine="200"/>
        <w:rPr>
          <w:ins w:id="3183" w:author="Sugahara, Hikaru/菅原 光" w:date="2022-06-25T18:12:00Z"/>
          <w:rFonts w:ascii="Meiryo UI" w:eastAsia="Meiryo UI" w:hAnsi="Meiryo UI"/>
        </w:rPr>
      </w:pPr>
      <w:ins w:id="3184" w:author="Sugahara, Hikaru/菅原 光" w:date="2022-06-25T18:12:00Z">
        <w:r w:rsidRPr="00B3199B">
          <w:rPr>
            <w:rFonts w:ascii="Meiryo UI" w:eastAsia="Meiryo UI" w:hAnsi="Meiryo UI" w:hint="eastAsia"/>
          </w:rPr>
          <w:t>・</w:t>
        </w:r>
        <w:r w:rsidRPr="00B3199B">
          <w:rPr>
            <w:rFonts w:ascii="Meiryo UI" w:eastAsia="Meiryo UI" w:hAnsi="Meiryo UI" w:hint="eastAsia"/>
            <w:u w:val="single"/>
          </w:rPr>
          <w:t>結婚記念日おめでとうございます。</w:t>
        </w:r>
      </w:ins>
    </w:p>
    <w:p w14:paraId="4ED83AE2" w14:textId="77777777" w:rsidR="005D5449" w:rsidRPr="00B3199B" w:rsidRDefault="005D5449" w:rsidP="005D5449">
      <w:pPr>
        <w:rPr>
          <w:ins w:id="3185" w:author="Sugahara, Hikaru/菅原 光" w:date="2022-06-25T18:12:00Z"/>
          <w:rFonts w:ascii="Meiryo UI" w:eastAsia="Meiryo UI" w:hAnsi="Meiryo UI"/>
        </w:rPr>
      </w:pPr>
      <w:ins w:id="3186" w:author="Sugahara, Hikaru/菅原 光" w:date="2022-06-25T18:12:00Z">
        <w:r w:rsidRPr="00B3199B">
          <w:rPr>
            <w:rFonts w:ascii="Meiryo UI" w:eastAsia="Meiryo UI" w:hAnsi="Meiryo UI" w:hint="eastAsia"/>
          </w:rPr>
          <w:t xml:space="preserve">　  ※日付案内の後に発話する。</w:t>
        </w:r>
      </w:ins>
    </w:p>
    <w:p w14:paraId="19754C59" w14:textId="77777777" w:rsidR="00B13F10" w:rsidRPr="00F37467" w:rsidRDefault="00F63603" w:rsidP="00F63603">
      <w:pPr>
        <w:ind w:firstLineChars="100" w:firstLine="200"/>
        <w:rPr>
          <w:rFonts w:ascii="Meiryo UI" w:eastAsia="Meiryo UI" w:hAnsi="Meiryo UI"/>
          <w:rPrChange w:id="3187" w:author="Sasaki Kenji／佐々木　研二／AI" w:date="2021-11-19T14:16:00Z">
            <w:rPr>
              <w:rFonts w:ascii="ＭＳ ゴシック" w:eastAsia="ＭＳ ゴシック" w:hAnsi="ＭＳ ゴシック"/>
            </w:rPr>
          </w:rPrChange>
        </w:rPr>
      </w:pPr>
      <w:r w:rsidRPr="00F37467">
        <w:rPr>
          <w:lang w:val="en"/>
          <w:rPrChange w:id="3188" w:author="Sasaki Kenji／佐々木　研二／AI" w:date="2021-11-19T14:16:00Z">
            <w:rPr>
              <w:rFonts w:ascii="ＭＳ ゴシック" w:eastAsia="ＭＳ ゴシック" w:hAnsi="ＭＳ ゴシック"/>
            </w:rPr>
          </w:rPrChange>
        </w:rPr>
        <w:t xml:space="preserve">Congratulations </w:t>
      </w:r>
      <w:r w:rsidR="00807259" w:rsidRPr="00F37467">
        <w:rPr>
          <w:u w:val="single"/>
          <w:lang w:val="en"/>
          <w:rPrChange w:id="3189" w:author="Sasaki Kenji／佐々木　研二／AI" w:date="2021-11-19T14:16:00Z">
            <w:rPr>
              <w:rFonts w:ascii="ＭＳ ゴシック" w:eastAsia="ＭＳ ゴシック" w:hAnsi="ＭＳ ゴシック"/>
              <w:u w:val="single"/>
            </w:rPr>
          </w:rPrChange>
        </w:rPr>
        <w:t>on your wedding anniversary</w:t>
      </w:r>
      <w:r w:rsidR="00296ACB" w:rsidRPr="00F37467">
        <w:rPr>
          <w:u w:val="single"/>
          <w:lang w:val="en"/>
          <w:rPrChange w:id="3190" w:author="Sasaki Kenji／佐々木　研二／AI" w:date="2021-11-19T14:16:00Z">
            <w:rPr>
              <w:rFonts w:ascii="ＭＳ ゴシック" w:eastAsia="ＭＳ ゴシック" w:hAnsi="ＭＳ ゴシック"/>
              <w:u w:val="single"/>
            </w:rPr>
          </w:rPrChange>
        </w:rPr>
        <w:t xml:space="preserve">. </w:t>
      </w:r>
    </w:p>
    <w:p w14:paraId="43FEC0A2" w14:textId="77777777" w:rsidR="00E64976" w:rsidRPr="00F37467" w:rsidRDefault="00807259" w:rsidP="009A3E89">
      <w:pPr>
        <w:rPr>
          <w:rFonts w:ascii="Meiryo UI" w:eastAsia="Meiryo UI" w:hAnsi="Meiryo UI"/>
          <w:rPrChange w:id="3191" w:author="Sasaki Kenji／佐々木　研二／AI" w:date="2021-11-19T14:16:00Z">
            <w:rPr>
              <w:rFonts w:ascii="ＭＳ ゴシック" w:eastAsia="ＭＳ ゴシック" w:hAnsi="ＭＳ ゴシック"/>
            </w:rPr>
          </w:rPrChange>
        </w:rPr>
      </w:pPr>
      <w:r w:rsidRPr="00F37467">
        <w:rPr>
          <w:lang w:val="en"/>
          <w:rPrChange w:id="3192" w:author="Sasaki Kenji／佐々木　研二／AI" w:date="2021-11-19T14:16:00Z">
            <w:rPr>
              <w:rFonts w:ascii="ＭＳ ゴシック" w:eastAsia="ＭＳ ゴシック" w:hAnsi="ＭＳ ゴシック"/>
            </w:rPr>
          </w:rPrChange>
        </w:rPr>
        <w:t>*Speak after the date guide.</w:t>
      </w:r>
    </w:p>
    <w:p w14:paraId="1F30D993" w14:textId="77777777" w:rsidR="00832130" w:rsidRPr="00F37467" w:rsidRDefault="00832130" w:rsidP="00E64976">
      <w:pPr>
        <w:rPr>
          <w:rFonts w:ascii="Meiryo UI" w:eastAsia="Meiryo UI" w:hAnsi="Meiryo UI"/>
          <w:rPrChange w:id="3193" w:author="Sasaki Kenji／佐々木　研二／AI" w:date="2021-11-19T14:16:00Z">
            <w:rPr>
              <w:rFonts w:ascii="ＭＳ ゴシック" w:eastAsia="ＭＳ ゴシック" w:hAnsi="ＭＳ ゴシック"/>
            </w:rPr>
          </w:rPrChange>
        </w:rPr>
      </w:pPr>
    </w:p>
    <w:p w14:paraId="3EC6D398" w14:textId="77777777" w:rsidR="005D5449" w:rsidRDefault="005D5449" w:rsidP="00E64976">
      <w:pPr>
        <w:rPr>
          <w:ins w:id="3194" w:author="Sugahara, Hikaru/菅原 光" w:date="2022-06-25T18:12:00Z"/>
          <w:lang w:val="en"/>
        </w:rPr>
      </w:pPr>
      <w:ins w:id="3195" w:author="Sugahara, Hikaru/菅原 光" w:date="2022-06-25T18:12:00Z">
        <w:r w:rsidRPr="005D5449">
          <w:rPr>
            <w:rFonts w:hint="eastAsia"/>
            <w:lang w:val="en"/>
          </w:rPr>
          <w:t>同じ日付で複数の記念日を登録した場合には、それぞれの記念日案内を行う。</w:t>
        </w:r>
      </w:ins>
    </w:p>
    <w:p w14:paraId="3017A443" w14:textId="7D86FDE2" w:rsidR="003706CF" w:rsidRPr="00F37467" w:rsidRDefault="003706CF" w:rsidP="00E64976">
      <w:pPr>
        <w:rPr>
          <w:rFonts w:ascii="Meiryo UI" w:eastAsia="Meiryo UI" w:hAnsi="Meiryo UI"/>
          <w:rPrChange w:id="3196" w:author="Sasaki Kenji／佐々木　研二／AI" w:date="2021-11-19T14:16:00Z">
            <w:rPr>
              <w:rFonts w:ascii="ＭＳ ゴシック" w:eastAsia="ＭＳ ゴシック" w:hAnsi="ＭＳ ゴシック"/>
            </w:rPr>
          </w:rPrChange>
        </w:rPr>
      </w:pPr>
      <w:r w:rsidRPr="00F37467">
        <w:rPr>
          <w:lang w:val="en"/>
          <w:rPrChange w:id="3197" w:author="Sasaki Kenji／佐々木　研二／AI" w:date="2021-11-19T14:16:00Z">
            <w:rPr>
              <w:rFonts w:ascii="ＭＳ ゴシック" w:eastAsia="ＭＳ ゴシック" w:hAnsi="ＭＳ ゴシック"/>
            </w:rPr>
          </w:rPrChange>
        </w:rPr>
        <w:t>If you register multiple anniversaries on the same date, we will provide anniversaries for each.</w:t>
      </w:r>
    </w:p>
    <w:p w14:paraId="1605593D" w14:textId="77777777" w:rsidR="003706CF" w:rsidRPr="00F37467" w:rsidRDefault="003706CF" w:rsidP="00E64976">
      <w:pPr>
        <w:rPr>
          <w:rFonts w:ascii="Meiryo UI" w:eastAsia="Meiryo UI" w:hAnsi="Meiryo UI"/>
          <w:rPrChange w:id="3198" w:author="Sasaki Kenji／佐々木　研二／AI" w:date="2021-11-19T14:16:00Z">
            <w:rPr>
              <w:rFonts w:ascii="ＭＳ ゴシック" w:eastAsia="ＭＳ ゴシック" w:hAnsi="ＭＳ ゴシック"/>
            </w:rPr>
          </w:rPrChange>
        </w:rPr>
      </w:pPr>
    </w:p>
    <w:p w14:paraId="22F89151" w14:textId="77777777" w:rsidR="005D5449" w:rsidRDefault="00470C27" w:rsidP="001C086D">
      <w:pPr>
        <w:rPr>
          <w:ins w:id="3199" w:author="Sugahara, Hikaru/菅原 光" w:date="2022-06-25T18:12:00Z"/>
          <w:lang w:val="en"/>
        </w:rPr>
      </w:pPr>
      <w:r w:rsidRPr="00F37467">
        <w:rPr>
          <w:rFonts w:hint="eastAsia"/>
          <w:lang w:val="en"/>
          <w:rPrChange w:id="3200" w:author="Sasaki Kenji／佐々木　研二／AI" w:date="2021-11-19T14:16:00Z">
            <w:rPr>
              <w:rFonts w:ascii="ＭＳ ゴシック" w:eastAsia="ＭＳ ゴシック" w:hAnsi="ＭＳ ゴシック" w:hint="eastAsia"/>
            </w:rPr>
          </w:rPrChange>
        </w:rPr>
        <w:t>・</w:t>
      </w:r>
      <w:r w:rsidRPr="00F37467">
        <w:rPr>
          <w:lang w:val="en"/>
          <w:rPrChange w:id="3201" w:author="Sasaki Kenji／佐々木　研二／AI" w:date="2021-11-19T14:16:00Z">
            <w:rPr>
              <w:rFonts w:ascii="ＭＳ ゴシック" w:eastAsia="ＭＳ ゴシック" w:hAnsi="ＭＳ ゴシック"/>
            </w:rPr>
          </w:rPrChange>
        </w:rPr>
        <w:t xml:space="preserve"> </w:t>
      </w:r>
      <w:ins w:id="3202" w:author="Sugahara, Hikaru/菅原 光" w:date="2022-06-25T18:12:00Z">
        <w:r w:rsidR="005D5449" w:rsidRPr="005D5449">
          <w:rPr>
            <w:rFonts w:hint="eastAsia"/>
            <w:lang w:val="en"/>
          </w:rPr>
          <w:t>ユーザが記念日を登録していない場合、ユーザは日付案内の後に「○○の日です」と発声されることにより、「今日は何の日」か確認することができる。</w:t>
        </w:r>
      </w:ins>
    </w:p>
    <w:p w14:paraId="663D23CB" w14:textId="6548552D" w:rsidR="001C086D" w:rsidRPr="00F37467" w:rsidRDefault="00470C27">
      <w:pPr>
        <w:ind w:firstLineChars="100" w:firstLine="200"/>
        <w:rPr>
          <w:rFonts w:ascii="Meiryo UI" w:eastAsia="Meiryo UI" w:hAnsi="Meiryo UI"/>
          <w:rPrChange w:id="3203" w:author="Sasaki Kenji／佐々木　研二／AI" w:date="2021-11-19T14:16:00Z">
            <w:rPr>
              <w:rFonts w:ascii="ＭＳ ゴシック" w:eastAsia="ＭＳ ゴシック" w:hAnsi="ＭＳ ゴシック"/>
            </w:rPr>
          </w:rPrChange>
        </w:rPr>
        <w:pPrChange w:id="3204" w:author="Sugahara, Hikaru/菅原 光" w:date="2022-06-25T18:12:00Z">
          <w:pPr/>
        </w:pPrChange>
      </w:pPr>
      <w:r w:rsidRPr="00F37467">
        <w:rPr>
          <w:lang w:val="en"/>
          <w:rPrChange w:id="3205" w:author="Sasaki Kenji／佐々木　研二／AI" w:date="2021-11-19T14:16:00Z">
            <w:rPr>
              <w:rFonts w:ascii="ＭＳ ゴシック" w:eastAsia="ＭＳ ゴシック" w:hAnsi="ＭＳ ゴシック"/>
            </w:rPr>
          </w:rPrChange>
        </w:rPr>
        <w:t xml:space="preserve">If the user has not registered an anniversary, the user can confirm </w:t>
      </w:r>
      <w:r w:rsidR="001C086D" w:rsidRPr="00F37467">
        <w:rPr>
          <w:lang w:val="en"/>
          <w:rPrChange w:id="3206" w:author="Sasaki Kenji／佐々木　研二／AI" w:date="2021-11-19T14:16:00Z">
            <w:rPr>
              <w:rFonts w:ascii="ＭＳ ゴシック" w:eastAsia="ＭＳ ゴシック" w:hAnsi="ＭＳ ゴシック"/>
            </w:rPr>
          </w:rPrChange>
        </w:rPr>
        <w:t>"what day today" by saying "It is ○○</w:t>
      </w:r>
      <w:r>
        <w:rPr>
          <w:lang w:val="en"/>
        </w:rPr>
        <w:t xml:space="preserve"> </w:t>
      </w:r>
      <w:r w:rsidRPr="00F37467">
        <w:rPr>
          <w:lang w:val="en"/>
          <w:rPrChange w:id="3207" w:author="Sasaki Kenji／佐々木　研二／AI" w:date="2021-11-19T14:16:00Z">
            <w:rPr>
              <w:rFonts w:ascii="ＭＳ ゴシック" w:eastAsia="ＭＳ ゴシック" w:hAnsi="ＭＳ ゴシック"/>
            </w:rPr>
          </w:rPrChange>
        </w:rPr>
        <w:t xml:space="preserve">day" after the date guidance. </w:t>
      </w:r>
    </w:p>
    <w:p w14:paraId="0ED6E32D" w14:textId="77777777" w:rsidR="005D5449" w:rsidRDefault="001C086D" w:rsidP="001C086D">
      <w:pPr>
        <w:rPr>
          <w:ins w:id="3208" w:author="Sugahara, Hikaru/菅原 光" w:date="2022-06-25T18:13:00Z"/>
          <w:lang w:val="en"/>
        </w:rPr>
      </w:pPr>
      <w:r w:rsidRPr="00F37467">
        <w:rPr>
          <w:rFonts w:hint="eastAsia"/>
          <w:lang w:val="en"/>
          <w:rPrChange w:id="3209" w:author="Sasaki Kenji／佐々木　研二／AI" w:date="2021-11-19T14:16:00Z">
            <w:rPr>
              <w:rFonts w:ascii="ＭＳ ゴシック" w:eastAsia="ＭＳ ゴシック" w:hAnsi="ＭＳ ゴシック" w:hint="eastAsia"/>
            </w:rPr>
          </w:rPrChange>
        </w:rPr>
        <w:t>・</w:t>
      </w:r>
      <w:r w:rsidRPr="00F37467">
        <w:rPr>
          <w:lang w:val="en"/>
          <w:rPrChange w:id="3210" w:author="Sasaki Kenji／佐々木　研二／AI" w:date="2021-11-19T14:16:00Z">
            <w:rPr>
              <w:rFonts w:ascii="ＭＳ ゴシック" w:eastAsia="ＭＳ ゴシック" w:hAnsi="ＭＳ ゴシック"/>
            </w:rPr>
          </w:rPrChange>
        </w:rPr>
        <w:t xml:space="preserve"> </w:t>
      </w:r>
      <w:ins w:id="3211" w:author="Sugahara, Hikaru/菅原 光" w:date="2022-06-25T18:13:00Z">
        <w:r w:rsidR="005D5449" w:rsidRPr="005D5449">
          <w:rPr>
            <w:rFonts w:hint="eastAsia"/>
            <w:lang w:val="en"/>
          </w:rPr>
          <w:t>ユーザが記念日を登録している場合、ユーザは日付案内の後に「結婚記念日おめでとうございます」と発声されることにより、「今日は結婚記念日」か確認することができる。</w:t>
        </w:r>
      </w:ins>
    </w:p>
    <w:p w14:paraId="52930A25" w14:textId="1E78796C" w:rsidR="00470C27" w:rsidRPr="00F37467" w:rsidRDefault="001C086D">
      <w:pPr>
        <w:ind w:firstLineChars="100" w:firstLine="200"/>
        <w:rPr>
          <w:rFonts w:ascii="Meiryo UI" w:eastAsia="Meiryo UI" w:hAnsi="Meiryo UI"/>
          <w:rPrChange w:id="3212" w:author="Sasaki Kenji／佐々木　研二／AI" w:date="2021-11-19T14:16:00Z">
            <w:rPr>
              <w:rFonts w:ascii="ＭＳ ゴシック" w:eastAsia="ＭＳ ゴシック" w:hAnsi="ＭＳ ゴシック"/>
            </w:rPr>
          </w:rPrChange>
        </w:rPr>
        <w:pPrChange w:id="3213" w:author="Sugahara, Hikaru/菅原 光" w:date="2022-06-25T18:13:00Z">
          <w:pPr/>
        </w:pPrChange>
      </w:pPr>
      <w:r w:rsidRPr="00F37467">
        <w:rPr>
          <w:lang w:val="en"/>
          <w:rPrChange w:id="3214" w:author="Sasaki Kenji／佐々木　研二／AI" w:date="2021-11-19T14:16:00Z">
            <w:rPr>
              <w:rFonts w:ascii="ＭＳ ゴシック" w:eastAsia="ＭＳ ゴシック" w:hAnsi="ＭＳ ゴシック"/>
            </w:rPr>
          </w:rPrChange>
        </w:rPr>
        <w:t>If the user has registered an anniversary, the user can confirm whether it is "today is a wedding anniversary" by saying "Congratulations on the wedding anniversary" after the date guidance.</w:t>
      </w:r>
    </w:p>
    <w:p w14:paraId="6DF920C1" w14:textId="77777777" w:rsidR="00470C27" w:rsidRPr="00F37467" w:rsidRDefault="00470C27" w:rsidP="00E64976">
      <w:pPr>
        <w:rPr>
          <w:rFonts w:ascii="Meiryo UI" w:eastAsia="Meiryo UI" w:hAnsi="Meiryo UI"/>
          <w:rPrChange w:id="3215" w:author="Sasaki Kenji／佐々木　研二／AI" w:date="2021-11-19T14:16:00Z">
            <w:rPr>
              <w:rFonts w:ascii="ＭＳ ゴシック" w:eastAsia="ＭＳ ゴシック" w:hAnsi="ＭＳ ゴシック"/>
            </w:rPr>
          </w:rPrChange>
        </w:rPr>
      </w:pPr>
    </w:p>
    <w:p w14:paraId="096A7ADC" w14:textId="4B991B3D" w:rsidR="009A3E89" w:rsidRPr="00F37467" w:rsidRDefault="005D5449" w:rsidP="009A3E89">
      <w:pPr>
        <w:pStyle w:val="4"/>
        <w:rPr>
          <w:rFonts w:ascii="Meiryo UI" w:eastAsia="Meiryo UI" w:hAnsi="Meiryo UI"/>
          <w:rPrChange w:id="3216" w:author="Sasaki Kenji／佐々木　研二／AI" w:date="2021-11-19T14:16:00Z">
            <w:rPr>
              <w:rFonts w:ascii="ＭＳ ゴシック" w:eastAsia="ＭＳ ゴシック" w:hAnsi="ＭＳ ゴシック"/>
            </w:rPr>
          </w:rPrChange>
        </w:rPr>
      </w:pPr>
      <w:ins w:id="3217" w:author="Sugahara, Hikaru/菅原 光" w:date="2022-06-25T18:13:00Z">
        <w:r w:rsidRPr="005D5449">
          <w:rPr>
            <w:rFonts w:hint="eastAsia"/>
            <w:lang w:val="en"/>
          </w:rPr>
          <w:t>サービス要件</w:t>
        </w:r>
        <w:r>
          <w:rPr>
            <w:rFonts w:hint="eastAsia"/>
            <w:lang w:val="en"/>
          </w:rPr>
          <w:t xml:space="preserve">　</w:t>
        </w:r>
      </w:ins>
      <w:r w:rsidR="00832130" w:rsidRPr="00F37467">
        <w:rPr>
          <w:lang w:val="en"/>
          <w:rPrChange w:id="3218" w:author="Sasaki Kenji／佐々木　研二／AI" w:date="2021-11-19T14:16:00Z">
            <w:rPr>
              <w:rFonts w:ascii="ＭＳ ゴシック" w:eastAsia="ＭＳ ゴシック" w:hAnsi="ＭＳ ゴシック"/>
            </w:rPr>
          </w:rPrChange>
        </w:rPr>
        <w:t>Service requirements</w:t>
      </w:r>
    </w:p>
    <w:p w14:paraId="6F382C60" w14:textId="77777777" w:rsidR="005D5449" w:rsidRDefault="009A3E89" w:rsidP="009A3E89">
      <w:pPr>
        <w:rPr>
          <w:ins w:id="3219" w:author="Sugahara, Hikaru/菅原 光" w:date="2022-06-25T18:13:00Z"/>
          <w:lang w:val="en"/>
        </w:rPr>
      </w:pPr>
      <w:r w:rsidRPr="00F37467">
        <w:rPr>
          <w:rFonts w:hint="eastAsia"/>
          <w:lang w:val="en"/>
          <w:rPrChange w:id="3220" w:author="Sasaki Kenji／佐々木　研二／AI" w:date="2021-11-19T14:16:00Z">
            <w:rPr>
              <w:rFonts w:ascii="ＭＳ ゴシック" w:eastAsia="ＭＳ ゴシック" w:hAnsi="ＭＳ ゴシック" w:hint="eastAsia"/>
            </w:rPr>
          </w:rPrChange>
        </w:rPr>
        <w:t>・</w:t>
      </w:r>
      <w:r w:rsidRPr="00F37467">
        <w:rPr>
          <w:lang w:val="en"/>
          <w:rPrChange w:id="3221" w:author="Sasaki Kenji／佐々木　研二／AI" w:date="2021-11-19T14:16:00Z">
            <w:rPr>
              <w:rFonts w:ascii="ＭＳ ゴシック" w:eastAsia="ＭＳ ゴシック" w:hAnsi="ＭＳ ゴシック"/>
            </w:rPr>
          </w:rPrChange>
        </w:rPr>
        <w:t xml:space="preserve"> </w:t>
      </w:r>
      <w:ins w:id="3222" w:author="Sugahara, Hikaru/菅原 光" w:date="2022-06-25T18:13:00Z">
        <w:r w:rsidR="005D5449" w:rsidRPr="005D5449">
          <w:rPr>
            <w:rFonts w:hint="eastAsia"/>
            <w:lang w:val="en"/>
          </w:rPr>
          <w:t>発話条件は以下の通りとする。</w:t>
        </w:r>
        <w:r w:rsidR="005D5449" w:rsidRPr="005D5449">
          <w:rPr>
            <w:rFonts w:hint="eastAsia"/>
            <w:lang w:val="en"/>
          </w:rPr>
          <w:t xml:space="preserve"> </w:t>
        </w:r>
        <w:r w:rsidR="005D5449" w:rsidRPr="005D5449">
          <w:rPr>
            <w:rFonts w:hint="eastAsia"/>
            <w:lang w:val="en"/>
          </w:rPr>
          <w:t>※番号順</w:t>
        </w:r>
      </w:ins>
    </w:p>
    <w:p w14:paraId="54F80F61" w14:textId="1CD33F82" w:rsidR="00832130" w:rsidRPr="00F37467" w:rsidRDefault="00FD7F7F">
      <w:pPr>
        <w:ind w:firstLineChars="100" w:firstLine="200"/>
        <w:rPr>
          <w:rFonts w:ascii="Meiryo UI" w:eastAsia="Meiryo UI" w:hAnsi="Meiryo UI"/>
          <w:rPrChange w:id="3223" w:author="Sasaki Kenji／佐々木　研二／AI" w:date="2021-11-19T14:16:00Z">
            <w:rPr>
              <w:rFonts w:ascii="ＭＳ ゴシック" w:eastAsia="ＭＳ ゴシック" w:hAnsi="ＭＳ ゴシック"/>
            </w:rPr>
          </w:rPrChange>
        </w:rPr>
        <w:pPrChange w:id="3224" w:author="Sugahara, Hikaru/菅原 光" w:date="2022-06-25T18:13:00Z">
          <w:pPr/>
        </w:pPrChange>
      </w:pPr>
      <w:r w:rsidRPr="00F37467">
        <w:rPr>
          <w:lang w:val="en"/>
          <w:rPrChange w:id="3225" w:author="Sasaki Kenji／佐々木　研二／AI" w:date="2021-11-19T14:16:00Z">
            <w:rPr>
              <w:rFonts w:ascii="ＭＳ ゴシック" w:eastAsia="ＭＳ ゴシック" w:hAnsi="ＭＳ ゴシック"/>
            </w:rPr>
          </w:rPrChange>
        </w:rPr>
        <w:t>The utterance conditions are as follows. ※In order of number</w:t>
      </w:r>
    </w:p>
    <w:p w14:paraId="4B72E4B0" w14:textId="1485F287" w:rsidR="00296ACB" w:rsidRPr="00F37467" w:rsidRDefault="00296ACB" w:rsidP="009A3E89">
      <w:pPr>
        <w:ind w:firstLineChars="100" w:firstLine="200"/>
        <w:rPr>
          <w:rFonts w:ascii="Meiryo UI" w:eastAsia="Meiryo UI" w:hAnsi="Meiryo UI"/>
          <w:rPrChange w:id="3226" w:author="Sasaki Kenji／佐々木　研二／AI" w:date="2021-11-19T14:16:00Z">
            <w:rPr>
              <w:rFonts w:ascii="ＭＳ ゴシック" w:eastAsia="ＭＳ ゴシック" w:hAnsi="ＭＳ ゴシック"/>
            </w:rPr>
          </w:rPrChange>
        </w:rPr>
      </w:pPr>
      <w:r w:rsidRPr="00F37467">
        <w:rPr>
          <w:lang w:val="en"/>
          <w:rPrChange w:id="3227" w:author="Sasaki Kenji／佐々木　研二／AI" w:date="2021-11-19T14:16:00Z">
            <w:rPr>
              <w:rFonts w:ascii="ＭＳ ゴシック" w:eastAsia="ＭＳ ゴシック" w:hAnsi="ＭＳ ゴシック"/>
            </w:rPr>
          </w:rPrChange>
        </w:rPr>
        <w:t>[</w:t>
      </w:r>
      <w:ins w:id="3228" w:author="Sugahara, Hikaru/菅原 光" w:date="2022-06-25T18:13:00Z">
        <w:r w:rsidR="005D5449" w:rsidRPr="005D5449">
          <w:rPr>
            <w:rFonts w:hint="eastAsia"/>
            <w:lang w:val="en"/>
          </w:rPr>
          <w:t>条件</w:t>
        </w:r>
        <w:r w:rsidR="005D5449">
          <w:rPr>
            <w:rFonts w:hint="eastAsia"/>
            <w:lang w:val="en"/>
          </w:rPr>
          <w:t xml:space="preserve">　</w:t>
        </w:r>
      </w:ins>
      <w:r w:rsidRPr="00F37467">
        <w:rPr>
          <w:lang w:val="en"/>
          <w:rPrChange w:id="3229" w:author="Sasaki Kenji／佐々木　研二／AI" w:date="2021-11-19T14:16:00Z">
            <w:rPr>
              <w:rFonts w:ascii="ＭＳ ゴシック" w:eastAsia="ＭＳ ゴシック" w:hAnsi="ＭＳ ゴシック"/>
            </w:rPr>
          </w:rPrChange>
        </w:rPr>
        <w:t>Condition]</w:t>
      </w:r>
    </w:p>
    <w:p w14:paraId="6D69FFEB" w14:textId="77777777" w:rsidR="005D5449" w:rsidRDefault="00296ACB" w:rsidP="009A3E89">
      <w:pPr>
        <w:ind w:firstLineChars="100" w:firstLine="200"/>
        <w:rPr>
          <w:ins w:id="3230" w:author="Sugahara, Hikaru/菅原 光" w:date="2022-06-25T18:13:00Z"/>
          <w:lang w:val="en"/>
        </w:rPr>
      </w:pPr>
      <w:r w:rsidRPr="00F37467">
        <w:rPr>
          <w:rFonts w:hint="eastAsia"/>
          <w:lang w:val="en"/>
          <w:rPrChange w:id="3231" w:author="Sasaki Kenji／佐々木　研二／AI" w:date="2021-11-19T14:16:00Z">
            <w:rPr>
              <w:rFonts w:ascii="ＭＳ ゴシック" w:eastAsia="ＭＳ ゴシック" w:hAnsi="ＭＳ ゴシック" w:hint="eastAsia"/>
            </w:rPr>
          </w:rPrChange>
        </w:rPr>
        <w:t>・</w:t>
      </w:r>
      <w:r w:rsidRPr="00F37467">
        <w:rPr>
          <w:lang w:val="en"/>
          <w:rPrChange w:id="3232" w:author="Sasaki Kenji／佐々木　研二／AI" w:date="2021-11-19T14:16:00Z">
            <w:rPr>
              <w:rFonts w:ascii="ＭＳ ゴシック" w:eastAsia="ＭＳ ゴシック" w:hAnsi="ＭＳ ゴシック"/>
            </w:rPr>
          </w:rPrChange>
        </w:rPr>
        <w:t xml:space="preserve"> </w:t>
      </w:r>
      <w:ins w:id="3233" w:author="Sugahara, Hikaru/菅原 光" w:date="2022-06-25T18:13:00Z">
        <w:r w:rsidR="005D5449" w:rsidRPr="005D5449">
          <w:rPr>
            <w:rFonts w:hint="eastAsia"/>
            <w:lang w:val="en"/>
          </w:rPr>
          <w:t>①発話</w:t>
        </w:r>
        <w:r w:rsidR="005D5449" w:rsidRPr="005D5449">
          <w:rPr>
            <w:rFonts w:hint="eastAsia"/>
            <w:lang w:val="en"/>
          </w:rPr>
          <w:t>On</w:t>
        </w:r>
        <w:r w:rsidR="005D5449" w:rsidRPr="005D5449">
          <w:rPr>
            <w:rFonts w:hint="eastAsia"/>
            <w:lang w:val="en"/>
          </w:rPr>
          <w:t>設定</w:t>
        </w:r>
        <w:r w:rsidR="005D5449" w:rsidRPr="005D5449">
          <w:rPr>
            <w:rFonts w:hint="eastAsia"/>
            <w:lang w:val="en"/>
          </w:rPr>
          <w:t xml:space="preserve"> </w:t>
        </w:r>
        <w:r w:rsidR="005D5449" w:rsidRPr="005D5449">
          <w:rPr>
            <w:rFonts w:hint="eastAsia"/>
            <w:lang w:val="en"/>
          </w:rPr>
          <w:t>→</w:t>
        </w:r>
        <w:r w:rsidR="005D5449" w:rsidRPr="005D5449">
          <w:rPr>
            <w:rFonts w:hint="eastAsia"/>
            <w:lang w:val="en"/>
          </w:rPr>
          <w:t xml:space="preserve"> </w:t>
        </w:r>
        <w:r w:rsidR="005D5449" w:rsidRPr="005D5449">
          <w:rPr>
            <w:rFonts w:hint="eastAsia"/>
            <w:lang w:val="en"/>
          </w:rPr>
          <w:t>②</w:t>
        </w:r>
        <w:r w:rsidR="005D5449" w:rsidRPr="005D5449">
          <w:rPr>
            <w:rFonts w:hint="eastAsia"/>
            <w:lang w:val="en"/>
          </w:rPr>
          <w:t xml:space="preserve">ACC OFF </w:t>
        </w:r>
        <w:r w:rsidR="005D5449" w:rsidRPr="005D5449">
          <w:rPr>
            <w:rFonts w:hint="eastAsia"/>
            <w:lang w:val="en"/>
          </w:rPr>
          <w:t>→</w:t>
        </w:r>
        <w:r w:rsidR="005D5449" w:rsidRPr="005D5449">
          <w:rPr>
            <w:rFonts w:hint="eastAsia"/>
            <w:lang w:val="en"/>
          </w:rPr>
          <w:t xml:space="preserve"> </w:t>
        </w:r>
        <w:r w:rsidR="005D5449" w:rsidRPr="005D5449">
          <w:rPr>
            <w:rFonts w:hint="eastAsia"/>
            <w:lang w:val="en"/>
          </w:rPr>
          <w:t>③</w:t>
        </w:r>
        <w:r w:rsidR="005D5449" w:rsidRPr="005D5449">
          <w:rPr>
            <w:rFonts w:hint="eastAsia"/>
            <w:lang w:val="en"/>
          </w:rPr>
          <w:t xml:space="preserve">ACC ON </w:t>
        </w:r>
        <w:r w:rsidR="005D5449" w:rsidRPr="005D5449">
          <w:rPr>
            <w:rFonts w:hint="eastAsia"/>
            <w:lang w:val="en"/>
          </w:rPr>
          <w:t>→</w:t>
        </w:r>
        <w:r w:rsidR="005D5449" w:rsidRPr="005D5449">
          <w:rPr>
            <w:rFonts w:hint="eastAsia"/>
            <w:lang w:val="en"/>
          </w:rPr>
          <w:t xml:space="preserve"> </w:t>
        </w:r>
        <w:r w:rsidR="005D5449" w:rsidRPr="005D5449">
          <w:rPr>
            <w:rFonts w:hint="eastAsia"/>
            <w:lang w:val="en"/>
          </w:rPr>
          <w:t>④音声発話</w:t>
        </w:r>
      </w:ins>
    </w:p>
    <w:p w14:paraId="11BC15B9" w14:textId="3F990BE4" w:rsidR="00FD7F7F" w:rsidRPr="00F37467" w:rsidRDefault="00296ACB">
      <w:pPr>
        <w:ind w:firstLineChars="200" w:firstLine="400"/>
        <w:rPr>
          <w:rFonts w:ascii="Meiryo UI" w:eastAsia="Meiryo UI" w:hAnsi="Meiryo UI"/>
          <w:rPrChange w:id="3234" w:author="Sasaki Kenji／佐々木　研二／AI" w:date="2021-11-19T14:16:00Z">
            <w:rPr>
              <w:rFonts w:ascii="ＭＳ ゴシック" w:eastAsia="ＭＳ ゴシック" w:hAnsi="ＭＳ ゴシック"/>
            </w:rPr>
          </w:rPrChange>
        </w:rPr>
        <w:pPrChange w:id="3235" w:author="Sugahara, Hikaru/菅原 光" w:date="2022-06-25T18:13:00Z">
          <w:pPr>
            <w:ind w:firstLineChars="100" w:firstLine="200"/>
          </w:pPr>
        </w:pPrChange>
      </w:pPr>
      <w:r w:rsidRPr="00F37467">
        <w:rPr>
          <w:lang w:val="en"/>
          <w:rPrChange w:id="3236" w:author="Sasaki Kenji／佐々木　研二／AI" w:date="2021-11-19T14:16:00Z">
            <w:rPr>
              <w:rFonts w:ascii="ＭＳ ゴシック" w:eastAsia="ＭＳ ゴシック" w:hAnsi="ＭＳ ゴシック"/>
            </w:rPr>
          </w:rPrChange>
        </w:rPr>
        <w:t xml:space="preserve">(1) </w:t>
      </w:r>
      <w:r w:rsidR="00FD7F7F" w:rsidRPr="00F37467">
        <w:rPr>
          <w:lang w:val="en"/>
          <w:rPrChange w:id="3237" w:author="Sasaki Kenji／佐々木　研二／AI" w:date="2021-11-19T14:16:00Z">
            <w:rPr>
              <w:rFonts w:ascii="ＭＳ ゴシック" w:eastAsia="ＭＳ ゴシック" w:hAnsi="ＭＳ ゴシック"/>
            </w:rPr>
          </w:rPrChange>
        </w:rPr>
        <w:t>Utterance On setting</w:t>
      </w:r>
      <w:r w:rsidRPr="00F37467">
        <w:rPr>
          <w:lang w:val="en"/>
          <w:rPrChange w:id="3238" w:author="Sasaki Kenji／佐々木　研二／AI" w:date="2021-11-19T14:16:00Z">
            <w:rPr>
              <w:rFonts w:ascii="ＭＳ ゴシック" w:eastAsia="ＭＳ ゴシック" w:hAnsi="ＭＳ ゴシック"/>
            </w:rPr>
          </w:rPrChange>
        </w:rPr>
        <w:t xml:space="preserve"> → (2)</w:t>
      </w:r>
      <w:r>
        <w:rPr>
          <w:lang w:val="en"/>
        </w:rPr>
        <w:t xml:space="preserve"> </w:t>
      </w:r>
      <w:r w:rsidR="00FD7F7F" w:rsidRPr="00F37467">
        <w:rPr>
          <w:lang w:val="en"/>
          <w:rPrChange w:id="3239" w:author="Sasaki Kenji／佐々木　研二／AI" w:date="2021-11-19T14:16:00Z">
            <w:rPr>
              <w:rFonts w:ascii="ＭＳ ゴシック" w:eastAsia="ＭＳ ゴシック" w:hAnsi="ＭＳ ゴシック"/>
            </w:rPr>
          </w:rPrChange>
        </w:rPr>
        <w:t>ACC OFF</w:t>
      </w:r>
      <w:r w:rsidRPr="00F37467">
        <w:rPr>
          <w:lang w:val="en"/>
          <w:rPrChange w:id="3240" w:author="Sasaki Kenji／佐々木　研二／AI" w:date="2021-11-19T14:16:00Z">
            <w:rPr>
              <w:rFonts w:ascii="ＭＳ ゴシック" w:eastAsia="ＭＳ ゴシック" w:hAnsi="ＭＳ ゴシック"/>
            </w:rPr>
          </w:rPrChange>
        </w:rPr>
        <w:t xml:space="preserve"> → (3)</w:t>
      </w:r>
      <w:r>
        <w:rPr>
          <w:lang w:val="en"/>
        </w:rPr>
        <w:t xml:space="preserve"> </w:t>
      </w:r>
      <w:r w:rsidR="00FD7F7F" w:rsidRPr="00F37467">
        <w:rPr>
          <w:lang w:val="en"/>
          <w:rPrChange w:id="3241" w:author="Sasaki Kenji／佐々木　研二／AI" w:date="2021-11-19T14:16:00Z">
            <w:rPr>
              <w:rFonts w:ascii="ＭＳ ゴシック" w:eastAsia="ＭＳ ゴシック" w:hAnsi="ＭＳ ゴシック"/>
            </w:rPr>
          </w:rPrChange>
        </w:rPr>
        <w:t>ACC ON</w:t>
      </w:r>
      <w:r w:rsidRPr="00F37467">
        <w:rPr>
          <w:lang w:val="en"/>
          <w:rPrChange w:id="3242" w:author="Sasaki Kenji／佐々木　研二／AI" w:date="2021-11-19T14:16:00Z">
            <w:rPr>
              <w:rFonts w:ascii="ＭＳ ゴシック" w:eastAsia="ＭＳ ゴシック" w:hAnsi="ＭＳ ゴシック"/>
            </w:rPr>
          </w:rPrChange>
        </w:rPr>
        <w:t xml:space="preserve"> → (4)</w:t>
      </w:r>
      <w:r>
        <w:rPr>
          <w:lang w:val="en"/>
        </w:rPr>
        <w:t xml:space="preserve"> </w:t>
      </w:r>
      <w:r w:rsidR="00F63603" w:rsidRPr="00F37467">
        <w:rPr>
          <w:lang w:val="en"/>
          <w:rPrChange w:id="3243" w:author="Sasaki Kenji／佐々木　研二／AI" w:date="2021-11-19T14:16:00Z">
            <w:rPr>
              <w:rFonts w:ascii="ＭＳ ゴシック" w:eastAsia="ＭＳ ゴシック" w:hAnsi="ＭＳ ゴシック"/>
            </w:rPr>
          </w:rPrChange>
        </w:rPr>
        <w:t>Voice</w:t>
      </w:r>
      <w:r>
        <w:rPr>
          <w:lang w:val="en"/>
        </w:rPr>
        <w:t xml:space="preserve"> </w:t>
      </w:r>
      <w:r w:rsidR="00FD7F7F" w:rsidRPr="00F37467">
        <w:rPr>
          <w:lang w:val="en"/>
          <w:rPrChange w:id="3244" w:author="Sasaki Kenji／佐々木　研二／AI" w:date="2021-11-19T14:16:00Z">
            <w:rPr>
              <w:rFonts w:ascii="ＭＳ ゴシック" w:eastAsia="ＭＳ ゴシック" w:hAnsi="ＭＳ ゴシック"/>
            </w:rPr>
          </w:rPrChange>
        </w:rPr>
        <w:t>utterance</w:t>
      </w:r>
    </w:p>
    <w:p w14:paraId="2E0407B7" w14:textId="77777777" w:rsidR="005D5449" w:rsidRDefault="005D5449" w:rsidP="009A3E89">
      <w:pPr>
        <w:ind w:firstLineChars="200" w:firstLine="400"/>
        <w:rPr>
          <w:ins w:id="3245" w:author="Sugahara, Hikaru/菅原 光" w:date="2022-06-25T18:13:00Z"/>
          <w:lang w:val="en"/>
        </w:rPr>
      </w:pPr>
      <w:ins w:id="3246" w:author="Sugahara, Hikaru/菅原 光" w:date="2022-06-25T18:13:00Z">
        <w:r w:rsidRPr="005D5449">
          <w:rPr>
            <w:rFonts w:hint="eastAsia"/>
            <w:lang w:val="en"/>
          </w:rPr>
          <w:t>※発話させるためには、都度①～③の手順</w:t>
        </w:r>
        <w:r w:rsidRPr="005D5449">
          <w:rPr>
            <w:rFonts w:hint="eastAsia"/>
            <w:lang w:val="en"/>
          </w:rPr>
          <w:t>(</w:t>
        </w:r>
        <w:r w:rsidRPr="005D5449">
          <w:rPr>
            <w:rFonts w:hint="eastAsia"/>
            <w:lang w:val="en"/>
          </w:rPr>
          <w:t>条件</w:t>
        </w:r>
        <w:r w:rsidRPr="005D5449">
          <w:rPr>
            <w:rFonts w:hint="eastAsia"/>
            <w:lang w:val="en"/>
          </w:rPr>
          <w:t>)</w:t>
        </w:r>
        <w:r w:rsidRPr="005D5449">
          <w:rPr>
            <w:rFonts w:hint="eastAsia"/>
            <w:lang w:val="en"/>
          </w:rPr>
          <w:t>を満たす必要がある。</w:t>
        </w:r>
      </w:ins>
    </w:p>
    <w:p w14:paraId="779A0F41" w14:textId="46E082BB" w:rsidR="00832130" w:rsidRPr="00F37467" w:rsidRDefault="00FD7F7F">
      <w:pPr>
        <w:ind w:firstLineChars="300" w:firstLine="600"/>
        <w:rPr>
          <w:rFonts w:ascii="Meiryo UI" w:eastAsia="Meiryo UI" w:hAnsi="Meiryo UI"/>
          <w:rPrChange w:id="3247" w:author="Sasaki Kenji／佐々木　研二／AI" w:date="2021-11-19T14:16:00Z">
            <w:rPr>
              <w:rFonts w:ascii="ＭＳ ゴシック" w:eastAsia="ＭＳ ゴシック" w:hAnsi="ＭＳ ゴシック"/>
            </w:rPr>
          </w:rPrChange>
        </w:rPr>
        <w:pPrChange w:id="3248" w:author="Sugahara, Hikaru/菅原 光" w:date="2022-06-25T18:13:00Z">
          <w:pPr>
            <w:ind w:firstLineChars="200" w:firstLine="400"/>
          </w:pPr>
        </w:pPrChange>
      </w:pPr>
      <w:del w:id="3249" w:author="Sugahara, Hikaru/菅原 光" w:date="2022-06-25T18:13:00Z">
        <w:r w:rsidRPr="00F37467" w:rsidDel="005D5449">
          <w:rPr>
            <w:lang w:val="en"/>
            <w:rPrChange w:id="3250" w:author="Sasaki Kenji／佐々木　研二／AI" w:date="2021-11-19T14:16:00Z">
              <w:rPr>
                <w:rFonts w:ascii="ＭＳ ゴシック" w:eastAsia="ＭＳ ゴシック" w:hAnsi="ＭＳ ゴシック"/>
              </w:rPr>
            </w:rPrChange>
          </w:rPr>
          <w:delText>*</w:delText>
        </w:r>
      </w:del>
      <w:r w:rsidRPr="00F37467">
        <w:rPr>
          <w:lang w:val="en"/>
          <w:rPrChange w:id="3251" w:author="Sasaki Kenji／佐々木　研二／AI" w:date="2021-11-19T14:16:00Z">
            <w:rPr>
              <w:rFonts w:ascii="ＭＳ ゴシック" w:eastAsia="ＭＳ ゴシック" w:hAnsi="ＭＳ ゴシック"/>
            </w:rPr>
          </w:rPrChange>
        </w:rPr>
        <w:t xml:space="preserve"> </w:t>
      </w:r>
      <w:r w:rsidR="00296ACB" w:rsidRPr="00F37467">
        <w:rPr>
          <w:lang w:val="en"/>
          <w:rPrChange w:id="3252" w:author="Sasaki Kenji／佐々木　研二／AI" w:date="2021-11-19T14:16:00Z">
            <w:rPr>
              <w:rFonts w:ascii="ＭＳ ゴシック" w:eastAsia="ＭＳ ゴシック" w:hAnsi="ＭＳ ゴシック"/>
            </w:rPr>
          </w:rPrChange>
        </w:rPr>
        <w:t>In order to speak, it is necessary to meet the procedures (conditions) of (1) to (3) each time</w:t>
      </w:r>
      <w:r w:rsidRPr="00F37467">
        <w:rPr>
          <w:lang w:val="en"/>
          <w:rPrChange w:id="3253" w:author="Sasaki Kenji／佐々木　研二／AI" w:date="2021-11-19T14:16:00Z">
            <w:rPr>
              <w:rFonts w:ascii="ＭＳ ゴシック" w:eastAsia="ＭＳ ゴシック" w:hAnsi="ＭＳ ゴシック"/>
            </w:rPr>
          </w:rPrChange>
        </w:rPr>
        <w:t xml:space="preserve">. </w:t>
      </w:r>
    </w:p>
    <w:p w14:paraId="743B5D89" w14:textId="77777777" w:rsidR="005D5449" w:rsidRDefault="0020535E" w:rsidP="009A3E89">
      <w:pPr>
        <w:rPr>
          <w:ins w:id="3254" w:author="Sugahara, Hikaru/菅原 光" w:date="2022-06-25T18:14:00Z"/>
          <w:lang w:val="en"/>
        </w:rPr>
      </w:pPr>
      <w:r w:rsidRPr="00F37467">
        <w:rPr>
          <w:rFonts w:hint="eastAsia"/>
          <w:lang w:val="en"/>
          <w:rPrChange w:id="3255" w:author="Sasaki Kenji／佐々木　研二／AI" w:date="2021-11-19T14:16:00Z">
            <w:rPr>
              <w:rFonts w:ascii="ＭＳ ゴシック" w:eastAsia="ＭＳ ゴシック" w:hAnsi="ＭＳ ゴシック" w:hint="eastAsia"/>
            </w:rPr>
          </w:rPrChange>
        </w:rPr>
        <w:t>・</w:t>
      </w:r>
      <w:r w:rsidRPr="00F37467">
        <w:rPr>
          <w:lang w:val="en"/>
          <w:rPrChange w:id="3256" w:author="Sasaki Kenji／佐々木　研二／AI" w:date="2021-11-19T14:16:00Z">
            <w:rPr>
              <w:rFonts w:ascii="ＭＳ ゴシック" w:eastAsia="ＭＳ ゴシック" w:hAnsi="ＭＳ ゴシック"/>
            </w:rPr>
          </w:rPrChange>
        </w:rPr>
        <w:t xml:space="preserve"> </w:t>
      </w:r>
      <w:ins w:id="3257" w:author="Sugahara, Hikaru/菅原 光" w:date="2022-06-25T18:14:00Z">
        <w:r w:rsidR="005D5449" w:rsidRPr="005D5449">
          <w:rPr>
            <w:rFonts w:hint="eastAsia"/>
            <w:lang w:val="en"/>
          </w:rPr>
          <w:t>発話の音声は録音音声のものとする。</w:t>
        </w:r>
      </w:ins>
    </w:p>
    <w:p w14:paraId="6C482187" w14:textId="3F6A8349" w:rsidR="009A3E89" w:rsidRPr="00F37467" w:rsidRDefault="0020535E">
      <w:pPr>
        <w:ind w:firstLineChars="100" w:firstLine="200"/>
        <w:rPr>
          <w:rFonts w:ascii="Meiryo UI" w:eastAsia="Meiryo UI" w:hAnsi="Meiryo UI"/>
          <w:rPrChange w:id="3258" w:author="Sasaki Kenji／佐々木　研二／AI" w:date="2021-11-19T14:16:00Z">
            <w:rPr>
              <w:rFonts w:ascii="ＭＳ ゴシック" w:eastAsia="ＭＳ ゴシック" w:hAnsi="ＭＳ ゴシック"/>
            </w:rPr>
          </w:rPrChange>
        </w:rPr>
        <w:pPrChange w:id="3259" w:author="Sugahara, Hikaru/菅原 光" w:date="2022-06-25T18:14:00Z">
          <w:pPr/>
        </w:pPrChange>
      </w:pPr>
      <w:r w:rsidRPr="00F37467">
        <w:rPr>
          <w:lang w:val="en"/>
          <w:rPrChange w:id="3260" w:author="Sasaki Kenji／佐々木　研二／AI" w:date="2021-11-19T14:16:00Z">
            <w:rPr>
              <w:rFonts w:ascii="ＭＳ ゴシック" w:eastAsia="ＭＳ ゴシック" w:hAnsi="ＭＳ ゴシック"/>
            </w:rPr>
          </w:rPrChange>
        </w:rPr>
        <w:t xml:space="preserve">The voice of the utterance </w:t>
      </w:r>
      <w:r w:rsidR="009A3E89" w:rsidRPr="00F37467">
        <w:rPr>
          <w:lang w:val="en"/>
          <w:rPrChange w:id="3261" w:author="Sasaki Kenji／佐々木　研二／AI" w:date="2021-11-19T14:16:00Z">
            <w:rPr>
              <w:rFonts w:ascii="ＭＳ ゴシック" w:eastAsia="ＭＳ ゴシック" w:hAnsi="ＭＳ ゴシック"/>
            </w:rPr>
          </w:rPrChange>
        </w:rPr>
        <w:t xml:space="preserve">shall be the recorded voice. </w:t>
      </w:r>
    </w:p>
    <w:p w14:paraId="2145BBA9" w14:textId="77777777" w:rsidR="005D5449" w:rsidRDefault="00C461C8" w:rsidP="009A3E89">
      <w:pPr>
        <w:rPr>
          <w:ins w:id="3262" w:author="Sugahara, Hikaru/菅原 光" w:date="2022-06-25T18:14:00Z"/>
          <w:lang w:val="en"/>
        </w:rPr>
      </w:pPr>
      <w:ins w:id="3263" w:author="Ito Hiroki／伊藤　大貴／AI" w:date="2021-08-26T13:48:00Z">
        <w:r w:rsidRPr="00F37467">
          <w:rPr>
            <w:rFonts w:hint="eastAsia"/>
            <w:lang w:val="en"/>
            <w:rPrChange w:id="3264" w:author="Sasaki Kenji／佐々木　研二／AI" w:date="2021-11-19T14:16:00Z">
              <w:rPr>
                <w:rFonts w:ascii="ＭＳ ゴシック" w:eastAsia="ＭＳ ゴシック" w:hAnsi="ＭＳ ゴシック" w:hint="eastAsia"/>
              </w:rPr>
            </w:rPrChange>
          </w:rPr>
          <w:t>・</w:t>
        </w:r>
        <w:r w:rsidRPr="00F37467">
          <w:rPr>
            <w:lang w:val="en"/>
            <w:rPrChange w:id="3265" w:author="Sasaki Kenji／佐々木　研二／AI" w:date="2021-11-19T14:16:00Z">
              <w:rPr>
                <w:rFonts w:ascii="ＭＳ ゴシック" w:eastAsia="ＭＳ ゴシック" w:hAnsi="ＭＳ ゴシック"/>
              </w:rPr>
            </w:rPrChange>
          </w:rPr>
          <w:t xml:space="preserve"> </w:t>
        </w:r>
      </w:ins>
      <w:ins w:id="3266" w:author="Sugahara, Hikaru/菅原 光" w:date="2022-06-25T18:14:00Z">
        <w:r w:rsidR="005D5449" w:rsidRPr="005D5449">
          <w:rPr>
            <w:rFonts w:hint="eastAsia"/>
            <w:lang w:val="en"/>
          </w:rPr>
          <w:t>センターのイベント情報取得タイミング・方法については号口までの評価により、チューニング可能とする</w:t>
        </w:r>
      </w:ins>
    </w:p>
    <w:p w14:paraId="263B2E0F" w14:textId="1959B371" w:rsidR="00C461C8" w:rsidRPr="00F37467" w:rsidRDefault="00DE5F98">
      <w:pPr>
        <w:ind w:firstLineChars="100" w:firstLine="200"/>
        <w:rPr>
          <w:ins w:id="3267" w:author="Ito Hiroki／伊藤　大貴／AI" w:date="2021-08-26T13:48:00Z"/>
          <w:rFonts w:ascii="Meiryo UI" w:eastAsia="Meiryo UI" w:hAnsi="Meiryo UI"/>
          <w:rPrChange w:id="3268" w:author="Sasaki Kenji／佐々木　研二／AI" w:date="2021-11-19T14:16:00Z">
            <w:rPr>
              <w:ins w:id="3269" w:author="Ito Hiroki／伊藤　大貴／AI" w:date="2021-08-26T13:48:00Z"/>
              <w:rFonts w:ascii="ＭＳ ゴシック" w:eastAsia="ＭＳ ゴシック" w:hAnsi="ＭＳ ゴシック"/>
            </w:rPr>
          </w:rPrChange>
        </w:rPr>
        <w:pPrChange w:id="3270" w:author="Sugahara, Hikaru/菅原 光" w:date="2022-06-25T18:14:00Z">
          <w:pPr/>
        </w:pPrChange>
      </w:pPr>
      <w:ins w:id="3271" w:author="Ito Hiroki／伊藤　大貴／AI" w:date="2021-08-26T13:53:00Z">
        <w:r w:rsidRPr="00F37467">
          <w:rPr>
            <w:lang w:val="en"/>
            <w:rPrChange w:id="3272" w:author="Sasaki Kenji／佐々木　研二／AI" w:date="2021-11-19T14:16:00Z">
              <w:rPr>
                <w:rFonts w:ascii="ＭＳ ゴシック" w:eastAsia="ＭＳ ゴシック" w:hAnsi="ＭＳ ゴシック"/>
              </w:rPr>
            </w:rPrChange>
          </w:rPr>
          <w:t>It is</w:t>
        </w:r>
      </w:ins>
      <w:r w:rsidR="00C461C8">
        <w:rPr>
          <w:lang w:val="en"/>
        </w:rPr>
        <w:t xml:space="preserve"> possible to tune the </w:t>
      </w:r>
      <w:ins w:id="3273" w:author="Ito Hiroki／伊藤　大貴／AI" w:date="2021-08-26T13:53:00Z">
        <w:r w:rsidRPr="00F37467">
          <w:rPr>
            <w:lang w:val="en"/>
            <w:rPrChange w:id="3274" w:author="Sasaki Kenji／佐々木　研二／AI" w:date="2021-11-19T14:16:00Z">
              <w:rPr>
                <w:rFonts w:ascii="ＭＳ ゴシック" w:eastAsia="ＭＳ ゴシック" w:hAnsi="ＭＳ ゴシック"/>
              </w:rPr>
            </w:rPrChange>
          </w:rPr>
          <w:t>event information</w:t>
        </w:r>
      </w:ins>
      <w:r w:rsidR="00C461C8">
        <w:rPr>
          <w:lang w:val="en"/>
        </w:rPr>
        <w:t xml:space="preserve"> </w:t>
      </w:r>
      <w:ins w:id="3275" w:author="Ito Hiroki／伊藤　大貴／AI" w:date="2021-08-26T13:52:00Z">
        <w:r w:rsidRPr="00F37467">
          <w:rPr>
            <w:lang w:val="en"/>
            <w:rPrChange w:id="3276" w:author="Sasaki Kenji／佐々木　研二／AI" w:date="2021-11-19T14:16:00Z">
              <w:rPr>
                <w:rFonts w:ascii="ＭＳ ゴシック" w:eastAsia="ＭＳ ゴシック" w:hAnsi="ＭＳ ゴシック"/>
              </w:rPr>
            </w:rPrChange>
          </w:rPr>
          <w:t>acquisition timing</w:t>
        </w:r>
      </w:ins>
      <w:r w:rsidR="00C461C8">
        <w:rPr>
          <w:lang w:val="en"/>
        </w:rPr>
        <w:t xml:space="preserve"> </w:t>
      </w:r>
      <w:ins w:id="3277" w:author="Ito Hiroki／伊藤　大貴／AI" w:date="2021-08-26T13:53:00Z">
        <w:r w:rsidRPr="00F37467">
          <w:rPr>
            <w:lang w:val="en"/>
            <w:rPrChange w:id="3278" w:author="Sasaki Kenji／佐々木　研二／AI" w:date="2021-11-19T14:16:00Z">
              <w:rPr>
                <w:rFonts w:ascii="ＭＳ ゴシック" w:eastAsia="ＭＳ ゴシック" w:hAnsi="ＭＳ ゴシック"/>
              </w:rPr>
            </w:rPrChange>
          </w:rPr>
          <w:t>and</w:t>
        </w:r>
      </w:ins>
      <w:r w:rsidR="00C461C8">
        <w:rPr>
          <w:lang w:val="en"/>
        </w:rPr>
        <w:t xml:space="preserve"> </w:t>
      </w:r>
      <w:ins w:id="3279" w:author="Ito Hiroki／伊藤　大貴／AI" w:date="2021-08-26T13:54:00Z">
        <w:r w:rsidRPr="00F37467">
          <w:rPr>
            <w:lang w:val="en"/>
            <w:rPrChange w:id="3280" w:author="Sasaki Kenji／佐々木　研二／AI" w:date="2021-11-19T14:16:00Z">
              <w:rPr>
                <w:rFonts w:ascii="ＭＳ ゴシック" w:eastAsia="ＭＳ ゴシック" w:hAnsi="ＭＳ ゴシック"/>
              </w:rPr>
            </w:rPrChange>
          </w:rPr>
          <w:t>method</w:t>
        </w:r>
      </w:ins>
      <w:r w:rsidR="00C461C8">
        <w:rPr>
          <w:lang w:val="en"/>
        </w:rPr>
        <w:t xml:space="preserve"> </w:t>
      </w:r>
      <w:ins w:id="3281" w:author="Ito Hiroki／伊藤　大貴／AI" w:date="2021-08-26T13:52:00Z">
        <w:r w:rsidRPr="00F37467">
          <w:rPr>
            <w:lang w:val="en"/>
            <w:rPrChange w:id="3282" w:author="Sasaki Kenji／佐々木　研二／AI" w:date="2021-11-19T14:16:00Z">
              <w:rPr>
                <w:rFonts w:ascii="ＭＳ ゴシック" w:eastAsia="ＭＳ ゴシック" w:hAnsi="ＭＳ ゴシック"/>
              </w:rPr>
            </w:rPrChange>
          </w:rPr>
          <w:t>of the</w:t>
        </w:r>
      </w:ins>
      <w:r w:rsidR="00C461C8">
        <w:rPr>
          <w:lang w:val="en"/>
        </w:rPr>
        <w:t xml:space="preserve"> </w:t>
      </w:r>
      <w:ins w:id="3283" w:author="Ito Hiroki／伊藤　大貴／AI" w:date="2021-08-26T13:52:00Z">
        <w:r w:rsidRPr="00F37467">
          <w:rPr>
            <w:lang w:val="en"/>
            <w:rPrChange w:id="3284" w:author="Sasaki Kenji／佐々木　研二／AI" w:date="2021-11-19T14:16:00Z">
              <w:rPr>
                <w:rFonts w:ascii="ＭＳ ゴシック" w:eastAsia="ＭＳ ゴシック" w:hAnsi="ＭＳ ゴシック"/>
              </w:rPr>
            </w:rPrChange>
          </w:rPr>
          <w:t>center</w:t>
        </w:r>
      </w:ins>
      <w:r w:rsidR="00C461C8">
        <w:rPr>
          <w:lang w:val="en"/>
        </w:rPr>
        <w:t xml:space="preserve"> </w:t>
      </w:r>
      <w:ins w:id="3285" w:author="Hiroki Ito" w:date="2021-08-27T12:04:00Z">
        <w:r w:rsidR="0036169D" w:rsidRPr="00F37467">
          <w:rPr>
            <w:lang w:val="en"/>
            <w:rPrChange w:id="3286" w:author="Sasaki Kenji／佐々木　研二／AI" w:date="2021-11-19T14:16:00Z">
              <w:rPr>
                <w:color w:val="FF0000"/>
              </w:rPr>
            </w:rPrChange>
          </w:rPr>
          <w:t>by evaluation up to the entrance</w:t>
        </w:r>
      </w:ins>
      <w:ins w:id="3287" w:author="Ito Hiroki／伊藤　大貴／AI" w:date="2021-08-26T13:53:00Z">
        <w:del w:id="3288" w:author="Hiroki Ito" w:date="2021-08-27T12:04:00Z">
          <w:r w:rsidRPr="00F37467" w:rsidDel="0036169D">
            <w:rPr>
              <w:rFonts w:hint="eastAsia"/>
              <w:lang w:val="en"/>
              <w:rPrChange w:id="3289" w:author="Sasaki Kenji／佐々木　研二／AI" w:date="2021-11-19T14:16:00Z">
                <w:rPr>
                  <w:rFonts w:ascii="ＭＳ ゴシック" w:eastAsia="ＭＳ ゴシック" w:hAnsi="ＭＳ ゴシック" w:hint="eastAsia"/>
                </w:rPr>
              </w:rPrChange>
            </w:rPr>
            <w:delText>要検討</w:delText>
          </w:r>
        </w:del>
      </w:ins>
    </w:p>
    <w:p w14:paraId="4762AC39" w14:textId="77777777" w:rsidR="00C461C8" w:rsidRPr="00F37467" w:rsidRDefault="00C461C8" w:rsidP="009A3E89">
      <w:pPr>
        <w:rPr>
          <w:rFonts w:ascii="Meiryo UI" w:eastAsia="Meiryo UI" w:hAnsi="Meiryo UI"/>
          <w:rPrChange w:id="3290" w:author="Sasaki Kenji／佐々木　研二／AI" w:date="2021-11-19T14:16:00Z">
            <w:rPr>
              <w:rFonts w:ascii="ＭＳ ゴシック" w:eastAsia="ＭＳ ゴシック" w:hAnsi="ＭＳ ゴシック"/>
            </w:rPr>
          </w:rPrChange>
        </w:rPr>
      </w:pPr>
    </w:p>
    <w:p w14:paraId="2F75D815" w14:textId="36146191" w:rsidR="00E64976" w:rsidRPr="00F37467" w:rsidRDefault="00E64976" w:rsidP="00E64976">
      <w:pPr>
        <w:pStyle w:val="3"/>
        <w:rPr>
          <w:rFonts w:ascii="Meiryo UI" w:eastAsia="Meiryo UI" w:hAnsi="Meiryo UI"/>
          <w:rPrChange w:id="3291" w:author="Sasaki Kenji／佐々木　研二／AI" w:date="2021-11-19T14:16:00Z">
            <w:rPr>
              <w:rFonts w:ascii="ＭＳ ゴシック" w:hAnsi="ＭＳ ゴシック"/>
            </w:rPr>
          </w:rPrChange>
        </w:rPr>
      </w:pPr>
      <w:bookmarkStart w:id="3292" w:name="_Toc80878051"/>
      <w:bookmarkStart w:id="3293" w:name="_Toc189941494"/>
      <w:r w:rsidRPr="00F37467">
        <w:rPr>
          <w:lang w:val="en"/>
          <w:rPrChange w:id="3294" w:author="Sasaki Kenji／佐々木　研二／AI" w:date="2021-11-19T14:16:00Z">
            <w:rPr>
              <w:rFonts w:ascii="ＭＳ ゴシック" w:hAnsi="ＭＳ ゴシック"/>
            </w:rPr>
          </w:rPrChange>
        </w:rPr>
        <w:t>5</w:t>
      </w:r>
      <w:r w:rsidRPr="00F37467">
        <w:rPr>
          <w:lang w:val="en"/>
          <w:rPrChange w:id="3295" w:author="Sasaki Kenji／佐々木　研二／AI" w:date="2021-11-19T14:16:00Z">
            <w:rPr>
              <w:rFonts w:ascii="ＭＳ ゴシック" w:hAnsi="ＭＳ ゴシック"/>
            </w:rPr>
          </w:rPrChange>
        </w:rPr>
        <w:t>－</w:t>
      </w:r>
      <w:r w:rsidRPr="00F37467">
        <w:rPr>
          <w:lang w:val="en"/>
          <w:rPrChange w:id="3296" w:author="Sasaki Kenji／佐々木　研二／AI" w:date="2021-11-19T14:16:00Z">
            <w:rPr>
              <w:rFonts w:ascii="ＭＳ ゴシック" w:hAnsi="ＭＳ ゴシック"/>
            </w:rPr>
          </w:rPrChange>
        </w:rPr>
        <w:t>2</w:t>
      </w:r>
      <w:r w:rsidRPr="00F37467">
        <w:rPr>
          <w:lang w:val="en"/>
          <w:rPrChange w:id="3297" w:author="Sasaki Kenji／佐々木　研二／AI" w:date="2021-11-19T14:16:00Z">
            <w:rPr>
              <w:rFonts w:ascii="ＭＳ ゴシック" w:hAnsi="ＭＳ ゴシック"/>
            </w:rPr>
          </w:rPrChange>
        </w:rPr>
        <w:t>－</w:t>
      </w:r>
      <w:ins w:id="3298" w:author="Sugahara, Hikaru/菅原 光" w:date="2022-07-01T21:29:00Z">
        <w:r w:rsidR="00557DD5">
          <w:rPr>
            <w:lang w:val="en"/>
          </w:rPr>
          <w:t>2</w:t>
        </w:r>
      </w:ins>
      <w:del w:id="3299" w:author="Sugahara, Hikaru/菅原 光" w:date="2022-07-01T21:29:00Z">
        <w:r w:rsidRPr="00F37467" w:rsidDel="00557DD5">
          <w:rPr>
            <w:lang w:val="en"/>
            <w:rPrChange w:id="3300" w:author="Sasaki Kenji／佐々木　研二／AI" w:date="2021-11-19T14:16:00Z">
              <w:rPr>
                <w:rFonts w:ascii="ＭＳ ゴシック" w:hAnsi="ＭＳ ゴシック"/>
              </w:rPr>
            </w:rPrChange>
          </w:rPr>
          <w:delText>3</w:delText>
        </w:r>
      </w:del>
      <w:r w:rsidRPr="00F37467">
        <w:rPr>
          <w:lang w:val="en"/>
          <w:rPrChange w:id="3301" w:author="Sasaki Kenji／佐々木　研二／AI" w:date="2021-11-19T14:16:00Z">
            <w:rPr>
              <w:rFonts w:ascii="ＭＳ ゴシック" w:hAnsi="ＭＳ ゴシック"/>
            </w:rPr>
          </w:rPrChange>
        </w:rPr>
        <w:t>．</w:t>
      </w:r>
      <w:r w:rsidRPr="00F37467">
        <w:rPr>
          <w:lang w:val="en"/>
          <w:rPrChange w:id="3302" w:author="Sasaki Kenji／佐々木　研二／AI" w:date="2021-11-19T14:16:00Z">
            <w:rPr>
              <w:rFonts w:ascii="ＭＳ ゴシック" w:hAnsi="ＭＳ ゴシック"/>
            </w:rPr>
          </w:rPrChange>
        </w:rPr>
        <w:t xml:space="preserve"> </w:t>
      </w:r>
      <w:ins w:id="3303" w:author="Sugahara, Hikaru/菅原 光" w:date="2022-06-25T18:14:00Z">
        <w:r w:rsidR="005D5449" w:rsidRPr="005D5449">
          <w:rPr>
            <w:rFonts w:hint="eastAsia"/>
            <w:lang w:val="en"/>
          </w:rPr>
          <w:t>HMI</w:t>
        </w:r>
        <w:r w:rsidR="005D5449" w:rsidRPr="005D5449">
          <w:rPr>
            <w:rFonts w:hint="eastAsia"/>
            <w:lang w:val="en"/>
          </w:rPr>
          <w:t>仕様に対する要求</w:t>
        </w:r>
        <w:r w:rsidR="005D5449">
          <w:rPr>
            <w:rFonts w:hint="eastAsia"/>
            <w:lang w:val="en"/>
          </w:rPr>
          <w:t xml:space="preserve">　</w:t>
        </w:r>
      </w:ins>
      <w:r w:rsidRPr="00F37467">
        <w:rPr>
          <w:lang w:val="en"/>
          <w:rPrChange w:id="3304" w:author="Sasaki Kenji／佐々木　研二／AI" w:date="2021-11-19T14:16:00Z">
            <w:rPr>
              <w:rFonts w:ascii="ＭＳ ゴシック" w:hAnsi="ＭＳ ゴシック"/>
            </w:rPr>
          </w:rPrChange>
        </w:rPr>
        <w:t>Requirements for HMI</w:t>
      </w:r>
      <w:r>
        <w:rPr>
          <w:lang w:val="en"/>
        </w:rPr>
        <w:t xml:space="preserve"> </w:t>
      </w:r>
      <w:r w:rsidRPr="00F37467">
        <w:rPr>
          <w:lang w:val="en"/>
          <w:rPrChange w:id="3305" w:author="Sasaki Kenji／佐々木　研二／AI" w:date="2021-11-19T14:16:00Z">
            <w:rPr>
              <w:rFonts w:ascii="ＭＳ ゴシック" w:hAnsi="ＭＳ ゴシック"/>
            </w:rPr>
          </w:rPrChange>
        </w:rPr>
        <w:t>specifications</w:t>
      </w:r>
      <w:bookmarkEnd w:id="3292"/>
      <w:bookmarkEnd w:id="3293"/>
    </w:p>
    <w:p w14:paraId="67149B59" w14:textId="77777777" w:rsidR="005D5449" w:rsidRPr="005D5449" w:rsidRDefault="002005A8" w:rsidP="005D5449">
      <w:pPr>
        <w:rPr>
          <w:ins w:id="3306" w:author="Sugahara, Hikaru/菅原 光" w:date="2022-06-25T18:14:00Z"/>
          <w:sz w:val="21"/>
          <w:szCs w:val="21"/>
          <w:lang w:val="en"/>
        </w:rPr>
      </w:pPr>
      <w:r w:rsidRPr="00F37467">
        <w:rPr>
          <w:rFonts w:hint="eastAsia"/>
          <w:sz w:val="21"/>
          <w:szCs w:val="21"/>
          <w:lang w:val="en"/>
          <w:rPrChange w:id="3307"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308" w:author="Sasaki Kenji／佐々木　研二／AI" w:date="2021-11-19T14:16:00Z">
            <w:rPr>
              <w:rFonts w:ascii="ＭＳ ゴシック" w:eastAsia="ＭＳ ゴシック" w:hAnsi="ＭＳ ゴシック"/>
              <w:sz w:val="21"/>
              <w:szCs w:val="21"/>
            </w:rPr>
          </w:rPrChange>
        </w:rPr>
        <w:t xml:space="preserve"> </w:t>
      </w:r>
      <w:ins w:id="3309" w:author="Sugahara, Hikaru/菅原 光" w:date="2022-06-25T18:14:00Z">
        <w:r w:rsidR="005D5449" w:rsidRPr="005D5449">
          <w:rPr>
            <w:rFonts w:hint="eastAsia"/>
            <w:sz w:val="21"/>
            <w:szCs w:val="21"/>
            <w:lang w:val="en"/>
          </w:rPr>
          <w:t>ユーザーの名前を登録できるよう、設定画面からキーボード画面の呼び出しを行うこと。</w:t>
        </w:r>
      </w:ins>
    </w:p>
    <w:p w14:paraId="7C80BFE6" w14:textId="77777777" w:rsidR="005D5449" w:rsidRDefault="005D5449" w:rsidP="005D5449">
      <w:pPr>
        <w:rPr>
          <w:ins w:id="3310" w:author="Sugahara, Hikaru/菅原 光" w:date="2022-06-25T18:14:00Z"/>
          <w:sz w:val="21"/>
          <w:szCs w:val="21"/>
          <w:lang w:val="en"/>
        </w:rPr>
      </w:pPr>
      <w:ins w:id="3311" w:author="Sugahara, Hikaru/菅原 光" w:date="2022-06-25T18:14:00Z">
        <w:r w:rsidRPr="005D5449">
          <w:rPr>
            <w:rFonts w:hint="eastAsia"/>
            <w:sz w:val="21"/>
            <w:szCs w:val="21"/>
            <w:lang w:val="en"/>
          </w:rPr>
          <w:t xml:space="preserve">　記念日は登録済みのもの</w:t>
        </w:r>
        <w:r w:rsidRPr="005D5449">
          <w:rPr>
            <w:rFonts w:hint="eastAsia"/>
            <w:sz w:val="21"/>
            <w:szCs w:val="21"/>
            <w:lang w:val="en"/>
          </w:rPr>
          <w:t xml:space="preserve"> (</w:t>
        </w:r>
        <w:r w:rsidRPr="005D5449">
          <w:rPr>
            <w:rFonts w:hint="eastAsia"/>
            <w:sz w:val="21"/>
            <w:szCs w:val="21"/>
            <w:lang w:val="en"/>
          </w:rPr>
          <w:t>結婚記念日・誕生日</w:t>
        </w:r>
        <w:r w:rsidRPr="005D5449">
          <w:rPr>
            <w:rFonts w:hint="eastAsia"/>
            <w:sz w:val="21"/>
            <w:szCs w:val="21"/>
            <w:lang w:val="en"/>
          </w:rPr>
          <w:t xml:space="preserve">) </w:t>
        </w:r>
        <w:r w:rsidRPr="005D5449">
          <w:rPr>
            <w:rFonts w:hint="eastAsia"/>
            <w:sz w:val="21"/>
            <w:szCs w:val="21"/>
            <w:lang w:val="en"/>
          </w:rPr>
          <w:t>を選択できるようにすること。</w:t>
        </w:r>
      </w:ins>
    </w:p>
    <w:p w14:paraId="56EF5B25" w14:textId="1C4775D9" w:rsidR="00946047" w:rsidRPr="00F37467" w:rsidRDefault="00946047">
      <w:pPr>
        <w:ind w:firstLineChars="100" w:firstLine="200"/>
        <w:rPr>
          <w:rFonts w:ascii="Meiryo UI" w:eastAsia="Meiryo UI" w:hAnsi="Meiryo UI"/>
          <w:rPrChange w:id="3312" w:author="Sasaki Kenji／佐々木　研二／AI" w:date="2021-11-19T14:16:00Z">
            <w:rPr/>
          </w:rPrChange>
        </w:rPr>
        <w:pPrChange w:id="3313" w:author="Sugahara, Hikaru/菅原 光" w:date="2022-06-25T18:14:00Z">
          <w:pPr/>
        </w:pPrChange>
      </w:pPr>
      <w:r w:rsidRPr="00F37467">
        <w:rPr>
          <w:lang w:val="en"/>
          <w:rPrChange w:id="3314" w:author="Sasaki Kenji／佐々木　研二／AI" w:date="2021-11-19T14:16:00Z">
            <w:rPr/>
          </w:rPrChange>
        </w:rPr>
        <w:t xml:space="preserve">To make a call to the keyboard screen from the settings screen so that the user's name can be registered. </w:t>
      </w:r>
    </w:p>
    <w:p w14:paraId="37887927" w14:textId="77777777" w:rsidR="00946047" w:rsidRPr="00F37467" w:rsidRDefault="00946047" w:rsidP="00946047">
      <w:pPr>
        <w:rPr>
          <w:rFonts w:ascii="Meiryo UI" w:eastAsia="Meiryo UI" w:hAnsi="Meiryo UI"/>
          <w:rPrChange w:id="3315" w:author="Sasaki Kenji／佐々木　研二／AI" w:date="2021-11-19T14:16:00Z">
            <w:rPr/>
          </w:rPrChange>
        </w:rPr>
      </w:pPr>
      <w:r w:rsidRPr="00F37467">
        <w:rPr>
          <w:lang w:val="en"/>
          <w:rPrChange w:id="3316" w:author="Sasaki Kenji／佐々木　研二／AI" w:date="2021-11-19T14:16:00Z">
            <w:rPr/>
          </w:rPrChange>
        </w:rPr>
        <w:t xml:space="preserve">Anniversaries should be able to be selected as registered ones (wedding anniversaries and birthdays). </w:t>
      </w:r>
    </w:p>
    <w:p w14:paraId="099C976D" w14:textId="77777777" w:rsidR="00296ACB" w:rsidRPr="00F37467" w:rsidRDefault="00296ACB" w:rsidP="00296ACB">
      <w:pPr>
        <w:rPr>
          <w:rFonts w:ascii="Meiryo UI" w:eastAsia="Meiryo UI" w:hAnsi="Meiryo UI"/>
          <w:rPrChange w:id="3317" w:author="Sasaki Kenji／佐々木　研二／AI" w:date="2021-11-19T14:16:00Z">
            <w:rPr/>
          </w:rPrChange>
        </w:rPr>
      </w:pPr>
    </w:p>
    <w:p w14:paraId="5769E44C" w14:textId="5EE43EE1" w:rsidR="00E64976" w:rsidRPr="00F37467" w:rsidRDefault="00E64976" w:rsidP="00E64976">
      <w:pPr>
        <w:pStyle w:val="3"/>
        <w:rPr>
          <w:rFonts w:ascii="Meiryo UI" w:eastAsia="Meiryo UI" w:hAnsi="Meiryo UI"/>
          <w:rPrChange w:id="3318" w:author="Sasaki Kenji／佐々木　研二／AI" w:date="2021-11-19T14:16:00Z">
            <w:rPr>
              <w:rFonts w:ascii="ＭＳ ゴシック" w:hAnsi="ＭＳ ゴシック"/>
            </w:rPr>
          </w:rPrChange>
        </w:rPr>
      </w:pPr>
      <w:bookmarkStart w:id="3319" w:name="_Toc80878052"/>
      <w:bookmarkStart w:id="3320" w:name="_Toc189941495"/>
      <w:r w:rsidRPr="00F37467">
        <w:rPr>
          <w:lang w:val="en"/>
          <w:rPrChange w:id="3321" w:author="Sasaki Kenji／佐々木　研二／AI" w:date="2021-11-19T14:16:00Z">
            <w:rPr>
              <w:rFonts w:ascii="ＭＳ ゴシック" w:hAnsi="ＭＳ ゴシック"/>
            </w:rPr>
          </w:rPrChange>
        </w:rPr>
        <w:t>5</w:t>
      </w:r>
      <w:r w:rsidRPr="00F37467">
        <w:rPr>
          <w:lang w:val="en"/>
          <w:rPrChange w:id="3322" w:author="Sasaki Kenji／佐々木　研二／AI" w:date="2021-11-19T14:16:00Z">
            <w:rPr>
              <w:rFonts w:ascii="ＭＳ ゴシック" w:hAnsi="ＭＳ ゴシック"/>
            </w:rPr>
          </w:rPrChange>
        </w:rPr>
        <w:t>－</w:t>
      </w:r>
      <w:r w:rsidRPr="00F37467">
        <w:rPr>
          <w:lang w:val="en"/>
          <w:rPrChange w:id="3323" w:author="Sasaki Kenji／佐々木　研二／AI" w:date="2021-11-19T14:16:00Z">
            <w:rPr>
              <w:rFonts w:ascii="ＭＳ ゴシック" w:hAnsi="ＭＳ ゴシック"/>
            </w:rPr>
          </w:rPrChange>
        </w:rPr>
        <w:t>2</w:t>
      </w:r>
      <w:r w:rsidRPr="00F37467">
        <w:rPr>
          <w:lang w:val="en"/>
          <w:rPrChange w:id="3324" w:author="Sasaki Kenji／佐々木　研二／AI" w:date="2021-11-19T14:16:00Z">
            <w:rPr>
              <w:rFonts w:ascii="ＭＳ ゴシック" w:hAnsi="ＭＳ ゴシック"/>
            </w:rPr>
          </w:rPrChange>
        </w:rPr>
        <w:t>－</w:t>
      </w:r>
      <w:ins w:id="3325" w:author="Sugahara, Hikaru/菅原 光" w:date="2022-07-01T21:29:00Z">
        <w:r w:rsidR="00557DD5">
          <w:rPr>
            <w:lang w:val="en"/>
          </w:rPr>
          <w:t>3</w:t>
        </w:r>
      </w:ins>
      <w:del w:id="3326" w:author="Sugahara, Hikaru/菅原 光" w:date="2022-07-01T21:29:00Z">
        <w:r w:rsidRPr="00F37467" w:rsidDel="00557DD5">
          <w:rPr>
            <w:lang w:val="en"/>
            <w:rPrChange w:id="3327" w:author="Sasaki Kenji／佐々木　研二／AI" w:date="2021-11-19T14:16:00Z">
              <w:rPr>
                <w:rFonts w:ascii="ＭＳ ゴシック" w:hAnsi="ＭＳ ゴシック"/>
              </w:rPr>
            </w:rPrChange>
          </w:rPr>
          <w:delText>4</w:delText>
        </w:r>
      </w:del>
      <w:r w:rsidRPr="00F37467">
        <w:rPr>
          <w:lang w:val="en"/>
          <w:rPrChange w:id="3328" w:author="Sasaki Kenji／佐々木　研二／AI" w:date="2021-11-19T14:16:00Z">
            <w:rPr>
              <w:rFonts w:ascii="ＭＳ ゴシック" w:hAnsi="ＭＳ ゴシック"/>
            </w:rPr>
          </w:rPrChange>
        </w:rPr>
        <w:t>．</w:t>
      </w:r>
      <w:r w:rsidRPr="00F37467">
        <w:rPr>
          <w:lang w:val="en"/>
          <w:rPrChange w:id="3329" w:author="Sasaki Kenji／佐々木　研二／AI" w:date="2021-11-19T14:16:00Z">
            <w:rPr>
              <w:rFonts w:ascii="ＭＳ ゴシック" w:hAnsi="ＭＳ ゴシック"/>
            </w:rPr>
          </w:rPrChange>
        </w:rPr>
        <w:t xml:space="preserve"> </w:t>
      </w:r>
      <w:ins w:id="3330" w:author="Sugahara, Hikaru/菅原 光" w:date="2022-06-25T18:14:00Z">
        <w:r w:rsidR="005D5449" w:rsidRPr="005D5449">
          <w:rPr>
            <w:rFonts w:hint="eastAsia"/>
            <w:lang w:val="en"/>
          </w:rPr>
          <w:t>ユーザ設定項目</w:t>
        </w:r>
        <w:r w:rsidR="005D5449">
          <w:rPr>
            <w:rFonts w:hint="eastAsia"/>
            <w:lang w:val="en"/>
          </w:rPr>
          <w:t xml:space="preserve">　</w:t>
        </w:r>
      </w:ins>
      <w:r w:rsidRPr="00F37467">
        <w:rPr>
          <w:lang w:val="en"/>
          <w:rPrChange w:id="3331" w:author="Sasaki Kenji／佐々木　研二／AI" w:date="2021-11-19T14:16:00Z">
            <w:rPr>
              <w:rFonts w:ascii="ＭＳ ゴシック" w:hAnsi="ＭＳ ゴシック"/>
            </w:rPr>
          </w:rPrChange>
        </w:rPr>
        <w:t>User settings items</w:t>
      </w:r>
      <w:bookmarkEnd w:id="3319"/>
      <w:bookmarkEnd w:id="3320"/>
    </w:p>
    <w:p w14:paraId="2F84F192" w14:textId="77777777" w:rsidR="005D5449" w:rsidRDefault="00296ACB" w:rsidP="00E64976">
      <w:pPr>
        <w:rPr>
          <w:ins w:id="3332" w:author="Sugahara, Hikaru/菅原 光" w:date="2022-06-25T18:14:00Z"/>
          <w:sz w:val="21"/>
          <w:szCs w:val="21"/>
          <w:lang w:val="en"/>
        </w:rPr>
      </w:pPr>
      <w:r w:rsidRPr="00F37467">
        <w:rPr>
          <w:rFonts w:hint="eastAsia"/>
          <w:sz w:val="21"/>
          <w:szCs w:val="21"/>
          <w:lang w:val="en"/>
          <w:rPrChange w:id="3333"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334" w:author="Sasaki Kenji／佐々木　研二／AI" w:date="2021-11-19T14:16:00Z">
            <w:rPr>
              <w:rFonts w:ascii="ＭＳ ゴシック" w:eastAsia="ＭＳ ゴシック" w:hAnsi="ＭＳ ゴシック"/>
              <w:sz w:val="21"/>
              <w:szCs w:val="21"/>
            </w:rPr>
          </w:rPrChange>
        </w:rPr>
        <w:t xml:space="preserve"> </w:t>
      </w:r>
      <w:ins w:id="3335" w:author="Sugahara, Hikaru/菅原 光" w:date="2022-06-25T18:14:00Z">
        <w:r w:rsidR="005D5449" w:rsidRPr="005D5449">
          <w:rPr>
            <w:rFonts w:hint="eastAsia"/>
            <w:sz w:val="21"/>
            <w:szCs w:val="21"/>
            <w:lang w:val="en"/>
          </w:rPr>
          <w:t>ユーザは、設定により記念日案内をする／しないを変更することができる。</w:t>
        </w:r>
      </w:ins>
    </w:p>
    <w:p w14:paraId="14681E30" w14:textId="49893361" w:rsidR="00296ACB" w:rsidRPr="00F37467" w:rsidRDefault="00296ACB">
      <w:pPr>
        <w:ind w:firstLineChars="100" w:firstLine="210"/>
        <w:rPr>
          <w:rFonts w:ascii="Meiryo UI" w:eastAsia="Meiryo UI" w:hAnsi="Meiryo UI"/>
          <w:sz w:val="21"/>
          <w:szCs w:val="21"/>
          <w:rPrChange w:id="3336" w:author="Sasaki Kenji／佐々木　研二／AI" w:date="2021-11-19T14:16:00Z">
            <w:rPr>
              <w:rFonts w:ascii="ＭＳ ゴシック" w:eastAsia="ＭＳ ゴシック" w:hAnsi="ＭＳ ゴシック"/>
              <w:sz w:val="21"/>
              <w:szCs w:val="21"/>
            </w:rPr>
          </w:rPrChange>
        </w:rPr>
        <w:pPrChange w:id="3337" w:author="Sugahara, Hikaru/菅原 光" w:date="2022-06-25T18:14:00Z">
          <w:pPr/>
        </w:pPrChange>
      </w:pPr>
      <w:r w:rsidRPr="00F37467">
        <w:rPr>
          <w:sz w:val="21"/>
          <w:szCs w:val="21"/>
          <w:lang w:val="en"/>
          <w:rPrChange w:id="3338" w:author="Sasaki Kenji／佐々木　研二／AI" w:date="2021-11-19T14:16:00Z">
            <w:rPr>
              <w:rFonts w:ascii="ＭＳ ゴシック" w:eastAsia="ＭＳ ゴシック" w:hAnsi="ＭＳ ゴシック"/>
              <w:sz w:val="21"/>
              <w:szCs w:val="21"/>
            </w:rPr>
          </w:rPrChange>
        </w:rPr>
        <w:t xml:space="preserve">Users can change </w:t>
      </w:r>
      <w:r w:rsidR="009A3E89" w:rsidRPr="00F37467">
        <w:rPr>
          <w:sz w:val="21"/>
          <w:szCs w:val="21"/>
          <w:lang w:val="en"/>
          <w:rPrChange w:id="3339" w:author="Sasaki Kenji／佐々木　研二／AI" w:date="2021-11-19T14:16:00Z">
            <w:rPr>
              <w:rFonts w:ascii="ＭＳ ゴシック" w:eastAsia="ＭＳ ゴシック" w:hAnsi="ＭＳ ゴシック"/>
              <w:sz w:val="21"/>
              <w:szCs w:val="21"/>
            </w:rPr>
          </w:rPrChange>
        </w:rPr>
        <w:t>the anniversaries /</w:t>
      </w:r>
      <w:r>
        <w:rPr>
          <w:lang w:val="en"/>
        </w:rPr>
        <w:t xml:space="preserve"> not to be announced according </w:t>
      </w:r>
      <w:r w:rsidR="00E64976" w:rsidRPr="00F37467">
        <w:rPr>
          <w:sz w:val="21"/>
          <w:szCs w:val="21"/>
          <w:lang w:val="en"/>
          <w:rPrChange w:id="3340" w:author="Sasaki Kenji／佐々木　研二／AI" w:date="2021-11-19T14:16:00Z">
            <w:rPr>
              <w:rFonts w:ascii="ＭＳ ゴシック" w:eastAsia="ＭＳ ゴシック" w:hAnsi="ＭＳ ゴシック"/>
              <w:sz w:val="21"/>
              <w:szCs w:val="21"/>
            </w:rPr>
          </w:rPrChange>
        </w:rPr>
        <w:t xml:space="preserve">to the settings. </w:t>
      </w:r>
    </w:p>
    <w:p w14:paraId="4CE46020" w14:textId="77777777" w:rsidR="005D5449" w:rsidRDefault="00296ACB" w:rsidP="00296ACB">
      <w:pPr>
        <w:rPr>
          <w:ins w:id="3341" w:author="Sugahara, Hikaru/菅原 光" w:date="2022-06-25T18:15:00Z"/>
          <w:sz w:val="21"/>
          <w:szCs w:val="21"/>
          <w:lang w:val="en"/>
        </w:rPr>
      </w:pPr>
      <w:r w:rsidRPr="00F37467">
        <w:rPr>
          <w:rFonts w:hint="eastAsia"/>
          <w:sz w:val="21"/>
          <w:szCs w:val="21"/>
          <w:lang w:val="en"/>
          <w:rPrChange w:id="3342"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343" w:author="Sasaki Kenji／佐々木　研二／AI" w:date="2021-11-19T14:16:00Z">
            <w:rPr>
              <w:rFonts w:ascii="ＭＳ ゴシック" w:eastAsia="ＭＳ ゴシック" w:hAnsi="ＭＳ ゴシック"/>
              <w:sz w:val="21"/>
              <w:szCs w:val="21"/>
            </w:rPr>
          </w:rPrChange>
        </w:rPr>
        <w:t xml:space="preserve"> </w:t>
      </w:r>
      <w:ins w:id="3344" w:author="Sugahara, Hikaru/菅原 光" w:date="2022-06-25T18:15:00Z">
        <w:r w:rsidR="005D5449" w:rsidRPr="005D5449">
          <w:rPr>
            <w:rFonts w:hint="eastAsia"/>
            <w:sz w:val="21"/>
            <w:szCs w:val="21"/>
            <w:lang w:val="en"/>
          </w:rPr>
          <w:t>ユーザの名前</w:t>
        </w:r>
        <w:r w:rsidR="005D5449" w:rsidRPr="005D5449">
          <w:rPr>
            <w:rFonts w:hint="eastAsia"/>
            <w:sz w:val="21"/>
            <w:szCs w:val="21"/>
            <w:lang w:val="en"/>
          </w:rPr>
          <w:t>/</w:t>
        </w:r>
        <w:r w:rsidR="005D5449" w:rsidRPr="005D5449">
          <w:rPr>
            <w:rFonts w:hint="eastAsia"/>
            <w:sz w:val="21"/>
            <w:szCs w:val="21"/>
            <w:lang w:val="en"/>
          </w:rPr>
          <w:t>誕生日、名前</w:t>
        </w:r>
        <w:r w:rsidR="005D5449" w:rsidRPr="005D5449">
          <w:rPr>
            <w:rFonts w:hint="eastAsia"/>
            <w:sz w:val="21"/>
            <w:szCs w:val="21"/>
            <w:lang w:val="en"/>
          </w:rPr>
          <w:t>/</w:t>
        </w:r>
        <w:r w:rsidR="005D5449" w:rsidRPr="005D5449">
          <w:rPr>
            <w:rFonts w:hint="eastAsia"/>
            <w:sz w:val="21"/>
            <w:szCs w:val="21"/>
            <w:lang w:val="en"/>
          </w:rPr>
          <w:t>結婚記念日等を登録することができる。</w:t>
        </w:r>
      </w:ins>
    </w:p>
    <w:p w14:paraId="795AE476" w14:textId="708C2E98" w:rsidR="00296ACB" w:rsidRPr="00F37467" w:rsidRDefault="00296ACB">
      <w:pPr>
        <w:ind w:firstLineChars="100" w:firstLine="210"/>
        <w:rPr>
          <w:rFonts w:ascii="Meiryo UI" w:eastAsia="Meiryo UI" w:hAnsi="Meiryo UI"/>
          <w:sz w:val="21"/>
          <w:szCs w:val="21"/>
          <w:rPrChange w:id="3345" w:author="Sasaki Kenji／佐々木　研二／AI" w:date="2021-11-19T14:16:00Z">
            <w:rPr>
              <w:rFonts w:ascii="ＭＳ ゴシック" w:eastAsia="ＭＳ ゴシック" w:hAnsi="ＭＳ ゴシック"/>
              <w:sz w:val="21"/>
              <w:szCs w:val="21"/>
            </w:rPr>
          </w:rPrChange>
        </w:rPr>
        <w:pPrChange w:id="3346" w:author="Sugahara, Hikaru/菅原 光" w:date="2022-06-25T18:15:00Z">
          <w:pPr/>
        </w:pPrChange>
      </w:pPr>
      <w:r w:rsidRPr="00F37467">
        <w:rPr>
          <w:sz w:val="21"/>
          <w:szCs w:val="21"/>
          <w:lang w:val="en"/>
          <w:rPrChange w:id="3347" w:author="Sasaki Kenji／佐々木　研二／AI" w:date="2021-11-19T14:16:00Z">
            <w:rPr>
              <w:rFonts w:ascii="ＭＳ ゴシック" w:eastAsia="ＭＳ ゴシック" w:hAnsi="ＭＳ ゴシック"/>
              <w:sz w:val="21"/>
              <w:szCs w:val="21"/>
            </w:rPr>
          </w:rPrChange>
        </w:rPr>
        <w:t xml:space="preserve">You can register </w:t>
      </w:r>
      <w:r w:rsidR="00B82205" w:rsidRPr="00F37467">
        <w:rPr>
          <w:lang w:val="en"/>
          <w:rPrChange w:id="3348" w:author="Sasaki Kenji／佐々木　研二／AI" w:date="2021-11-19T14:16:00Z">
            <w:rPr>
              <w:rFonts w:ascii="ＭＳ ゴシック" w:eastAsia="ＭＳ ゴシック" w:hAnsi="ＭＳ ゴシック"/>
            </w:rPr>
          </w:rPrChange>
        </w:rPr>
        <w:t>the user's name /</w:t>
      </w:r>
      <w:r>
        <w:rPr>
          <w:lang w:val="en"/>
        </w:rPr>
        <w:t xml:space="preserve"> </w:t>
      </w:r>
      <w:r w:rsidR="00BC733F" w:rsidRPr="00F37467">
        <w:rPr>
          <w:lang w:val="en"/>
          <w:rPrChange w:id="3349" w:author="Sasaki Kenji／佐々木　研二／AI" w:date="2021-11-19T14:16:00Z">
            <w:rPr>
              <w:rFonts w:ascii="ＭＳ ゴシック" w:eastAsia="ＭＳ ゴシック" w:hAnsi="ＭＳ ゴシック"/>
            </w:rPr>
          </w:rPrChange>
        </w:rPr>
        <w:t>birthday,</w:t>
      </w:r>
      <w:r>
        <w:rPr>
          <w:lang w:val="en"/>
        </w:rPr>
        <w:t xml:space="preserve"> </w:t>
      </w:r>
      <w:r w:rsidR="00B82205" w:rsidRPr="00F37467">
        <w:rPr>
          <w:lang w:val="en"/>
          <w:rPrChange w:id="3350" w:author="Sasaki Kenji／佐々木　研二／AI" w:date="2021-11-19T14:16:00Z">
            <w:rPr>
              <w:rFonts w:ascii="ＭＳ ゴシック" w:eastAsia="ＭＳ ゴシック" w:hAnsi="ＭＳ ゴシック"/>
            </w:rPr>
          </w:rPrChange>
        </w:rPr>
        <w:t>name /</w:t>
      </w:r>
      <w:r>
        <w:rPr>
          <w:lang w:val="en"/>
        </w:rPr>
        <w:t xml:space="preserve"> </w:t>
      </w:r>
      <w:r w:rsidRPr="00F37467">
        <w:rPr>
          <w:lang w:val="en"/>
          <w:rPrChange w:id="3351" w:author="Sasaki Kenji／佐々木　研二／AI" w:date="2021-11-19T14:16:00Z">
            <w:rPr>
              <w:rFonts w:ascii="ＭＳ ゴシック" w:eastAsia="ＭＳ ゴシック" w:hAnsi="ＭＳ ゴシック"/>
            </w:rPr>
          </w:rPrChange>
        </w:rPr>
        <w:t>wedding anniversary, etc</w:t>
      </w:r>
      <w:r w:rsidR="009A3E89" w:rsidRPr="00F37467">
        <w:rPr>
          <w:lang w:val="en"/>
          <w:rPrChange w:id="3352" w:author="Sasaki Kenji／佐々木　研二／AI" w:date="2021-11-19T14:16:00Z">
            <w:rPr>
              <w:rFonts w:ascii="ＭＳ ゴシック" w:eastAsia="ＭＳ ゴシック" w:hAnsi="ＭＳ ゴシック"/>
            </w:rPr>
          </w:rPrChange>
        </w:rPr>
        <w:t xml:space="preserve">. </w:t>
      </w:r>
    </w:p>
    <w:p w14:paraId="7930A137" w14:textId="77777777" w:rsidR="005D5449" w:rsidRDefault="005D5449" w:rsidP="00296ACB">
      <w:pPr>
        <w:ind w:firstLineChars="100" w:firstLine="200"/>
        <w:rPr>
          <w:ins w:id="3353" w:author="Sugahara, Hikaru/菅原 光" w:date="2022-06-25T18:15:00Z"/>
          <w:lang w:val="en"/>
        </w:rPr>
      </w:pPr>
      <w:ins w:id="3354" w:author="Sugahara, Hikaru/菅原 光" w:date="2022-06-25T18:15:00Z">
        <w:r w:rsidRPr="005D5449">
          <w:rPr>
            <w:rFonts w:hint="eastAsia"/>
            <w:lang w:val="en"/>
          </w:rPr>
          <w:t>※名前</w:t>
        </w:r>
        <w:r w:rsidRPr="005D5449">
          <w:rPr>
            <w:rFonts w:hint="eastAsia"/>
            <w:lang w:val="en"/>
          </w:rPr>
          <w:t>/</w:t>
        </w:r>
        <w:r w:rsidRPr="005D5449">
          <w:rPr>
            <w:rFonts w:hint="eastAsia"/>
            <w:lang w:val="en"/>
          </w:rPr>
          <w:t>誕生日は複数登録可</w:t>
        </w:r>
      </w:ins>
    </w:p>
    <w:p w14:paraId="2EFB7895" w14:textId="24D42232" w:rsidR="00BC733F" w:rsidRPr="00F37467" w:rsidRDefault="00B82205">
      <w:pPr>
        <w:ind w:firstLineChars="200" w:firstLine="400"/>
        <w:rPr>
          <w:rFonts w:ascii="Meiryo UI" w:eastAsia="Meiryo UI" w:hAnsi="Meiryo UI"/>
          <w:sz w:val="21"/>
          <w:szCs w:val="21"/>
          <w:rPrChange w:id="3355" w:author="Sasaki Kenji／佐々木　研二／AI" w:date="2021-11-19T14:16:00Z">
            <w:rPr>
              <w:rFonts w:ascii="ＭＳ ゴシック" w:eastAsia="ＭＳ ゴシック" w:hAnsi="ＭＳ ゴシック"/>
              <w:sz w:val="21"/>
              <w:szCs w:val="21"/>
            </w:rPr>
          </w:rPrChange>
        </w:rPr>
        <w:pPrChange w:id="3356" w:author="Sugahara, Hikaru/菅原 光" w:date="2022-06-25T18:15:00Z">
          <w:pPr>
            <w:ind w:firstLineChars="100" w:firstLine="200"/>
          </w:pPr>
        </w:pPrChange>
      </w:pPr>
      <w:del w:id="3357" w:author="Sugahara, Hikaru/菅原 光" w:date="2022-06-25T18:15:00Z">
        <w:r w:rsidRPr="00F37467" w:rsidDel="005D5449">
          <w:rPr>
            <w:lang w:val="en"/>
            <w:rPrChange w:id="3358" w:author="Sasaki Kenji／佐々木　研二／AI" w:date="2021-11-19T14:16:00Z">
              <w:rPr>
                <w:rFonts w:ascii="ＭＳ ゴシック" w:eastAsia="ＭＳ ゴシック" w:hAnsi="ＭＳ ゴシック"/>
              </w:rPr>
            </w:rPrChange>
          </w:rPr>
          <w:delText>*</w:delText>
        </w:r>
      </w:del>
      <w:r w:rsidRPr="00F37467">
        <w:rPr>
          <w:lang w:val="en"/>
          <w:rPrChange w:id="3359" w:author="Sasaki Kenji／佐々木　研二／AI" w:date="2021-11-19T14:16:00Z">
            <w:rPr>
              <w:rFonts w:ascii="ＭＳ ゴシック" w:eastAsia="ＭＳ ゴシック" w:hAnsi="ＭＳ ゴシック"/>
            </w:rPr>
          </w:rPrChange>
        </w:rPr>
        <w:t xml:space="preserve">Multiple names and </w:t>
      </w:r>
      <w:r w:rsidR="00B13F10" w:rsidRPr="00F37467">
        <w:rPr>
          <w:lang w:val="en"/>
          <w:rPrChange w:id="3360" w:author="Sasaki Kenji／佐々木　研二／AI" w:date="2021-11-19T14:16:00Z">
            <w:rPr>
              <w:rFonts w:ascii="ＭＳ ゴシック" w:eastAsia="ＭＳ ゴシック" w:hAnsi="ＭＳ ゴシック"/>
            </w:rPr>
          </w:rPrChange>
        </w:rPr>
        <w:t>birthdays can be registered.</w:t>
      </w:r>
    </w:p>
    <w:p w14:paraId="307E68EF" w14:textId="77777777" w:rsidR="005D5449" w:rsidRDefault="00B13F10" w:rsidP="00080D89">
      <w:pPr>
        <w:rPr>
          <w:ins w:id="3361" w:author="Sugahara, Hikaru/菅原 光" w:date="2022-06-25T18:15:00Z"/>
          <w:lang w:val="en"/>
        </w:rPr>
      </w:pPr>
      <w:r w:rsidRPr="00F37467">
        <w:rPr>
          <w:rFonts w:hint="eastAsia"/>
          <w:lang w:val="en"/>
          <w:rPrChange w:id="3362" w:author="Sasaki Kenji／佐々木　研二／AI" w:date="2021-11-19T14:16:00Z">
            <w:rPr>
              <w:rFonts w:ascii="ＭＳ ゴシック" w:eastAsia="ＭＳ ゴシック" w:hAnsi="ＭＳ ゴシック" w:hint="eastAsia"/>
            </w:rPr>
          </w:rPrChange>
        </w:rPr>
        <w:t>・</w:t>
      </w:r>
      <w:r w:rsidRPr="00F37467">
        <w:rPr>
          <w:lang w:val="en"/>
          <w:rPrChange w:id="3363" w:author="Sasaki Kenji／佐々木　研二／AI" w:date="2021-11-19T14:16:00Z">
            <w:rPr>
              <w:rFonts w:ascii="ＭＳ ゴシック" w:eastAsia="ＭＳ ゴシック" w:hAnsi="ＭＳ ゴシック"/>
            </w:rPr>
          </w:rPrChange>
        </w:rPr>
        <w:t xml:space="preserve"> </w:t>
      </w:r>
      <w:ins w:id="3364" w:author="Sugahara, Hikaru/菅原 光" w:date="2022-06-25T18:15:00Z">
        <w:r w:rsidR="005D5449" w:rsidRPr="005D5449">
          <w:rPr>
            <w:rFonts w:hint="eastAsia"/>
            <w:lang w:val="en"/>
          </w:rPr>
          <w:t>登録できる記念日の種類・発話音声はセンターに登録されており、最新データをダウンロードすることで登録できる記念日を追加することができる。</w:t>
        </w:r>
      </w:ins>
    </w:p>
    <w:p w14:paraId="004DAD65" w14:textId="446D4F0C" w:rsidR="00AB1577" w:rsidRPr="00F37467" w:rsidRDefault="00B13F10">
      <w:pPr>
        <w:ind w:firstLineChars="100" w:firstLine="200"/>
        <w:rPr>
          <w:rFonts w:ascii="Meiryo UI" w:eastAsia="Meiryo UI" w:hAnsi="Meiryo UI"/>
          <w:rPrChange w:id="3365" w:author="Sasaki Kenji／佐々木　研二／AI" w:date="2021-11-19T14:16:00Z">
            <w:rPr>
              <w:rFonts w:ascii="ＭＳ ゴシック" w:eastAsia="ＭＳ ゴシック" w:hAnsi="ＭＳ ゴシック"/>
            </w:rPr>
          </w:rPrChange>
        </w:rPr>
        <w:pPrChange w:id="3366" w:author="Sugahara, Hikaru/菅原 光" w:date="2022-06-25T18:15:00Z">
          <w:pPr/>
        </w:pPrChange>
      </w:pPr>
      <w:r w:rsidRPr="00F37467">
        <w:rPr>
          <w:lang w:val="en"/>
          <w:rPrChange w:id="3367" w:author="Sasaki Kenji／佐々木　研二／AI" w:date="2021-11-19T14:16:00Z">
            <w:rPr>
              <w:rFonts w:ascii="ＭＳ ゴシック" w:eastAsia="ＭＳ ゴシック" w:hAnsi="ＭＳ ゴシック"/>
            </w:rPr>
          </w:rPrChange>
        </w:rPr>
        <w:t xml:space="preserve">The </w:t>
      </w:r>
      <w:r w:rsidR="00AB1577" w:rsidRPr="00F37467">
        <w:rPr>
          <w:lang w:val="en"/>
          <w:rPrChange w:id="3368" w:author="Sasaki Kenji／佐々木　研二／AI" w:date="2021-11-19T14:16:00Z">
            <w:rPr>
              <w:rFonts w:ascii="ＭＳ ゴシック" w:eastAsia="ＭＳ ゴシック" w:hAnsi="ＭＳ ゴシック"/>
            </w:rPr>
          </w:rPrChange>
        </w:rPr>
        <w:t>types of anniversaries and utterances that can be registered are registered in the center, and you</w:t>
      </w:r>
      <w:r>
        <w:rPr>
          <w:lang w:val="en"/>
        </w:rPr>
        <w:t xml:space="preserve"> </w:t>
      </w:r>
      <w:r w:rsidR="00AB1577" w:rsidRPr="00F37467">
        <w:rPr>
          <w:lang w:val="en"/>
          <w:rPrChange w:id="3369" w:author="Sasaki Kenji／佐々木　研二／AI" w:date="2021-11-19T14:16:00Z">
            <w:rPr>
              <w:rFonts w:ascii="ＭＳ ゴシック" w:eastAsia="ＭＳ ゴシック" w:hAnsi="ＭＳ ゴシック"/>
            </w:rPr>
          </w:rPrChange>
        </w:rPr>
        <w:t xml:space="preserve">can add anniversaries that can be registered by downloading the latest data. </w:t>
      </w:r>
    </w:p>
    <w:p w14:paraId="3F01B72F" w14:textId="77777777" w:rsidR="00296ACB" w:rsidRPr="00F37467" w:rsidRDefault="00296ACB" w:rsidP="00296ACB">
      <w:pPr>
        <w:ind w:firstLineChars="100" w:firstLine="200"/>
        <w:rPr>
          <w:rFonts w:ascii="Meiryo UI" w:eastAsia="Meiryo UI" w:hAnsi="Meiryo UI"/>
          <w:rPrChange w:id="3370" w:author="Sasaki Kenji／佐々木　研二／AI" w:date="2021-11-19T14:16:00Z">
            <w:rPr>
              <w:rFonts w:ascii="ＭＳ ゴシック" w:eastAsia="ＭＳ ゴシック" w:hAnsi="ＭＳ ゴシック"/>
            </w:rPr>
          </w:rPrChange>
        </w:rPr>
      </w:pPr>
    </w:p>
    <w:p w14:paraId="3FDD6875" w14:textId="42D2A80C" w:rsidR="00E64976" w:rsidRPr="00F37467" w:rsidRDefault="00E64976" w:rsidP="00E64976">
      <w:pPr>
        <w:pStyle w:val="3"/>
        <w:rPr>
          <w:rFonts w:ascii="Meiryo UI" w:eastAsia="Meiryo UI" w:hAnsi="Meiryo UI"/>
          <w:rPrChange w:id="3371" w:author="Sasaki Kenji／佐々木　研二／AI" w:date="2021-11-19T14:16:00Z">
            <w:rPr>
              <w:rFonts w:ascii="ＭＳ ゴシック" w:hAnsi="ＭＳ ゴシック"/>
            </w:rPr>
          </w:rPrChange>
        </w:rPr>
      </w:pPr>
      <w:bookmarkStart w:id="3372" w:name="_Toc80878053"/>
      <w:bookmarkStart w:id="3373" w:name="_Toc189941496"/>
      <w:r w:rsidRPr="00F37467">
        <w:rPr>
          <w:lang w:val="en"/>
          <w:rPrChange w:id="3374" w:author="Sasaki Kenji／佐々木　研二／AI" w:date="2021-11-19T14:16:00Z">
            <w:rPr>
              <w:rFonts w:ascii="ＭＳ ゴシック" w:hAnsi="ＭＳ ゴシック"/>
            </w:rPr>
          </w:rPrChange>
        </w:rPr>
        <w:t>5</w:t>
      </w:r>
      <w:r w:rsidRPr="00F37467">
        <w:rPr>
          <w:lang w:val="en"/>
          <w:rPrChange w:id="3375" w:author="Sasaki Kenji／佐々木　研二／AI" w:date="2021-11-19T14:16:00Z">
            <w:rPr>
              <w:rFonts w:ascii="ＭＳ ゴシック" w:hAnsi="ＭＳ ゴシック"/>
            </w:rPr>
          </w:rPrChange>
        </w:rPr>
        <w:t>－</w:t>
      </w:r>
      <w:r w:rsidRPr="00F37467">
        <w:rPr>
          <w:lang w:val="en"/>
          <w:rPrChange w:id="3376" w:author="Sasaki Kenji／佐々木　研二／AI" w:date="2021-11-19T14:16:00Z">
            <w:rPr>
              <w:rFonts w:ascii="ＭＳ ゴシック" w:hAnsi="ＭＳ ゴシック"/>
            </w:rPr>
          </w:rPrChange>
        </w:rPr>
        <w:t>2</w:t>
      </w:r>
      <w:r w:rsidRPr="00F37467">
        <w:rPr>
          <w:lang w:val="en"/>
          <w:rPrChange w:id="3377" w:author="Sasaki Kenji／佐々木　研二／AI" w:date="2021-11-19T14:16:00Z">
            <w:rPr>
              <w:rFonts w:ascii="ＭＳ ゴシック" w:hAnsi="ＭＳ ゴシック"/>
            </w:rPr>
          </w:rPrChange>
        </w:rPr>
        <w:t>－</w:t>
      </w:r>
      <w:ins w:id="3378" w:author="Sugahara, Hikaru/菅原 光" w:date="2022-07-01T21:29:00Z">
        <w:r w:rsidR="00557DD5">
          <w:rPr>
            <w:lang w:val="en"/>
          </w:rPr>
          <w:t>4</w:t>
        </w:r>
      </w:ins>
      <w:del w:id="3379" w:author="Sugahara, Hikaru/菅原 光" w:date="2022-07-01T21:29:00Z">
        <w:r w:rsidRPr="00F37467" w:rsidDel="00557DD5">
          <w:rPr>
            <w:lang w:val="en"/>
            <w:rPrChange w:id="3380" w:author="Sasaki Kenji／佐々木　研二／AI" w:date="2021-11-19T14:16:00Z">
              <w:rPr>
                <w:rFonts w:ascii="ＭＳ ゴシック" w:hAnsi="ＭＳ ゴシック"/>
              </w:rPr>
            </w:rPrChange>
          </w:rPr>
          <w:delText>5</w:delText>
        </w:r>
      </w:del>
      <w:r w:rsidRPr="00F37467">
        <w:rPr>
          <w:lang w:val="en"/>
          <w:rPrChange w:id="3381" w:author="Sasaki Kenji／佐々木　研二／AI" w:date="2021-11-19T14:16:00Z">
            <w:rPr>
              <w:rFonts w:ascii="ＭＳ ゴシック" w:hAnsi="ＭＳ ゴシック"/>
            </w:rPr>
          </w:rPrChange>
        </w:rPr>
        <w:t>．</w:t>
      </w:r>
      <w:r w:rsidRPr="00F37467">
        <w:rPr>
          <w:lang w:val="en"/>
          <w:rPrChange w:id="3382" w:author="Sasaki Kenji／佐々木　研二／AI" w:date="2021-11-19T14:16:00Z">
            <w:rPr>
              <w:rFonts w:ascii="ＭＳ ゴシック" w:hAnsi="ＭＳ ゴシック"/>
            </w:rPr>
          </w:rPrChange>
        </w:rPr>
        <w:t xml:space="preserve"> </w:t>
      </w:r>
      <w:ins w:id="3383" w:author="Sugahara, Hikaru/菅原 光" w:date="2022-06-25T18:15:00Z">
        <w:r w:rsidR="005D5449" w:rsidRPr="005D5449">
          <w:rPr>
            <w:rFonts w:hint="eastAsia"/>
            <w:lang w:val="en"/>
          </w:rPr>
          <w:t>例外動作（異常系）</w:t>
        </w:r>
        <w:r w:rsidR="005D5449">
          <w:rPr>
            <w:rFonts w:hint="eastAsia"/>
            <w:lang w:val="en"/>
          </w:rPr>
          <w:t xml:space="preserve">　</w:t>
        </w:r>
      </w:ins>
      <w:r w:rsidRPr="00F37467">
        <w:rPr>
          <w:lang w:val="en"/>
          <w:rPrChange w:id="3384" w:author="Sasaki Kenji／佐々木　研二／AI" w:date="2021-11-19T14:16:00Z">
            <w:rPr>
              <w:rFonts w:ascii="ＭＳ ゴシック" w:hAnsi="ＭＳ ゴシック"/>
            </w:rPr>
          </w:rPrChange>
        </w:rPr>
        <w:t>Exception operation (abnormal system)</w:t>
      </w:r>
      <w:bookmarkEnd w:id="3372"/>
      <w:bookmarkEnd w:id="3373"/>
    </w:p>
    <w:p w14:paraId="794B4A88" w14:textId="77777777" w:rsidR="005D5449" w:rsidRDefault="002005A8" w:rsidP="00F36DAA">
      <w:pPr>
        <w:rPr>
          <w:ins w:id="3385" w:author="Sugahara, Hikaru/菅原 光" w:date="2022-06-25T18:15:00Z"/>
          <w:sz w:val="21"/>
          <w:szCs w:val="21"/>
          <w:lang w:val="en"/>
        </w:rPr>
      </w:pPr>
      <w:r w:rsidRPr="00F37467">
        <w:rPr>
          <w:rFonts w:hint="eastAsia"/>
          <w:sz w:val="21"/>
          <w:szCs w:val="21"/>
          <w:lang w:val="en"/>
          <w:rPrChange w:id="3386"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387" w:author="Sasaki Kenji／佐々木　研二／AI" w:date="2021-11-19T14:16:00Z">
            <w:rPr>
              <w:rFonts w:ascii="ＭＳ ゴシック" w:eastAsia="ＭＳ ゴシック" w:hAnsi="ＭＳ ゴシック"/>
              <w:sz w:val="21"/>
              <w:szCs w:val="21"/>
            </w:rPr>
          </w:rPrChange>
        </w:rPr>
        <w:t xml:space="preserve"> </w:t>
      </w:r>
      <w:ins w:id="3388" w:author="Sugahara, Hikaru/菅原 光" w:date="2022-06-25T18:15:00Z">
        <w:r w:rsidR="005D5449" w:rsidRPr="005D5449">
          <w:rPr>
            <w:rFonts w:hint="eastAsia"/>
            <w:sz w:val="21"/>
            <w:szCs w:val="21"/>
            <w:lang w:val="en"/>
          </w:rPr>
          <w:t>記念日が設定されていない日に起動した場合は、記念日案内は発話しない。</w:t>
        </w:r>
      </w:ins>
    </w:p>
    <w:p w14:paraId="2BFD2553" w14:textId="59F3CEA4" w:rsidR="00B17158" w:rsidRPr="00F37467" w:rsidRDefault="00B17158">
      <w:pPr>
        <w:ind w:firstLineChars="100" w:firstLine="210"/>
        <w:rPr>
          <w:rFonts w:ascii="Meiryo UI" w:eastAsia="Meiryo UI" w:hAnsi="Meiryo UI"/>
          <w:sz w:val="21"/>
          <w:szCs w:val="21"/>
          <w:rPrChange w:id="3389" w:author="Sasaki Kenji／佐々木　研二／AI" w:date="2021-11-19T14:16:00Z">
            <w:rPr>
              <w:rFonts w:ascii="ＭＳ ゴシック" w:eastAsia="ＭＳ ゴシック" w:hAnsi="ＭＳ ゴシック"/>
              <w:sz w:val="21"/>
              <w:szCs w:val="21"/>
            </w:rPr>
          </w:rPrChange>
        </w:rPr>
        <w:pPrChange w:id="3390" w:author="Sugahara, Hikaru/菅原 光" w:date="2022-06-25T18:15:00Z">
          <w:pPr/>
        </w:pPrChange>
      </w:pPr>
      <w:r w:rsidRPr="00F37467">
        <w:rPr>
          <w:sz w:val="21"/>
          <w:szCs w:val="21"/>
          <w:lang w:val="en"/>
          <w:rPrChange w:id="3391" w:author="Sasaki Kenji／佐々木　研二／AI" w:date="2021-11-19T14:16:00Z">
            <w:rPr>
              <w:rFonts w:ascii="ＭＳ ゴシック" w:eastAsia="ＭＳ ゴシック" w:hAnsi="ＭＳ ゴシック"/>
              <w:sz w:val="21"/>
              <w:szCs w:val="21"/>
            </w:rPr>
          </w:rPrChange>
        </w:rPr>
        <w:t xml:space="preserve">If you start on a day when an anniversary is not set, do not utter anniversaries. </w:t>
      </w:r>
    </w:p>
    <w:p w14:paraId="298DAC4F" w14:textId="77777777" w:rsidR="007F3A46" w:rsidRPr="00F37467" w:rsidRDefault="007F3A46" w:rsidP="00B17158">
      <w:pPr>
        <w:rPr>
          <w:rFonts w:ascii="Meiryo UI" w:eastAsia="Meiryo UI" w:hAnsi="Meiryo UI"/>
          <w:sz w:val="21"/>
          <w:szCs w:val="21"/>
          <w:rPrChange w:id="3392" w:author="Sasaki Kenji／佐々木　研二／AI" w:date="2021-11-19T14:16:00Z">
            <w:rPr>
              <w:rFonts w:ascii="ＭＳ ゴシック" w:eastAsia="ＭＳ ゴシック" w:hAnsi="ＭＳ ゴシック"/>
              <w:sz w:val="21"/>
              <w:szCs w:val="21"/>
            </w:rPr>
          </w:rPrChange>
        </w:rPr>
      </w:pPr>
    </w:p>
    <w:p w14:paraId="790A1D38" w14:textId="77777777" w:rsidR="005D5449" w:rsidRDefault="007F3A46" w:rsidP="00B17158">
      <w:pPr>
        <w:rPr>
          <w:ins w:id="3393" w:author="Sugahara, Hikaru/菅原 光" w:date="2022-06-25T18:15:00Z"/>
          <w:sz w:val="21"/>
          <w:szCs w:val="21"/>
          <w:lang w:val="en"/>
        </w:rPr>
      </w:pPr>
      <w:r w:rsidRPr="00F37467">
        <w:rPr>
          <w:rFonts w:hint="eastAsia"/>
          <w:sz w:val="21"/>
          <w:szCs w:val="21"/>
          <w:lang w:val="en"/>
          <w:rPrChange w:id="3394"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395" w:author="Sasaki Kenji／佐々木　研二／AI" w:date="2021-11-19T14:16:00Z">
            <w:rPr>
              <w:rFonts w:ascii="ＭＳ ゴシック" w:eastAsia="ＭＳ ゴシック" w:hAnsi="ＭＳ ゴシック"/>
              <w:sz w:val="21"/>
              <w:szCs w:val="21"/>
            </w:rPr>
          </w:rPrChange>
        </w:rPr>
        <w:t xml:space="preserve"> </w:t>
      </w:r>
      <w:ins w:id="3396" w:author="Sugahara, Hikaru/菅原 光" w:date="2022-06-25T18:15:00Z">
        <w:r w:rsidR="005D5449" w:rsidRPr="005D5449">
          <w:rPr>
            <w:rFonts w:hint="eastAsia"/>
            <w:sz w:val="21"/>
            <w:szCs w:val="21"/>
            <w:lang w:val="en"/>
          </w:rPr>
          <w:t>時刻が取得できない場合（時刻設定がされていない場合や、時刻を受信できていない場合）は、日付案内を実施しない。</w:t>
        </w:r>
      </w:ins>
    </w:p>
    <w:p w14:paraId="3B180D4B" w14:textId="033DE86C" w:rsidR="007F3A46" w:rsidRPr="00F37467" w:rsidRDefault="007F3A46">
      <w:pPr>
        <w:ind w:firstLineChars="100" w:firstLine="210"/>
        <w:rPr>
          <w:rFonts w:ascii="Meiryo UI" w:eastAsia="Meiryo UI" w:hAnsi="Meiryo UI"/>
          <w:sz w:val="21"/>
          <w:szCs w:val="21"/>
          <w:rPrChange w:id="3397" w:author="Sasaki Kenji／佐々木　研二／AI" w:date="2021-11-19T14:16:00Z">
            <w:rPr>
              <w:rFonts w:ascii="ＭＳ ゴシック" w:eastAsia="ＭＳ ゴシック" w:hAnsi="ＭＳ ゴシック"/>
              <w:sz w:val="21"/>
              <w:szCs w:val="21"/>
            </w:rPr>
          </w:rPrChange>
        </w:rPr>
        <w:pPrChange w:id="3398" w:author="Sugahara, Hikaru/菅原 光" w:date="2022-06-25T18:15:00Z">
          <w:pPr/>
        </w:pPrChange>
      </w:pPr>
      <w:r w:rsidRPr="00F37467">
        <w:rPr>
          <w:sz w:val="21"/>
          <w:szCs w:val="21"/>
          <w:lang w:val="en"/>
          <w:rPrChange w:id="3399" w:author="Sasaki Kenji／佐々木　研二／AI" w:date="2021-11-19T14:16:00Z">
            <w:rPr>
              <w:rFonts w:ascii="ＭＳ ゴシック" w:eastAsia="ＭＳ ゴシック" w:hAnsi="ＭＳ ゴシック"/>
              <w:sz w:val="21"/>
              <w:szCs w:val="21"/>
            </w:rPr>
          </w:rPrChange>
        </w:rPr>
        <w:t>If the time cannot be obtained (if the time is not set or the time has not been received), do not provide a date guidance.</w:t>
      </w:r>
    </w:p>
    <w:p w14:paraId="24C2D1BC" w14:textId="77777777" w:rsidR="00B17158" w:rsidRPr="00F37467" w:rsidRDefault="00B17158" w:rsidP="00B17158">
      <w:pPr>
        <w:rPr>
          <w:rFonts w:ascii="Meiryo UI" w:eastAsia="Meiryo UI" w:hAnsi="Meiryo UI"/>
          <w:sz w:val="21"/>
          <w:szCs w:val="21"/>
          <w:rPrChange w:id="3400" w:author="Sasaki Kenji／佐々木　研二／AI" w:date="2021-11-19T14:16:00Z">
            <w:rPr>
              <w:rFonts w:ascii="ＭＳ ゴシック" w:eastAsia="ＭＳ ゴシック" w:hAnsi="ＭＳ ゴシック"/>
              <w:sz w:val="21"/>
              <w:szCs w:val="21"/>
            </w:rPr>
          </w:rPrChange>
        </w:rPr>
      </w:pPr>
    </w:p>
    <w:p w14:paraId="0B0BFB1F" w14:textId="77777777" w:rsidR="005D5449" w:rsidRDefault="00B17158" w:rsidP="00B17158">
      <w:pPr>
        <w:rPr>
          <w:ins w:id="3401" w:author="Sugahara, Hikaru/菅原 光" w:date="2022-06-25T18:15:00Z"/>
          <w:sz w:val="21"/>
          <w:szCs w:val="21"/>
          <w:lang w:val="en"/>
        </w:rPr>
      </w:pPr>
      <w:r w:rsidRPr="00F37467">
        <w:rPr>
          <w:rFonts w:hint="eastAsia"/>
          <w:sz w:val="21"/>
          <w:szCs w:val="21"/>
          <w:lang w:val="en"/>
          <w:rPrChange w:id="3402"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403" w:author="Sasaki Kenji／佐々木　研二／AI" w:date="2021-11-19T14:16:00Z">
            <w:rPr>
              <w:rFonts w:ascii="ＭＳ ゴシック" w:eastAsia="ＭＳ ゴシック" w:hAnsi="ＭＳ ゴシック"/>
              <w:sz w:val="21"/>
              <w:szCs w:val="21"/>
            </w:rPr>
          </w:rPrChange>
        </w:rPr>
        <w:t xml:space="preserve"> </w:t>
      </w:r>
      <w:ins w:id="3404" w:author="Sugahara, Hikaru/菅原 光" w:date="2022-06-25T18:15:00Z">
        <w:r w:rsidR="005D5449" w:rsidRPr="005D5449">
          <w:rPr>
            <w:rFonts w:hint="eastAsia"/>
            <w:sz w:val="21"/>
            <w:szCs w:val="21"/>
            <w:lang w:val="en"/>
          </w:rPr>
          <w:t>ユーザー登録記念日のフレーズを発話した場合は、通常の記念日案内は発話しない。</w:t>
        </w:r>
      </w:ins>
    </w:p>
    <w:p w14:paraId="60F4EAD1" w14:textId="0D3D7DB3" w:rsidR="00B17158" w:rsidRPr="00F37467" w:rsidRDefault="00B17158">
      <w:pPr>
        <w:ind w:firstLineChars="100" w:firstLine="210"/>
        <w:rPr>
          <w:rFonts w:ascii="Meiryo UI" w:eastAsia="Meiryo UI" w:hAnsi="Meiryo UI"/>
          <w:sz w:val="21"/>
          <w:szCs w:val="21"/>
          <w:rPrChange w:id="3405" w:author="Sasaki Kenji／佐々木　研二／AI" w:date="2021-11-19T14:16:00Z">
            <w:rPr>
              <w:rFonts w:ascii="ＭＳ ゴシック" w:eastAsia="ＭＳ ゴシック" w:hAnsi="ＭＳ ゴシック"/>
              <w:sz w:val="21"/>
              <w:szCs w:val="21"/>
            </w:rPr>
          </w:rPrChange>
        </w:rPr>
        <w:pPrChange w:id="3406" w:author="Sugahara, Hikaru/菅原 光" w:date="2022-06-25T18:15:00Z">
          <w:pPr/>
        </w:pPrChange>
      </w:pPr>
      <w:r w:rsidRPr="00F37467">
        <w:rPr>
          <w:sz w:val="21"/>
          <w:szCs w:val="21"/>
          <w:lang w:val="en"/>
          <w:rPrChange w:id="3407" w:author="Sasaki Kenji／佐々木　研二／AI" w:date="2021-11-19T14:16:00Z">
            <w:rPr>
              <w:rFonts w:ascii="ＭＳ ゴシック" w:eastAsia="ＭＳ ゴシック" w:hAnsi="ＭＳ ゴシック"/>
              <w:sz w:val="21"/>
              <w:szCs w:val="21"/>
            </w:rPr>
          </w:rPrChange>
        </w:rPr>
        <w:t>If you utter a phrase of the user registration anniversary, do not speak the usual anniversary guide.</w:t>
      </w:r>
    </w:p>
    <w:p w14:paraId="2EE145BE" w14:textId="77777777" w:rsidR="00B17158" w:rsidRPr="00F37467" w:rsidRDefault="00B17158" w:rsidP="00B17158">
      <w:pPr>
        <w:rPr>
          <w:rFonts w:ascii="Meiryo UI" w:eastAsia="Meiryo UI" w:hAnsi="Meiryo UI"/>
          <w:sz w:val="21"/>
          <w:szCs w:val="21"/>
          <w:rPrChange w:id="3408" w:author="Sasaki Kenji／佐々木　研二／AI" w:date="2021-11-19T14:16:00Z">
            <w:rPr>
              <w:rFonts w:ascii="ＭＳ ゴシック" w:eastAsia="ＭＳ ゴシック" w:hAnsi="ＭＳ ゴシック"/>
              <w:sz w:val="21"/>
              <w:szCs w:val="21"/>
            </w:rPr>
          </w:rPrChange>
        </w:rPr>
      </w:pPr>
    </w:p>
    <w:p w14:paraId="56D9E108" w14:textId="77777777" w:rsidR="005D5449" w:rsidRDefault="00B17158" w:rsidP="00B17158">
      <w:pPr>
        <w:rPr>
          <w:ins w:id="3409" w:author="Sugahara, Hikaru/菅原 光" w:date="2022-06-25T18:15:00Z"/>
          <w:sz w:val="21"/>
          <w:szCs w:val="21"/>
          <w:lang w:val="en"/>
        </w:rPr>
      </w:pPr>
      <w:r w:rsidRPr="00F37467">
        <w:rPr>
          <w:rFonts w:hint="eastAsia"/>
          <w:sz w:val="21"/>
          <w:szCs w:val="21"/>
          <w:lang w:val="en"/>
          <w:rPrChange w:id="3410"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411" w:author="Sasaki Kenji／佐々木　研二／AI" w:date="2021-11-19T14:16:00Z">
            <w:rPr>
              <w:rFonts w:ascii="ＭＳ ゴシック" w:eastAsia="ＭＳ ゴシック" w:hAnsi="ＭＳ ゴシック"/>
              <w:sz w:val="21"/>
              <w:szCs w:val="21"/>
            </w:rPr>
          </w:rPrChange>
        </w:rPr>
        <w:t xml:space="preserve"> </w:t>
      </w:r>
      <w:ins w:id="3412" w:author="Sugahara, Hikaru/菅原 光" w:date="2022-06-25T18:15:00Z">
        <w:r w:rsidR="005D5449" w:rsidRPr="005D5449">
          <w:rPr>
            <w:rFonts w:hint="eastAsia"/>
            <w:sz w:val="21"/>
            <w:szCs w:val="21"/>
            <w:lang w:val="en"/>
          </w:rPr>
          <w:t>ユーザー登録記念日のフレーズをセンターからダウンロードできていない場合は、通常の記念日案内を発話する。その後、ダウンロードが完了したとしても、次の起動でユーザー登録記念日のフレーズを発話しない。</w:t>
        </w:r>
      </w:ins>
    </w:p>
    <w:p w14:paraId="133D607E" w14:textId="3C990ECF" w:rsidR="00B17158" w:rsidRPr="00F37467" w:rsidRDefault="00B17158">
      <w:pPr>
        <w:ind w:firstLineChars="100" w:firstLine="210"/>
        <w:rPr>
          <w:rFonts w:ascii="Meiryo UI" w:eastAsia="Meiryo UI" w:hAnsi="Meiryo UI"/>
          <w:sz w:val="21"/>
          <w:szCs w:val="21"/>
          <w:rPrChange w:id="3413" w:author="Sasaki Kenji／佐々木　研二／AI" w:date="2021-11-19T14:16:00Z">
            <w:rPr>
              <w:rFonts w:ascii="ＭＳ ゴシック" w:eastAsia="ＭＳ ゴシック" w:hAnsi="ＭＳ ゴシック"/>
              <w:sz w:val="21"/>
              <w:szCs w:val="21"/>
            </w:rPr>
          </w:rPrChange>
        </w:rPr>
        <w:pPrChange w:id="3414" w:author="Sugahara, Hikaru/菅原 光" w:date="2022-06-25T18:16:00Z">
          <w:pPr/>
        </w:pPrChange>
      </w:pPr>
      <w:r w:rsidRPr="00F37467">
        <w:rPr>
          <w:sz w:val="21"/>
          <w:szCs w:val="21"/>
          <w:lang w:val="en"/>
          <w:rPrChange w:id="3415" w:author="Sasaki Kenji／佐々木　研二／AI" w:date="2021-11-19T14:16:00Z">
            <w:rPr>
              <w:rFonts w:ascii="ＭＳ ゴシック" w:eastAsia="ＭＳ ゴシック" w:hAnsi="ＭＳ ゴシック"/>
              <w:sz w:val="21"/>
              <w:szCs w:val="21"/>
            </w:rPr>
          </w:rPrChange>
        </w:rPr>
        <w:t>If you have not downloaded the user registration anniversary phrase from the center,</w:t>
      </w:r>
    </w:p>
    <w:p w14:paraId="34AB8CC7" w14:textId="77777777" w:rsidR="00B17158" w:rsidRPr="00F37467" w:rsidRDefault="00B17158" w:rsidP="00B17158">
      <w:pPr>
        <w:ind w:firstLineChars="100" w:firstLine="210"/>
        <w:rPr>
          <w:rFonts w:ascii="Meiryo UI" w:eastAsia="Meiryo UI" w:hAnsi="Meiryo UI"/>
          <w:sz w:val="21"/>
          <w:szCs w:val="21"/>
          <w:rPrChange w:id="3416"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3417" w:author="Sasaki Kenji／佐々木　研二／AI" w:date="2021-11-19T14:16:00Z">
            <w:rPr>
              <w:rFonts w:ascii="ＭＳ ゴシック" w:eastAsia="ＭＳ ゴシック" w:hAnsi="ＭＳ ゴシック"/>
              <w:sz w:val="21"/>
              <w:szCs w:val="21"/>
            </w:rPr>
          </w:rPrChange>
        </w:rPr>
        <w:t>They utter a regular anniversary guide After that, even if the download is complete, the next launch</w:t>
      </w:r>
    </w:p>
    <w:p w14:paraId="34448151" w14:textId="77777777" w:rsidR="00B17158" w:rsidRPr="00F37467" w:rsidRDefault="00B17158" w:rsidP="00B17158">
      <w:pPr>
        <w:ind w:firstLineChars="100" w:firstLine="210"/>
        <w:rPr>
          <w:rFonts w:ascii="Meiryo UI" w:eastAsia="Meiryo UI" w:hAnsi="Meiryo UI"/>
          <w:sz w:val="21"/>
          <w:szCs w:val="21"/>
          <w:rPrChange w:id="3418"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3419" w:author="Sasaki Kenji／佐々木　研二／AI" w:date="2021-11-19T14:16:00Z">
            <w:rPr>
              <w:rFonts w:ascii="ＭＳ ゴシック" w:eastAsia="ＭＳ ゴシック" w:hAnsi="ＭＳ ゴシック"/>
              <w:sz w:val="21"/>
              <w:szCs w:val="21"/>
            </w:rPr>
          </w:rPrChange>
        </w:rPr>
        <w:t>Don't utter a phrase for your registration anniversary.</w:t>
      </w:r>
    </w:p>
    <w:p w14:paraId="4321BDCB" w14:textId="77777777" w:rsidR="00B17158" w:rsidRPr="00F37467" w:rsidRDefault="00B17158" w:rsidP="00B17158">
      <w:pPr>
        <w:rPr>
          <w:rFonts w:ascii="Meiryo UI" w:eastAsia="Meiryo UI" w:hAnsi="Meiryo UI"/>
          <w:sz w:val="21"/>
          <w:szCs w:val="21"/>
          <w:rPrChange w:id="3420" w:author="Sasaki Kenji／佐々木　研二／AI" w:date="2021-11-19T14:16:00Z">
            <w:rPr>
              <w:rFonts w:ascii="ＭＳ ゴシック" w:eastAsia="ＭＳ ゴシック" w:hAnsi="ＭＳ ゴシック"/>
              <w:sz w:val="21"/>
              <w:szCs w:val="21"/>
            </w:rPr>
          </w:rPrChange>
        </w:rPr>
      </w:pPr>
    </w:p>
    <w:p w14:paraId="2A825680" w14:textId="77777777" w:rsidR="00F640E0" w:rsidRDefault="00B17158" w:rsidP="00B17158">
      <w:pPr>
        <w:rPr>
          <w:ins w:id="3421" w:author="Sugahara, Hikaru/菅原 光" w:date="2022-06-25T18:16:00Z"/>
          <w:sz w:val="21"/>
          <w:szCs w:val="21"/>
          <w:lang w:val="en"/>
        </w:rPr>
      </w:pPr>
      <w:r w:rsidRPr="00F37467">
        <w:rPr>
          <w:rFonts w:hint="eastAsia"/>
          <w:sz w:val="21"/>
          <w:szCs w:val="21"/>
          <w:lang w:val="en"/>
          <w:rPrChange w:id="3422"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423" w:author="Sasaki Kenji／佐々木　研二／AI" w:date="2021-11-19T14:16:00Z">
            <w:rPr>
              <w:rFonts w:ascii="ＭＳ ゴシック" w:eastAsia="ＭＳ ゴシック" w:hAnsi="ＭＳ ゴシック"/>
              <w:sz w:val="21"/>
              <w:szCs w:val="21"/>
            </w:rPr>
          </w:rPrChange>
        </w:rPr>
        <w:t xml:space="preserve"> </w:t>
      </w:r>
      <w:ins w:id="3424" w:author="Sugahara, Hikaru/菅原 光" w:date="2022-06-25T18:16:00Z">
        <w:r w:rsidR="00F640E0" w:rsidRPr="00F640E0">
          <w:rPr>
            <w:rFonts w:hint="eastAsia"/>
            <w:sz w:val="21"/>
            <w:szCs w:val="21"/>
            <w:lang w:val="en"/>
          </w:rPr>
          <w:t>1</w:t>
        </w:r>
        <w:r w:rsidR="00F640E0" w:rsidRPr="00F640E0">
          <w:rPr>
            <w:rFonts w:hint="eastAsia"/>
            <w:sz w:val="21"/>
            <w:szCs w:val="21"/>
            <w:lang w:val="en"/>
          </w:rPr>
          <w:t>日の最初の起動時に記念日案内の設定が</w:t>
        </w:r>
        <w:r w:rsidR="00F640E0" w:rsidRPr="00F640E0">
          <w:rPr>
            <w:rFonts w:hint="eastAsia"/>
            <w:sz w:val="21"/>
            <w:szCs w:val="21"/>
            <w:lang w:val="en"/>
          </w:rPr>
          <w:t xml:space="preserve"> OFF </w:t>
        </w:r>
        <w:r w:rsidR="00F640E0" w:rsidRPr="00F640E0">
          <w:rPr>
            <w:rFonts w:hint="eastAsia"/>
            <w:sz w:val="21"/>
            <w:szCs w:val="21"/>
            <w:lang w:val="en"/>
          </w:rPr>
          <w:t>であった場合は、記念日案内を発話しない。その後、設定を</w:t>
        </w:r>
        <w:r w:rsidR="00F640E0" w:rsidRPr="00F640E0">
          <w:rPr>
            <w:rFonts w:hint="eastAsia"/>
            <w:sz w:val="21"/>
            <w:szCs w:val="21"/>
            <w:lang w:val="en"/>
          </w:rPr>
          <w:t xml:space="preserve"> (</w:t>
        </w:r>
        <w:r w:rsidR="00F640E0" w:rsidRPr="00F640E0">
          <w:rPr>
            <w:rFonts w:hint="eastAsia"/>
            <w:sz w:val="21"/>
            <w:szCs w:val="21"/>
            <w:lang w:val="en"/>
          </w:rPr>
          <w:t>音声１</w:t>
        </w:r>
        <w:r w:rsidR="00F640E0" w:rsidRPr="00F640E0">
          <w:rPr>
            <w:rFonts w:hint="eastAsia"/>
            <w:sz w:val="21"/>
            <w:szCs w:val="21"/>
            <w:lang w:val="en"/>
          </w:rPr>
          <w:t xml:space="preserve"> </w:t>
        </w:r>
        <w:r w:rsidR="00F640E0" w:rsidRPr="00F640E0">
          <w:rPr>
            <w:rFonts w:hint="eastAsia"/>
            <w:sz w:val="21"/>
            <w:szCs w:val="21"/>
            <w:lang w:val="en"/>
          </w:rPr>
          <w:t>もしくは２</w:t>
        </w:r>
        <w:r w:rsidR="00F640E0" w:rsidRPr="00F640E0">
          <w:rPr>
            <w:rFonts w:hint="eastAsia"/>
            <w:sz w:val="21"/>
            <w:szCs w:val="21"/>
            <w:lang w:val="en"/>
          </w:rPr>
          <w:t xml:space="preserve">) </w:t>
        </w:r>
        <w:r w:rsidR="00F640E0" w:rsidRPr="00F640E0">
          <w:rPr>
            <w:rFonts w:hint="eastAsia"/>
            <w:sz w:val="21"/>
            <w:szCs w:val="21"/>
            <w:lang w:val="en"/>
          </w:rPr>
          <w:t>に変更し、</w:t>
        </w:r>
        <w:r w:rsidR="00F640E0" w:rsidRPr="00F640E0">
          <w:rPr>
            <w:rFonts w:hint="eastAsia"/>
            <w:sz w:val="21"/>
            <w:szCs w:val="21"/>
            <w:lang w:val="en"/>
          </w:rPr>
          <w:t xml:space="preserve">ACC OFF/ON </w:t>
        </w:r>
        <w:r w:rsidR="00F640E0" w:rsidRPr="00F640E0">
          <w:rPr>
            <w:rFonts w:hint="eastAsia"/>
            <w:sz w:val="21"/>
            <w:szCs w:val="21"/>
            <w:lang w:val="en"/>
          </w:rPr>
          <w:t>した場合であっても記念日案内は発話しない。</w:t>
        </w:r>
      </w:ins>
    </w:p>
    <w:p w14:paraId="007AE586" w14:textId="2AF595D8" w:rsidR="00B17158" w:rsidRPr="00F37467" w:rsidRDefault="00B17158">
      <w:pPr>
        <w:ind w:firstLineChars="100" w:firstLine="210"/>
        <w:rPr>
          <w:rFonts w:ascii="Meiryo UI" w:eastAsia="Meiryo UI" w:hAnsi="Meiryo UI"/>
          <w:sz w:val="21"/>
          <w:szCs w:val="21"/>
          <w:rPrChange w:id="3425" w:author="Sasaki Kenji／佐々木　研二／AI" w:date="2021-11-19T14:16:00Z">
            <w:rPr>
              <w:rFonts w:ascii="ＭＳ ゴシック" w:eastAsia="ＭＳ ゴシック" w:hAnsi="ＭＳ ゴシック"/>
              <w:sz w:val="21"/>
              <w:szCs w:val="21"/>
            </w:rPr>
          </w:rPrChange>
        </w:rPr>
        <w:pPrChange w:id="3426" w:author="Sugahara, Hikaru/菅原 光" w:date="2022-06-25T18:16:00Z">
          <w:pPr/>
        </w:pPrChange>
      </w:pPr>
      <w:r w:rsidRPr="00F37467">
        <w:rPr>
          <w:sz w:val="21"/>
          <w:szCs w:val="21"/>
          <w:lang w:val="en"/>
          <w:rPrChange w:id="3427" w:author="Sasaki Kenji／佐々木　研二／AI" w:date="2021-11-19T14:16:00Z">
            <w:rPr>
              <w:rFonts w:ascii="ＭＳ ゴシック" w:eastAsia="ＭＳ ゴシック" w:hAnsi="ＭＳ ゴシック"/>
              <w:sz w:val="21"/>
              <w:szCs w:val="21"/>
            </w:rPr>
          </w:rPrChange>
        </w:rPr>
        <w:t>If the anniversary information setting is OFF at the first start of the day, do not utter an anniversary guide.</w:t>
      </w:r>
    </w:p>
    <w:p w14:paraId="05C3F1D1" w14:textId="77777777" w:rsidR="00B17158" w:rsidRPr="00F37467" w:rsidRDefault="00B17158" w:rsidP="00721222">
      <w:pPr>
        <w:ind w:firstLineChars="100" w:firstLine="210"/>
        <w:rPr>
          <w:rFonts w:ascii="Meiryo UI" w:eastAsia="Meiryo UI" w:hAnsi="Meiryo UI"/>
          <w:sz w:val="21"/>
          <w:szCs w:val="21"/>
          <w:rPrChange w:id="3428"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3429" w:author="Sasaki Kenji／佐々木　研二／AI" w:date="2021-11-19T14:16:00Z">
            <w:rPr>
              <w:rFonts w:ascii="ＭＳ ゴシック" w:eastAsia="ＭＳ ゴシック" w:hAnsi="ＭＳ ゴシック"/>
              <w:sz w:val="21"/>
              <w:szCs w:val="21"/>
            </w:rPr>
          </w:rPrChange>
        </w:rPr>
        <w:t xml:space="preserve">There is. </w:t>
      </w:r>
      <w:r w:rsidRPr="00F37467">
        <w:rPr>
          <w:sz w:val="21"/>
          <w:szCs w:val="21"/>
          <w:lang w:val="en"/>
          <w:rPrChange w:id="3430" w:author="Sasaki Kenji／佐々木　研二／AI" w:date="2021-11-19T14:16:00Z">
            <w:rPr>
              <w:rFonts w:ascii="ＭＳ ゴシック" w:eastAsia="ＭＳ ゴシック" w:hAnsi="ＭＳ ゴシック"/>
              <w:sz w:val="21"/>
              <w:szCs w:val="21"/>
            </w:rPr>
          </w:rPrChange>
        </w:rPr>
        <w:tab/>
        <w:t>Thereafter, if the setting is changed to (voice 1 or 2) and ACC OFF / ON,</w:t>
      </w:r>
    </w:p>
    <w:p w14:paraId="492091E1" w14:textId="77777777" w:rsidR="00B17158" w:rsidRPr="00F37467" w:rsidRDefault="00B17158" w:rsidP="00B17158">
      <w:pPr>
        <w:ind w:firstLineChars="100" w:firstLine="210"/>
        <w:rPr>
          <w:rFonts w:ascii="Meiryo UI" w:eastAsia="Meiryo UI" w:hAnsi="Meiryo UI"/>
          <w:sz w:val="21"/>
          <w:szCs w:val="21"/>
          <w:rPrChange w:id="3431"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3432" w:author="Sasaki Kenji／佐々木　研二／AI" w:date="2021-11-19T14:16:00Z">
            <w:rPr>
              <w:rFonts w:ascii="ＭＳ ゴシック" w:eastAsia="ＭＳ ゴシック" w:hAnsi="ＭＳ ゴシック"/>
              <w:sz w:val="21"/>
              <w:szCs w:val="21"/>
            </w:rPr>
          </w:rPrChange>
        </w:rPr>
        <w:t>The anniversary guidance is not uttered though.</w:t>
      </w:r>
    </w:p>
    <w:p w14:paraId="0189377F" w14:textId="77777777" w:rsidR="00B17158" w:rsidRPr="00F37467" w:rsidRDefault="00B17158" w:rsidP="002005A8">
      <w:pPr>
        <w:rPr>
          <w:ins w:id="3433" w:author="Sasaki Kenji／佐々木　研二／AI" w:date="2021-11-11T17:06:00Z"/>
          <w:rFonts w:ascii="Meiryo UI" w:eastAsia="Meiryo UI" w:hAnsi="Meiryo UI"/>
          <w:rPrChange w:id="3434" w:author="Sasaki Kenji／佐々木　研二／AI" w:date="2021-11-19T14:16:00Z">
            <w:rPr>
              <w:ins w:id="3435" w:author="Sasaki Kenji／佐々木　研二／AI" w:date="2021-11-11T17:06:00Z"/>
            </w:rPr>
          </w:rPrChange>
        </w:rPr>
      </w:pPr>
    </w:p>
    <w:p w14:paraId="1BAD69B6" w14:textId="77777777" w:rsidR="00F640E0" w:rsidRPr="00F640E0" w:rsidRDefault="00683E8B" w:rsidP="002005A8">
      <w:pPr>
        <w:rPr>
          <w:ins w:id="3436" w:author="Sugahara, Hikaru/菅原 光" w:date="2022-06-25T18:16:00Z"/>
          <w:lang w:val="en"/>
          <w:rPrChange w:id="3437" w:author="Sugahara, Hikaru/菅原 光" w:date="2022-06-25T18:16:00Z">
            <w:rPr>
              <w:ins w:id="3438" w:author="Sugahara, Hikaru/菅原 光" w:date="2022-06-25T18:16:00Z"/>
              <w:color w:val="FF0000"/>
              <w:lang w:val="en"/>
            </w:rPr>
          </w:rPrChange>
        </w:rPr>
      </w:pPr>
      <w:ins w:id="3439" w:author="Sasaki Kenji／佐々木　研二／AI" w:date="2021-11-11T17:06:00Z">
        <w:r w:rsidRPr="00F640E0">
          <w:rPr>
            <w:rFonts w:hint="eastAsia"/>
            <w:lang w:val="en"/>
            <w:rPrChange w:id="3440" w:author="Sugahara, Hikaru/菅原 光" w:date="2022-06-25T18:16:00Z">
              <w:rPr>
                <w:rFonts w:hint="eastAsia"/>
              </w:rPr>
            </w:rPrChange>
          </w:rPr>
          <w:t>・</w:t>
        </w:r>
        <w:r w:rsidRPr="00F640E0">
          <w:rPr>
            <w:lang w:val="en"/>
            <w:rPrChange w:id="3441" w:author="Sugahara, Hikaru/菅原 光" w:date="2022-06-25T18:16:00Z">
              <w:rPr/>
            </w:rPrChange>
          </w:rPr>
          <w:t xml:space="preserve"> </w:t>
        </w:r>
      </w:ins>
      <w:ins w:id="3442" w:author="Sugahara, Hikaru/菅原 光" w:date="2022-06-25T18:16:00Z">
        <w:r w:rsidR="00F640E0" w:rsidRPr="00F640E0">
          <w:rPr>
            <w:rFonts w:hint="eastAsia"/>
            <w:lang w:val="en"/>
            <w:rPrChange w:id="3443" w:author="Sugahara, Hikaru/菅原 光" w:date="2022-06-25T18:16:00Z">
              <w:rPr>
                <w:rFonts w:hint="eastAsia"/>
                <w:color w:val="FF0000"/>
                <w:lang w:val="en"/>
              </w:rPr>
            </w:rPrChange>
          </w:rPr>
          <w:t>センターにイベントを登録後、イベント当日までに一度もオンライン接続していない場合は、当日のイベント案内は実施しない。　▲</w:t>
        </w:r>
        <w:r w:rsidR="00F640E0" w:rsidRPr="00F640E0">
          <w:rPr>
            <w:lang w:val="en"/>
            <w:rPrChange w:id="3444" w:author="Sugahara, Hikaru/菅原 光" w:date="2022-06-25T18:16:00Z">
              <w:rPr>
                <w:color w:val="FF0000"/>
                <w:lang w:val="en"/>
              </w:rPr>
            </w:rPrChange>
          </w:rPr>
          <w:t>3.00</w:t>
        </w:r>
      </w:ins>
    </w:p>
    <w:p w14:paraId="0822B3B2" w14:textId="7A61F97F" w:rsidR="00683E8B" w:rsidRPr="00F640E0" w:rsidRDefault="00683E8B">
      <w:pPr>
        <w:ind w:firstLineChars="100" w:firstLine="200"/>
        <w:rPr>
          <w:ins w:id="3445" w:author="Sasaki Kenji／佐々木　研二／AI" w:date="2021-11-11T17:06:00Z"/>
          <w:rFonts w:ascii="Meiryo UI" w:eastAsia="Meiryo UI" w:hAnsi="Meiryo UI"/>
          <w:rPrChange w:id="3446" w:author="Sugahara, Hikaru/菅原 光" w:date="2022-06-25T18:16:00Z">
            <w:rPr>
              <w:ins w:id="3447" w:author="Sasaki Kenji／佐々木　研二／AI" w:date="2021-11-11T17:06:00Z"/>
            </w:rPr>
          </w:rPrChange>
        </w:rPr>
        <w:pPrChange w:id="3448" w:author="Sugahara, Hikaru/菅原 光" w:date="2022-06-25T18:16:00Z">
          <w:pPr/>
        </w:pPrChange>
      </w:pPr>
      <w:ins w:id="3449" w:author="Sasaki Kenji／佐々木　研二／AI" w:date="2021-11-11T17:06:00Z">
        <w:r w:rsidRPr="00F640E0">
          <w:rPr>
            <w:lang w:val="en"/>
            <w:rPrChange w:id="3450" w:author="Sugahara, Hikaru/菅原 光" w:date="2022-06-25T18:16:00Z">
              <w:rPr/>
            </w:rPrChange>
          </w:rPr>
          <w:t xml:space="preserve">If </w:t>
        </w:r>
      </w:ins>
      <w:ins w:id="3451" w:author="Sasaki Kenji／佐々木　研二／AI" w:date="2021-11-11T17:08:00Z">
        <w:r w:rsidR="00281BE3" w:rsidRPr="00F640E0">
          <w:rPr>
            <w:lang w:val="en"/>
            <w:rPrChange w:id="3452" w:author="Sugahara, Hikaru/菅原 光" w:date="2022-06-25T18:16:00Z">
              <w:rPr/>
            </w:rPrChange>
          </w:rPr>
          <w:t>you</w:t>
        </w:r>
      </w:ins>
      <w:r w:rsidRPr="00F640E0">
        <w:rPr>
          <w:lang w:val="en"/>
        </w:rPr>
        <w:t xml:space="preserve"> </w:t>
      </w:r>
      <w:ins w:id="3453" w:author="Sasaki Kenji／佐々木　研二／AI" w:date="2021-11-11T17:09:00Z">
        <w:r w:rsidR="00281BE3" w:rsidRPr="00F640E0">
          <w:rPr>
            <w:lang w:val="en"/>
            <w:rPrChange w:id="3454" w:author="Sugahara, Hikaru/菅原 光" w:date="2022-06-25T18:16:00Z">
              <w:rPr/>
            </w:rPrChange>
          </w:rPr>
          <w:t>have never been online by the day of the event after registering the event with the</w:t>
        </w:r>
      </w:ins>
      <w:r w:rsidRPr="00F640E0">
        <w:rPr>
          <w:lang w:val="en"/>
        </w:rPr>
        <w:t xml:space="preserve"> </w:t>
      </w:r>
      <w:ins w:id="3455" w:author="Sasaki Kenji／佐々木　研二／AI" w:date="2021-11-11T17:07:00Z">
        <w:r w:rsidRPr="00F640E0">
          <w:rPr>
            <w:lang w:val="en"/>
            <w:rPrChange w:id="3456" w:author="Sugahara, Hikaru/菅原 光" w:date="2022-06-25T18:16:00Z">
              <w:rPr/>
            </w:rPrChange>
          </w:rPr>
          <w:t>Center</w:t>
        </w:r>
      </w:ins>
      <w:ins w:id="3457" w:author="Sasaki Kenji／佐々木　研二／AI" w:date="2021-11-11T17:10:00Z">
        <w:r w:rsidR="00281BE3" w:rsidRPr="00F640E0">
          <w:rPr>
            <w:lang w:val="en"/>
            <w:rPrChange w:id="3458" w:author="Sugahara, Hikaru/菅原 光" w:date="2022-06-25T18:16:00Z">
              <w:rPr/>
            </w:rPrChange>
          </w:rPr>
          <w:t>, you will not be able to provide event information on the day.</w:t>
        </w:r>
        <w:r w:rsidR="00281BE3" w:rsidRPr="00F640E0">
          <w:rPr>
            <w:rFonts w:hint="eastAsia"/>
            <w:lang w:val="en"/>
            <w:rPrChange w:id="3459" w:author="Sugahara, Hikaru/菅原 光" w:date="2022-06-25T18:16:00Z">
              <w:rPr>
                <w:rFonts w:hint="eastAsia"/>
              </w:rPr>
            </w:rPrChange>
          </w:rPr>
          <w:t xml:space="preserve">　▲</w:t>
        </w:r>
        <w:r w:rsidR="00281BE3" w:rsidRPr="00F640E0">
          <w:rPr>
            <w:lang w:val="en"/>
            <w:rPrChange w:id="3460" w:author="Sugahara, Hikaru/菅原 光" w:date="2022-06-25T18:16:00Z">
              <w:rPr/>
            </w:rPrChange>
          </w:rPr>
          <w:t>3.00</w:t>
        </w:r>
      </w:ins>
    </w:p>
    <w:p w14:paraId="36545BC1" w14:textId="77777777" w:rsidR="00683E8B" w:rsidRPr="00F37467" w:rsidRDefault="00683E8B" w:rsidP="002005A8">
      <w:pPr>
        <w:rPr>
          <w:rFonts w:ascii="Meiryo UI" w:eastAsia="Meiryo UI" w:hAnsi="Meiryo UI"/>
          <w:rPrChange w:id="3461" w:author="Sasaki Kenji／佐々木　研二／AI" w:date="2021-11-19T14:16:00Z">
            <w:rPr/>
          </w:rPrChange>
        </w:rPr>
      </w:pPr>
    </w:p>
    <w:p w14:paraId="5D50C0E8" w14:textId="66E23CDC" w:rsidR="00E64976" w:rsidRPr="00F37467" w:rsidRDefault="00E64976" w:rsidP="00E64976">
      <w:pPr>
        <w:pStyle w:val="3"/>
        <w:rPr>
          <w:rFonts w:ascii="Meiryo UI" w:eastAsia="Meiryo UI" w:hAnsi="Meiryo UI"/>
          <w:rPrChange w:id="3462" w:author="Sasaki Kenji／佐々木　研二／AI" w:date="2021-11-19T14:16:00Z">
            <w:rPr>
              <w:rFonts w:ascii="ＭＳ ゴシック" w:hAnsi="ＭＳ ゴシック"/>
            </w:rPr>
          </w:rPrChange>
        </w:rPr>
      </w:pPr>
      <w:bookmarkStart w:id="3463" w:name="_Toc80878054"/>
      <w:bookmarkStart w:id="3464" w:name="_Toc189941497"/>
      <w:r w:rsidRPr="00F37467">
        <w:rPr>
          <w:lang w:val="en"/>
          <w:rPrChange w:id="3465" w:author="Sasaki Kenji／佐々木　研二／AI" w:date="2021-11-19T14:16:00Z">
            <w:rPr>
              <w:rFonts w:ascii="ＭＳ ゴシック" w:hAnsi="ＭＳ ゴシック"/>
            </w:rPr>
          </w:rPrChange>
        </w:rPr>
        <w:t>5</w:t>
      </w:r>
      <w:r w:rsidRPr="00F37467">
        <w:rPr>
          <w:lang w:val="en"/>
          <w:rPrChange w:id="3466" w:author="Sasaki Kenji／佐々木　研二／AI" w:date="2021-11-19T14:16:00Z">
            <w:rPr>
              <w:rFonts w:ascii="ＭＳ ゴシック" w:hAnsi="ＭＳ ゴシック"/>
            </w:rPr>
          </w:rPrChange>
        </w:rPr>
        <w:t>－</w:t>
      </w:r>
      <w:r w:rsidRPr="00F37467">
        <w:rPr>
          <w:lang w:val="en"/>
          <w:rPrChange w:id="3467" w:author="Sasaki Kenji／佐々木　研二／AI" w:date="2021-11-19T14:16:00Z">
            <w:rPr>
              <w:rFonts w:ascii="ＭＳ ゴシック" w:hAnsi="ＭＳ ゴシック"/>
            </w:rPr>
          </w:rPrChange>
        </w:rPr>
        <w:t>2</w:t>
      </w:r>
      <w:r w:rsidRPr="00F37467">
        <w:rPr>
          <w:lang w:val="en"/>
          <w:rPrChange w:id="3468" w:author="Sasaki Kenji／佐々木　研二／AI" w:date="2021-11-19T14:16:00Z">
            <w:rPr>
              <w:rFonts w:ascii="ＭＳ ゴシック" w:hAnsi="ＭＳ ゴシック"/>
            </w:rPr>
          </w:rPrChange>
        </w:rPr>
        <w:t>－</w:t>
      </w:r>
      <w:ins w:id="3469" w:author="Sugahara, Hikaru/菅原 光" w:date="2022-07-01T21:29:00Z">
        <w:r w:rsidR="00557DD5">
          <w:rPr>
            <w:lang w:val="en"/>
          </w:rPr>
          <w:t>5</w:t>
        </w:r>
      </w:ins>
      <w:del w:id="3470" w:author="Sugahara, Hikaru/菅原 光" w:date="2022-07-01T21:29:00Z">
        <w:r w:rsidRPr="00F37467" w:rsidDel="00557DD5">
          <w:rPr>
            <w:lang w:val="en"/>
            <w:rPrChange w:id="3471" w:author="Sasaki Kenji／佐々木　研二／AI" w:date="2021-11-19T14:16:00Z">
              <w:rPr>
                <w:rFonts w:ascii="ＭＳ ゴシック" w:hAnsi="ＭＳ ゴシック"/>
              </w:rPr>
            </w:rPrChange>
          </w:rPr>
          <w:delText>6</w:delText>
        </w:r>
      </w:del>
      <w:r w:rsidRPr="00F37467">
        <w:rPr>
          <w:lang w:val="en"/>
          <w:rPrChange w:id="3472" w:author="Sasaki Kenji／佐々木　研二／AI" w:date="2021-11-19T14:16:00Z">
            <w:rPr>
              <w:rFonts w:ascii="ＭＳ ゴシック" w:hAnsi="ＭＳ ゴシック"/>
            </w:rPr>
          </w:rPrChange>
        </w:rPr>
        <w:t>．</w:t>
      </w:r>
      <w:r w:rsidRPr="00F37467">
        <w:rPr>
          <w:lang w:val="en"/>
          <w:rPrChange w:id="3473" w:author="Sasaki Kenji／佐々木　研二／AI" w:date="2021-11-19T14:16:00Z">
            <w:rPr>
              <w:rFonts w:ascii="ＭＳ ゴシック" w:hAnsi="ＭＳ ゴシック"/>
            </w:rPr>
          </w:rPrChange>
        </w:rPr>
        <w:t xml:space="preserve"> </w:t>
      </w:r>
      <w:ins w:id="3474" w:author="Sugahara, Hikaru/菅原 光" w:date="2022-06-25T18:16:00Z">
        <w:r w:rsidR="00F640E0" w:rsidRPr="00F640E0">
          <w:rPr>
            <w:rFonts w:hint="eastAsia"/>
            <w:lang w:val="en"/>
          </w:rPr>
          <w:t>その他</w:t>
        </w:r>
        <w:r w:rsidR="00F640E0">
          <w:rPr>
            <w:rFonts w:hint="eastAsia"/>
            <w:lang w:val="en"/>
          </w:rPr>
          <w:t xml:space="preserve">　</w:t>
        </w:r>
      </w:ins>
      <w:r w:rsidRPr="00F37467">
        <w:rPr>
          <w:lang w:val="en"/>
          <w:rPrChange w:id="3475" w:author="Sasaki Kenji／佐々木　研二／AI" w:date="2021-11-19T14:16:00Z">
            <w:rPr>
              <w:rFonts w:ascii="ＭＳ ゴシック" w:hAnsi="ＭＳ ゴシック"/>
            </w:rPr>
          </w:rPrChange>
        </w:rPr>
        <w:t>other</w:t>
      </w:r>
      <w:bookmarkEnd w:id="3463"/>
      <w:bookmarkEnd w:id="3464"/>
    </w:p>
    <w:p w14:paraId="7E0578DE" w14:textId="549FE265" w:rsidR="00470C27" w:rsidRPr="00F37467" w:rsidRDefault="00F640E0" w:rsidP="002005A8">
      <w:pPr>
        <w:rPr>
          <w:rFonts w:ascii="Meiryo UI" w:eastAsia="Meiryo UI" w:hAnsi="Meiryo UI"/>
          <w:sz w:val="21"/>
          <w:szCs w:val="21"/>
          <w:rPrChange w:id="3476" w:author="Sasaki Kenji／佐々木　研二／AI" w:date="2021-11-19T14:16:00Z">
            <w:rPr>
              <w:rFonts w:ascii="ＭＳ ゴシック" w:eastAsia="ＭＳ ゴシック" w:hAnsi="ＭＳ ゴシック"/>
              <w:sz w:val="21"/>
              <w:szCs w:val="21"/>
            </w:rPr>
          </w:rPrChange>
        </w:rPr>
      </w:pPr>
      <w:ins w:id="3477" w:author="Sugahara, Hikaru/菅原 光" w:date="2022-06-25T18:16:00Z">
        <w:r>
          <w:rPr>
            <w:rFonts w:hint="eastAsia"/>
            <w:sz w:val="21"/>
            <w:szCs w:val="21"/>
            <w:lang w:val="en"/>
          </w:rPr>
          <w:t xml:space="preserve">なし　</w:t>
        </w:r>
      </w:ins>
      <w:r w:rsidR="002005A8" w:rsidRPr="00F37467">
        <w:rPr>
          <w:sz w:val="21"/>
          <w:szCs w:val="21"/>
          <w:lang w:val="en"/>
          <w:rPrChange w:id="3478" w:author="Sasaki Kenji／佐々木　研二／AI" w:date="2021-11-19T14:16:00Z">
            <w:rPr>
              <w:rFonts w:ascii="ＭＳ ゴシック" w:eastAsia="ＭＳ ゴシック" w:hAnsi="ＭＳ ゴシック"/>
              <w:sz w:val="21"/>
              <w:szCs w:val="21"/>
            </w:rPr>
          </w:rPrChange>
        </w:rPr>
        <w:t>None</w:t>
      </w:r>
    </w:p>
    <w:p w14:paraId="32FACEC4" w14:textId="290FD47A" w:rsidR="00D52499" w:rsidRPr="00F37467" w:rsidRDefault="00470C27" w:rsidP="000340F8">
      <w:pPr>
        <w:pStyle w:val="2"/>
        <w:rPr>
          <w:rFonts w:ascii="Meiryo UI" w:eastAsia="Meiryo UI" w:hAnsi="Meiryo UI"/>
          <w:rPrChange w:id="3479" w:author="Sasaki Kenji／佐々木　研二／AI" w:date="2021-11-19T14:16:00Z">
            <w:rPr>
              <w:rFonts w:ascii="ＭＳ ゴシック" w:hAnsi="ＭＳ ゴシック"/>
            </w:rPr>
          </w:rPrChange>
        </w:rPr>
      </w:pPr>
      <w:r w:rsidRPr="00F37467">
        <w:rPr>
          <w:lang w:val="en"/>
          <w:rPrChange w:id="3480" w:author="Sasaki Kenji／佐々木　研二／AI" w:date="2021-11-19T14:16:00Z">
            <w:rPr/>
          </w:rPrChange>
        </w:rPr>
        <w:br w:type="page"/>
      </w:r>
      <w:bookmarkStart w:id="3481" w:name="_Toc80878055"/>
      <w:bookmarkStart w:id="3482" w:name="_Toc189941498"/>
      <w:r w:rsidR="00E64976" w:rsidRPr="00F37467">
        <w:rPr>
          <w:lang w:val="en"/>
          <w:rPrChange w:id="3483" w:author="Sasaki Kenji／佐々木　研二／AI" w:date="2021-11-19T14:16:00Z">
            <w:rPr>
              <w:rFonts w:ascii="ＭＳ ゴシック" w:hAnsi="ＭＳ ゴシック"/>
            </w:rPr>
          </w:rPrChange>
        </w:rPr>
        <w:t>5</w:t>
      </w:r>
      <w:r w:rsidR="00E64976" w:rsidRPr="00F37467">
        <w:rPr>
          <w:lang w:val="en"/>
          <w:rPrChange w:id="3484" w:author="Sasaki Kenji／佐々木　研二／AI" w:date="2021-11-19T14:16:00Z">
            <w:rPr>
              <w:rFonts w:ascii="ＭＳ ゴシック" w:hAnsi="ＭＳ ゴシック"/>
            </w:rPr>
          </w:rPrChange>
        </w:rPr>
        <w:t>－</w:t>
      </w:r>
      <w:r w:rsidR="00E64976" w:rsidRPr="00F37467">
        <w:rPr>
          <w:lang w:val="en"/>
          <w:rPrChange w:id="3485" w:author="Sasaki Kenji／佐々木　研二／AI" w:date="2021-11-19T14:16:00Z">
            <w:rPr>
              <w:rFonts w:ascii="ＭＳ ゴシック" w:hAnsi="ＭＳ ゴシック"/>
            </w:rPr>
          </w:rPrChange>
        </w:rPr>
        <w:t>3</w:t>
      </w:r>
      <w:r w:rsidR="00E64976" w:rsidRPr="00F37467">
        <w:rPr>
          <w:lang w:val="en"/>
          <w:rPrChange w:id="3486" w:author="Sasaki Kenji／佐々木　研二／AI" w:date="2021-11-19T14:16:00Z">
            <w:rPr>
              <w:rFonts w:ascii="ＭＳ ゴシック" w:hAnsi="ＭＳ ゴシック"/>
            </w:rPr>
          </w:rPrChange>
        </w:rPr>
        <w:t>．</w:t>
      </w:r>
      <w:r w:rsidR="00E64976" w:rsidRPr="00F37467">
        <w:rPr>
          <w:lang w:val="en"/>
          <w:rPrChange w:id="3487" w:author="Sasaki Kenji／佐々木　研二／AI" w:date="2021-11-19T14:16:00Z">
            <w:rPr>
              <w:rFonts w:ascii="ＭＳ ゴシック" w:hAnsi="ＭＳ ゴシック"/>
            </w:rPr>
          </w:rPrChange>
        </w:rPr>
        <w:t xml:space="preserve"> </w:t>
      </w:r>
      <w:ins w:id="3488" w:author="Sugahara, Hikaru/菅原 光" w:date="2022-06-25T18:17:00Z">
        <w:r w:rsidR="00FC79A9" w:rsidRPr="00FC79A9">
          <w:rPr>
            <w:rFonts w:hint="eastAsia"/>
            <w:lang w:val="en"/>
          </w:rPr>
          <w:t>自宅到着案内</w:t>
        </w:r>
        <w:r w:rsidR="00FC79A9">
          <w:rPr>
            <w:rFonts w:hint="eastAsia"/>
            <w:lang w:val="en"/>
          </w:rPr>
          <w:t xml:space="preserve">　</w:t>
        </w:r>
      </w:ins>
      <w:r w:rsidR="00E64976" w:rsidRPr="00F37467">
        <w:rPr>
          <w:lang w:val="en"/>
          <w:rPrChange w:id="3489" w:author="Sasaki Kenji／佐々木　研二／AI" w:date="2021-11-19T14:16:00Z">
            <w:rPr>
              <w:rFonts w:ascii="ＭＳ ゴシック" w:hAnsi="ＭＳ ゴシック"/>
            </w:rPr>
          </w:rPrChange>
        </w:rPr>
        <w:t>Home arrival guide</w:t>
      </w:r>
      <w:bookmarkEnd w:id="3481"/>
      <w:bookmarkEnd w:id="3482"/>
    </w:p>
    <w:p w14:paraId="5ADB0141" w14:textId="072DE246" w:rsidR="00E64976" w:rsidRPr="00F37467" w:rsidDel="00557DD5" w:rsidRDefault="00E64976">
      <w:pPr>
        <w:pStyle w:val="3"/>
        <w:rPr>
          <w:del w:id="3490" w:author="Sugahara, Hikaru/菅原 光" w:date="2022-07-01T21:29:00Z"/>
          <w:rFonts w:ascii="Meiryo UI" w:eastAsia="Meiryo UI" w:hAnsi="Meiryo UI"/>
          <w:rPrChange w:id="3491" w:author="Sasaki Kenji／佐々木　研二／AI" w:date="2021-11-19T14:16:00Z">
            <w:rPr>
              <w:del w:id="3492" w:author="Sugahara, Hikaru/菅原 光" w:date="2022-07-01T21:29:00Z"/>
              <w:rFonts w:ascii="ＭＳ ゴシック" w:hAnsi="ＭＳ ゴシック"/>
            </w:rPr>
          </w:rPrChange>
        </w:rPr>
      </w:pPr>
      <w:bookmarkStart w:id="3493" w:name="_Toc80878056"/>
      <w:del w:id="3494" w:author="Sugahara, Hikaru/菅原 光" w:date="2022-07-01T21:29:00Z">
        <w:r w:rsidRPr="00F37467" w:rsidDel="00557DD5">
          <w:rPr>
            <w:lang w:val="en"/>
            <w:rPrChange w:id="3495" w:author="Sasaki Kenji／佐々木　研二／AI" w:date="2021-11-19T14:16:00Z">
              <w:rPr>
                <w:rFonts w:ascii="ＭＳ ゴシック" w:hAnsi="ＭＳ ゴシック"/>
              </w:rPr>
            </w:rPrChange>
          </w:rPr>
          <w:delText>5</w:delText>
        </w:r>
        <w:r w:rsidRPr="00F37467" w:rsidDel="00557DD5">
          <w:rPr>
            <w:lang w:val="en"/>
            <w:rPrChange w:id="3496" w:author="Sasaki Kenji／佐々木　研二／AI" w:date="2021-11-19T14:16:00Z">
              <w:rPr>
                <w:rFonts w:ascii="ＭＳ ゴシック" w:hAnsi="ＭＳ ゴシック"/>
              </w:rPr>
            </w:rPrChange>
          </w:rPr>
          <w:delText>－</w:delText>
        </w:r>
        <w:r w:rsidRPr="00F37467" w:rsidDel="00557DD5">
          <w:rPr>
            <w:lang w:val="en"/>
            <w:rPrChange w:id="3497" w:author="Sasaki Kenji／佐々木　研二／AI" w:date="2021-11-19T14:16:00Z">
              <w:rPr>
                <w:rFonts w:ascii="ＭＳ ゴシック" w:hAnsi="ＭＳ ゴシック"/>
              </w:rPr>
            </w:rPrChange>
          </w:rPr>
          <w:delText>3</w:delText>
        </w:r>
        <w:r w:rsidRPr="00F37467" w:rsidDel="00557DD5">
          <w:rPr>
            <w:lang w:val="en"/>
            <w:rPrChange w:id="3498" w:author="Sasaki Kenji／佐々木　研二／AI" w:date="2021-11-19T14:16:00Z">
              <w:rPr>
                <w:rFonts w:ascii="ＭＳ ゴシック" w:hAnsi="ＭＳ ゴシック"/>
              </w:rPr>
            </w:rPrChange>
          </w:rPr>
          <w:delText>－</w:delText>
        </w:r>
        <w:r w:rsidRPr="00F37467" w:rsidDel="00557DD5">
          <w:rPr>
            <w:lang w:val="en"/>
            <w:rPrChange w:id="3499" w:author="Sasaki Kenji／佐々木　研二／AI" w:date="2021-11-19T14:16:00Z">
              <w:rPr>
                <w:rFonts w:ascii="ＭＳ ゴシック" w:hAnsi="ＭＳ ゴシック"/>
              </w:rPr>
            </w:rPrChange>
          </w:rPr>
          <w:delText>1</w:delText>
        </w:r>
        <w:r w:rsidRPr="00F37467" w:rsidDel="00557DD5">
          <w:rPr>
            <w:lang w:val="en"/>
            <w:rPrChange w:id="3500" w:author="Sasaki Kenji／佐々木　研二／AI" w:date="2021-11-19T14:16:00Z">
              <w:rPr>
                <w:rFonts w:ascii="ＭＳ ゴシック" w:hAnsi="ＭＳ ゴシック"/>
              </w:rPr>
            </w:rPrChange>
          </w:rPr>
          <w:delText>．</w:delText>
        </w:r>
        <w:r w:rsidRPr="00F37467" w:rsidDel="00557DD5">
          <w:rPr>
            <w:lang w:val="en"/>
            <w:rPrChange w:id="3501" w:author="Sasaki Kenji／佐々木　研二／AI" w:date="2021-11-19T14:16:00Z">
              <w:rPr>
                <w:rFonts w:ascii="ＭＳ ゴシック" w:hAnsi="ＭＳ ゴシック"/>
              </w:rPr>
            </w:rPrChange>
          </w:rPr>
          <w:delText xml:space="preserve"> Target countries and regions</w:delText>
        </w:r>
        <w:bookmarkEnd w:id="3493"/>
      </w:del>
    </w:p>
    <w:tbl>
      <w:tblPr>
        <w:tblW w:w="9640"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92"/>
        <w:gridCol w:w="2344"/>
        <w:gridCol w:w="567"/>
        <w:gridCol w:w="567"/>
        <w:gridCol w:w="567"/>
        <w:gridCol w:w="567"/>
        <w:gridCol w:w="567"/>
        <w:gridCol w:w="567"/>
        <w:gridCol w:w="567"/>
        <w:gridCol w:w="567"/>
        <w:gridCol w:w="567"/>
        <w:gridCol w:w="567"/>
        <w:gridCol w:w="567"/>
        <w:gridCol w:w="567"/>
      </w:tblGrid>
      <w:tr w:rsidR="00042457" w:rsidRPr="00F37467" w:rsidDel="00557DD5" w14:paraId="1B7E37C9" w14:textId="0435EE45" w:rsidTr="00095EEF">
        <w:trPr>
          <w:trHeight w:val="247"/>
          <w:del w:id="3502" w:author="Sugahara, Hikaru/菅原 光" w:date="2022-07-01T21:29:00Z"/>
        </w:trPr>
        <w:tc>
          <w:tcPr>
            <w:tcW w:w="473" w:type="dxa"/>
            <w:vMerge w:val="restart"/>
            <w:shd w:val="clear" w:color="auto" w:fill="66FF99"/>
            <w:vAlign w:val="center"/>
          </w:tcPr>
          <w:p w14:paraId="1ECC0277" w14:textId="34B2AAE8" w:rsidR="00042457" w:rsidRPr="00F37467" w:rsidDel="00557DD5" w:rsidRDefault="00042457">
            <w:pPr>
              <w:pStyle w:val="3"/>
              <w:rPr>
                <w:del w:id="3503" w:author="Sugahara, Hikaru/菅原 光" w:date="2022-07-01T21:29:00Z"/>
                <w:rFonts w:ascii="Meiryo UI" w:eastAsia="Meiryo UI" w:hAnsi="Meiryo UI"/>
                <w:rPrChange w:id="3504" w:author="Sasaki Kenji／佐々木　研二／AI" w:date="2021-11-19T14:16:00Z">
                  <w:rPr>
                    <w:del w:id="3505" w:author="Sugahara, Hikaru/菅原 光" w:date="2022-07-01T21:29:00Z"/>
                  </w:rPr>
                </w:rPrChange>
              </w:rPr>
              <w:pPrChange w:id="3506" w:author="Sugahara, Hikaru/菅原 光" w:date="2022-07-01T21:29:00Z">
                <w:pPr>
                  <w:jc w:val="center"/>
                </w:pPr>
              </w:pPrChange>
            </w:pPr>
            <w:del w:id="3507" w:author="Sugahara, Hikaru/菅原 光" w:date="2022-07-01T21:29:00Z">
              <w:r w:rsidRPr="00F37467" w:rsidDel="00557DD5">
                <w:rPr>
                  <w:lang w:val="en"/>
                  <w:rPrChange w:id="3508" w:author="Sasaki Kenji／佐々木　研二／AI" w:date="2021-11-19T14:16:00Z">
                    <w:rPr/>
                  </w:rPrChange>
                </w:rPr>
                <w:delText>No</w:delText>
              </w:r>
            </w:del>
          </w:p>
        </w:tc>
        <w:tc>
          <w:tcPr>
            <w:tcW w:w="2363" w:type="dxa"/>
            <w:vMerge w:val="restart"/>
            <w:shd w:val="clear" w:color="auto" w:fill="66FF99"/>
            <w:vAlign w:val="center"/>
          </w:tcPr>
          <w:p w14:paraId="13875FA2" w14:textId="26628790" w:rsidR="00042457" w:rsidRPr="00F37467" w:rsidDel="00557DD5" w:rsidRDefault="00042457">
            <w:pPr>
              <w:pStyle w:val="3"/>
              <w:rPr>
                <w:del w:id="3509" w:author="Sugahara, Hikaru/菅原 光" w:date="2022-07-01T21:29:00Z"/>
                <w:rFonts w:ascii="Meiryo UI" w:eastAsia="Meiryo UI" w:hAnsi="Meiryo UI"/>
                <w:rPrChange w:id="3510" w:author="Sasaki Kenji／佐々木　研二／AI" w:date="2021-11-19T14:16:00Z">
                  <w:rPr>
                    <w:del w:id="3511" w:author="Sugahara, Hikaru/菅原 光" w:date="2022-07-01T21:29:00Z"/>
                  </w:rPr>
                </w:rPrChange>
              </w:rPr>
              <w:pPrChange w:id="3512" w:author="Sugahara, Hikaru/菅原 光" w:date="2022-07-01T21:29:00Z">
                <w:pPr>
                  <w:jc w:val="left"/>
                </w:pPr>
              </w:pPrChange>
            </w:pPr>
            <w:del w:id="3513" w:author="Sugahara, Hikaru/菅原 光" w:date="2022-07-01T21:29:00Z">
              <w:r w:rsidRPr="00F37467" w:rsidDel="00557DD5">
                <w:rPr>
                  <w:lang w:val="en"/>
                  <w:rPrChange w:id="3514" w:author="Sasaki Kenji／佐々木　研二／AI" w:date="2021-11-19T14:16:00Z">
                    <w:rPr/>
                  </w:rPrChange>
                </w:rPr>
                <w:delText>service</w:delText>
              </w:r>
            </w:del>
          </w:p>
        </w:tc>
        <w:tc>
          <w:tcPr>
            <w:tcW w:w="6804" w:type="dxa"/>
            <w:gridSpan w:val="12"/>
            <w:shd w:val="clear" w:color="auto" w:fill="66FF99"/>
          </w:tcPr>
          <w:p w14:paraId="4B6C7981" w14:textId="295D87F8" w:rsidR="00042457" w:rsidRPr="00F37467" w:rsidDel="00557DD5" w:rsidRDefault="00042457">
            <w:pPr>
              <w:pStyle w:val="3"/>
              <w:rPr>
                <w:del w:id="3515" w:author="Sugahara, Hikaru/菅原 光" w:date="2022-07-01T21:29:00Z"/>
                <w:rFonts w:ascii="Meiryo UI" w:eastAsia="Meiryo UI" w:hAnsi="Meiryo UI"/>
                <w:rPrChange w:id="3516" w:author="Sasaki Kenji／佐々木　研二／AI" w:date="2021-11-19T14:16:00Z">
                  <w:rPr>
                    <w:del w:id="3517" w:author="Sugahara, Hikaru/菅原 光" w:date="2022-07-01T21:29:00Z"/>
                  </w:rPr>
                </w:rPrChange>
              </w:rPr>
              <w:pPrChange w:id="3518" w:author="Sugahara, Hikaru/菅原 光" w:date="2022-07-01T21:29:00Z">
                <w:pPr>
                  <w:jc w:val="center"/>
                </w:pPr>
              </w:pPrChange>
            </w:pPr>
            <w:del w:id="3519" w:author="Sugahara, Hikaru/菅原 光" w:date="2022-07-01T21:29:00Z">
              <w:r w:rsidRPr="00F37467" w:rsidDel="00557DD5">
                <w:rPr>
                  <w:lang w:val="en"/>
                  <w:rPrChange w:id="3520" w:author="Sasaki Kenji／佐々木　研二／AI" w:date="2021-11-19T14:16:00Z">
                    <w:rPr/>
                  </w:rPrChange>
                </w:rPr>
                <w:delText>Target Target</w:delText>
              </w:r>
            </w:del>
          </w:p>
        </w:tc>
      </w:tr>
      <w:tr w:rsidR="00042457" w:rsidRPr="00F37467" w:rsidDel="00557DD5" w14:paraId="11FD44E4" w14:textId="19EA660C" w:rsidTr="00095EEF">
        <w:trPr>
          <w:cantSplit/>
          <w:trHeight w:val="1134"/>
          <w:del w:id="3521" w:author="Sugahara, Hikaru/菅原 光" w:date="2022-07-01T21:29:00Z"/>
        </w:trPr>
        <w:tc>
          <w:tcPr>
            <w:tcW w:w="473" w:type="dxa"/>
            <w:vMerge/>
            <w:shd w:val="clear" w:color="auto" w:fill="66FF99"/>
          </w:tcPr>
          <w:p w14:paraId="542EDF67" w14:textId="240270E2" w:rsidR="00042457" w:rsidRPr="00F37467" w:rsidDel="00557DD5" w:rsidRDefault="00042457">
            <w:pPr>
              <w:pStyle w:val="3"/>
              <w:rPr>
                <w:del w:id="3522" w:author="Sugahara, Hikaru/菅原 光" w:date="2022-07-01T21:29:00Z"/>
                <w:rFonts w:ascii="Meiryo UI" w:eastAsia="Meiryo UI" w:hAnsi="Meiryo UI"/>
                <w:rPrChange w:id="3523" w:author="Sasaki Kenji／佐々木　研二／AI" w:date="2021-11-19T14:16:00Z">
                  <w:rPr>
                    <w:del w:id="3524" w:author="Sugahara, Hikaru/菅原 光" w:date="2022-07-01T21:29:00Z"/>
                  </w:rPr>
                </w:rPrChange>
              </w:rPr>
              <w:pPrChange w:id="3525" w:author="Sugahara, Hikaru/菅原 光" w:date="2022-07-01T21:29:00Z">
                <w:pPr/>
              </w:pPrChange>
            </w:pPr>
          </w:p>
        </w:tc>
        <w:tc>
          <w:tcPr>
            <w:tcW w:w="2363" w:type="dxa"/>
            <w:vMerge/>
            <w:shd w:val="clear" w:color="auto" w:fill="66FF99"/>
          </w:tcPr>
          <w:p w14:paraId="253D53E7" w14:textId="0CB16133" w:rsidR="00042457" w:rsidRPr="00F37467" w:rsidDel="00557DD5" w:rsidRDefault="00042457">
            <w:pPr>
              <w:pStyle w:val="3"/>
              <w:rPr>
                <w:del w:id="3526" w:author="Sugahara, Hikaru/菅原 光" w:date="2022-07-01T21:29:00Z"/>
                <w:rFonts w:ascii="Meiryo UI" w:eastAsia="Meiryo UI" w:hAnsi="Meiryo UI"/>
                <w:rPrChange w:id="3527" w:author="Sasaki Kenji／佐々木　研二／AI" w:date="2021-11-19T14:16:00Z">
                  <w:rPr>
                    <w:del w:id="3528" w:author="Sugahara, Hikaru/菅原 光" w:date="2022-07-01T21:29:00Z"/>
                  </w:rPr>
                </w:rPrChange>
              </w:rPr>
              <w:pPrChange w:id="3529" w:author="Sugahara, Hikaru/菅原 光" w:date="2022-07-01T21:29:00Z">
                <w:pPr/>
              </w:pPrChange>
            </w:pPr>
          </w:p>
        </w:tc>
        <w:tc>
          <w:tcPr>
            <w:tcW w:w="567" w:type="dxa"/>
            <w:shd w:val="clear" w:color="auto" w:fill="66FF99"/>
            <w:textDirection w:val="btLr"/>
          </w:tcPr>
          <w:p w14:paraId="3CC88475" w14:textId="43E9DBF0" w:rsidR="00042457" w:rsidRPr="00F37467" w:rsidDel="00557DD5" w:rsidRDefault="00042457">
            <w:pPr>
              <w:pStyle w:val="3"/>
              <w:rPr>
                <w:del w:id="3530" w:author="Sugahara, Hikaru/菅原 光" w:date="2022-07-01T21:29:00Z"/>
                <w:rFonts w:ascii="Meiryo UI" w:eastAsia="Meiryo UI" w:hAnsi="Meiryo UI"/>
                <w:sz w:val="16"/>
                <w:rPrChange w:id="3531" w:author="Sasaki Kenji／佐々木　研二／AI" w:date="2021-11-19T14:16:00Z">
                  <w:rPr>
                    <w:del w:id="3532" w:author="Sugahara, Hikaru/菅原 光" w:date="2022-07-01T21:29:00Z"/>
                    <w:sz w:val="16"/>
                  </w:rPr>
                </w:rPrChange>
              </w:rPr>
              <w:pPrChange w:id="3533" w:author="Sugahara, Hikaru/菅原 光" w:date="2022-07-01T21:29:00Z">
                <w:pPr>
                  <w:ind w:left="113" w:right="113"/>
                </w:pPr>
              </w:pPrChange>
            </w:pPr>
            <w:del w:id="3534" w:author="Sugahara, Hikaru/菅原 光" w:date="2022-07-01T21:29:00Z">
              <w:r w:rsidRPr="00F37467" w:rsidDel="00557DD5">
                <w:rPr>
                  <w:sz w:val="16"/>
                  <w:lang w:val="en"/>
                  <w:rPrChange w:id="3535" w:author="Sasaki Kenji／佐々木　研二／AI" w:date="2021-11-19T14:16:00Z">
                    <w:rPr>
                      <w:sz w:val="16"/>
                    </w:rPr>
                  </w:rPrChange>
                </w:rPr>
                <w:delText>Japan</w:delText>
              </w:r>
            </w:del>
          </w:p>
        </w:tc>
        <w:tc>
          <w:tcPr>
            <w:tcW w:w="567" w:type="dxa"/>
            <w:shd w:val="clear" w:color="auto" w:fill="66FF99"/>
            <w:textDirection w:val="btLr"/>
          </w:tcPr>
          <w:p w14:paraId="738E578A" w14:textId="18106A3F" w:rsidR="00042457" w:rsidRPr="00F37467" w:rsidDel="00557DD5" w:rsidRDefault="00042457">
            <w:pPr>
              <w:pStyle w:val="3"/>
              <w:rPr>
                <w:del w:id="3536" w:author="Sugahara, Hikaru/菅原 光" w:date="2022-07-01T21:29:00Z"/>
                <w:rFonts w:ascii="Meiryo UI" w:eastAsia="Meiryo UI" w:hAnsi="Meiryo UI"/>
                <w:sz w:val="16"/>
                <w:rPrChange w:id="3537" w:author="Sasaki Kenji／佐々木　研二／AI" w:date="2021-11-19T14:16:00Z">
                  <w:rPr>
                    <w:del w:id="3538" w:author="Sugahara, Hikaru/菅原 光" w:date="2022-07-01T21:29:00Z"/>
                    <w:sz w:val="16"/>
                  </w:rPr>
                </w:rPrChange>
              </w:rPr>
              <w:pPrChange w:id="3539" w:author="Sugahara, Hikaru/菅原 光" w:date="2022-07-01T21:29:00Z">
                <w:pPr>
                  <w:ind w:left="113" w:right="113"/>
                </w:pPr>
              </w:pPrChange>
            </w:pPr>
            <w:del w:id="3540" w:author="Sugahara, Hikaru/菅原 光" w:date="2022-07-01T21:29:00Z">
              <w:r w:rsidRPr="00F37467" w:rsidDel="00557DD5">
                <w:rPr>
                  <w:sz w:val="16"/>
                  <w:lang w:val="en"/>
                  <w:rPrChange w:id="3541" w:author="Sasaki Kenji／佐々木　研二／AI" w:date="2021-11-19T14:16:00Z">
                    <w:rPr>
                      <w:sz w:val="16"/>
                    </w:rPr>
                  </w:rPrChange>
                </w:rPr>
                <w:delText>North America</w:delText>
              </w:r>
            </w:del>
          </w:p>
        </w:tc>
        <w:tc>
          <w:tcPr>
            <w:tcW w:w="567" w:type="dxa"/>
            <w:shd w:val="clear" w:color="auto" w:fill="66FF99"/>
            <w:textDirection w:val="btLr"/>
          </w:tcPr>
          <w:p w14:paraId="36C13D93" w14:textId="548650C0" w:rsidR="00042457" w:rsidRPr="00F37467" w:rsidDel="00557DD5" w:rsidRDefault="00042457">
            <w:pPr>
              <w:pStyle w:val="3"/>
              <w:rPr>
                <w:del w:id="3542" w:author="Sugahara, Hikaru/菅原 光" w:date="2022-07-01T21:29:00Z"/>
                <w:rFonts w:ascii="Meiryo UI" w:eastAsia="Meiryo UI" w:hAnsi="Meiryo UI"/>
                <w:sz w:val="16"/>
                <w:rPrChange w:id="3543" w:author="Sasaki Kenji／佐々木　研二／AI" w:date="2021-11-19T14:16:00Z">
                  <w:rPr>
                    <w:del w:id="3544" w:author="Sugahara, Hikaru/菅原 光" w:date="2022-07-01T21:29:00Z"/>
                    <w:sz w:val="16"/>
                  </w:rPr>
                </w:rPrChange>
              </w:rPr>
              <w:pPrChange w:id="3545" w:author="Sugahara, Hikaru/菅原 光" w:date="2022-07-01T21:29:00Z">
                <w:pPr>
                  <w:ind w:left="113" w:right="113"/>
                </w:pPr>
              </w:pPrChange>
            </w:pPr>
            <w:del w:id="3546" w:author="Sugahara, Hikaru/菅原 光" w:date="2022-07-01T21:29:00Z">
              <w:r w:rsidRPr="00F37467" w:rsidDel="00557DD5">
                <w:rPr>
                  <w:sz w:val="16"/>
                  <w:lang w:val="en"/>
                  <w:rPrChange w:id="3547" w:author="Sasaki Kenji／佐々木　研二／AI" w:date="2021-11-19T14:16:00Z">
                    <w:rPr>
                      <w:sz w:val="16"/>
                    </w:rPr>
                  </w:rPrChange>
                </w:rPr>
                <w:delText>Europe</w:delText>
              </w:r>
            </w:del>
          </w:p>
        </w:tc>
        <w:tc>
          <w:tcPr>
            <w:tcW w:w="567" w:type="dxa"/>
            <w:shd w:val="clear" w:color="auto" w:fill="66FF99"/>
            <w:textDirection w:val="btLr"/>
          </w:tcPr>
          <w:p w14:paraId="2E63EE5F" w14:textId="5DBD0163" w:rsidR="00042457" w:rsidRPr="00F37467" w:rsidDel="00557DD5" w:rsidRDefault="00042457">
            <w:pPr>
              <w:pStyle w:val="3"/>
              <w:rPr>
                <w:del w:id="3548" w:author="Sugahara, Hikaru/菅原 光" w:date="2022-07-01T21:29:00Z"/>
                <w:rFonts w:ascii="Meiryo UI" w:eastAsia="Meiryo UI" w:hAnsi="Meiryo UI"/>
                <w:sz w:val="16"/>
                <w:rPrChange w:id="3549" w:author="Sasaki Kenji／佐々木　研二／AI" w:date="2021-11-19T14:16:00Z">
                  <w:rPr>
                    <w:del w:id="3550" w:author="Sugahara, Hikaru/菅原 光" w:date="2022-07-01T21:29:00Z"/>
                    <w:sz w:val="16"/>
                  </w:rPr>
                </w:rPrChange>
              </w:rPr>
              <w:pPrChange w:id="3551" w:author="Sugahara, Hikaru/菅原 光" w:date="2022-07-01T21:29:00Z">
                <w:pPr>
                  <w:ind w:left="113" w:right="113"/>
                </w:pPr>
              </w:pPrChange>
            </w:pPr>
            <w:del w:id="3552" w:author="Sugahara, Hikaru/菅原 光" w:date="2022-07-01T21:29:00Z">
              <w:r w:rsidRPr="00F37467" w:rsidDel="00557DD5">
                <w:rPr>
                  <w:sz w:val="16"/>
                  <w:lang w:val="en"/>
                  <w:rPrChange w:id="3553" w:author="Sasaki Kenji／佐々木　研二／AI" w:date="2021-11-19T14:16:00Z">
                    <w:rPr>
                      <w:sz w:val="16"/>
                    </w:rPr>
                  </w:rPrChange>
                </w:rPr>
                <w:delText>Oceania</w:delText>
              </w:r>
            </w:del>
          </w:p>
        </w:tc>
        <w:tc>
          <w:tcPr>
            <w:tcW w:w="567" w:type="dxa"/>
            <w:shd w:val="clear" w:color="auto" w:fill="66FF99"/>
            <w:textDirection w:val="btLr"/>
          </w:tcPr>
          <w:p w14:paraId="4ABC6E4E" w14:textId="7581A809" w:rsidR="00042457" w:rsidRPr="00F37467" w:rsidDel="00557DD5" w:rsidRDefault="00042457">
            <w:pPr>
              <w:pStyle w:val="3"/>
              <w:rPr>
                <w:del w:id="3554" w:author="Sugahara, Hikaru/菅原 光" w:date="2022-07-01T21:29:00Z"/>
                <w:rFonts w:ascii="Meiryo UI" w:eastAsia="Meiryo UI" w:hAnsi="Meiryo UI"/>
                <w:sz w:val="16"/>
                <w:rPrChange w:id="3555" w:author="Sasaki Kenji／佐々木　研二／AI" w:date="2021-11-19T14:16:00Z">
                  <w:rPr>
                    <w:del w:id="3556" w:author="Sugahara, Hikaru/菅原 光" w:date="2022-07-01T21:29:00Z"/>
                    <w:sz w:val="16"/>
                  </w:rPr>
                </w:rPrChange>
              </w:rPr>
              <w:pPrChange w:id="3557" w:author="Sugahara, Hikaru/菅原 光" w:date="2022-07-01T21:29:00Z">
                <w:pPr>
                  <w:ind w:left="113" w:right="113"/>
                </w:pPr>
              </w:pPrChange>
            </w:pPr>
            <w:del w:id="3558" w:author="Sugahara, Hikaru/菅原 光" w:date="2022-07-01T21:29:00Z">
              <w:r w:rsidRPr="00F37467" w:rsidDel="00557DD5">
                <w:rPr>
                  <w:sz w:val="16"/>
                  <w:lang w:val="en"/>
                  <w:rPrChange w:id="3559" w:author="Sasaki Kenji／佐々木　研二／AI" w:date="2021-11-19T14:16:00Z">
                    <w:rPr>
                      <w:sz w:val="16"/>
                    </w:rPr>
                  </w:rPrChange>
                </w:rPr>
                <w:delText>Southeast Asia</w:delText>
              </w:r>
            </w:del>
          </w:p>
        </w:tc>
        <w:tc>
          <w:tcPr>
            <w:tcW w:w="567" w:type="dxa"/>
            <w:shd w:val="clear" w:color="auto" w:fill="66FF99"/>
            <w:textDirection w:val="btLr"/>
          </w:tcPr>
          <w:p w14:paraId="39E07E3A" w14:textId="629FC4E0" w:rsidR="00042457" w:rsidRPr="00F37467" w:rsidDel="00557DD5" w:rsidRDefault="00042457">
            <w:pPr>
              <w:pStyle w:val="3"/>
              <w:rPr>
                <w:del w:id="3560" w:author="Sugahara, Hikaru/菅原 光" w:date="2022-07-01T21:29:00Z"/>
                <w:rFonts w:ascii="Meiryo UI" w:eastAsia="Meiryo UI" w:hAnsi="Meiryo UI"/>
                <w:sz w:val="16"/>
                <w:rPrChange w:id="3561" w:author="Sasaki Kenji／佐々木　研二／AI" w:date="2021-11-19T14:16:00Z">
                  <w:rPr>
                    <w:del w:id="3562" w:author="Sugahara, Hikaru/菅原 光" w:date="2022-07-01T21:29:00Z"/>
                    <w:sz w:val="16"/>
                  </w:rPr>
                </w:rPrChange>
              </w:rPr>
              <w:pPrChange w:id="3563" w:author="Sugahara, Hikaru/菅原 光" w:date="2022-07-01T21:29:00Z">
                <w:pPr>
                  <w:ind w:left="113" w:right="113"/>
                </w:pPr>
              </w:pPrChange>
            </w:pPr>
            <w:del w:id="3564" w:author="Sugahara, Hikaru/菅原 光" w:date="2022-07-01T21:29:00Z">
              <w:r w:rsidRPr="00F37467" w:rsidDel="00557DD5">
                <w:rPr>
                  <w:sz w:val="16"/>
                  <w:lang w:val="en"/>
                  <w:rPrChange w:id="3565" w:author="Sasaki Kenji／佐々木　研二／AI" w:date="2021-11-19T14:16:00Z">
                    <w:rPr>
                      <w:sz w:val="16"/>
                    </w:rPr>
                  </w:rPrChange>
                </w:rPr>
                <w:delText>India</w:delText>
              </w:r>
            </w:del>
          </w:p>
        </w:tc>
        <w:tc>
          <w:tcPr>
            <w:tcW w:w="567" w:type="dxa"/>
            <w:shd w:val="clear" w:color="auto" w:fill="66FF99"/>
            <w:textDirection w:val="btLr"/>
          </w:tcPr>
          <w:p w14:paraId="74575361" w14:textId="034E353A" w:rsidR="00042457" w:rsidRPr="00F37467" w:rsidDel="00557DD5" w:rsidRDefault="00042457">
            <w:pPr>
              <w:pStyle w:val="3"/>
              <w:rPr>
                <w:del w:id="3566" w:author="Sugahara, Hikaru/菅原 光" w:date="2022-07-01T21:29:00Z"/>
                <w:rFonts w:ascii="Meiryo UI" w:eastAsia="Meiryo UI" w:hAnsi="Meiryo UI"/>
                <w:sz w:val="16"/>
                <w:rPrChange w:id="3567" w:author="Sasaki Kenji／佐々木　研二／AI" w:date="2021-11-19T14:16:00Z">
                  <w:rPr>
                    <w:del w:id="3568" w:author="Sugahara, Hikaru/菅原 光" w:date="2022-07-01T21:29:00Z"/>
                    <w:sz w:val="16"/>
                  </w:rPr>
                </w:rPrChange>
              </w:rPr>
              <w:pPrChange w:id="3569" w:author="Sugahara, Hikaru/菅原 光" w:date="2022-07-01T21:29:00Z">
                <w:pPr>
                  <w:ind w:left="113" w:right="113"/>
                </w:pPr>
              </w:pPrChange>
            </w:pPr>
            <w:del w:id="3570" w:author="Sugahara, Hikaru/菅原 光" w:date="2022-07-01T21:29:00Z">
              <w:r w:rsidRPr="00F37467" w:rsidDel="00557DD5">
                <w:rPr>
                  <w:sz w:val="16"/>
                  <w:lang w:val="en"/>
                  <w:rPrChange w:id="3571" w:author="Sasaki Kenji／佐々木　研二／AI" w:date="2021-11-19T14:16:00Z">
                    <w:rPr>
                      <w:sz w:val="16"/>
                    </w:rPr>
                  </w:rPrChange>
                </w:rPr>
                <w:delText>Middle East</w:delText>
              </w:r>
            </w:del>
          </w:p>
        </w:tc>
        <w:tc>
          <w:tcPr>
            <w:tcW w:w="567" w:type="dxa"/>
            <w:shd w:val="clear" w:color="auto" w:fill="66FF99"/>
            <w:textDirection w:val="btLr"/>
          </w:tcPr>
          <w:p w14:paraId="5526A80C" w14:textId="7F111FFD" w:rsidR="00042457" w:rsidRPr="00F37467" w:rsidDel="00557DD5" w:rsidRDefault="00042457">
            <w:pPr>
              <w:pStyle w:val="3"/>
              <w:rPr>
                <w:del w:id="3572" w:author="Sugahara, Hikaru/菅原 光" w:date="2022-07-01T21:29:00Z"/>
                <w:rFonts w:ascii="Meiryo UI" w:eastAsia="Meiryo UI" w:hAnsi="Meiryo UI"/>
                <w:sz w:val="16"/>
                <w:rPrChange w:id="3573" w:author="Sasaki Kenji／佐々木　研二／AI" w:date="2021-11-19T14:16:00Z">
                  <w:rPr>
                    <w:del w:id="3574" w:author="Sugahara, Hikaru/菅原 光" w:date="2022-07-01T21:29:00Z"/>
                    <w:sz w:val="16"/>
                  </w:rPr>
                </w:rPrChange>
              </w:rPr>
              <w:pPrChange w:id="3575" w:author="Sugahara, Hikaru/菅原 光" w:date="2022-07-01T21:29:00Z">
                <w:pPr>
                  <w:ind w:left="113" w:right="113"/>
                </w:pPr>
              </w:pPrChange>
            </w:pPr>
            <w:del w:id="3576" w:author="Sugahara, Hikaru/菅原 光" w:date="2022-07-01T21:29:00Z">
              <w:r w:rsidRPr="00F37467" w:rsidDel="00557DD5">
                <w:rPr>
                  <w:sz w:val="16"/>
                  <w:lang w:val="en"/>
                  <w:rPrChange w:id="3577" w:author="Sasaki Kenji／佐々木　研二／AI" w:date="2021-11-19T14:16:00Z">
                    <w:rPr>
                      <w:sz w:val="16"/>
                    </w:rPr>
                  </w:rPrChange>
                </w:rPr>
                <w:delText>South america</w:delText>
              </w:r>
            </w:del>
          </w:p>
        </w:tc>
        <w:tc>
          <w:tcPr>
            <w:tcW w:w="567" w:type="dxa"/>
            <w:shd w:val="clear" w:color="auto" w:fill="66FF99"/>
            <w:textDirection w:val="btLr"/>
          </w:tcPr>
          <w:p w14:paraId="4709BF48" w14:textId="127E5BDB" w:rsidR="00042457" w:rsidRPr="00F37467" w:rsidDel="00557DD5" w:rsidRDefault="00042457">
            <w:pPr>
              <w:pStyle w:val="3"/>
              <w:rPr>
                <w:del w:id="3578" w:author="Sugahara, Hikaru/菅原 光" w:date="2022-07-01T21:29:00Z"/>
                <w:rFonts w:ascii="Meiryo UI" w:eastAsia="Meiryo UI" w:hAnsi="Meiryo UI"/>
                <w:sz w:val="16"/>
                <w:rPrChange w:id="3579" w:author="Sasaki Kenji／佐々木　研二／AI" w:date="2021-11-19T14:16:00Z">
                  <w:rPr>
                    <w:del w:id="3580" w:author="Sugahara, Hikaru/菅原 光" w:date="2022-07-01T21:29:00Z"/>
                    <w:sz w:val="16"/>
                  </w:rPr>
                </w:rPrChange>
              </w:rPr>
              <w:pPrChange w:id="3581" w:author="Sugahara, Hikaru/菅原 光" w:date="2022-07-01T21:29:00Z">
                <w:pPr>
                  <w:ind w:left="113" w:right="113"/>
                </w:pPr>
              </w:pPrChange>
            </w:pPr>
            <w:del w:id="3582" w:author="Sugahara, Hikaru/菅原 光" w:date="2022-07-01T21:29:00Z">
              <w:r w:rsidRPr="00F37467" w:rsidDel="00557DD5">
                <w:rPr>
                  <w:sz w:val="16"/>
                  <w:lang w:val="en"/>
                  <w:rPrChange w:id="3583" w:author="Sasaki Kenji／佐々木　研二／AI" w:date="2021-11-19T14:16:00Z">
                    <w:rPr>
                      <w:sz w:val="16"/>
                    </w:rPr>
                  </w:rPrChange>
                </w:rPr>
                <w:delText>South Africa</w:delText>
              </w:r>
            </w:del>
          </w:p>
          <w:p w14:paraId="5BFC0EB6" w14:textId="1496AA4A" w:rsidR="00042457" w:rsidRPr="00F37467" w:rsidDel="00557DD5" w:rsidRDefault="00042457">
            <w:pPr>
              <w:pStyle w:val="3"/>
              <w:rPr>
                <w:del w:id="3584" w:author="Sugahara, Hikaru/菅原 光" w:date="2022-07-01T21:29:00Z"/>
                <w:rFonts w:ascii="Meiryo UI" w:eastAsia="Meiryo UI" w:hAnsi="Meiryo UI"/>
                <w:sz w:val="16"/>
                <w:rPrChange w:id="3585" w:author="Sasaki Kenji／佐々木　研二／AI" w:date="2021-11-19T14:16:00Z">
                  <w:rPr>
                    <w:del w:id="3586" w:author="Sugahara, Hikaru/菅原 光" w:date="2022-07-01T21:29:00Z"/>
                    <w:sz w:val="16"/>
                  </w:rPr>
                </w:rPrChange>
              </w:rPr>
              <w:pPrChange w:id="3587" w:author="Sugahara, Hikaru/菅原 光" w:date="2022-07-01T21:29:00Z">
                <w:pPr>
                  <w:ind w:left="113" w:right="113"/>
                </w:pPr>
              </w:pPrChange>
            </w:pPr>
          </w:p>
        </w:tc>
        <w:tc>
          <w:tcPr>
            <w:tcW w:w="567" w:type="dxa"/>
            <w:shd w:val="clear" w:color="auto" w:fill="66FF99"/>
            <w:textDirection w:val="btLr"/>
          </w:tcPr>
          <w:p w14:paraId="6FCD48FC" w14:textId="3AC14678" w:rsidR="00042457" w:rsidRPr="00F37467" w:rsidDel="00557DD5" w:rsidRDefault="00042457">
            <w:pPr>
              <w:pStyle w:val="3"/>
              <w:rPr>
                <w:del w:id="3588" w:author="Sugahara, Hikaru/菅原 光" w:date="2022-07-01T21:29:00Z"/>
                <w:rFonts w:ascii="Meiryo UI" w:eastAsia="Meiryo UI" w:hAnsi="Meiryo UI"/>
                <w:sz w:val="16"/>
                <w:rPrChange w:id="3589" w:author="Sasaki Kenji／佐々木　研二／AI" w:date="2021-11-19T14:16:00Z">
                  <w:rPr>
                    <w:del w:id="3590" w:author="Sugahara, Hikaru/菅原 光" w:date="2022-07-01T21:29:00Z"/>
                    <w:sz w:val="16"/>
                  </w:rPr>
                </w:rPrChange>
              </w:rPr>
              <w:pPrChange w:id="3591" w:author="Sugahara, Hikaru/菅原 光" w:date="2022-07-01T21:29:00Z">
                <w:pPr>
                  <w:ind w:left="113" w:right="113"/>
                </w:pPr>
              </w:pPrChange>
            </w:pPr>
            <w:del w:id="3592" w:author="Sugahara, Hikaru/菅原 光" w:date="2022-07-01T21:29:00Z">
              <w:r w:rsidRPr="00F37467" w:rsidDel="00557DD5">
                <w:rPr>
                  <w:sz w:val="16"/>
                  <w:lang w:val="en"/>
                  <w:rPrChange w:id="3593" w:author="Sasaki Kenji／佐々木　研二／AI" w:date="2021-11-19T14:16:00Z">
                    <w:rPr>
                      <w:sz w:val="16"/>
                    </w:rPr>
                  </w:rPrChange>
                </w:rPr>
                <w:delText>Taiwan</w:delText>
              </w:r>
            </w:del>
          </w:p>
        </w:tc>
        <w:tc>
          <w:tcPr>
            <w:tcW w:w="567" w:type="dxa"/>
            <w:shd w:val="clear" w:color="auto" w:fill="66FF99"/>
            <w:textDirection w:val="btLr"/>
          </w:tcPr>
          <w:p w14:paraId="3175E8D4" w14:textId="13126562" w:rsidR="00042457" w:rsidRPr="00F37467" w:rsidDel="00557DD5" w:rsidRDefault="00042457">
            <w:pPr>
              <w:pStyle w:val="3"/>
              <w:rPr>
                <w:del w:id="3594" w:author="Sugahara, Hikaru/菅原 光" w:date="2022-07-01T21:29:00Z"/>
                <w:rFonts w:ascii="Meiryo UI" w:eastAsia="Meiryo UI" w:hAnsi="Meiryo UI"/>
                <w:sz w:val="16"/>
                <w:rPrChange w:id="3595" w:author="Sasaki Kenji／佐々木　研二／AI" w:date="2021-11-19T14:16:00Z">
                  <w:rPr>
                    <w:del w:id="3596" w:author="Sugahara, Hikaru/菅原 光" w:date="2022-07-01T21:29:00Z"/>
                    <w:sz w:val="16"/>
                  </w:rPr>
                </w:rPrChange>
              </w:rPr>
              <w:pPrChange w:id="3597" w:author="Sugahara, Hikaru/菅原 光" w:date="2022-07-01T21:29:00Z">
                <w:pPr>
                  <w:ind w:left="113" w:right="113"/>
                </w:pPr>
              </w:pPrChange>
            </w:pPr>
            <w:del w:id="3598" w:author="Sugahara, Hikaru/菅原 光" w:date="2022-07-01T21:29:00Z">
              <w:r w:rsidRPr="00F37467" w:rsidDel="00557DD5">
                <w:rPr>
                  <w:sz w:val="16"/>
                  <w:lang w:val="en"/>
                  <w:rPrChange w:id="3599" w:author="Sasaki Kenji／佐々木　研二／AI" w:date="2021-11-19T14:16:00Z">
                    <w:rPr>
                      <w:sz w:val="16"/>
                    </w:rPr>
                  </w:rPrChange>
                </w:rPr>
                <w:delText>Hong Kong and Macau</w:delText>
              </w:r>
            </w:del>
          </w:p>
        </w:tc>
        <w:tc>
          <w:tcPr>
            <w:tcW w:w="567" w:type="dxa"/>
            <w:shd w:val="clear" w:color="auto" w:fill="66FF99"/>
            <w:textDirection w:val="btLr"/>
          </w:tcPr>
          <w:p w14:paraId="1371DB78" w14:textId="6D275B67" w:rsidR="00042457" w:rsidRPr="00F37467" w:rsidDel="00557DD5" w:rsidRDefault="00042457">
            <w:pPr>
              <w:pStyle w:val="3"/>
              <w:rPr>
                <w:del w:id="3600" w:author="Sugahara, Hikaru/菅原 光" w:date="2022-07-01T21:29:00Z"/>
                <w:rFonts w:ascii="Meiryo UI" w:eastAsia="Meiryo UI" w:hAnsi="Meiryo UI"/>
                <w:sz w:val="16"/>
                <w:rPrChange w:id="3601" w:author="Sasaki Kenji／佐々木　研二／AI" w:date="2021-11-19T14:16:00Z">
                  <w:rPr>
                    <w:del w:id="3602" w:author="Sugahara, Hikaru/菅原 光" w:date="2022-07-01T21:29:00Z"/>
                    <w:sz w:val="16"/>
                  </w:rPr>
                </w:rPrChange>
              </w:rPr>
              <w:pPrChange w:id="3603" w:author="Sugahara, Hikaru/菅原 光" w:date="2022-07-01T21:29:00Z">
                <w:pPr>
                  <w:ind w:left="113" w:right="113"/>
                </w:pPr>
              </w:pPrChange>
            </w:pPr>
            <w:del w:id="3604" w:author="Sugahara, Hikaru/菅原 光" w:date="2022-07-01T21:29:00Z">
              <w:r w:rsidRPr="00F37467" w:rsidDel="00557DD5">
                <w:rPr>
                  <w:sz w:val="16"/>
                  <w:lang w:val="en"/>
                  <w:rPrChange w:id="3605" w:author="Sasaki Kenji／佐々木　研二／AI" w:date="2021-11-19T14:16:00Z">
                    <w:rPr>
                      <w:sz w:val="16"/>
                    </w:rPr>
                  </w:rPrChange>
                </w:rPr>
                <w:delText>China</w:delText>
              </w:r>
            </w:del>
          </w:p>
        </w:tc>
      </w:tr>
      <w:tr w:rsidR="00042457" w:rsidRPr="00F37467" w:rsidDel="00557DD5" w14:paraId="33F32043" w14:textId="3EBE7BA1" w:rsidTr="00095EEF">
        <w:trPr>
          <w:trHeight w:val="93"/>
          <w:del w:id="3606" w:author="Sugahara, Hikaru/菅原 光" w:date="2022-07-01T21:29:00Z"/>
        </w:trPr>
        <w:tc>
          <w:tcPr>
            <w:tcW w:w="473" w:type="dxa"/>
            <w:tcBorders>
              <w:bottom w:val="single" w:sz="4" w:space="0" w:color="auto"/>
            </w:tcBorders>
          </w:tcPr>
          <w:p w14:paraId="3C489E71" w14:textId="17D98E73" w:rsidR="00042457" w:rsidRPr="00F37467" w:rsidDel="00557DD5" w:rsidRDefault="00042457">
            <w:pPr>
              <w:pStyle w:val="3"/>
              <w:rPr>
                <w:del w:id="3607" w:author="Sugahara, Hikaru/菅原 光" w:date="2022-07-01T21:29:00Z"/>
                <w:rFonts w:ascii="Meiryo UI" w:eastAsia="Meiryo UI" w:hAnsi="Meiryo UI"/>
                <w:sz w:val="18"/>
                <w:rPrChange w:id="3608" w:author="Sasaki Kenji／佐々木　研二／AI" w:date="2021-11-19T14:16:00Z">
                  <w:rPr>
                    <w:del w:id="3609" w:author="Sugahara, Hikaru/菅原 光" w:date="2022-07-01T21:29:00Z"/>
                    <w:sz w:val="18"/>
                  </w:rPr>
                </w:rPrChange>
              </w:rPr>
              <w:pPrChange w:id="3610" w:author="Sugahara, Hikaru/菅原 光" w:date="2022-07-01T21:29:00Z">
                <w:pPr>
                  <w:jc w:val="center"/>
                </w:pPr>
              </w:pPrChange>
            </w:pPr>
            <w:del w:id="3611" w:author="Sugahara, Hikaru/菅原 光" w:date="2022-07-01T21:29:00Z">
              <w:r w:rsidRPr="00F37467" w:rsidDel="00557DD5">
                <w:rPr>
                  <w:sz w:val="18"/>
                  <w:lang w:val="en"/>
                  <w:rPrChange w:id="3612" w:author="Sasaki Kenji／佐々木　研二／AI" w:date="2021-11-19T14:16:00Z">
                    <w:rPr>
                      <w:sz w:val="18"/>
                    </w:rPr>
                  </w:rPrChange>
                </w:rPr>
                <w:delText>3</w:delText>
              </w:r>
            </w:del>
          </w:p>
        </w:tc>
        <w:tc>
          <w:tcPr>
            <w:tcW w:w="2363" w:type="dxa"/>
            <w:tcBorders>
              <w:bottom w:val="single" w:sz="4" w:space="0" w:color="auto"/>
            </w:tcBorders>
          </w:tcPr>
          <w:p w14:paraId="48F3370F" w14:textId="325006AE" w:rsidR="00042457" w:rsidRPr="00F37467" w:rsidDel="00557DD5" w:rsidRDefault="00042457">
            <w:pPr>
              <w:pStyle w:val="3"/>
              <w:rPr>
                <w:del w:id="3613" w:author="Sugahara, Hikaru/菅原 光" w:date="2022-07-01T21:29:00Z"/>
                <w:rFonts w:ascii="Meiryo UI" w:eastAsia="Meiryo UI" w:hAnsi="Meiryo UI"/>
                <w:sz w:val="18"/>
                <w:rPrChange w:id="3614" w:author="Sasaki Kenji／佐々木　研二／AI" w:date="2021-11-19T14:16:00Z">
                  <w:rPr>
                    <w:del w:id="3615" w:author="Sugahara, Hikaru/菅原 光" w:date="2022-07-01T21:29:00Z"/>
                    <w:sz w:val="18"/>
                  </w:rPr>
                </w:rPrChange>
              </w:rPr>
              <w:pPrChange w:id="3616" w:author="Sugahara, Hikaru/菅原 光" w:date="2022-07-01T21:29:00Z">
                <w:pPr/>
              </w:pPrChange>
            </w:pPr>
            <w:del w:id="3617" w:author="Sugahara, Hikaru/菅原 光" w:date="2022-07-01T21:29:00Z">
              <w:r w:rsidRPr="00F37467" w:rsidDel="00557DD5">
                <w:rPr>
                  <w:rFonts w:ascii="Century" w:eastAsia="ＭＳ Ｐゴシック" w:hAnsi="Century"/>
                  <w:lang w:val="en"/>
                  <w:rPrChange w:id="3618" w:author="Sasaki Kenji／佐々木　研二／AI" w:date="2021-11-19T14:16:00Z">
                    <w:rPr>
                      <w:rFonts w:ascii="ＭＳ ゴシック" w:eastAsia="ＭＳ ゴシック" w:hAnsi="ＭＳ ゴシック" w:cs="Meiryo UI"/>
                    </w:rPr>
                  </w:rPrChange>
                </w:rPr>
                <w:delText>Home arrival guide</w:delText>
              </w:r>
            </w:del>
          </w:p>
        </w:tc>
        <w:tc>
          <w:tcPr>
            <w:tcW w:w="567" w:type="dxa"/>
            <w:tcBorders>
              <w:bottom w:val="single" w:sz="4" w:space="0" w:color="auto"/>
            </w:tcBorders>
            <w:vAlign w:val="center"/>
          </w:tcPr>
          <w:p w14:paraId="35940468" w14:textId="4D05A604" w:rsidR="00042457" w:rsidRPr="00F37467" w:rsidDel="00557DD5" w:rsidRDefault="00042457">
            <w:pPr>
              <w:pStyle w:val="3"/>
              <w:rPr>
                <w:del w:id="3619" w:author="Sugahara, Hikaru/菅原 光" w:date="2022-07-01T21:29:00Z"/>
                <w:rFonts w:ascii="Meiryo UI" w:eastAsia="Meiryo UI" w:hAnsi="Meiryo UI"/>
                <w:rPrChange w:id="3620" w:author="Sasaki Kenji／佐々木　研二／AI" w:date="2021-11-19T14:16:00Z">
                  <w:rPr>
                    <w:del w:id="3621" w:author="Sugahara, Hikaru/菅原 光" w:date="2022-07-01T21:29:00Z"/>
                  </w:rPr>
                </w:rPrChange>
              </w:rPr>
              <w:pPrChange w:id="3622" w:author="Sugahara, Hikaru/菅原 光" w:date="2022-07-01T21:29:00Z">
                <w:pPr>
                  <w:jc w:val="center"/>
                </w:pPr>
              </w:pPrChange>
            </w:pPr>
            <w:del w:id="3623" w:author="Sugahara, Hikaru/菅原 光" w:date="2022-07-01T21:29:00Z">
              <w:r w:rsidRPr="009C78C3" w:rsidDel="00557DD5">
                <w:rPr>
                  <w:lang w:val="en"/>
                </w:rPr>
                <w:delText>○</w:delText>
              </w:r>
            </w:del>
          </w:p>
        </w:tc>
        <w:tc>
          <w:tcPr>
            <w:tcW w:w="567" w:type="dxa"/>
            <w:tcBorders>
              <w:bottom w:val="single" w:sz="4" w:space="0" w:color="auto"/>
            </w:tcBorders>
            <w:shd w:val="clear" w:color="auto" w:fill="FFFFFF"/>
            <w:vAlign w:val="center"/>
          </w:tcPr>
          <w:p w14:paraId="0A79C7FA" w14:textId="6FAACDA7" w:rsidR="00042457" w:rsidRPr="00F37467" w:rsidDel="00557DD5" w:rsidRDefault="00042457">
            <w:pPr>
              <w:pStyle w:val="3"/>
              <w:rPr>
                <w:del w:id="3624" w:author="Sugahara, Hikaru/菅原 光" w:date="2022-07-01T21:29:00Z"/>
                <w:rFonts w:ascii="Meiryo UI" w:eastAsia="Meiryo UI" w:hAnsi="Meiryo UI"/>
                <w:rPrChange w:id="3625" w:author="Sasaki Kenji／佐々木　研二／AI" w:date="2021-11-19T14:16:00Z">
                  <w:rPr>
                    <w:del w:id="3626" w:author="Sugahara, Hikaru/菅原 光" w:date="2022-07-01T21:29:00Z"/>
                  </w:rPr>
                </w:rPrChange>
              </w:rPr>
              <w:pPrChange w:id="3627" w:author="Sugahara, Hikaru/菅原 光" w:date="2022-07-01T21:29:00Z">
                <w:pPr>
                  <w:jc w:val="center"/>
                </w:pPr>
              </w:pPrChange>
            </w:pPr>
            <w:del w:id="3628" w:author="Sugahara, Hikaru/菅原 光" w:date="2022-07-01T21:29:00Z">
              <w:r w:rsidRPr="00F37467" w:rsidDel="00557DD5">
                <w:rPr>
                  <w:rFonts w:hint="eastAsia"/>
                  <w:lang w:val="en"/>
                  <w:rPrChange w:id="3629"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7CF96C27" w14:textId="557BE996" w:rsidR="00042457" w:rsidRPr="00F37467" w:rsidDel="00557DD5" w:rsidRDefault="00042457">
            <w:pPr>
              <w:pStyle w:val="3"/>
              <w:rPr>
                <w:del w:id="3630" w:author="Sugahara, Hikaru/菅原 光" w:date="2022-07-01T21:29:00Z"/>
                <w:rFonts w:ascii="Meiryo UI" w:eastAsia="Meiryo UI" w:hAnsi="Meiryo UI"/>
                <w:rPrChange w:id="3631" w:author="Sasaki Kenji／佐々木　研二／AI" w:date="2021-11-19T14:16:00Z">
                  <w:rPr>
                    <w:del w:id="3632" w:author="Sugahara, Hikaru/菅原 光" w:date="2022-07-01T21:29:00Z"/>
                  </w:rPr>
                </w:rPrChange>
              </w:rPr>
              <w:pPrChange w:id="3633" w:author="Sugahara, Hikaru/菅原 光" w:date="2022-07-01T21:29:00Z">
                <w:pPr>
                  <w:jc w:val="center"/>
                </w:pPr>
              </w:pPrChange>
            </w:pPr>
            <w:del w:id="3634" w:author="Sugahara, Hikaru/菅原 光" w:date="2022-07-01T21:29:00Z">
              <w:r w:rsidRPr="00F37467" w:rsidDel="00557DD5">
                <w:rPr>
                  <w:rFonts w:hint="eastAsia"/>
                  <w:lang w:val="en"/>
                  <w:rPrChange w:id="3635"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07B70610" w14:textId="27A18D70" w:rsidR="00042457" w:rsidRPr="00F37467" w:rsidDel="00557DD5" w:rsidRDefault="00042457">
            <w:pPr>
              <w:pStyle w:val="3"/>
              <w:rPr>
                <w:del w:id="3636" w:author="Sugahara, Hikaru/菅原 光" w:date="2022-07-01T21:29:00Z"/>
                <w:rFonts w:ascii="Meiryo UI" w:eastAsia="Meiryo UI" w:hAnsi="Meiryo UI"/>
                <w:rPrChange w:id="3637" w:author="Sasaki Kenji／佐々木　研二／AI" w:date="2021-11-19T14:16:00Z">
                  <w:rPr>
                    <w:del w:id="3638" w:author="Sugahara, Hikaru/菅原 光" w:date="2022-07-01T21:29:00Z"/>
                  </w:rPr>
                </w:rPrChange>
              </w:rPr>
              <w:pPrChange w:id="3639" w:author="Sugahara, Hikaru/菅原 光" w:date="2022-07-01T21:29:00Z">
                <w:pPr>
                  <w:jc w:val="center"/>
                </w:pPr>
              </w:pPrChange>
            </w:pPr>
            <w:del w:id="3640" w:author="Sugahara, Hikaru/菅原 光" w:date="2022-07-01T21:29:00Z">
              <w:r w:rsidRPr="00F37467" w:rsidDel="00557DD5">
                <w:rPr>
                  <w:rFonts w:hint="eastAsia"/>
                  <w:lang w:val="en"/>
                  <w:rPrChange w:id="3641"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13704AE3" w14:textId="6EB114EE" w:rsidR="00042457" w:rsidRPr="00F37467" w:rsidDel="00557DD5" w:rsidRDefault="00042457">
            <w:pPr>
              <w:pStyle w:val="3"/>
              <w:rPr>
                <w:del w:id="3642" w:author="Sugahara, Hikaru/菅原 光" w:date="2022-07-01T21:29:00Z"/>
                <w:rFonts w:ascii="Meiryo UI" w:eastAsia="Meiryo UI" w:hAnsi="Meiryo UI"/>
                <w:rPrChange w:id="3643" w:author="Sasaki Kenji／佐々木　研二／AI" w:date="2021-11-19T14:16:00Z">
                  <w:rPr>
                    <w:del w:id="3644" w:author="Sugahara, Hikaru/菅原 光" w:date="2022-07-01T21:29:00Z"/>
                  </w:rPr>
                </w:rPrChange>
              </w:rPr>
              <w:pPrChange w:id="3645" w:author="Sugahara, Hikaru/菅原 光" w:date="2022-07-01T21:29:00Z">
                <w:pPr>
                  <w:jc w:val="center"/>
                </w:pPr>
              </w:pPrChange>
            </w:pPr>
            <w:del w:id="3646" w:author="Sugahara, Hikaru/菅原 光" w:date="2022-07-01T21:29:00Z">
              <w:r w:rsidRPr="00F37467" w:rsidDel="00557DD5">
                <w:rPr>
                  <w:rFonts w:hint="eastAsia"/>
                  <w:lang w:val="en"/>
                  <w:rPrChange w:id="3647"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55F5AD59" w14:textId="4580C5A5" w:rsidR="00042457" w:rsidRPr="00F37467" w:rsidDel="00557DD5" w:rsidRDefault="00042457">
            <w:pPr>
              <w:pStyle w:val="3"/>
              <w:rPr>
                <w:del w:id="3648" w:author="Sugahara, Hikaru/菅原 光" w:date="2022-07-01T21:29:00Z"/>
                <w:rFonts w:ascii="Meiryo UI" w:eastAsia="Meiryo UI" w:hAnsi="Meiryo UI"/>
                <w:rPrChange w:id="3649" w:author="Sasaki Kenji／佐々木　研二／AI" w:date="2021-11-19T14:16:00Z">
                  <w:rPr>
                    <w:del w:id="3650" w:author="Sugahara, Hikaru/菅原 光" w:date="2022-07-01T21:29:00Z"/>
                  </w:rPr>
                </w:rPrChange>
              </w:rPr>
              <w:pPrChange w:id="3651" w:author="Sugahara, Hikaru/菅原 光" w:date="2022-07-01T21:29:00Z">
                <w:pPr>
                  <w:jc w:val="center"/>
                </w:pPr>
              </w:pPrChange>
            </w:pPr>
            <w:del w:id="3652" w:author="Sugahara, Hikaru/菅原 光" w:date="2022-07-01T21:29:00Z">
              <w:r w:rsidRPr="00F37467" w:rsidDel="00557DD5">
                <w:rPr>
                  <w:rFonts w:hint="eastAsia"/>
                  <w:lang w:val="en"/>
                  <w:rPrChange w:id="3653"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4D0802BA" w14:textId="27ED1853" w:rsidR="00042457" w:rsidRPr="00F37467" w:rsidDel="00557DD5" w:rsidRDefault="00042457">
            <w:pPr>
              <w:pStyle w:val="3"/>
              <w:rPr>
                <w:del w:id="3654" w:author="Sugahara, Hikaru/菅原 光" w:date="2022-07-01T21:29:00Z"/>
                <w:rFonts w:ascii="Meiryo UI" w:eastAsia="Meiryo UI" w:hAnsi="Meiryo UI"/>
                <w:rPrChange w:id="3655" w:author="Sasaki Kenji／佐々木　研二／AI" w:date="2021-11-19T14:16:00Z">
                  <w:rPr>
                    <w:del w:id="3656" w:author="Sugahara, Hikaru/菅原 光" w:date="2022-07-01T21:29:00Z"/>
                  </w:rPr>
                </w:rPrChange>
              </w:rPr>
              <w:pPrChange w:id="3657" w:author="Sugahara, Hikaru/菅原 光" w:date="2022-07-01T21:29:00Z">
                <w:pPr>
                  <w:jc w:val="center"/>
                </w:pPr>
              </w:pPrChange>
            </w:pPr>
            <w:del w:id="3658" w:author="Sugahara, Hikaru/菅原 光" w:date="2022-07-01T21:29:00Z">
              <w:r w:rsidRPr="00F37467" w:rsidDel="00557DD5">
                <w:rPr>
                  <w:rFonts w:hint="eastAsia"/>
                  <w:lang w:val="en"/>
                  <w:rPrChange w:id="3659"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475D79C7" w14:textId="7DB11A9E" w:rsidR="00042457" w:rsidRPr="00F37467" w:rsidDel="00557DD5" w:rsidRDefault="00042457">
            <w:pPr>
              <w:pStyle w:val="3"/>
              <w:rPr>
                <w:del w:id="3660" w:author="Sugahara, Hikaru/菅原 光" w:date="2022-07-01T21:29:00Z"/>
                <w:rFonts w:ascii="Meiryo UI" w:eastAsia="Meiryo UI" w:hAnsi="Meiryo UI"/>
                <w:rPrChange w:id="3661" w:author="Sasaki Kenji／佐々木　研二／AI" w:date="2021-11-19T14:16:00Z">
                  <w:rPr>
                    <w:del w:id="3662" w:author="Sugahara, Hikaru/菅原 光" w:date="2022-07-01T21:29:00Z"/>
                  </w:rPr>
                </w:rPrChange>
              </w:rPr>
              <w:pPrChange w:id="3663" w:author="Sugahara, Hikaru/菅原 光" w:date="2022-07-01T21:29:00Z">
                <w:pPr>
                  <w:jc w:val="center"/>
                </w:pPr>
              </w:pPrChange>
            </w:pPr>
            <w:del w:id="3664" w:author="Sugahara, Hikaru/菅原 光" w:date="2022-07-01T21:29:00Z">
              <w:r w:rsidRPr="00F37467" w:rsidDel="00557DD5">
                <w:rPr>
                  <w:rFonts w:hint="eastAsia"/>
                  <w:lang w:val="en"/>
                  <w:rPrChange w:id="3665"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6815A9D2" w14:textId="3F41AA3F" w:rsidR="00042457" w:rsidRPr="00F37467" w:rsidDel="00557DD5" w:rsidRDefault="00042457">
            <w:pPr>
              <w:pStyle w:val="3"/>
              <w:rPr>
                <w:del w:id="3666" w:author="Sugahara, Hikaru/菅原 光" w:date="2022-07-01T21:29:00Z"/>
                <w:rFonts w:ascii="Meiryo UI" w:eastAsia="Meiryo UI" w:hAnsi="Meiryo UI"/>
                <w:rPrChange w:id="3667" w:author="Sasaki Kenji／佐々木　研二／AI" w:date="2021-11-19T14:16:00Z">
                  <w:rPr>
                    <w:del w:id="3668" w:author="Sugahara, Hikaru/菅原 光" w:date="2022-07-01T21:29:00Z"/>
                  </w:rPr>
                </w:rPrChange>
              </w:rPr>
              <w:pPrChange w:id="3669" w:author="Sugahara, Hikaru/菅原 光" w:date="2022-07-01T21:29:00Z">
                <w:pPr>
                  <w:jc w:val="center"/>
                </w:pPr>
              </w:pPrChange>
            </w:pPr>
            <w:del w:id="3670" w:author="Sugahara, Hikaru/菅原 光" w:date="2022-07-01T21:29:00Z">
              <w:r w:rsidRPr="00F37467" w:rsidDel="00557DD5">
                <w:rPr>
                  <w:rFonts w:hint="eastAsia"/>
                  <w:lang w:val="en"/>
                  <w:rPrChange w:id="3671"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2220D806" w14:textId="3931D111" w:rsidR="00042457" w:rsidRPr="00F37467" w:rsidDel="00557DD5" w:rsidRDefault="00042457">
            <w:pPr>
              <w:pStyle w:val="3"/>
              <w:rPr>
                <w:del w:id="3672" w:author="Sugahara, Hikaru/菅原 光" w:date="2022-07-01T21:29:00Z"/>
                <w:rFonts w:ascii="Meiryo UI" w:eastAsia="Meiryo UI" w:hAnsi="Meiryo UI"/>
                <w:rPrChange w:id="3673" w:author="Sasaki Kenji／佐々木　研二／AI" w:date="2021-11-19T14:16:00Z">
                  <w:rPr>
                    <w:del w:id="3674" w:author="Sugahara, Hikaru/菅原 光" w:date="2022-07-01T21:29:00Z"/>
                  </w:rPr>
                </w:rPrChange>
              </w:rPr>
              <w:pPrChange w:id="3675" w:author="Sugahara, Hikaru/菅原 光" w:date="2022-07-01T21:29:00Z">
                <w:pPr>
                  <w:jc w:val="center"/>
                </w:pPr>
              </w:pPrChange>
            </w:pPr>
            <w:del w:id="3676" w:author="Sugahara, Hikaru/菅原 光" w:date="2022-07-01T21:29:00Z">
              <w:r w:rsidRPr="00F37467" w:rsidDel="00557DD5">
                <w:rPr>
                  <w:rFonts w:hint="eastAsia"/>
                  <w:lang w:val="en"/>
                  <w:rPrChange w:id="3677"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610C25E2" w14:textId="55BB0311" w:rsidR="00042457" w:rsidRPr="00F37467" w:rsidDel="00557DD5" w:rsidRDefault="00042457">
            <w:pPr>
              <w:pStyle w:val="3"/>
              <w:rPr>
                <w:del w:id="3678" w:author="Sugahara, Hikaru/菅原 光" w:date="2022-07-01T21:29:00Z"/>
                <w:rFonts w:ascii="Meiryo UI" w:eastAsia="Meiryo UI" w:hAnsi="Meiryo UI"/>
                <w:rPrChange w:id="3679" w:author="Sasaki Kenji／佐々木　研二／AI" w:date="2021-11-19T14:16:00Z">
                  <w:rPr>
                    <w:del w:id="3680" w:author="Sugahara, Hikaru/菅原 光" w:date="2022-07-01T21:29:00Z"/>
                  </w:rPr>
                </w:rPrChange>
              </w:rPr>
              <w:pPrChange w:id="3681" w:author="Sugahara, Hikaru/菅原 光" w:date="2022-07-01T21:29:00Z">
                <w:pPr>
                  <w:jc w:val="center"/>
                </w:pPr>
              </w:pPrChange>
            </w:pPr>
            <w:del w:id="3682" w:author="Sugahara, Hikaru/菅原 光" w:date="2022-07-01T21:29:00Z">
              <w:r w:rsidRPr="00F37467" w:rsidDel="00557DD5">
                <w:rPr>
                  <w:rFonts w:hint="eastAsia"/>
                  <w:lang w:val="en"/>
                  <w:rPrChange w:id="3683" w:author="Sasaki Kenji／佐々木　研二／AI" w:date="2021-11-19T14:16:00Z">
                    <w:rPr>
                      <w:rFonts w:hint="eastAsia"/>
                    </w:rPr>
                  </w:rPrChange>
                </w:rPr>
                <w:delText>―</w:delText>
              </w:r>
            </w:del>
          </w:p>
        </w:tc>
        <w:tc>
          <w:tcPr>
            <w:tcW w:w="567" w:type="dxa"/>
            <w:tcBorders>
              <w:bottom w:val="single" w:sz="4" w:space="0" w:color="auto"/>
            </w:tcBorders>
            <w:shd w:val="clear" w:color="auto" w:fill="FFFFFF"/>
            <w:vAlign w:val="center"/>
          </w:tcPr>
          <w:p w14:paraId="2A1648C9" w14:textId="572EF01D" w:rsidR="00042457" w:rsidRPr="00F37467" w:rsidDel="00557DD5" w:rsidRDefault="00042457">
            <w:pPr>
              <w:pStyle w:val="3"/>
              <w:rPr>
                <w:del w:id="3684" w:author="Sugahara, Hikaru/菅原 光" w:date="2022-07-01T21:29:00Z"/>
                <w:rFonts w:ascii="Meiryo UI" w:eastAsia="Meiryo UI" w:hAnsi="Meiryo UI"/>
                <w:rPrChange w:id="3685" w:author="Sasaki Kenji／佐々木　研二／AI" w:date="2021-11-19T14:16:00Z">
                  <w:rPr>
                    <w:del w:id="3686" w:author="Sugahara, Hikaru/菅原 光" w:date="2022-07-01T21:29:00Z"/>
                  </w:rPr>
                </w:rPrChange>
              </w:rPr>
              <w:pPrChange w:id="3687" w:author="Sugahara, Hikaru/菅原 光" w:date="2022-07-01T21:29:00Z">
                <w:pPr>
                  <w:jc w:val="center"/>
                </w:pPr>
              </w:pPrChange>
            </w:pPr>
            <w:del w:id="3688" w:author="Sugahara, Hikaru/菅原 光" w:date="2022-07-01T21:29:00Z">
              <w:r w:rsidRPr="00F37467" w:rsidDel="00557DD5">
                <w:rPr>
                  <w:rFonts w:hint="eastAsia"/>
                  <w:lang w:val="en"/>
                  <w:rPrChange w:id="3689" w:author="Sasaki Kenji／佐々木　研二／AI" w:date="2021-11-19T14:16:00Z">
                    <w:rPr>
                      <w:rFonts w:hint="eastAsia"/>
                    </w:rPr>
                  </w:rPrChange>
                </w:rPr>
                <w:delText>―</w:delText>
              </w:r>
            </w:del>
          </w:p>
        </w:tc>
      </w:tr>
    </w:tbl>
    <w:p w14:paraId="11296AA2" w14:textId="064E4C08" w:rsidR="00042457" w:rsidRPr="00F37467" w:rsidDel="00557DD5" w:rsidRDefault="00042457">
      <w:pPr>
        <w:pStyle w:val="3"/>
        <w:rPr>
          <w:del w:id="3690" w:author="Sugahara, Hikaru/菅原 光" w:date="2022-07-01T21:29:00Z"/>
          <w:rFonts w:ascii="Meiryo UI" w:eastAsia="Meiryo UI" w:hAnsi="Meiryo UI"/>
          <w:rPrChange w:id="3691" w:author="Sasaki Kenji／佐々木　研二／AI" w:date="2021-11-19T14:16:00Z">
            <w:rPr>
              <w:del w:id="3692" w:author="Sugahara, Hikaru/菅原 光" w:date="2022-07-01T21:29:00Z"/>
            </w:rPr>
          </w:rPrChange>
        </w:rPr>
        <w:pPrChange w:id="3693" w:author="Sugahara, Hikaru/菅原 光" w:date="2022-07-01T21:29:00Z">
          <w:pPr/>
        </w:pPrChange>
      </w:pPr>
    </w:p>
    <w:p w14:paraId="7CEC767B" w14:textId="76E47E30" w:rsidR="00E64976" w:rsidRPr="00F37467" w:rsidRDefault="00E64976" w:rsidP="00E64976">
      <w:pPr>
        <w:pStyle w:val="3"/>
        <w:rPr>
          <w:rFonts w:ascii="Meiryo UI" w:eastAsia="Meiryo UI" w:hAnsi="Meiryo UI"/>
          <w:rPrChange w:id="3694" w:author="Sasaki Kenji／佐々木　研二／AI" w:date="2021-11-19T14:16:00Z">
            <w:rPr>
              <w:rFonts w:ascii="ＭＳ ゴシック" w:hAnsi="ＭＳ ゴシック"/>
            </w:rPr>
          </w:rPrChange>
        </w:rPr>
      </w:pPr>
      <w:bookmarkStart w:id="3695" w:name="_Toc80878057"/>
      <w:bookmarkStart w:id="3696" w:name="_Toc189941499"/>
      <w:r w:rsidRPr="00F37467">
        <w:rPr>
          <w:rFonts w:hint="eastAsia"/>
          <w:lang w:val="en"/>
          <w:rPrChange w:id="3697" w:author="Sasaki Kenji／佐々木　研二／AI" w:date="2021-11-19T14:16:00Z">
            <w:rPr>
              <w:rFonts w:ascii="ＭＳ ゴシック" w:hAnsi="ＭＳ ゴシック" w:hint="eastAsia"/>
            </w:rPr>
          </w:rPrChange>
        </w:rPr>
        <w:t>５－３－</w:t>
      </w:r>
      <w:del w:id="3698" w:author="Sugahara, Hikaru/菅原 光" w:date="2022-07-01T21:29:00Z">
        <w:r w:rsidRPr="00F37467" w:rsidDel="00557DD5">
          <w:rPr>
            <w:rFonts w:hint="eastAsia"/>
            <w:lang w:val="en"/>
            <w:rPrChange w:id="3699" w:author="Sasaki Kenji／佐々木　研二／AI" w:date="2021-11-19T14:16:00Z">
              <w:rPr>
                <w:rFonts w:ascii="ＭＳ ゴシック" w:hAnsi="ＭＳ ゴシック" w:hint="eastAsia"/>
              </w:rPr>
            </w:rPrChange>
          </w:rPr>
          <w:delText>２</w:delText>
        </w:r>
      </w:del>
      <w:ins w:id="3700" w:author="Sugahara, Hikaru/菅原 光" w:date="2022-07-01T21:29:00Z">
        <w:r w:rsidR="00557DD5">
          <w:rPr>
            <w:rFonts w:hint="eastAsia"/>
            <w:lang w:val="en"/>
          </w:rPr>
          <w:t>１</w:t>
        </w:r>
      </w:ins>
      <w:r w:rsidRPr="00F37467">
        <w:rPr>
          <w:rFonts w:hint="eastAsia"/>
          <w:lang w:val="en"/>
          <w:rPrChange w:id="3701" w:author="Sasaki Kenji／佐々木　研二／AI" w:date="2021-11-19T14:16:00Z">
            <w:rPr>
              <w:rFonts w:ascii="ＭＳ ゴシック" w:hAnsi="ＭＳ ゴシック" w:hint="eastAsia"/>
            </w:rPr>
          </w:rPrChange>
        </w:rPr>
        <w:t>．</w:t>
      </w:r>
      <w:r w:rsidRPr="00F37467">
        <w:rPr>
          <w:lang w:val="en"/>
          <w:rPrChange w:id="3702" w:author="Sasaki Kenji／佐々木　研二／AI" w:date="2021-11-19T14:16:00Z">
            <w:rPr>
              <w:rFonts w:ascii="ＭＳ ゴシック" w:hAnsi="ＭＳ ゴシック"/>
            </w:rPr>
          </w:rPrChange>
        </w:rPr>
        <w:t xml:space="preserve"> </w:t>
      </w:r>
      <w:ins w:id="3703" w:author="Sugahara, Hikaru/菅原 光" w:date="2022-06-25T18:17:00Z">
        <w:r w:rsidR="00FC79A9" w:rsidRPr="00FC79A9">
          <w:rPr>
            <w:rFonts w:hint="eastAsia"/>
            <w:lang w:val="en"/>
          </w:rPr>
          <w:t>基本動作（正常系）</w:t>
        </w:r>
        <w:r w:rsidR="00FC79A9">
          <w:rPr>
            <w:rFonts w:hint="eastAsia"/>
            <w:lang w:val="en"/>
          </w:rPr>
          <w:t xml:space="preserve">　</w:t>
        </w:r>
      </w:ins>
      <w:r w:rsidRPr="00F37467">
        <w:rPr>
          <w:lang w:val="en"/>
          <w:rPrChange w:id="3704" w:author="Sasaki Kenji／佐々木　研二／AI" w:date="2021-11-19T14:16:00Z">
            <w:rPr>
              <w:rFonts w:ascii="ＭＳ ゴシック" w:hAnsi="ＭＳ ゴシック"/>
            </w:rPr>
          </w:rPrChange>
        </w:rPr>
        <w:t>Basic movements (normal system)</w:t>
      </w:r>
      <w:bookmarkEnd w:id="3695"/>
      <w:bookmarkEnd w:id="3696"/>
    </w:p>
    <w:p w14:paraId="168A3E47" w14:textId="4D9EDF88" w:rsidR="00E64976" w:rsidRPr="00F37467" w:rsidRDefault="00FC79A9" w:rsidP="00E64976">
      <w:pPr>
        <w:pStyle w:val="4"/>
        <w:rPr>
          <w:rFonts w:ascii="Meiryo UI" w:eastAsia="Meiryo UI" w:hAnsi="Meiryo UI"/>
          <w:rPrChange w:id="3705" w:author="Sasaki Kenji／佐々木　研二／AI" w:date="2021-11-19T14:16:00Z">
            <w:rPr>
              <w:rFonts w:ascii="ＭＳ ゴシック" w:eastAsia="ＭＳ ゴシック" w:hAnsi="ＭＳ ゴシック"/>
            </w:rPr>
          </w:rPrChange>
        </w:rPr>
      </w:pPr>
      <w:ins w:id="3706" w:author="Sugahara, Hikaru/菅原 光" w:date="2022-06-25T18:17:00Z">
        <w:r w:rsidRPr="00FC79A9">
          <w:rPr>
            <w:rFonts w:hint="eastAsia"/>
            <w:lang w:val="en"/>
          </w:rPr>
          <w:t>サービス概要</w:t>
        </w:r>
        <w:r>
          <w:rPr>
            <w:rFonts w:hint="eastAsia"/>
            <w:lang w:val="en"/>
          </w:rPr>
          <w:t xml:space="preserve">　</w:t>
        </w:r>
      </w:ins>
      <w:r w:rsidR="00E64976" w:rsidRPr="00F37467">
        <w:rPr>
          <w:lang w:val="en"/>
          <w:rPrChange w:id="3707" w:author="Sasaki Kenji／佐々木　研二／AI" w:date="2021-11-19T14:16:00Z">
            <w:rPr>
              <w:rFonts w:ascii="ＭＳ ゴシック" w:eastAsia="ＭＳ ゴシック" w:hAnsi="ＭＳ ゴシック"/>
            </w:rPr>
          </w:rPrChange>
        </w:rPr>
        <w:t>Service Overview</w:t>
      </w:r>
    </w:p>
    <w:p w14:paraId="12D757CB" w14:textId="77777777" w:rsidR="00FC79A9" w:rsidRDefault="009C79F6" w:rsidP="00AD4FC0">
      <w:pPr>
        <w:rPr>
          <w:ins w:id="3708" w:author="Sugahara, Hikaru/菅原 光" w:date="2022-06-25T18:18:00Z"/>
          <w:sz w:val="21"/>
          <w:szCs w:val="21"/>
          <w:lang w:val="en"/>
        </w:rPr>
      </w:pPr>
      <w:r w:rsidRPr="00F37467">
        <w:rPr>
          <w:rFonts w:hint="eastAsia"/>
          <w:sz w:val="21"/>
          <w:szCs w:val="21"/>
          <w:lang w:val="en"/>
          <w:rPrChange w:id="3709"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710" w:author="Sasaki Kenji／佐々木　研二／AI" w:date="2021-11-19T14:16:00Z">
            <w:rPr>
              <w:rFonts w:ascii="ＭＳ ゴシック" w:eastAsia="ＭＳ ゴシック" w:hAnsi="ＭＳ ゴシック"/>
              <w:sz w:val="21"/>
              <w:szCs w:val="21"/>
            </w:rPr>
          </w:rPrChange>
        </w:rPr>
        <w:t xml:space="preserve"> </w:t>
      </w:r>
      <w:ins w:id="3711" w:author="Sugahara, Hikaru/菅原 光" w:date="2022-06-25T18:18:00Z">
        <w:r w:rsidR="00FC79A9" w:rsidRPr="00FC79A9">
          <w:rPr>
            <w:rFonts w:hint="eastAsia"/>
            <w:sz w:val="21"/>
            <w:szCs w:val="21"/>
            <w:lang w:val="en"/>
          </w:rPr>
          <w:t>ユーザは自宅登録されていれば自宅到着時に自宅到着案内の音声発話を確認する事が出来る。</w:t>
        </w:r>
      </w:ins>
    </w:p>
    <w:p w14:paraId="5083EB5B" w14:textId="7D03B8D9" w:rsidR="00AD4FC0" w:rsidRPr="00F37467" w:rsidRDefault="00AD4FC0">
      <w:pPr>
        <w:ind w:firstLineChars="100" w:firstLine="210"/>
        <w:rPr>
          <w:rFonts w:ascii="Meiryo UI" w:eastAsia="Meiryo UI" w:hAnsi="Meiryo UI"/>
          <w:sz w:val="21"/>
          <w:szCs w:val="21"/>
          <w:rPrChange w:id="3712" w:author="Sasaki Kenji／佐々木　研二／AI" w:date="2021-11-19T14:16:00Z">
            <w:rPr>
              <w:rFonts w:ascii="ＭＳ ゴシック" w:eastAsia="ＭＳ ゴシック" w:hAnsi="ＭＳ ゴシック"/>
              <w:sz w:val="21"/>
              <w:szCs w:val="21"/>
            </w:rPr>
          </w:rPrChange>
        </w:rPr>
        <w:pPrChange w:id="3713" w:author="Sugahara, Hikaru/菅原 光" w:date="2022-06-25T18:18:00Z">
          <w:pPr/>
        </w:pPrChange>
      </w:pPr>
      <w:r w:rsidRPr="00F37467">
        <w:rPr>
          <w:sz w:val="21"/>
          <w:szCs w:val="21"/>
          <w:lang w:val="en"/>
          <w:rPrChange w:id="3714" w:author="Sasaki Kenji／佐々木　研二／AI" w:date="2021-11-19T14:16:00Z">
            <w:rPr>
              <w:rFonts w:ascii="ＭＳ ゴシック" w:eastAsia="ＭＳ ゴシック" w:hAnsi="ＭＳ ゴシック"/>
              <w:sz w:val="21"/>
              <w:szCs w:val="21"/>
            </w:rPr>
          </w:rPrChange>
        </w:rPr>
        <w:t>If the user is</w:t>
      </w:r>
      <w:r w:rsidR="009C79F6">
        <w:rPr>
          <w:lang w:val="en"/>
        </w:rPr>
        <w:t xml:space="preserve"> </w:t>
      </w:r>
      <w:r w:rsidR="004328BB" w:rsidRPr="00F37467">
        <w:rPr>
          <w:sz w:val="21"/>
          <w:szCs w:val="21"/>
          <w:lang w:val="en"/>
          <w:rPrChange w:id="3715" w:author="Sasaki Kenji／佐々木　研二／AI" w:date="2021-11-19T14:16:00Z">
            <w:rPr>
              <w:rFonts w:ascii="ＭＳ ゴシック" w:eastAsia="ＭＳ ゴシック" w:hAnsi="ＭＳ ゴシック"/>
              <w:sz w:val="21"/>
              <w:szCs w:val="21"/>
            </w:rPr>
          </w:rPrChange>
        </w:rPr>
        <w:t>registered at home, he</w:t>
      </w:r>
      <w:r w:rsidRPr="00F37467">
        <w:rPr>
          <w:sz w:val="21"/>
          <w:szCs w:val="21"/>
          <w:lang w:val="en"/>
          <w:rPrChange w:id="3716" w:author="Sasaki Kenji／佐々木　研二／AI" w:date="2021-11-19T14:16:00Z">
            <w:rPr>
              <w:rFonts w:ascii="ＭＳ ゴシック" w:eastAsia="ＭＳ ゴシック" w:hAnsi="ＭＳ ゴシック"/>
              <w:sz w:val="21"/>
              <w:szCs w:val="21"/>
            </w:rPr>
          </w:rPrChange>
        </w:rPr>
        <w:t xml:space="preserve">/she can check the voice utterance of the home arrival guide upon arrival at home. </w:t>
      </w:r>
    </w:p>
    <w:p w14:paraId="6FE8D96C" w14:textId="1DBDA0F0" w:rsidR="00CB0A93" w:rsidRPr="00F37467" w:rsidRDefault="009C79F6" w:rsidP="00CB0A93">
      <w:pPr>
        <w:rPr>
          <w:rFonts w:ascii="Meiryo UI" w:eastAsia="Meiryo UI" w:hAnsi="Meiryo UI"/>
          <w:rPrChange w:id="3717" w:author="Sasaki Kenji／佐々木　研二／AI" w:date="2021-11-19T14:16:00Z">
            <w:rPr>
              <w:rFonts w:ascii="ＭＳ ゴシック" w:eastAsia="ＭＳ ゴシック" w:hAnsi="ＭＳ ゴシック"/>
            </w:rPr>
          </w:rPrChange>
        </w:rPr>
      </w:pPr>
      <w:r w:rsidRPr="00F37467">
        <w:rPr>
          <w:rFonts w:hint="eastAsia"/>
          <w:lang w:val="en"/>
          <w:rPrChange w:id="3718" w:author="Sasaki Kenji／佐々木　研二／AI" w:date="2021-11-19T14:16:00Z">
            <w:rPr>
              <w:rFonts w:ascii="ＭＳ ゴシック" w:eastAsia="ＭＳ ゴシック" w:hAnsi="ＭＳ ゴシック" w:hint="eastAsia"/>
            </w:rPr>
          </w:rPrChange>
        </w:rPr>
        <w:t xml:space="preserve">　</w:t>
      </w:r>
      <w:r w:rsidRPr="00F37467">
        <w:rPr>
          <w:lang w:val="en"/>
          <w:rPrChange w:id="3719" w:author="Sasaki Kenji／佐々木　研二／AI" w:date="2021-11-19T14:16:00Z">
            <w:rPr>
              <w:rFonts w:ascii="ＭＳ ゴシック" w:eastAsia="ＭＳ ゴシック" w:hAnsi="ＭＳ ゴシック"/>
            </w:rPr>
          </w:rPrChange>
        </w:rPr>
        <w:t xml:space="preserve">&lt; </w:t>
      </w:r>
      <w:ins w:id="3720" w:author="Sugahara, Hikaru/菅原 光" w:date="2022-06-25T18:18:00Z">
        <w:r w:rsidR="00FC79A9" w:rsidRPr="00FC79A9">
          <w:rPr>
            <w:rFonts w:hint="eastAsia"/>
            <w:lang w:val="en"/>
          </w:rPr>
          <w:t>発話内容</w:t>
        </w:r>
        <w:r w:rsidR="00FC79A9">
          <w:rPr>
            <w:rFonts w:hint="eastAsia"/>
            <w:lang w:val="en"/>
          </w:rPr>
          <w:t xml:space="preserve">　</w:t>
        </w:r>
      </w:ins>
      <w:r w:rsidRPr="00F37467">
        <w:rPr>
          <w:lang w:val="en"/>
          <w:rPrChange w:id="3721" w:author="Sasaki Kenji／佐々木　研二／AI" w:date="2021-11-19T14:16:00Z">
            <w:rPr>
              <w:rFonts w:ascii="ＭＳ ゴシック" w:eastAsia="ＭＳ ゴシック" w:hAnsi="ＭＳ ゴシック"/>
            </w:rPr>
          </w:rPrChange>
        </w:rPr>
        <w:t>utterances&gt;</w:t>
      </w:r>
    </w:p>
    <w:p w14:paraId="0CBEF183" w14:textId="77777777" w:rsidR="00FC79A9" w:rsidRDefault="00FC79A9" w:rsidP="00651DAA">
      <w:pPr>
        <w:ind w:firstLineChars="100" w:firstLine="200"/>
        <w:rPr>
          <w:ins w:id="3722" w:author="Sugahara, Hikaru/菅原 光" w:date="2022-06-25T18:18:00Z"/>
          <w:lang w:val="en"/>
        </w:rPr>
      </w:pPr>
      <w:ins w:id="3723" w:author="Sugahara, Hikaru/菅原 光" w:date="2022-06-25T18:18:00Z">
        <w:r w:rsidRPr="00FC79A9">
          <w:rPr>
            <w:rFonts w:hint="eastAsia"/>
            <w:lang w:val="en"/>
          </w:rPr>
          <w:t>ポーン</w:t>
        </w:r>
        <w:r w:rsidRPr="00FC79A9">
          <w:rPr>
            <w:rFonts w:hint="eastAsia"/>
            <w:lang w:val="en"/>
          </w:rPr>
          <w:t xml:space="preserve"> </w:t>
        </w:r>
        <w:r w:rsidRPr="00FC79A9">
          <w:rPr>
            <w:rFonts w:hint="eastAsia"/>
            <w:lang w:val="en"/>
          </w:rPr>
          <w:t>お疲れさまでした。</w:t>
        </w:r>
      </w:ins>
    </w:p>
    <w:p w14:paraId="52E9FC7E" w14:textId="28A2E885" w:rsidR="00651DAA" w:rsidRPr="00F37467" w:rsidRDefault="00AD4FC0">
      <w:pPr>
        <w:ind w:firstLineChars="100" w:firstLine="200"/>
        <w:rPr>
          <w:ins w:id="3724" w:author="Mimori Yuto／三森　勇人／AI" w:date="2021-07-22T17:11:00Z"/>
          <w:rFonts w:ascii="Meiryo UI" w:eastAsia="Meiryo UI" w:hAnsi="Meiryo UI"/>
          <w:rPrChange w:id="3725" w:author="Sasaki Kenji／佐々木　研二／AI" w:date="2021-11-19T14:16:00Z">
            <w:rPr>
              <w:ins w:id="3726" w:author="Mimori Yuto／三森　勇人／AI" w:date="2021-07-22T17:11:00Z"/>
              <w:rFonts w:ascii="ＭＳ ゴシック" w:eastAsia="ＭＳ ゴシック" w:hAnsi="ＭＳ ゴシック"/>
            </w:rPr>
          </w:rPrChange>
        </w:rPr>
      </w:pPr>
      <w:r w:rsidRPr="00F37467">
        <w:rPr>
          <w:lang w:val="en"/>
          <w:rPrChange w:id="3727" w:author="Sasaki Kenji／佐々木　研二／AI" w:date="2021-11-19T14:16:00Z">
            <w:rPr>
              <w:rFonts w:ascii="ＭＳ ゴシック" w:eastAsia="ＭＳ ゴシック" w:hAnsi="ＭＳ ゴシック"/>
            </w:rPr>
          </w:rPrChange>
        </w:rPr>
        <w:t xml:space="preserve">Pawn </w:t>
      </w:r>
      <w:r w:rsidR="00296ACB" w:rsidRPr="00F37467">
        <w:rPr>
          <w:lang w:val="en"/>
          <w:rPrChange w:id="3728" w:author="Sasaki Kenji／佐々木　研二／AI" w:date="2021-11-19T14:16:00Z">
            <w:rPr>
              <w:rFonts w:ascii="ＭＳ ゴシック" w:eastAsia="ＭＳ ゴシック" w:hAnsi="ＭＳ ゴシック"/>
            </w:rPr>
          </w:rPrChange>
        </w:rPr>
        <w:t>Thank you for your hard work</w:t>
      </w:r>
      <w:r w:rsidR="004F1C11" w:rsidRPr="00F37467">
        <w:rPr>
          <w:lang w:val="en"/>
          <w:rPrChange w:id="3729" w:author="Sasaki Kenji／佐々木　研二／AI" w:date="2021-11-19T14:16:00Z">
            <w:rPr>
              <w:rFonts w:ascii="ＭＳ ゴシック" w:eastAsia="ＭＳ ゴシック" w:hAnsi="ＭＳ ゴシック"/>
            </w:rPr>
          </w:rPrChange>
        </w:rPr>
        <w:t xml:space="preserve">. </w:t>
      </w:r>
    </w:p>
    <w:p w14:paraId="75885C24" w14:textId="77777777" w:rsidR="00165FBC" w:rsidRPr="00F37467" w:rsidDel="00D976CE" w:rsidRDefault="00165FBC">
      <w:pPr>
        <w:rPr>
          <w:ins w:id="3730" w:author="Mimori Yuto／三森　勇人／AI" w:date="2021-07-22T17:12:00Z"/>
          <w:del w:id="3731" w:author="Nakamura, Taiki/中村 泰貴" w:date="2021-09-05T17:46:00Z"/>
          <w:rFonts w:ascii="Meiryo UI" w:eastAsia="Meiryo UI" w:hAnsi="Meiryo UI"/>
          <w:color w:val="FF0000"/>
          <w:rPrChange w:id="3732" w:author="Sasaki Kenji／佐々木　研二／AI" w:date="2021-11-19T14:16:00Z">
            <w:rPr>
              <w:ins w:id="3733" w:author="Mimori Yuto／三森　勇人／AI" w:date="2021-07-22T17:12:00Z"/>
              <w:del w:id="3734" w:author="Nakamura, Taiki/中村 泰貴" w:date="2021-09-05T17:46:00Z"/>
              <w:rFonts w:ascii="ＭＳ ゴシック" w:eastAsia="ＭＳ ゴシック" w:hAnsi="ＭＳ ゴシック"/>
            </w:rPr>
          </w:rPrChange>
        </w:rPr>
        <w:pPrChange w:id="3735" w:author="Mimori Yuto／三森　勇人／AI" w:date="2021-07-22T17:12:00Z">
          <w:pPr>
            <w:ind w:firstLineChars="100" w:firstLine="200"/>
          </w:pPr>
        </w:pPrChange>
      </w:pPr>
      <w:ins w:id="3736" w:author="Mimori Yuto／三森　勇人／AI" w:date="2021-07-22T17:12:00Z">
        <w:del w:id="3737" w:author="Nakamura, Taiki/中村 泰貴" w:date="2021-09-05T17:46:00Z">
          <w:r w:rsidRPr="00F37467" w:rsidDel="00D976CE">
            <w:rPr>
              <w:rFonts w:hint="eastAsia"/>
              <w:color w:val="FF0000"/>
              <w:lang w:val="en"/>
              <w:rPrChange w:id="3738" w:author="Sasaki Kenji／佐々木　研二／AI" w:date="2021-11-19T14:16:00Z">
                <w:rPr>
                  <w:rFonts w:ascii="ＭＳ ゴシック" w:eastAsia="ＭＳ ゴシック" w:hAnsi="ＭＳ ゴシック" w:hint="eastAsia"/>
                </w:rPr>
              </w:rPrChange>
            </w:rPr>
            <w:delText>・到着案内の後に、運転診断の結果</w:delText>
          </w:r>
          <w:r w:rsidRPr="00F37467" w:rsidDel="00D976CE">
            <w:rPr>
              <w:color w:val="FF0000"/>
              <w:lang w:val="en"/>
              <w:rPrChange w:id="3739" w:author="Sasaki Kenji／佐々木　研二／AI" w:date="2021-11-19T14:16:00Z">
                <w:rPr>
                  <w:rFonts w:ascii="ＭＳ ゴシック" w:eastAsia="ＭＳ ゴシック" w:hAnsi="ＭＳ ゴシック"/>
                </w:rPr>
              </w:rPrChange>
            </w:rPr>
            <w:delText>(</w:delText>
          </w:r>
          <w:r w:rsidRPr="00F37467" w:rsidDel="00D976CE">
            <w:rPr>
              <w:color w:val="FF0000"/>
              <w:lang w:val="en"/>
              <w:rPrChange w:id="3740" w:author="Sasaki Kenji／佐々木　研二／AI" w:date="2021-11-19T14:16:00Z">
                <w:rPr>
                  <w:rFonts w:ascii="ＭＳ ゴシック" w:eastAsia="ＭＳ ゴシック" w:hAnsi="ＭＳ ゴシック"/>
                </w:rPr>
              </w:rPrChange>
            </w:rPr>
            <w:delText>エコ運転度</w:delText>
          </w:r>
          <w:r w:rsidRPr="00F37467" w:rsidDel="00D976CE">
            <w:rPr>
              <w:color w:val="FF0000"/>
              <w:lang w:val="en"/>
              <w:rPrChange w:id="3741" w:author="Sasaki Kenji／佐々木　研二／AI" w:date="2021-11-19T14:16:00Z">
                <w:rPr>
                  <w:rFonts w:ascii="ＭＳ ゴシック" w:eastAsia="ＭＳ ゴシック" w:hAnsi="ＭＳ ゴシック"/>
                </w:rPr>
              </w:rPrChange>
            </w:rPr>
            <w:delText>)</w:delText>
          </w:r>
          <w:r w:rsidRPr="00F37467" w:rsidDel="00D976CE">
            <w:rPr>
              <w:color w:val="FF0000"/>
              <w:lang w:val="en"/>
              <w:rPrChange w:id="3742" w:author="Sasaki Kenji／佐々木　研二／AI" w:date="2021-11-19T14:16:00Z">
                <w:rPr>
                  <w:rFonts w:ascii="ＭＳ ゴシック" w:eastAsia="ＭＳ ゴシック" w:hAnsi="ＭＳ ゴシック"/>
                </w:rPr>
              </w:rPrChange>
            </w:rPr>
            <w:delText>を通知する</w:delText>
          </w:r>
        </w:del>
      </w:ins>
    </w:p>
    <w:p w14:paraId="0B43C046" w14:textId="77777777" w:rsidR="00165FBC" w:rsidRPr="00F37467" w:rsidRDefault="00165FBC">
      <w:pPr>
        <w:rPr>
          <w:rFonts w:ascii="Meiryo UI" w:eastAsia="Meiryo UI" w:hAnsi="Meiryo UI"/>
          <w:rPrChange w:id="3743" w:author="Sasaki Kenji／佐々木　研二／AI" w:date="2021-11-19T14:16:00Z">
            <w:rPr>
              <w:rFonts w:ascii="ＭＳ ゴシック" w:eastAsia="ＭＳ ゴシック" w:hAnsi="ＭＳ ゴシック"/>
            </w:rPr>
          </w:rPrChange>
        </w:rPr>
        <w:pPrChange w:id="3744" w:author="Mimori Yuto／三森　勇人／AI" w:date="2021-07-22T17:12:00Z">
          <w:pPr>
            <w:ind w:firstLineChars="100" w:firstLine="200"/>
          </w:pPr>
        </w:pPrChange>
      </w:pPr>
    </w:p>
    <w:p w14:paraId="4134062F" w14:textId="38CD95CD" w:rsidR="00E64976" w:rsidRPr="00F37467" w:rsidRDefault="00E64976" w:rsidP="00E64976">
      <w:pPr>
        <w:pStyle w:val="3"/>
        <w:rPr>
          <w:rFonts w:ascii="Meiryo UI" w:eastAsia="Meiryo UI" w:hAnsi="Meiryo UI"/>
          <w:rPrChange w:id="3745" w:author="Sasaki Kenji／佐々木　研二／AI" w:date="2021-11-19T14:16:00Z">
            <w:rPr>
              <w:rFonts w:ascii="ＭＳ ゴシック" w:hAnsi="ＭＳ ゴシック"/>
            </w:rPr>
          </w:rPrChange>
        </w:rPr>
      </w:pPr>
      <w:bookmarkStart w:id="3746" w:name="_Toc80878058"/>
      <w:bookmarkStart w:id="3747" w:name="_Toc189941500"/>
      <w:r w:rsidRPr="00F37467">
        <w:rPr>
          <w:lang w:val="en"/>
          <w:rPrChange w:id="3748" w:author="Sasaki Kenji／佐々木　研二／AI" w:date="2021-11-19T14:16:00Z">
            <w:rPr>
              <w:rFonts w:ascii="ＭＳ ゴシック" w:hAnsi="ＭＳ ゴシック"/>
            </w:rPr>
          </w:rPrChange>
        </w:rPr>
        <w:t>5</w:t>
      </w:r>
      <w:r w:rsidRPr="00F37467">
        <w:rPr>
          <w:lang w:val="en"/>
          <w:rPrChange w:id="3749" w:author="Sasaki Kenji／佐々木　研二／AI" w:date="2021-11-19T14:16:00Z">
            <w:rPr>
              <w:rFonts w:ascii="ＭＳ ゴシック" w:hAnsi="ＭＳ ゴシック"/>
            </w:rPr>
          </w:rPrChange>
        </w:rPr>
        <w:t>－</w:t>
      </w:r>
      <w:r w:rsidRPr="00F37467">
        <w:rPr>
          <w:lang w:val="en"/>
          <w:rPrChange w:id="3750" w:author="Sasaki Kenji／佐々木　研二／AI" w:date="2021-11-19T14:16:00Z">
            <w:rPr>
              <w:rFonts w:ascii="ＭＳ ゴシック" w:hAnsi="ＭＳ ゴシック"/>
            </w:rPr>
          </w:rPrChange>
        </w:rPr>
        <w:t>3</w:t>
      </w:r>
      <w:r w:rsidRPr="00F37467">
        <w:rPr>
          <w:lang w:val="en"/>
          <w:rPrChange w:id="3751" w:author="Sasaki Kenji／佐々木　研二／AI" w:date="2021-11-19T14:16:00Z">
            <w:rPr>
              <w:rFonts w:ascii="ＭＳ ゴシック" w:hAnsi="ＭＳ ゴシック"/>
            </w:rPr>
          </w:rPrChange>
        </w:rPr>
        <w:t>－</w:t>
      </w:r>
      <w:ins w:id="3752" w:author="Sugahara, Hikaru/菅原 光" w:date="2022-07-01T21:29:00Z">
        <w:r w:rsidR="00557DD5">
          <w:rPr>
            <w:lang w:val="en"/>
          </w:rPr>
          <w:t>2</w:t>
        </w:r>
      </w:ins>
      <w:del w:id="3753" w:author="Sugahara, Hikaru/菅原 光" w:date="2022-07-01T21:29:00Z">
        <w:r w:rsidRPr="00F37467" w:rsidDel="00557DD5">
          <w:rPr>
            <w:lang w:val="en"/>
            <w:rPrChange w:id="3754" w:author="Sasaki Kenji／佐々木　研二／AI" w:date="2021-11-19T14:16:00Z">
              <w:rPr>
                <w:rFonts w:ascii="ＭＳ ゴシック" w:hAnsi="ＭＳ ゴシック"/>
              </w:rPr>
            </w:rPrChange>
          </w:rPr>
          <w:delText>3</w:delText>
        </w:r>
      </w:del>
      <w:r w:rsidRPr="00F37467">
        <w:rPr>
          <w:lang w:val="en"/>
          <w:rPrChange w:id="3755" w:author="Sasaki Kenji／佐々木　研二／AI" w:date="2021-11-19T14:16:00Z">
            <w:rPr>
              <w:rFonts w:ascii="ＭＳ ゴシック" w:hAnsi="ＭＳ ゴシック"/>
            </w:rPr>
          </w:rPrChange>
        </w:rPr>
        <w:t>．</w:t>
      </w:r>
      <w:r w:rsidRPr="00F37467">
        <w:rPr>
          <w:lang w:val="en"/>
          <w:rPrChange w:id="3756" w:author="Sasaki Kenji／佐々木　研二／AI" w:date="2021-11-19T14:16:00Z">
            <w:rPr>
              <w:rFonts w:ascii="ＭＳ ゴシック" w:hAnsi="ＭＳ ゴシック"/>
            </w:rPr>
          </w:rPrChange>
        </w:rPr>
        <w:t xml:space="preserve"> </w:t>
      </w:r>
      <w:ins w:id="3757" w:author="Sugahara, Hikaru/菅原 光" w:date="2022-06-25T18:18:00Z">
        <w:r w:rsidR="00FC79A9" w:rsidRPr="00FC79A9">
          <w:rPr>
            <w:rFonts w:hint="eastAsia"/>
            <w:lang w:val="en"/>
          </w:rPr>
          <w:t>HMI</w:t>
        </w:r>
        <w:r w:rsidR="00FC79A9" w:rsidRPr="00FC79A9">
          <w:rPr>
            <w:rFonts w:hint="eastAsia"/>
            <w:lang w:val="en"/>
          </w:rPr>
          <w:t>仕様に対する要求</w:t>
        </w:r>
        <w:r w:rsidR="00FC79A9">
          <w:rPr>
            <w:rFonts w:hint="eastAsia"/>
            <w:lang w:val="en"/>
          </w:rPr>
          <w:t xml:space="preserve">　</w:t>
        </w:r>
      </w:ins>
      <w:r w:rsidRPr="00F37467">
        <w:rPr>
          <w:lang w:val="en"/>
          <w:rPrChange w:id="3758" w:author="Sasaki Kenji／佐々木　研二／AI" w:date="2021-11-19T14:16:00Z">
            <w:rPr>
              <w:rFonts w:ascii="ＭＳ ゴシック" w:hAnsi="ＭＳ ゴシック"/>
            </w:rPr>
          </w:rPrChange>
        </w:rPr>
        <w:t>Requirements for HMI</w:t>
      </w:r>
      <w:r>
        <w:rPr>
          <w:lang w:val="en"/>
        </w:rPr>
        <w:t xml:space="preserve"> </w:t>
      </w:r>
      <w:r w:rsidRPr="00F37467">
        <w:rPr>
          <w:lang w:val="en"/>
          <w:rPrChange w:id="3759" w:author="Sasaki Kenji／佐々木　研二／AI" w:date="2021-11-19T14:16:00Z">
            <w:rPr>
              <w:rFonts w:ascii="ＭＳ ゴシック" w:hAnsi="ＭＳ ゴシック"/>
            </w:rPr>
          </w:rPrChange>
        </w:rPr>
        <w:t>specifications</w:t>
      </w:r>
      <w:bookmarkEnd w:id="3746"/>
      <w:bookmarkEnd w:id="3747"/>
    </w:p>
    <w:p w14:paraId="03DE213B" w14:textId="47F2BD2F" w:rsidR="00F402D3" w:rsidRPr="00F37467" w:rsidRDefault="00FC79A9" w:rsidP="00946047">
      <w:pPr>
        <w:rPr>
          <w:rFonts w:ascii="Meiryo UI" w:eastAsia="Meiryo UI" w:hAnsi="Meiryo UI"/>
          <w:rPrChange w:id="3760" w:author="Sasaki Kenji／佐々木　研二／AI" w:date="2021-11-19T14:16:00Z">
            <w:rPr/>
          </w:rPrChange>
        </w:rPr>
      </w:pPr>
      <w:ins w:id="3761" w:author="Sugahara, Hikaru/菅原 光" w:date="2022-06-25T18:18:00Z">
        <w:r>
          <w:rPr>
            <w:rFonts w:hint="eastAsia"/>
            <w:sz w:val="21"/>
            <w:szCs w:val="21"/>
            <w:lang w:val="en"/>
          </w:rPr>
          <w:t xml:space="preserve">なし　</w:t>
        </w:r>
      </w:ins>
      <w:r w:rsidR="002005A8" w:rsidRPr="00F37467">
        <w:rPr>
          <w:sz w:val="21"/>
          <w:szCs w:val="21"/>
          <w:lang w:val="en"/>
          <w:rPrChange w:id="3762" w:author="Sasaki Kenji／佐々木　研二／AI" w:date="2021-11-19T14:16:00Z">
            <w:rPr>
              <w:rFonts w:ascii="ＭＳ ゴシック" w:eastAsia="ＭＳ ゴシック" w:hAnsi="ＭＳ ゴシック"/>
              <w:sz w:val="21"/>
              <w:szCs w:val="21"/>
            </w:rPr>
          </w:rPrChange>
        </w:rPr>
        <w:t>None</w:t>
      </w:r>
    </w:p>
    <w:p w14:paraId="7BAD73FA" w14:textId="4B643D04" w:rsidR="00E64976" w:rsidRPr="00F37467" w:rsidRDefault="00E64976" w:rsidP="00E64976">
      <w:pPr>
        <w:pStyle w:val="3"/>
        <w:rPr>
          <w:rFonts w:ascii="Meiryo UI" w:eastAsia="Meiryo UI" w:hAnsi="Meiryo UI"/>
          <w:rPrChange w:id="3763" w:author="Sasaki Kenji／佐々木　研二／AI" w:date="2021-11-19T14:16:00Z">
            <w:rPr>
              <w:rFonts w:ascii="ＭＳ ゴシック" w:hAnsi="ＭＳ ゴシック"/>
            </w:rPr>
          </w:rPrChange>
        </w:rPr>
      </w:pPr>
      <w:bookmarkStart w:id="3764" w:name="_Toc80878059"/>
      <w:bookmarkStart w:id="3765" w:name="_Toc189941501"/>
      <w:r w:rsidRPr="00F37467">
        <w:rPr>
          <w:lang w:val="en"/>
          <w:rPrChange w:id="3766" w:author="Sasaki Kenji／佐々木　研二／AI" w:date="2021-11-19T14:16:00Z">
            <w:rPr>
              <w:rFonts w:ascii="ＭＳ ゴシック" w:hAnsi="ＭＳ ゴシック"/>
            </w:rPr>
          </w:rPrChange>
        </w:rPr>
        <w:t>5</w:t>
      </w:r>
      <w:r w:rsidRPr="00F37467">
        <w:rPr>
          <w:lang w:val="en"/>
          <w:rPrChange w:id="3767" w:author="Sasaki Kenji／佐々木　研二／AI" w:date="2021-11-19T14:16:00Z">
            <w:rPr>
              <w:rFonts w:ascii="ＭＳ ゴシック" w:hAnsi="ＭＳ ゴシック"/>
            </w:rPr>
          </w:rPrChange>
        </w:rPr>
        <w:t>－</w:t>
      </w:r>
      <w:r w:rsidRPr="00F37467">
        <w:rPr>
          <w:lang w:val="en"/>
          <w:rPrChange w:id="3768" w:author="Sasaki Kenji／佐々木　研二／AI" w:date="2021-11-19T14:16:00Z">
            <w:rPr>
              <w:rFonts w:ascii="ＭＳ ゴシック" w:hAnsi="ＭＳ ゴシック"/>
            </w:rPr>
          </w:rPrChange>
        </w:rPr>
        <w:t>3</w:t>
      </w:r>
      <w:r w:rsidRPr="00F37467">
        <w:rPr>
          <w:lang w:val="en"/>
          <w:rPrChange w:id="3769" w:author="Sasaki Kenji／佐々木　研二／AI" w:date="2021-11-19T14:16:00Z">
            <w:rPr>
              <w:rFonts w:ascii="ＭＳ ゴシック" w:hAnsi="ＭＳ ゴシック"/>
            </w:rPr>
          </w:rPrChange>
        </w:rPr>
        <w:t>－</w:t>
      </w:r>
      <w:ins w:id="3770" w:author="Sugahara, Hikaru/菅原 光" w:date="2022-07-01T21:29:00Z">
        <w:r w:rsidR="00557DD5">
          <w:rPr>
            <w:lang w:val="en"/>
          </w:rPr>
          <w:t>3</w:t>
        </w:r>
      </w:ins>
      <w:del w:id="3771" w:author="Sugahara, Hikaru/菅原 光" w:date="2022-07-01T21:29:00Z">
        <w:r w:rsidRPr="00F37467" w:rsidDel="00557DD5">
          <w:rPr>
            <w:lang w:val="en"/>
            <w:rPrChange w:id="3772" w:author="Sasaki Kenji／佐々木　研二／AI" w:date="2021-11-19T14:16:00Z">
              <w:rPr>
                <w:rFonts w:ascii="ＭＳ ゴシック" w:hAnsi="ＭＳ ゴシック"/>
              </w:rPr>
            </w:rPrChange>
          </w:rPr>
          <w:delText>4</w:delText>
        </w:r>
      </w:del>
      <w:r w:rsidRPr="00F37467">
        <w:rPr>
          <w:lang w:val="en"/>
          <w:rPrChange w:id="3773" w:author="Sasaki Kenji／佐々木　研二／AI" w:date="2021-11-19T14:16:00Z">
            <w:rPr>
              <w:rFonts w:ascii="ＭＳ ゴシック" w:hAnsi="ＭＳ ゴシック"/>
            </w:rPr>
          </w:rPrChange>
        </w:rPr>
        <w:t>．</w:t>
      </w:r>
      <w:r w:rsidRPr="00F37467">
        <w:rPr>
          <w:lang w:val="en"/>
          <w:rPrChange w:id="3774" w:author="Sasaki Kenji／佐々木　研二／AI" w:date="2021-11-19T14:16:00Z">
            <w:rPr>
              <w:rFonts w:ascii="ＭＳ ゴシック" w:hAnsi="ＭＳ ゴシック"/>
            </w:rPr>
          </w:rPrChange>
        </w:rPr>
        <w:t xml:space="preserve"> </w:t>
      </w:r>
      <w:ins w:id="3775" w:author="Sugahara, Hikaru/菅原 光" w:date="2022-06-25T18:18:00Z">
        <w:r w:rsidR="00FC79A9" w:rsidRPr="00FC79A9">
          <w:rPr>
            <w:rFonts w:hint="eastAsia"/>
            <w:lang w:val="en"/>
          </w:rPr>
          <w:t>ユーザ設定項目</w:t>
        </w:r>
        <w:r w:rsidR="00FC79A9">
          <w:rPr>
            <w:rFonts w:hint="eastAsia"/>
            <w:lang w:val="en"/>
          </w:rPr>
          <w:t xml:space="preserve">　</w:t>
        </w:r>
      </w:ins>
      <w:r w:rsidRPr="00F37467">
        <w:rPr>
          <w:lang w:val="en"/>
          <w:rPrChange w:id="3776" w:author="Sasaki Kenji／佐々木　研二／AI" w:date="2021-11-19T14:16:00Z">
            <w:rPr>
              <w:rFonts w:ascii="ＭＳ ゴシック" w:hAnsi="ＭＳ ゴシック"/>
            </w:rPr>
          </w:rPrChange>
        </w:rPr>
        <w:t>User settings items</w:t>
      </w:r>
      <w:bookmarkEnd w:id="3764"/>
      <w:bookmarkEnd w:id="3765"/>
    </w:p>
    <w:p w14:paraId="5B5DC540" w14:textId="77777777" w:rsidR="00FC79A9" w:rsidRDefault="002005A8" w:rsidP="002005A8">
      <w:pPr>
        <w:rPr>
          <w:ins w:id="3777" w:author="Sugahara, Hikaru/菅原 光" w:date="2022-06-25T18:18:00Z"/>
          <w:sz w:val="21"/>
          <w:szCs w:val="21"/>
          <w:lang w:val="en"/>
        </w:rPr>
      </w:pPr>
      <w:r w:rsidRPr="00F37467">
        <w:rPr>
          <w:rFonts w:hint="eastAsia"/>
          <w:sz w:val="21"/>
          <w:szCs w:val="21"/>
          <w:lang w:val="en"/>
          <w:rPrChange w:id="3778"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779" w:author="Sasaki Kenji／佐々木　研二／AI" w:date="2021-11-19T14:16:00Z">
            <w:rPr>
              <w:rFonts w:ascii="ＭＳ ゴシック" w:eastAsia="ＭＳ ゴシック" w:hAnsi="ＭＳ ゴシック"/>
              <w:sz w:val="21"/>
              <w:szCs w:val="21"/>
            </w:rPr>
          </w:rPrChange>
        </w:rPr>
        <w:t xml:space="preserve"> </w:t>
      </w:r>
      <w:ins w:id="3780" w:author="Sugahara, Hikaru/菅原 光" w:date="2022-06-25T18:18:00Z">
        <w:r w:rsidR="00FC79A9" w:rsidRPr="00FC79A9">
          <w:rPr>
            <w:rFonts w:hint="eastAsia"/>
            <w:sz w:val="21"/>
            <w:szCs w:val="21"/>
            <w:lang w:val="en"/>
          </w:rPr>
          <w:t>ユーザは、設定により自宅到着案内をする／しないを変更することができる。</w:t>
        </w:r>
      </w:ins>
    </w:p>
    <w:p w14:paraId="484729B8" w14:textId="01E8CF1A" w:rsidR="002005A8" w:rsidRPr="00F37467" w:rsidRDefault="002005A8">
      <w:pPr>
        <w:ind w:firstLineChars="100" w:firstLine="210"/>
        <w:rPr>
          <w:rFonts w:ascii="Meiryo UI" w:eastAsia="Meiryo UI" w:hAnsi="Meiryo UI"/>
          <w:sz w:val="21"/>
          <w:szCs w:val="21"/>
          <w:rPrChange w:id="3781" w:author="Sasaki Kenji／佐々木　研二／AI" w:date="2021-11-19T14:16:00Z">
            <w:rPr>
              <w:rFonts w:ascii="ＭＳ ゴシック" w:eastAsia="ＭＳ ゴシック" w:hAnsi="ＭＳ ゴシック"/>
              <w:sz w:val="21"/>
              <w:szCs w:val="21"/>
            </w:rPr>
          </w:rPrChange>
        </w:rPr>
        <w:pPrChange w:id="3782" w:author="Sugahara, Hikaru/菅原 光" w:date="2022-06-25T18:18:00Z">
          <w:pPr/>
        </w:pPrChange>
      </w:pPr>
      <w:r w:rsidRPr="00F37467">
        <w:rPr>
          <w:sz w:val="21"/>
          <w:szCs w:val="21"/>
          <w:lang w:val="en"/>
          <w:rPrChange w:id="3783" w:author="Sasaki Kenji／佐々木　研二／AI" w:date="2021-11-19T14:16:00Z">
            <w:rPr>
              <w:rFonts w:ascii="ＭＳ ゴシック" w:eastAsia="ＭＳ ゴシック" w:hAnsi="ＭＳ ゴシック"/>
              <w:sz w:val="21"/>
              <w:szCs w:val="21"/>
            </w:rPr>
          </w:rPrChange>
        </w:rPr>
        <w:t>The user can change the home arrival guide / not by setting.</w:t>
      </w:r>
    </w:p>
    <w:p w14:paraId="6D1840E5" w14:textId="77777777" w:rsidR="00651DAA" w:rsidRPr="00F37467" w:rsidRDefault="00651DAA" w:rsidP="00651DAA">
      <w:pPr>
        <w:ind w:firstLineChars="100" w:firstLine="210"/>
        <w:rPr>
          <w:rFonts w:ascii="Meiryo UI" w:eastAsia="Meiryo UI" w:hAnsi="Meiryo UI"/>
          <w:dstrike/>
          <w:sz w:val="21"/>
          <w:szCs w:val="21"/>
          <w:rPrChange w:id="3784" w:author="Sasaki Kenji／佐々木　研二／AI" w:date="2021-11-19T14:16:00Z">
            <w:rPr>
              <w:rFonts w:ascii="ＭＳ ゴシック" w:eastAsia="ＭＳ ゴシック" w:hAnsi="ＭＳ ゴシック"/>
              <w:dstrike/>
              <w:sz w:val="21"/>
              <w:szCs w:val="21"/>
            </w:rPr>
          </w:rPrChange>
        </w:rPr>
      </w:pPr>
    </w:p>
    <w:p w14:paraId="567E9537" w14:textId="00035AB2" w:rsidR="00E64976" w:rsidRPr="00F37467" w:rsidRDefault="00E64976" w:rsidP="00E64976">
      <w:pPr>
        <w:pStyle w:val="3"/>
        <w:rPr>
          <w:rFonts w:ascii="Meiryo UI" w:eastAsia="Meiryo UI" w:hAnsi="Meiryo UI"/>
          <w:rPrChange w:id="3785" w:author="Sasaki Kenji／佐々木　研二／AI" w:date="2021-11-19T14:16:00Z">
            <w:rPr>
              <w:rFonts w:ascii="ＭＳ ゴシック" w:hAnsi="ＭＳ ゴシック"/>
            </w:rPr>
          </w:rPrChange>
        </w:rPr>
      </w:pPr>
      <w:bookmarkStart w:id="3786" w:name="_Toc80878060"/>
      <w:bookmarkStart w:id="3787" w:name="_Toc189941502"/>
      <w:r w:rsidRPr="00F37467">
        <w:rPr>
          <w:lang w:val="en"/>
          <w:rPrChange w:id="3788" w:author="Sasaki Kenji／佐々木　研二／AI" w:date="2021-11-19T14:16:00Z">
            <w:rPr>
              <w:rFonts w:ascii="ＭＳ ゴシック" w:hAnsi="ＭＳ ゴシック"/>
            </w:rPr>
          </w:rPrChange>
        </w:rPr>
        <w:t>5</w:t>
      </w:r>
      <w:r w:rsidRPr="00F37467">
        <w:rPr>
          <w:lang w:val="en"/>
          <w:rPrChange w:id="3789" w:author="Sasaki Kenji／佐々木　研二／AI" w:date="2021-11-19T14:16:00Z">
            <w:rPr>
              <w:rFonts w:ascii="ＭＳ ゴシック" w:hAnsi="ＭＳ ゴシック"/>
            </w:rPr>
          </w:rPrChange>
        </w:rPr>
        <w:t>－</w:t>
      </w:r>
      <w:r w:rsidRPr="00F37467">
        <w:rPr>
          <w:lang w:val="en"/>
          <w:rPrChange w:id="3790" w:author="Sasaki Kenji／佐々木　研二／AI" w:date="2021-11-19T14:16:00Z">
            <w:rPr>
              <w:rFonts w:ascii="ＭＳ ゴシック" w:hAnsi="ＭＳ ゴシック"/>
            </w:rPr>
          </w:rPrChange>
        </w:rPr>
        <w:t>3</w:t>
      </w:r>
      <w:r w:rsidRPr="00F37467">
        <w:rPr>
          <w:lang w:val="en"/>
          <w:rPrChange w:id="3791" w:author="Sasaki Kenji／佐々木　研二／AI" w:date="2021-11-19T14:16:00Z">
            <w:rPr>
              <w:rFonts w:ascii="ＭＳ ゴシック" w:hAnsi="ＭＳ ゴシック"/>
            </w:rPr>
          </w:rPrChange>
        </w:rPr>
        <w:t>－</w:t>
      </w:r>
      <w:ins w:id="3792" w:author="Sugahara, Hikaru/菅原 光" w:date="2022-07-01T21:29:00Z">
        <w:r w:rsidR="00557DD5">
          <w:rPr>
            <w:lang w:val="en"/>
          </w:rPr>
          <w:t>4</w:t>
        </w:r>
      </w:ins>
      <w:del w:id="3793" w:author="Sugahara, Hikaru/菅原 光" w:date="2022-07-01T21:29:00Z">
        <w:r w:rsidRPr="00F37467" w:rsidDel="00557DD5">
          <w:rPr>
            <w:lang w:val="en"/>
            <w:rPrChange w:id="3794" w:author="Sasaki Kenji／佐々木　研二／AI" w:date="2021-11-19T14:16:00Z">
              <w:rPr>
                <w:rFonts w:ascii="ＭＳ ゴシック" w:hAnsi="ＭＳ ゴシック"/>
              </w:rPr>
            </w:rPrChange>
          </w:rPr>
          <w:delText>5</w:delText>
        </w:r>
      </w:del>
      <w:r w:rsidRPr="00F37467">
        <w:rPr>
          <w:lang w:val="en"/>
          <w:rPrChange w:id="3795" w:author="Sasaki Kenji／佐々木　研二／AI" w:date="2021-11-19T14:16:00Z">
            <w:rPr>
              <w:rFonts w:ascii="ＭＳ ゴシック" w:hAnsi="ＭＳ ゴシック"/>
            </w:rPr>
          </w:rPrChange>
        </w:rPr>
        <w:t>．</w:t>
      </w:r>
      <w:r w:rsidRPr="00F37467">
        <w:rPr>
          <w:lang w:val="en"/>
          <w:rPrChange w:id="3796" w:author="Sasaki Kenji／佐々木　研二／AI" w:date="2021-11-19T14:16:00Z">
            <w:rPr>
              <w:rFonts w:ascii="ＭＳ ゴシック" w:hAnsi="ＭＳ ゴシック"/>
            </w:rPr>
          </w:rPrChange>
        </w:rPr>
        <w:t xml:space="preserve"> </w:t>
      </w:r>
      <w:ins w:id="3797" w:author="Sugahara, Hikaru/菅原 光" w:date="2022-06-25T18:18:00Z">
        <w:r w:rsidR="00FC79A9" w:rsidRPr="00FC79A9">
          <w:rPr>
            <w:rFonts w:hint="eastAsia"/>
            <w:lang w:val="en"/>
          </w:rPr>
          <w:t>例外動作（異常系）</w:t>
        </w:r>
      </w:ins>
      <w:ins w:id="3798" w:author="Sugahara, Hikaru/菅原 光" w:date="2022-06-25T18:19:00Z">
        <w:r w:rsidR="00FC79A9">
          <w:rPr>
            <w:rFonts w:hint="eastAsia"/>
            <w:lang w:val="en"/>
          </w:rPr>
          <w:t xml:space="preserve">　</w:t>
        </w:r>
      </w:ins>
      <w:r w:rsidRPr="00F37467">
        <w:rPr>
          <w:lang w:val="en"/>
          <w:rPrChange w:id="3799" w:author="Sasaki Kenji／佐々木　研二／AI" w:date="2021-11-19T14:16:00Z">
            <w:rPr>
              <w:rFonts w:ascii="ＭＳ ゴシック" w:hAnsi="ＭＳ ゴシック"/>
            </w:rPr>
          </w:rPrChange>
        </w:rPr>
        <w:t>Exception operation (abnormal system)</w:t>
      </w:r>
      <w:bookmarkEnd w:id="3786"/>
      <w:bookmarkEnd w:id="3787"/>
    </w:p>
    <w:p w14:paraId="541B20C5" w14:textId="77777777" w:rsidR="00FC79A9" w:rsidRDefault="002005A8" w:rsidP="00080D89">
      <w:pPr>
        <w:rPr>
          <w:ins w:id="3800" w:author="Sugahara, Hikaru/菅原 光" w:date="2022-06-25T18:19:00Z"/>
          <w:sz w:val="21"/>
          <w:szCs w:val="21"/>
          <w:lang w:val="en"/>
        </w:rPr>
      </w:pPr>
      <w:r w:rsidRPr="00F37467">
        <w:rPr>
          <w:rFonts w:hint="eastAsia"/>
          <w:sz w:val="21"/>
          <w:szCs w:val="21"/>
          <w:lang w:val="en"/>
          <w:rPrChange w:id="3801" w:author="Sasaki Kenji／佐々木　研二／AI" w:date="2021-11-19T14:16:00Z">
            <w:rPr>
              <w:rFonts w:ascii="ＭＳ ゴシック" w:eastAsia="ＭＳ ゴシック" w:hAnsi="ＭＳ ゴシック" w:hint="eastAsia"/>
              <w:sz w:val="21"/>
              <w:szCs w:val="21"/>
            </w:rPr>
          </w:rPrChange>
        </w:rPr>
        <w:t>・</w:t>
      </w:r>
      <w:r w:rsidRPr="00F37467">
        <w:rPr>
          <w:sz w:val="21"/>
          <w:szCs w:val="21"/>
          <w:lang w:val="en"/>
          <w:rPrChange w:id="3802" w:author="Sasaki Kenji／佐々木　研二／AI" w:date="2021-11-19T14:16:00Z">
            <w:rPr>
              <w:rFonts w:ascii="ＭＳ ゴシック" w:eastAsia="ＭＳ ゴシック" w:hAnsi="ＭＳ ゴシック"/>
              <w:sz w:val="21"/>
              <w:szCs w:val="21"/>
            </w:rPr>
          </w:rPrChange>
        </w:rPr>
        <w:t xml:space="preserve"> </w:t>
      </w:r>
      <w:ins w:id="3803" w:author="Sugahara, Hikaru/菅原 光" w:date="2022-06-25T18:19:00Z">
        <w:r w:rsidR="00FC79A9" w:rsidRPr="00FC79A9">
          <w:rPr>
            <w:rFonts w:hint="eastAsia"/>
            <w:sz w:val="21"/>
            <w:szCs w:val="21"/>
            <w:lang w:val="en"/>
          </w:rPr>
          <w:t>最初の自宅到着時に、自宅案内の設定が</w:t>
        </w:r>
        <w:r w:rsidR="00FC79A9" w:rsidRPr="00FC79A9">
          <w:rPr>
            <w:rFonts w:hint="eastAsia"/>
            <w:sz w:val="21"/>
            <w:szCs w:val="21"/>
            <w:lang w:val="en"/>
          </w:rPr>
          <w:t xml:space="preserve"> OFF </w:t>
        </w:r>
        <w:r w:rsidR="00FC79A9" w:rsidRPr="00FC79A9">
          <w:rPr>
            <w:rFonts w:hint="eastAsia"/>
            <w:sz w:val="21"/>
            <w:szCs w:val="21"/>
            <w:lang w:val="en"/>
          </w:rPr>
          <w:t>であった場合は、自宅到着案内を発話しない。その後、設定を</w:t>
        </w:r>
        <w:r w:rsidR="00FC79A9" w:rsidRPr="00FC79A9">
          <w:rPr>
            <w:rFonts w:hint="eastAsia"/>
            <w:sz w:val="21"/>
            <w:szCs w:val="21"/>
            <w:lang w:val="en"/>
          </w:rPr>
          <w:t xml:space="preserve"> (</w:t>
        </w:r>
        <w:r w:rsidR="00FC79A9" w:rsidRPr="00FC79A9">
          <w:rPr>
            <w:rFonts w:hint="eastAsia"/>
            <w:sz w:val="21"/>
            <w:szCs w:val="21"/>
            <w:lang w:val="en"/>
          </w:rPr>
          <w:t>音声１</w:t>
        </w:r>
        <w:r w:rsidR="00FC79A9" w:rsidRPr="00FC79A9">
          <w:rPr>
            <w:rFonts w:hint="eastAsia"/>
            <w:sz w:val="21"/>
            <w:szCs w:val="21"/>
            <w:lang w:val="en"/>
          </w:rPr>
          <w:t xml:space="preserve"> </w:t>
        </w:r>
        <w:r w:rsidR="00FC79A9" w:rsidRPr="00FC79A9">
          <w:rPr>
            <w:rFonts w:hint="eastAsia"/>
            <w:sz w:val="21"/>
            <w:szCs w:val="21"/>
            <w:lang w:val="en"/>
          </w:rPr>
          <w:t>もしくは２</w:t>
        </w:r>
        <w:r w:rsidR="00FC79A9" w:rsidRPr="00FC79A9">
          <w:rPr>
            <w:rFonts w:hint="eastAsia"/>
            <w:sz w:val="21"/>
            <w:szCs w:val="21"/>
            <w:lang w:val="en"/>
          </w:rPr>
          <w:t xml:space="preserve">) </w:t>
        </w:r>
        <w:r w:rsidR="00FC79A9" w:rsidRPr="00FC79A9">
          <w:rPr>
            <w:rFonts w:hint="eastAsia"/>
            <w:sz w:val="21"/>
            <w:szCs w:val="21"/>
            <w:lang w:val="en"/>
          </w:rPr>
          <w:t>に変更し、自宅に到着した場合であっても自宅到着案内は発話しない。</w:t>
        </w:r>
      </w:ins>
    </w:p>
    <w:p w14:paraId="512F3AEB" w14:textId="3538838A" w:rsidR="00721222" w:rsidRPr="00F37467" w:rsidRDefault="00721222">
      <w:pPr>
        <w:ind w:firstLineChars="100" w:firstLine="210"/>
        <w:rPr>
          <w:rFonts w:ascii="Meiryo UI" w:eastAsia="Meiryo UI" w:hAnsi="Meiryo UI"/>
          <w:sz w:val="21"/>
          <w:szCs w:val="21"/>
          <w:rPrChange w:id="3804" w:author="Sasaki Kenji／佐々木　研二／AI" w:date="2021-11-19T14:16:00Z">
            <w:rPr>
              <w:rFonts w:ascii="ＭＳ ゴシック" w:eastAsia="ＭＳ ゴシック" w:hAnsi="ＭＳ ゴシック"/>
              <w:sz w:val="21"/>
              <w:szCs w:val="21"/>
            </w:rPr>
          </w:rPrChange>
        </w:rPr>
        <w:pPrChange w:id="3805" w:author="Sugahara, Hikaru/菅原 光" w:date="2022-06-25T18:19:00Z">
          <w:pPr/>
        </w:pPrChange>
      </w:pPr>
      <w:r w:rsidRPr="00F37467">
        <w:rPr>
          <w:sz w:val="21"/>
          <w:szCs w:val="21"/>
          <w:lang w:val="en"/>
          <w:rPrChange w:id="3806" w:author="Sasaki Kenji／佐々木　研二／AI" w:date="2021-11-19T14:16:00Z">
            <w:rPr>
              <w:rFonts w:ascii="ＭＳ ゴシック" w:eastAsia="ＭＳ ゴシック" w:hAnsi="ＭＳ ゴシック"/>
              <w:sz w:val="21"/>
              <w:szCs w:val="21"/>
            </w:rPr>
          </w:rPrChange>
        </w:rPr>
        <w:t>If the home information setting is OFF when you arrive at your first home, do not speak about your home arrival guide.</w:t>
      </w:r>
    </w:p>
    <w:p w14:paraId="1BF41E58" w14:textId="77777777" w:rsidR="00721222" w:rsidRPr="00F37467" w:rsidRDefault="00721222" w:rsidP="00721222">
      <w:pPr>
        <w:ind w:firstLineChars="100" w:firstLine="210"/>
        <w:rPr>
          <w:rFonts w:ascii="Meiryo UI" w:eastAsia="Meiryo UI" w:hAnsi="Meiryo UI"/>
          <w:sz w:val="21"/>
          <w:szCs w:val="21"/>
          <w:rPrChange w:id="3807"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3808" w:author="Sasaki Kenji／佐々木　研二／AI" w:date="2021-11-19T14:16:00Z">
            <w:rPr>
              <w:rFonts w:ascii="ＭＳ ゴシック" w:eastAsia="ＭＳ ゴシック" w:hAnsi="ＭＳ ゴシック"/>
              <w:sz w:val="21"/>
              <w:szCs w:val="21"/>
            </w:rPr>
          </w:rPrChange>
        </w:rPr>
        <w:t xml:space="preserve">There is. </w:t>
      </w:r>
      <w:r w:rsidRPr="00F37467">
        <w:rPr>
          <w:sz w:val="21"/>
          <w:szCs w:val="21"/>
          <w:lang w:val="en"/>
          <w:rPrChange w:id="3809" w:author="Sasaki Kenji／佐々木　研二／AI" w:date="2021-11-19T14:16:00Z">
            <w:rPr>
              <w:rFonts w:ascii="ＭＳ ゴシック" w:eastAsia="ＭＳ ゴシック" w:hAnsi="ＭＳ ゴシック"/>
              <w:sz w:val="21"/>
              <w:szCs w:val="21"/>
            </w:rPr>
          </w:rPrChange>
        </w:rPr>
        <w:tab/>
        <w:t>If you then change the setting to (voice 1 or 2) and arrive at home,</w:t>
      </w:r>
    </w:p>
    <w:p w14:paraId="7F3CC8B1" w14:textId="77777777" w:rsidR="00721222" w:rsidRPr="00F37467" w:rsidRDefault="00721222" w:rsidP="00721222">
      <w:pPr>
        <w:ind w:firstLineChars="100" w:firstLine="210"/>
        <w:rPr>
          <w:rFonts w:ascii="Meiryo UI" w:eastAsia="Meiryo UI" w:hAnsi="Meiryo UI"/>
          <w:sz w:val="21"/>
          <w:szCs w:val="21"/>
          <w:rPrChange w:id="3810" w:author="Sasaki Kenji／佐々木　研二／AI" w:date="2021-11-19T14:16:00Z">
            <w:rPr>
              <w:rFonts w:ascii="ＭＳ ゴシック" w:eastAsia="ＭＳ ゴシック" w:hAnsi="ＭＳ ゴシック"/>
              <w:sz w:val="21"/>
              <w:szCs w:val="21"/>
            </w:rPr>
          </w:rPrChange>
        </w:rPr>
      </w:pPr>
      <w:r w:rsidRPr="00F37467">
        <w:rPr>
          <w:sz w:val="21"/>
          <w:szCs w:val="21"/>
          <w:lang w:val="en"/>
          <w:rPrChange w:id="3811" w:author="Sasaki Kenji／佐々木　研二／AI" w:date="2021-11-19T14:16:00Z">
            <w:rPr>
              <w:rFonts w:ascii="ＭＳ ゴシック" w:eastAsia="ＭＳ ゴシック" w:hAnsi="ＭＳ ゴシック"/>
              <w:sz w:val="21"/>
              <w:szCs w:val="21"/>
            </w:rPr>
          </w:rPrChange>
        </w:rPr>
        <w:t>But the home arrival guide is not uttered.</w:t>
      </w:r>
    </w:p>
    <w:p w14:paraId="59EC2D61" w14:textId="77777777" w:rsidR="00BE76A1" w:rsidRPr="00F37467" w:rsidRDefault="00BE76A1" w:rsidP="002005A8">
      <w:pPr>
        <w:rPr>
          <w:rFonts w:ascii="Meiryo UI" w:eastAsia="Meiryo UI" w:hAnsi="Meiryo UI"/>
          <w:rPrChange w:id="3812" w:author="Sasaki Kenji／佐々木　研二／AI" w:date="2021-11-19T14:16:00Z">
            <w:rPr/>
          </w:rPrChange>
        </w:rPr>
      </w:pPr>
    </w:p>
    <w:p w14:paraId="5495BE79" w14:textId="40BCAF5D" w:rsidR="00AD4FC0" w:rsidRPr="00F37467" w:rsidRDefault="00E64976" w:rsidP="00637FE7">
      <w:pPr>
        <w:pStyle w:val="3"/>
        <w:rPr>
          <w:rFonts w:ascii="Meiryo UI" w:eastAsia="Meiryo UI" w:hAnsi="Meiryo UI"/>
          <w:rPrChange w:id="3813" w:author="Sasaki Kenji／佐々木　研二／AI" w:date="2021-11-19T14:16:00Z">
            <w:rPr>
              <w:rFonts w:ascii="ＭＳ ゴシック" w:hAnsi="ＭＳ ゴシック"/>
            </w:rPr>
          </w:rPrChange>
        </w:rPr>
      </w:pPr>
      <w:bookmarkStart w:id="3814" w:name="_Toc80878061"/>
      <w:bookmarkStart w:id="3815" w:name="_Toc189941503"/>
      <w:r w:rsidRPr="00F37467">
        <w:rPr>
          <w:lang w:val="en"/>
          <w:rPrChange w:id="3816" w:author="Sasaki Kenji／佐々木　研二／AI" w:date="2021-11-19T14:16:00Z">
            <w:rPr>
              <w:rFonts w:ascii="ＭＳ ゴシック" w:hAnsi="ＭＳ ゴシック"/>
            </w:rPr>
          </w:rPrChange>
        </w:rPr>
        <w:t>5</w:t>
      </w:r>
      <w:r w:rsidRPr="00F37467">
        <w:rPr>
          <w:lang w:val="en"/>
          <w:rPrChange w:id="3817" w:author="Sasaki Kenji／佐々木　研二／AI" w:date="2021-11-19T14:16:00Z">
            <w:rPr>
              <w:rFonts w:ascii="ＭＳ ゴシック" w:hAnsi="ＭＳ ゴシック"/>
            </w:rPr>
          </w:rPrChange>
        </w:rPr>
        <w:t>－</w:t>
      </w:r>
      <w:r w:rsidRPr="00F37467">
        <w:rPr>
          <w:lang w:val="en"/>
          <w:rPrChange w:id="3818" w:author="Sasaki Kenji／佐々木　研二／AI" w:date="2021-11-19T14:16:00Z">
            <w:rPr>
              <w:rFonts w:ascii="ＭＳ ゴシック" w:hAnsi="ＭＳ ゴシック"/>
            </w:rPr>
          </w:rPrChange>
        </w:rPr>
        <w:t>3</w:t>
      </w:r>
      <w:r w:rsidRPr="00F37467">
        <w:rPr>
          <w:lang w:val="en"/>
          <w:rPrChange w:id="3819" w:author="Sasaki Kenji／佐々木　研二／AI" w:date="2021-11-19T14:16:00Z">
            <w:rPr>
              <w:rFonts w:ascii="ＭＳ ゴシック" w:hAnsi="ＭＳ ゴシック"/>
            </w:rPr>
          </w:rPrChange>
        </w:rPr>
        <w:t>－</w:t>
      </w:r>
      <w:ins w:id="3820" w:author="Sugahara, Hikaru/菅原 光" w:date="2022-07-01T21:29:00Z">
        <w:r w:rsidR="00557DD5">
          <w:rPr>
            <w:lang w:val="en"/>
          </w:rPr>
          <w:t>5</w:t>
        </w:r>
      </w:ins>
      <w:del w:id="3821" w:author="Sugahara, Hikaru/菅原 光" w:date="2022-07-01T21:29:00Z">
        <w:r w:rsidRPr="00F37467" w:rsidDel="00557DD5">
          <w:rPr>
            <w:lang w:val="en"/>
            <w:rPrChange w:id="3822" w:author="Sasaki Kenji／佐々木　研二／AI" w:date="2021-11-19T14:16:00Z">
              <w:rPr>
                <w:rFonts w:ascii="ＭＳ ゴシック" w:hAnsi="ＭＳ ゴシック"/>
              </w:rPr>
            </w:rPrChange>
          </w:rPr>
          <w:delText>6</w:delText>
        </w:r>
      </w:del>
      <w:r w:rsidRPr="00F37467">
        <w:rPr>
          <w:lang w:val="en"/>
          <w:rPrChange w:id="3823" w:author="Sasaki Kenji／佐々木　研二／AI" w:date="2021-11-19T14:16:00Z">
            <w:rPr>
              <w:rFonts w:ascii="ＭＳ ゴシック" w:hAnsi="ＭＳ ゴシック"/>
            </w:rPr>
          </w:rPrChange>
        </w:rPr>
        <w:t>．</w:t>
      </w:r>
      <w:r w:rsidRPr="00F37467">
        <w:rPr>
          <w:lang w:val="en"/>
          <w:rPrChange w:id="3824" w:author="Sasaki Kenji／佐々木　研二／AI" w:date="2021-11-19T14:16:00Z">
            <w:rPr>
              <w:rFonts w:ascii="ＭＳ ゴシック" w:hAnsi="ＭＳ ゴシック"/>
            </w:rPr>
          </w:rPrChange>
        </w:rPr>
        <w:t xml:space="preserve"> </w:t>
      </w:r>
      <w:ins w:id="3825" w:author="Sugahara, Hikaru/菅原 光" w:date="2022-06-25T18:19:00Z">
        <w:r w:rsidR="00FC79A9" w:rsidRPr="00FC79A9">
          <w:rPr>
            <w:rFonts w:hint="eastAsia"/>
            <w:lang w:val="en"/>
          </w:rPr>
          <w:t>その他</w:t>
        </w:r>
        <w:r w:rsidR="00FC79A9">
          <w:rPr>
            <w:rFonts w:hint="eastAsia"/>
            <w:lang w:val="en"/>
          </w:rPr>
          <w:t xml:space="preserve">　</w:t>
        </w:r>
      </w:ins>
      <w:r w:rsidRPr="00F37467">
        <w:rPr>
          <w:lang w:val="en"/>
          <w:rPrChange w:id="3826" w:author="Sasaki Kenji／佐々木　研二／AI" w:date="2021-11-19T14:16:00Z">
            <w:rPr>
              <w:rFonts w:ascii="ＭＳ ゴシック" w:hAnsi="ＭＳ ゴシック"/>
            </w:rPr>
          </w:rPrChange>
        </w:rPr>
        <w:t>other</w:t>
      </w:r>
      <w:bookmarkEnd w:id="3814"/>
      <w:bookmarkEnd w:id="3815"/>
    </w:p>
    <w:p w14:paraId="0FB918CD" w14:textId="58842170" w:rsidR="002005A8" w:rsidRPr="00F37467" w:rsidRDefault="00FC79A9" w:rsidP="002005A8">
      <w:pPr>
        <w:rPr>
          <w:rFonts w:ascii="Meiryo UI" w:eastAsia="Meiryo UI" w:hAnsi="Meiryo UI"/>
          <w:sz w:val="21"/>
          <w:szCs w:val="21"/>
          <w:rPrChange w:id="3827" w:author="Sasaki Kenji／佐々木　研二／AI" w:date="2021-11-19T14:16:00Z">
            <w:rPr>
              <w:rFonts w:ascii="ＭＳ ゴシック" w:eastAsia="ＭＳ ゴシック" w:hAnsi="ＭＳ ゴシック"/>
              <w:sz w:val="21"/>
              <w:szCs w:val="21"/>
            </w:rPr>
          </w:rPrChange>
        </w:rPr>
      </w:pPr>
      <w:ins w:id="3828" w:author="Sugahara, Hikaru/菅原 光" w:date="2022-06-25T18:19:00Z">
        <w:r>
          <w:rPr>
            <w:rFonts w:hint="eastAsia"/>
            <w:sz w:val="21"/>
            <w:szCs w:val="21"/>
            <w:lang w:val="en"/>
          </w:rPr>
          <w:t xml:space="preserve">なし　</w:t>
        </w:r>
      </w:ins>
      <w:r w:rsidR="002005A8" w:rsidRPr="00F37467">
        <w:rPr>
          <w:sz w:val="21"/>
          <w:szCs w:val="21"/>
          <w:lang w:val="en"/>
          <w:rPrChange w:id="3829" w:author="Sasaki Kenji／佐々木　研二／AI" w:date="2021-11-19T14:16:00Z">
            <w:rPr>
              <w:rFonts w:ascii="ＭＳ ゴシック" w:eastAsia="ＭＳ ゴシック" w:hAnsi="ＭＳ ゴシック"/>
              <w:sz w:val="21"/>
              <w:szCs w:val="21"/>
            </w:rPr>
          </w:rPrChange>
        </w:rPr>
        <w:t>None</w:t>
      </w:r>
    </w:p>
    <w:p w14:paraId="4AF93914" w14:textId="77777777" w:rsidR="0030692C" w:rsidRPr="00F37467" w:rsidRDefault="0030692C" w:rsidP="002005A8">
      <w:pPr>
        <w:rPr>
          <w:rFonts w:ascii="Meiryo UI" w:eastAsia="Meiryo UI" w:hAnsi="Meiryo UI"/>
          <w:sz w:val="21"/>
          <w:szCs w:val="21"/>
          <w:rPrChange w:id="3830" w:author="Sasaki Kenji／佐々木　研二／AI" w:date="2021-11-19T14:16:00Z">
            <w:rPr>
              <w:rFonts w:ascii="ＭＳ ゴシック" w:eastAsia="ＭＳ ゴシック" w:hAnsi="ＭＳ ゴシック"/>
              <w:sz w:val="21"/>
              <w:szCs w:val="21"/>
            </w:rPr>
          </w:rPrChange>
        </w:rPr>
      </w:pPr>
    </w:p>
    <w:p w14:paraId="560F8E7A" w14:textId="4E98BD31" w:rsidR="0030692C" w:rsidRPr="007A3007" w:rsidRDefault="0030692C" w:rsidP="0030692C">
      <w:pPr>
        <w:pStyle w:val="2"/>
        <w:rPr>
          <w:rFonts w:ascii="Meiryo UI" w:eastAsia="Meiryo UI" w:hAnsi="Meiryo UI"/>
          <w:dstrike/>
          <w:rPrChange w:id="3831" w:author="Nakamura, Taiki/中村 泰貴" w:date="2022-03-25T21:57:00Z">
            <w:rPr>
              <w:rFonts w:ascii="ＭＳ ゴシック" w:hAnsi="ＭＳ ゴシック"/>
              <w:color w:val="FF0000"/>
            </w:rPr>
          </w:rPrChange>
        </w:rPr>
      </w:pPr>
      <w:bookmarkStart w:id="3832" w:name="_Toc80878062"/>
      <w:bookmarkStart w:id="3833" w:name="_Toc189941504"/>
      <w:r w:rsidRPr="007A3007">
        <w:rPr>
          <w:dstrike/>
          <w:lang w:val="en"/>
          <w:rPrChange w:id="3834" w:author="Nakamura, Taiki/中村 泰貴" w:date="2022-03-25T21:57:00Z">
            <w:rPr>
              <w:rFonts w:ascii="ＭＳ ゴシック" w:hAnsi="ＭＳ ゴシック"/>
              <w:color w:val="FF0000"/>
            </w:rPr>
          </w:rPrChange>
        </w:rPr>
        <w:t>5</w:t>
      </w:r>
      <w:r w:rsidRPr="007A3007">
        <w:rPr>
          <w:dstrike/>
          <w:lang w:val="en"/>
          <w:rPrChange w:id="3835" w:author="Nakamura, Taiki/中村 泰貴" w:date="2022-03-25T21:57:00Z">
            <w:rPr>
              <w:rFonts w:ascii="ＭＳ ゴシック" w:hAnsi="ＭＳ ゴシック"/>
              <w:color w:val="FF0000"/>
            </w:rPr>
          </w:rPrChange>
        </w:rPr>
        <w:t>－</w:t>
      </w:r>
      <w:r w:rsidRPr="007A3007">
        <w:rPr>
          <w:dstrike/>
          <w:lang w:val="en"/>
          <w:rPrChange w:id="3836" w:author="Nakamura, Taiki/中村 泰貴" w:date="2022-03-25T21:57:00Z">
            <w:rPr>
              <w:rFonts w:ascii="ＭＳ ゴシック" w:hAnsi="ＭＳ ゴシック"/>
              <w:color w:val="FF0000"/>
            </w:rPr>
          </w:rPrChange>
        </w:rPr>
        <w:t>4</w:t>
      </w:r>
      <w:r w:rsidRPr="007A3007">
        <w:rPr>
          <w:dstrike/>
          <w:lang w:val="en"/>
          <w:rPrChange w:id="3837" w:author="Nakamura, Taiki/中村 泰貴" w:date="2022-03-25T21:57:00Z">
            <w:rPr>
              <w:rFonts w:ascii="ＭＳ ゴシック" w:hAnsi="ＭＳ ゴシック"/>
              <w:color w:val="FF0000"/>
            </w:rPr>
          </w:rPrChange>
        </w:rPr>
        <w:t>．</w:t>
      </w:r>
      <w:r w:rsidRPr="007A3007">
        <w:rPr>
          <w:dstrike/>
          <w:lang w:val="en"/>
          <w:rPrChange w:id="3838" w:author="Nakamura, Taiki/中村 泰貴" w:date="2022-03-25T21:57:00Z">
            <w:rPr>
              <w:rFonts w:ascii="ＭＳ ゴシック" w:hAnsi="ＭＳ ゴシック"/>
              <w:color w:val="FF0000"/>
            </w:rPr>
          </w:rPrChange>
        </w:rPr>
        <w:t xml:space="preserve"> </w:t>
      </w:r>
      <w:ins w:id="3839" w:author="Sugahara, Hikaru/菅原 光" w:date="2022-06-25T18:19:00Z">
        <w:r w:rsidR="00FC79A9" w:rsidRPr="00FC79A9">
          <w:rPr>
            <w:rFonts w:hint="eastAsia"/>
            <w:dstrike/>
            <w:lang w:val="en"/>
          </w:rPr>
          <w:t>ハートフルエフェクト</w:t>
        </w:r>
        <w:r w:rsidR="00FC79A9">
          <w:rPr>
            <w:rFonts w:hint="eastAsia"/>
            <w:dstrike/>
            <w:lang w:val="en"/>
          </w:rPr>
          <w:t xml:space="preserve">　</w:t>
        </w:r>
      </w:ins>
      <w:r w:rsidR="000F73EF" w:rsidRPr="007A3007">
        <w:rPr>
          <w:dstrike/>
          <w:lang w:val="en"/>
          <w:rPrChange w:id="3840" w:author="Nakamura, Taiki/中村 泰貴" w:date="2022-03-25T21:57:00Z">
            <w:rPr>
              <w:rFonts w:ascii="ＭＳ ゴシック" w:hAnsi="ＭＳ ゴシック"/>
              <w:color w:val="FF0000"/>
            </w:rPr>
          </w:rPrChange>
        </w:rPr>
        <w:t>Heartful Effect</w:t>
      </w:r>
      <w:bookmarkEnd w:id="3832"/>
      <w:ins w:id="3841" w:author="Nakamura, Taiki/中村 泰貴" w:date="2022-03-25T21:57:00Z">
        <w:r w:rsidR="007A3007" w:rsidRPr="007A3007">
          <w:rPr>
            <w:rFonts w:hint="eastAsia"/>
            <w:color w:val="FF0000"/>
            <w:lang w:val="en"/>
            <w:rPrChange w:id="3842" w:author="Nakamura, Taiki/中村 泰貴" w:date="2022-03-25T21:57:00Z">
              <w:rPr>
                <w:rFonts w:hint="eastAsia"/>
                <w:dstrike/>
                <w:lang w:val="en"/>
              </w:rPr>
            </w:rPrChange>
          </w:rPr>
          <w:t xml:space="preserve">　▲</w:t>
        </w:r>
        <w:r w:rsidR="007A3007" w:rsidRPr="007A3007">
          <w:rPr>
            <w:color w:val="FF0000"/>
            <w:lang w:val="en"/>
            <w:rPrChange w:id="3843" w:author="Nakamura, Taiki/中村 泰貴" w:date="2022-03-25T21:57:00Z">
              <w:rPr>
                <w:dstrike/>
                <w:lang w:val="en"/>
              </w:rPr>
            </w:rPrChange>
          </w:rPr>
          <w:t>1.00</w:t>
        </w:r>
      </w:ins>
      <w:bookmarkEnd w:id="3833"/>
    </w:p>
    <w:p w14:paraId="2DD9D2D6" w14:textId="61062724" w:rsidR="0030692C" w:rsidRPr="007A3007" w:rsidDel="00557DD5" w:rsidRDefault="0030692C" w:rsidP="0030692C">
      <w:pPr>
        <w:pStyle w:val="3"/>
        <w:rPr>
          <w:del w:id="3844" w:author="Sugahara, Hikaru/菅原 光" w:date="2022-07-01T21:30:00Z"/>
          <w:rFonts w:ascii="Meiryo UI" w:eastAsia="Meiryo UI" w:hAnsi="Meiryo UI"/>
          <w:dstrike/>
          <w:rPrChange w:id="3845" w:author="Nakamura, Taiki/中村 泰貴" w:date="2022-03-25T21:57:00Z">
            <w:rPr>
              <w:del w:id="3846" w:author="Sugahara, Hikaru/菅原 光" w:date="2022-07-01T21:30:00Z"/>
              <w:rFonts w:ascii="ＭＳ ゴシック" w:hAnsi="ＭＳ ゴシック"/>
              <w:color w:val="FF0000"/>
            </w:rPr>
          </w:rPrChange>
        </w:rPr>
      </w:pPr>
      <w:bookmarkStart w:id="3847" w:name="_Toc80878063"/>
      <w:del w:id="3848" w:author="Sugahara, Hikaru/菅原 光" w:date="2022-07-01T21:30:00Z">
        <w:r w:rsidRPr="007A3007" w:rsidDel="00557DD5">
          <w:rPr>
            <w:dstrike/>
            <w:lang w:val="en"/>
            <w:rPrChange w:id="3849" w:author="Nakamura, Taiki/中村 泰貴" w:date="2022-03-25T21:57:00Z">
              <w:rPr>
                <w:rFonts w:ascii="ＭＳ ゴシック" w:hAnsi="ＭＳ ゴシック"/>
                <w:color w:val="FF0000"/>
              </w:rPr>
            </w:rPrChange>
          </w:rPr>
          <w:delText>5</w:delText>
        </w:r>
        <w:r w:rsidRPr="007A3007" w:rsidDel="00557DD5">
          <w:rPr>
            <w:dstrike/>
            <w:lang w:val="en"/>
            <w:rPrChange w:id="3850" w:author="Nakamura, Taiki/中村 泰貴" w:date="2022-03-25T21:57:00Z">
              <w:rPr>
                <w:rFonts w:ascii="ＭＳ ゴシック" w:hAnsi="ＭＳ ゴシック"/>
                <w:color w:val="FF0000"/>
              </w:rPr>
            </w:rPrChange>
          </w:rPr>
          <w:delText>－</w:delText>
        </w:r>
        <w:r w:rsidRPr="007A3007" w:rsidDel="00557DD5">
          <w:rPr>
            <w:dstrike/>
            <w:lang w:val="en"/>
            <w:rPrChange w:id="3851" w:author="Nakamura, Taiki/中村 泰貴" w:date="2022-03-25T21:57:00Z">
              <w:rPr>
                <w:rFonts w:ascii="ＭＳ ゴシック" w:hAnsi="ＭＳ ゴシック"/>
                <w:color w:val="FF0000"/>
              </w:rPr>
            </w:rPrChange>
          </w:rPr>
          <w:delText>4</w:delText>
        </w:r>
        <w:r w:rsidRPr="007A3007" w:rsidDel="00557DD5">
          <w:rPr>
            <w:dstrike/>
            <w:lang w:val="en"/>
            <w:rPrChange w:id="3852" w:author="Nakamura, Taiki/中村 泰貴" w:date="2022-03-25T21:57:00Z">
              <w:rPr>
                <w:rFonts w:ascii="ＭＳ ゴシック" w:hAnsi="ＭＳ ゴシック"/>
                <w:color w:val="FF0000"/>
              </w:rPr>
            </w:rPrChange>
          </w:rPr>
          <w:delText>－</w:delText>
        </w:r>
        <w:r w:rsidRPr="007A3007" w:rsidDel="00557DD5">
          <w:rPr>
            <w:dstrike/>
            <w:lang w:val="en"/>
            <w:rPrChange w:id="3853" w:author="Nakamura, Taiki/中村 泰貴" w:date="2022-03-25T21:57:00Z">
              <w:rPr>
                <w:rFonts w:ascii="ＭＳ ゴシック" w:hAnsi="ＭＳ ゴシック"/>
                <w:color w:val="FF0000"/>
              </w:rPr>
            </w:rPrChange>
          </w:rPr>
          <w:delText>1</w:delText>
        </w:r>
        <w:r w:rsidRPr="007A3007" w:rsidDel="00557DD5">
          <w:rPr>
            <w:dstrike/>
            <w:lang w:val="en"/>
            <w:rPrChange w:id="3854" w:author="Nakamura, Taiki/中村 泰貴" w:date="2022-03-25T21:57:00Z">
              <w:rPr>
                <w:rFonts w:ascii="ＭＳ ゴシック" w:hAnsi="ＭＳ ゴシック"/>
                <w:color w:val="FF0000"/>
              </w:rPr>
            </w:rPrChange>
          </w:rPr>
          <w:delText>．</w:delText>
        </w:r>
        <w:r w:rsidRPr="007A3007" w:rsidDel="00557DD5">
          <w:rPr>
            <w:dstrike/>
            <w:lang w:val="en"/>
            <w:rPrChange w:id="3855" w:author="Nakamura, Taiki/中村 泰貴" w:date="2022-03-25T21:57:00Z">
              <w:rPr>
                <w:rFonts w:ascii="ＭＳ ゴシック" w:hAnsi="ＭＳ ゴシック"/>
                <w:color w:val="FF0000"/>
              </w:rPr>
            </w:rPrChange>
          </w:rPr>
          <w:delText xml:space="preserve"> Target countries and regions</w:delText>
        </w:r>
        <w:bookmarkEnd w:id="3847"/>
      </w:del>
    </w:p>
    <w:tbl>
      <w:tblPr>
        <w:tblW w:w="9640"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3"/>
        <w:gridCol w:w="2363"/>
        <w:gridCol w:w="567"/>
        <w:gridCol w:w="567"/>
        <w:gridCol w:w="567"/>
        <w:gridCol w:w="567"/>
        <w:gridCol w:w="567"/>
        <w:gridCol w:w="567"/>
        <w:gridCol w:w="567"/>
        <w:gridCol w:w="567"/>
        <w:gridCol w:w="567"/>
        <w:gridCol w:w="567"/>
        <w:gridCol w:w="567"/>
        <w:gridCol w:w="567"/>
      </w:tblGrid>
      <w:tr w:rsidR="0030692C" w:rsidRPr="007A3007" w:rsidDel="00557DD5" w14:paraId="5177A688" w14:textId="63678910" w:rsidTr="00FA4232">
        <w:trPr>
          <w:trHeight w:val="247"/>
          <w:del w:id="3856" w:author="Sugahara, Hikaru/菅原 光" w:date="2022-07-01T21:30:00Z"/>
        </w:trPr>
        <w:tc>
          <w:tcPr>
            <w:tcW w:w="473" w:type="dxa"/>
            <w:vMerge w:val="restart"/>
            <w:shd w:val="clear" w:color="auto" w:fill="66FF99"/>
            <w:vAlign w:val="center"/>
          </w:tcPr>
          <w:p w14:paraId="187A2087" w14:textId="19C21966" w:rsidR="0030692C" w:rsidRPr="007A3007" w:rsidDel="00557DD5" w:rsidRDefault="0030692C" w:rsidP="00FA4232">
            <w:pPr>
              <w:jc w:val="center"/>
              <w:rPr>
                <w:del w:id="3857" w:author="Sugahara, Hikaru/菅原 光" w:date="2022-07-01T21:30:00Z"/>
                <w:rFonts w:ascii="Meiryo UI" w:eastAsia="Meiryo UI" w:hAnsi="Meiryo UI"/>
                <w:dstrike/>
                <w:rPrChange w:id="3858" w:author="Nakamura, Taiki/中村 泰貴" w:date="2022-03-25T21:57:00Z">
                  <w:rPr>
                    <w:del w:id="3859" w:author="Sugahara, Hikaru/菅原 光" w:date="2022-07-01T21:30:00Z"/>
                    <w:color w:val="FF0000"/>
                  </w:rPr>
                </w:rPrChange>
              </w:rPr>
            </w:pPr>
            <w:del w:id="3860" w:author="Sugahara, Hikaru/菅原 光" w:date="2022-07-01T21:30:00Z">
              <w:r w:rsidRPr="007A3007" w:rsidDel="00557DD5">
                <w:rPr>
                  <w:dstrike/>
                  <w:lang w:val="en"/>
                  <w:rPrChange w:id="3861" w:author="Nakamura, Taiki/中村 泰貴" w:date="2022-03-25T21:57:00Z">
                    <w:rPr>
                      <w:color w:val="FF0000"/>
                    </w:rPr>
                  </w:rPrChange>
                </w:rPr>
                <w:delText>No</w:delText>
              </w:r>
            </w:del>
          </w:p>
        </w:tc>
        <w:tc>
          <w:tcPr>
            <w:tcW w:w="2363" w:type="dxa"/>
            <w:vMerge w:val="restart"/>
            <w:shd w:val="clear" w:color="auto" w:fill="66FF99"/>
            <w:vAlign w:val="center"/>
          </w:tcPr>
          <w:p w14:paraId="203EAB25" w14:textId="4D11EC17" w:rsidR="0030692C" w:rsidRPr="007A3007" w:rsidDel="00557DD5" w:rsidRDefault="0030692C" w:rsidP="00FA4232">
            <w:pPr>
              <w:jc w:val="left"/>
              <w:rPr>
                <w:del w:id="3862" w:author="Sugahara, Hikaru/菅原 光" w:date="2022-07-01T21:30:00Z"/>
                <w:rFonts w:ascii="Meiryo UI" w:eastAsia="Meiryo UI" w:hAnsi="Meiryo UI"/>
                <w:dstrike/>
                <w:rPrChange w:id="3863" w:author="Nakamura, Taiki/中村 泰貴" w:date="2022-03-25T21:57:00Z">
                  <w:rPr>
                    <w:del w:id="3864" w:author="Sugahara, Hikaru/菅原 光" w:date="2022-07-01T21:30:00Z"/>
                    <w:color w:val="FF0000"/>
                  </w:rPr>
                </w:rPrChange>
              </w:rPr>
            </w:pPr>
            <w:del w:id="3865" w:author="Sugahara, Hikaru/菅原 光" w:date="2022-07-01T21:30:00Z">
              <w:r w:rsidRPr="007A3007" w:rsidDel="00557DD5">
                <w:rPr>
                  <w:dstrike/>
                  <w:lang w:val="en"/>
                  <w:rPrChange w:id="3866" w:author="Nakamura, Taiki/中村 泰貴" w:date="2022-03-25T21:57:00Z">
                    <w:rPr>
                      <w:color w:val="FF0000"/>
                    </w:rPr>
                  </w:rPrChange>
                </w:rPr>
                <w:delText>service</w:delText>
              </w:r>
            </w:del>
          </w:p>
        </w:tc>
        <w:tc>
          <w:tcPr>
            <w:tcW w:w="6804" w:type="dxa"/>
            <w:gridSpan w:val="12"/>
            <w:shd w:val="clear" w:color="auto" w:fill="66FF99"/>
          </w:tcPr>
          <w:p w14:paraId="1F386497" w14:textId="2C76C4C5" w:rsidR="0030692C" w:rsidRPr="007A3007" w:rsidDel="00557DD5" w:rsidRDefault="0030692C" w:rsidP="00FA4232">
            <w:pPr>
              <w:jc w:val="center"/>
              <w:rPr>
                <w:del w:id="3867" w:author="Sugahara, Hikaru/菅原 光" w:date="2022-07-01T21:30:00Z"/>
                <w:rFonts w:ascii="Meiryo UI" w:eastAsia="Meiryo UI" w:hAnsi="Meiryo UI"/>
                <w:dstrike/>
                <w:rPrChange w:id="3868" w:author="Nakamura, Taiki/中村 泰貴" w:date="2022-03-25T21:57:00Z">
                  <w:rPr>
                    <w:del w:id="3869" w:author="Sugahara, Hikaru/菅原 光" w:date="2022-07-01T21:30:00Z"/>
                    <w:color w:val="FF0000"/>
                  </w:rPr>
                </w:rPrChange>
              </w:rPr>
            </w:pPr>
            <w:del w:id="3870" w:author="Sugahara, Hikaru/菅原 光" w:date="2022-07-01T21:30:00Z">
              <w:r w:rsidRPr="007A3007" w:rsidDel="00557DD5">
                <w:rPr>
                  <w:dstrike/>
                  <w:lang w:val="en"/>
                  <w:rPrChange w:id="3871" w:author="Nakamura, Taiki/中村 泰貴" w:date="2022-03-25T21:57:00Z">
                    <w:rPr>
                      <w:color w:val="FF0000"/>
                    </w:rPr>
                  </w:rPrChange>
                </w:rPr>
                <w:delText>Target Target</w:delText>
              </w:r>
            </w:del>
          </w:p>
        </w:tc>
      </w:tr>
      <w:tr w:rsidR="0030692C" w:rsidRPr="007A3007" w:rsidDel="00557DD5" w14:paraId="3BB31072" w14:textId="11BBA47A" w:rsidTr="00FA4232">
        <w:trPr>
          <w:cantSplit/>
          <w:trHeight w:val="1134"/>
          <w:del w:id="3872" w:author="Sugahara, Hikaru/菅原 光" w:date="2022-07-01T21:30:00Z"/>
        </w:trPr>
        <w:tc>
          <w:tcPr>
            <w:tcW w:w="473" w:type="dxa"/>
            <w:vMerge/>
            <w:shd w:val="clear" w:color="auto" w:fill="66FF99"/>
          </w:tcPr>
          <w:p w14:paraId="763C99A7" w14:textId="1602204E" w:rsidR="0030692C" w:rsidRPr="007A3007" w:rsidDel="00557DD5" w:rsidRDefault="0030692C" w:rsidP="00FA4232">
            <w:pPr>
              <w:rPr>
                <w:del w:id="3873" w:author="Sugahara, Hikaru/菅原 光" w:date="2022-07-01T21:30:00Z"/>
                <w:rFonts w:ascii="Meiryo UI" w:eastAsia="Meiryo UI" w:hAnsi="Meiryo UI"/>
                <w:dstrike/>
                <w:rPrChange w:id="3874" w:author="Nakamura, Taiki/中村 泰貴" w:date="2022-03-25T21:57:00Z">
                  <w:rPr>
                    <w:del w:id="3875" w:author="Sugahara, Hikaru/菅原 光" w:date="2022-07-01T21:30:00Z"/>
                    <w:color w:val="FF0000"/>
                  </w:rPr>
                </w:rPrChange>
              </w:rPr>
            </w:pPr>
          </w:p>
        </w:tc>
        <w:tc>
          <w:tcPr>
            <w:tcW w:w="2363" w:type="dxa"/>
            <w:vMerge/>
            <w:shd w:val="clear" w:color="auto" w:fill="66FF99"/>
          </w:tcPr>
          <w:p w14:paraId="0DDF8B3D" w14:textId="6A9DFC9E" w:rsidR="0030692C" w:rsidRPr="007A3007" w:rsidDel="00557DD5" w:rsidRDefault="0030692C" w:rsidP="00FA4232">
            <w:pPr>
              <w:rPr>
                <w:del w:id="3876" w:author="Sugahara, Hikaru/菅原 光" w:date="2022-07-01T21:30:00Z"/>
                <w:rFonts w:ascii="Meiryo UI" w:eastAsia="Meiryo UI" w:hAnsi="Meiryo UI"/>
                <w:dstrike/>
                <w:rPrChange w:id="3877" w:author="Nakamura, Taiki/中村 泰貴" w:date="2022-03-25T21:57:00Z">
                  <w:rPr>
                    <w:del w:id="3878" w:author="Sugahara, Hikaru/菅原 光" w:date="2022-07-01T21:30:00Z"/>
                    <w:color w:val="FF0000"/>
                  </w:rPr>
                </w:rPrChange>
              </w:rPr>
            </w:pPr>
          </w:p>
        </w:tc>
        <w:tc>
          <w:tcPr>
            <w:tcW w:w="567" w:type="dxa"/>
            <w:shd w:val="clear" w:color="auto" w:fill="66FF99"/>
            <w:textDirection w:val="btLr"/>
          </w:tcPr>
          <w:p w14:paraId="53ED6878" w14:textId="427E65AF" w:rsidR="0030692C" w:rsidRPr="007A3007" w:rsidDel="00557DD5" w:rsidRDefault="0030692C" w:rsidP="00FA4232">
            <w:pPr>
              <w:ind w:left="113" w:right="113"/>
              <w:rPr>
                <w:del w:id="3879" w:author="Sugahara, Hikaru/菅原 光" w:date="2022-07-01T21:30:00Z"/>
                <w:rFonts w:ascii="Meiryo UI" w:eastAsia="Meiryo UI" w:hAnsi="Meiryo UI"/>
                <w:dstrike/>
                <w:sz w:val="16"/>
                <w:rPrChange w:id="3880" w:author="Nakamura, Taiki/中村 泰貴" w:date="2022-03-25T21:57:00Z">
                  <w:rPr>
                    <w:del w:id="3881" w:author="Sugahara, Hikaru/菅原 光" w:date="2022-07-01T21:30:00Z"/>
                    <w:color w:val="FF0000"/>
                    <w:sz w:val="16"/>
                  </w:rPr>
                </w:rPrChange>
              </w:rPr>
            </w:pPr>
            <w:del w:id="3882" w:author="Sugahara, Hikaru/菅原 光" w:date="2022-07-01T21:30:00Z">
              <w:r w:rsidRPr="007A3007" w:rsidDel="00557DD5">
                <w:rPr>
                  <w:dstrike/>
                  <w:sz w:val="16"/>
                  <w:lang w:val="en"/>
                  <w:rPrChange w:id="3883" w:author="Nakamura, Taiki/中村 泰貴" w:date="2022-03-25T21:57:00Z">
                    <w:rPr>
                      <w:color w:val="FF0000"/>
                      <w:sz w:val="16"/>
                    </w:rPr>
                  </w:rPrChange>
                </w:rPr>
                <w:delText>Japan</w:delText>
              </w:r>
            </w:del>
          </w:p>
        </w:tc>
        <w:tc>
          <w:tcPr>
            <w:tcW w:w="567" w:type="dxa"/>
            <w:shd w:val="clear" w:color="auto" w:fill="66FF99"/>
            <w:textDirection w:val="btLr"/>
          </w:tcPr>
          <w:p w14:paraId="55CD9E1B" w14:textId="248D5817" w:rsidR="0030692C" w:rsidRPr="007A3007" w:rsidDel="00557DD5" w:rsidRDefault="0030692C" w:rsidP="00FA4232">
            <w:pPr>
              <w:ind w:left="113" w:right="113"/>
              <w:rPr>
                <w:del w:id="3884" w:author="Sugahara, Hikaru/菅原 光" w:date="2022-07-01T21:30:00Z"/>
                <w:rFonts w:ascii="Meiryo UI" w:eastAsia="Meiryo UI" w:hAnsi="Meiryo UI"/>
                <w:dstrike/>
                <w:sz w:val="16"/>
                <w:rPrChange w:id="3885" w:author="Nakamura, Taiki/中村 泰貴" w:date="2022-03-25T21:57:00Z">
                  <w:rPr>
                    <w:del w:id="3886" w:author="Sugahara, Hikaru/菅原 光" w:date="2022-07-01T21:30:00Z"/>
                    <w:color w:val="FF0000"/>
                    <w:sz w:val="16"/>
                  </w:rPr>
                </w:rPrChange>
              </w:rPr>
            </w:pPr>
            <w:del w:id="3887" w:author="Sugahara, Hikaru/菅原 光" w:date="2022-07-01T21:30:00Z">
              <w:r w:rsidRPr="007A3007" w:rsidDel="00557DD5">
                <w:rPr>
                  <w:dstrike/>
                  <w:sz w:val="16"/>
                  <w:lang w:val="en"/>
                  <w:rPrChange w:id="3888" w:author="Nakamura, Taiki/中村 泰貴" w:date="2022-03-25T21:57:00Z">
                    <w:rPr>
                      <w:color w:val="FF0000"/>
                      <w:sz w:val="16"/>
                    </w:rPr>
                  </w:rPrChange>
                </w:rPr>
                <w:delText>North America</w:delText>
              </w:r>
            </w:del>
          </w:p>
        </w:tc>
        <w:tc>
          <w:tcPr>
            <w:tcW w:w="567" w:type="dxa"/>
            <w:shd w:val="clear" w:color="auto" w:fill="66FF99"/>
            <w:textDirection w:val="btLr"/>
          </w:tcPr>
          <w:p w14:paraId="4C375BD5" w14:textId="0BA258BC" w:rsidR="0030692C" w:rsidRPr="007A3007" w:rsidDel="00557DD5" w:rsidRDefault="0030692C" w:rsidP="00FA4232">
            <w:pPr>
              <w:ind w:left="113" w:right="113"/>
              <w:rPr>
                <w:del w:id="3889" w:author="Sugahara, Hikaru/菅原 光" w:date="2022-07-01T21:30:00Z"/>
                <w:rFonts w:ascii="Meiryo UI" w:eastAsia="Meiryo UI" w:hAnsi="Meiryo UI"/>
                <w:dstrike/>
                <w:sz w:val="16"/>
                <w:rPrChange w:id="3890" w:author="Nakamura, Taiki/中村 泰貴" w:date="2022-03-25T21:57:00Z">
                  <w:rPr>
                    <w:del w:id="3891" w:author="Sugahara, Hikaru/菅原 光" w:date="2022-07-01T21:30:00Z"/>
                    <w:color w:val="FF0000"/>
                    <w:sz w:val="16"/>
                  </w:rPr>
                </w:rPrChange>
              </w:rPr>
            </w:pPr>
            <w:del w:id="3892" w:author="Sugahara, Hikaru/菅原 光" w:date="2022-07-01T21:30:00Z">
              <w:r w:rsidRPr="007A3007" w:rsidDel="00557DD5">
                <w:rPr>
                  <w:dstrike/>
                  <w:sz w:val="16"/>
                  <w:lang w:val="en"/>
                  <w:rPrChange w:id="3893" w:author="Nakamura, Taiki/中村 泰貴" w:date="2022-03-25T21:57:00Z">
                    <w:rPr>
                      <w:color w:val="FF0000"/>
                      <w:sz w:val="16"/>
                    </w:rPr>
                  </w:rPrChange>
                </w:rPr>
                <w:delText>Europe</w:delText>
              </w:r>
            </w:del>
          </w:p>
        </w:tc>
        <w:tc>
          <w:tcPr>
            <w:tcW w:w="567" w:type="dxa"/>
            <w:shd w:val="clear" w:color="auto" w:fill="66FF99"/>
            <w:textDirection w:val="btLr"/>
          </w:tcPr>
          <w:p w14:paraId="02CAD50C" w14:textId="2F1C7DA6" w:rsidR="0030692C" w:rsidRPr="007A3007" w:rsidDel="00557DD5" w:rsidRDefault="0030692C" w:rsidP="00FA4232">
            <w:pPr>
              <w:ind w:left="113" w:right="113"/>
              <w:rPr>
                <w:del w:id="3894" w:author="Sugahara, Hikaru/菅原 光" w:date="2022-07-01T21:30:00Z"/>
                <w:rFonts w:ascii="Meiryo UI" w:eastAsia="Meiryo UI" w:hAnsi="Meiryo UI"/>
                <w:dstrike/>
                <w:sz w:val="16"/>
                <w:rPrChange w:id="3895" w:author="Nakamura, Taiki/中村 泰貴" w:date="2022-03-25T21:57:00Z">
                  <w:rPr>
                    <w:del w:id="3896" w:author="Sugahara, Hikaru/菅原 光" w:date="2022-07-01T21:30:00Z"/>
                    <w:color w:val="FF0000"/>
                    <w:sz w:val="16"/>
                  </w:rPr>
                </w:rPrChange>
              </w:rPr>
            </w:pPr>
            <w:del w:id="3897" w:author="Sugahara, Hikaru/菅原 光" w:date="2022-07-01T21:30:00Z">
              <w:r w:rsidRPr="007A3007" w:rsidDel="00557DD5">
                <w:rPr>
                  <w:dstrike/>
                  <w:sz w:val="16"/>
                  <w:lang w:val="en"/>
                  <w:rPrChange w:id="3898" w:author="Nakamura, Taiki/中村 泰貴" w:date="2022-03-25T21:57:00Z">
                    <w:rPr>
                      <w:color w:val="FF0000"/>
                      <w:sz w:val="16"/>
                    </w:rPr>
                  </w:rPrChange>
                </w:rPr>
                <w:delText>Oceania</w:delText>
              </w:r>
            </w:del>
          </w:p>
        </w:tc>
        <w:tc>
          <w:tcPr>
            <w:tcW w:w="567" w:type="dxa"/>
            <w:shd w:val="clear" w:color="auto" w:fill="66FF99"/>
            <w:textDirection w:val="btLr"/>
          </w:tcPr>
          <w:p w14:paraId="3A5BD898" w14:textId="5552CA6E" w:rsidR="0030692C" w:rsidRPr="007A3007" w:rsidDel="00557DD5" w:rsidRDefault="0030692C" w:rsidP="00FA4232">
            <w:pPr>
              <w:ind w:left="113" w:right="113"/>
              <w:rPr>
                <w:del w:id="3899" w:author="Sugahara, Hikaru/菅原 光" w:date="2022-07-01T21:30:00Z"/>
                <w:rFonts w:ascii="Meiryo UI" w:eastAsia="Meiryo UI" w:hAnsi="Meiryo UI"/>
                <w:dstrike/>
                <w:sz w:val="16"/>
                <w:rPrChange w:id="3900" w:author="Nakamura, Taiki/中村 泰貴" w:date="2022-03-25T21:57:00Z">
                  <w:rPr>
                    <w:del w:id="3901" w:author="Sugahara, Hikaru/菅原 光" w:date="2022-07-01T21:30:00Z"/>
                    <w:color w:val="FF0000"/>
                    <w:sz w:val="16"/>
                  </w:rPr>
                </w:rPrChange>
              </w:rPr>
            </w:pPr>
            <w:del w:id="3902" w:author="Sugahara, Hikaru/菅原 光" w:date="2022-07-01T21:30:00Z">
              <w:r w:rsidRPr="007A3007" w:rsidDel="00557DD5">
                <w:rPr>
                  <w:dstrike/>
                  <w:sz w:val="16"/>
                  <w:lang w:val="en"/>
                  <w:rPrChange w:id="3903" w:author="Nakamura, Taiki/中村 泰貴" w:date="2022-03-25T21:57:00Z">
                    <w:rPr>
                      <w:color w:val="FF0000"/>
                      <w:sz w:val="16"/>
                    </w:rPr>
                  </w:rPrChange>
                </w:rPr>
                <w:delText>Southeast Asia</w:delText>
              </w:r>
            </w:del>
          </w:p>
        </w:tc>
        <w:tc>
          <w:tcPr>
            <w:tcW w:w="567" w:type="dxa"/>
            <w:shd w:val="clear" w:color="auto" w:fill="66FF99"/>
            <w:textDirection w:val="btLr"/>
          </w:tcPr>
          <w:p w14:paraId="709111A4" w14:textId="2334FDE8" w:rsidR="0030692C" w:rsidRPr="007A3007" w:rsidDel="00557DD5" w:rsidRDefault="0030692C" w:rsidP="00FA4232">
            <w:pPr>
              <w:ind w:left="113" w:right="113"/>
              <w:rPr>
                <w:del w:id="3904" w:author="Sugahara, Hikaru/菅原 光" w:date="2022-07-01T21:30:00Z"/>
                <w:rFonts w:ascii="Meiryo UI" w:eastAsia="Meiryo UI" w:hAnsi="Meiryo UI"/>
                <w:dstrike/>
                <w:sz w:val="16"/>
                <w:rPrChange w:id="3905" w:author="Nakamura, Taiki/中村 泰貴" w:date="2022-03-25T21:57:00Z">
                  <w:rPr>
                    <w:del w:id="3906" w:author="Sugahara, Hikaru/菅原 光" w:date="2022-07-01T21:30:00Z"/>
                    <w:color w:val="FF0000"/>
                    <w:sz w:val="16"/>
                  </w:rPr>
                </w:rPrChange>
              </w:rPr>
            </w:pPr>
            <w:del w:id="3907" w:author="Sugahara, Hikaru/菅原 光" w:date="2022-07-01T21:30:00Z">
              <w:r w:rsidRPr="007A3007" w:rsidDel="00557DD5">
                <w:rPr>
                  <w:dstrike/>
                  <w:sz w:val="16"/>
                  <w:lang w:val="en"/>
                  <w:rPrChange w:id="3908" w:author="Nakamura, Taiki/中村 泰貴" w:date="2022-03-25T21:57:00Z">
                    <w:rPr>
                      <w:color w:val="FF0000"/>
                      <w:sz w:val="16"/>
                    </w:rPr>
                  </w:rPrChange>
                </w:rPr>
                <w:delText>India</w:delText>
              </w:r>
            </w:del>
          </w:p>
        </w:tc>
        <w:tc>
          <w:tcPr>
            <w:tcW w:w="567" w:type="dxa"/>
            <w:shd w:val="clear" w:color="auto" w:fill="66FF99"/>
            <w:textDirection w:val="btLr"/>
          </w:tcPr>
          <w:p w14:paraId="085EA9EE" w14:textId="0D4D85F6" w:rsidR="0030692C" w:rsidRPr="007A3007" w:rsidDel="00557DD5" w:rsidRDefault="0030692C" w:rsidP="00FA4232">
            <w:pPr>
              <w:ind w:left="113" w:right="113"/>
              <w:rPr>
                <w:del w:id="3909" w:author="Sugahara, Hikaru/菅原 光" w:date="2022-07-01T21:30:00Z"/>
                <w:rFonts w:ascii="Meiryo UI" w:eastAsia="Meiryo UI" w:hAnsi="Meiryo UI"/>
                <w:dstrike/>
                <w:sz w:val="16"/>
                <w:rPrChange w:id="3910" w:author="Nakamura, Taiki/中村 泰貴" w:date="2022-03-25T21:57:00Z">
                  <w:rPr>
                    <w:del w:id="3911" w:author="Sugahara, Hikaru/菅原 光" w:date="2022-07-01T21:30:00Z"/>
                    <w:color w:val="FF0000"/>
                    <w:sz w:val="16"/>
                  </w:rPr>
                </w:rPrChange>
              </w:rPr>
            </w:pPr>
            <w:del w:id="3912" w:author="Sugahara, Hikaru/菅原 光" w:date="2022-07-01T21:30:00Z">
              <w:r w:rsidRPr="007A3007" w:rsidDel="00557DD5">
                <w:rPr>
                  <w:dstrike/>
                  <w:sz w:val="16"/>
                  <w:lang w:val="en"/>
                  <w:rPrChange w:id="3913" w:author="Nakamura, Taiki/中村 泰貴" w:date="2022-03-25T21:57:00Z">
                    <w:rPr>
                      <w:color w:val="FF0000"/>
                      <w:sz w:val="16"/>
                    </w:rPr>
                  </w:rPrChange>
                </w:rPr>
                <w:delText>Middle East</w:delText>
              </w:r>
            </w:del>
          </w:p>
        </w:tc>
        <w:tc>
          <w:tcPr>
            <w:tcW w:w="567" w:type="dxa"/>
            <w:shd w:val="clear" w:color="auto" w:fill="66FF99"/>
            <w:textDirection w:val="btLr"/>
          </w:tcPr>
          <w:p w14:paraId="32A9D1EC" w14:textId="42714C8D" w:rsidR="0030692C" w:rsidRPr="007A3007" w:rsidDel="00557DD5" w:rsidRDefault="0030692C" w:rsidP="00FA4232">
            <w:pPr>
              <w:ind w:left="113" w:right="113"/>
              <w:rPr>
                <w:del w:id="3914" w:author="Sugahara, Hikaru/菅原 光" w:date="2022-07-01T21:30:00Z"/>
                <w:rFonts w:ascii="Meiryo UI" w:eastAsia="Meiryo UI" w:hAnsi="Meiryo UI"/>
                <w:dstrike/>
                <w:sz w:val="16"/>
                <w:rPrChange w:id="3915" w:author="Nakamura, Taiki/中村 泰貴" w:date="2022-03-25T21:57:00Z">
                  <w:rPr>
                    <w:del w:id="3916" w:author="Sugahara, Hikaru/菅原 光" w:date="2022-07-01T21:30:00Z"/>
                    <w:color w:val="FF0000"/>
                    <w:sz w:val="16"/>
                  </w:rPr>
                </w:rPrChange>
              </w:rPr>
            </w:pPr>
            <w:del w:id="3917" w:author="Sugahara, Hikaru/菅原 光" w:date="2022-07-01T21:30:00Z">
              <w:r w:rsidRPr="007A3007" w:rsidDel="00557DD5">
                <w:rPr>
                  <w:dstrike/>
                  <w:sz w:val="16"/>
                  <w:lang w:val="en"/>
                  <w:rPrChange w:id="3918" w:author="Nakamura, Taiki/中村 泰貴" w:date="2022-03-25T21:57:00Z">
                    <w:rPr>
                      <w:color w:val="FF0000"/>
                      <w:sz w:val="16"/>
                    </w:rPr>
                  </w:rPrChange>
                </w:rPr>
                <w:delText>South america</w:delText>
              </w:r>
            </w:del>
          </w:p>
        </w:tc>
        <w:tc>
          <w:tcPr>
            <w:tcW w:w="567" w:type="dxa"/>
            <w:shd w:val="clear" w:color="auto" w:fill="66FF99"/>
            <w:textDirection w:val="btLr"/>
          </w:tcPr>
          <w:p w14:paraId="37E728FF" w14:textId="054717A9" w:rsidR="0030692C" w:rsidRPr="007A3007" w:rsidDel="00557DD5" w:rsidRDefault="0030692C" w:rsidP="00FA4232">
            <w:pPr>
              <w:ind w:left="113" w:right="113"/>
              <w:rPr>
                <w:del w:id="3919" w:author="Sugahara, Hikaru/菅原 光" w:date="2022-07-01T21:30:00Z"/>
                <w:rFonts w:ascii="Meiryo UI" w:eastAsia="Meiryo UI" w:hAnsi="Meiryo UI"/>
                <w:dstrike/>
                <w:sz w:val="16"/>
                <w:rPrChange w:id="3920" w:author="Nakamura, Taiki/中村 泰貴" w:date="2022-03-25T21:57:00Z">
                  <w:rPr>
                    <w:del w:id="3921" w:author="Sugahara, Hikaru/菅原 光" w:date="2022-07-01T21:30:00Z"/>
                    <w:color w:val="FF0000"/>
                    <w:sz w:val="16"/>
                  </w:rPr>
                </w:rPrChange>
              </w:rPr>
            </w:pPr>
            <w:del w:id="3922" w:author="Sugahara, Hikaru/菅原 光" w:date="2022-07-01T21:30:00Z">
              <w:r w:rsidRPr="007A3007" w:rsidDel="00557DD5">
                <w:rPr>
                  <w:dstrike/>
                  <w:sz w:val="16"/>
                  <w:lang w:val="en"/>
                  <w:rPrChange w:id="3923" w:author="Nakamura, Taiki/中村 泰貴" w:date="2022-03-25T21:57:00Z">
                    <w:rPr>
                      <w:color w:val="FF0000"/>
                      <w:sz w:val="16"/>
                    </w:rPr>
                  </w:rPrChange>
                </w:rPr>
                <w:delText>South Africa</w:delText>
              </w:r>
            </w:del>
          </w:p>
          <w:p w14:paraId="3A1C8572" w14:textId="13636CD0" w:rsidR="0030692C" w:rsidRPr="007A3007" w:rsidDel="00557DD5" w:rsidRDefault="0030692C" w:rsidP="00FA4232">
            <w:pPr>
              <w:ind w:left="113" w:right="113"/>
              <w:rPr>
                <w:del w:id="3924" w:author="Sugahara, Hikaru/菅原 光" w:date="2022-07-01T21:30:00Z"/>
                <w:rFonts w:ascii="Meiryo UI" w:eastAsia="Meiryo UI" w:hAnsi="Meiryo UI"/>
                <w:dstrike/>
                <w:sz w:val="16"/>
                <w:rPrChange w:id="3925" w:author="Nakamura, Taiki/中村 泰貴" w:date="2022-03-25T21:57:00Z">
                  <w:rPr>
                    <w:del w:id="3926" w:author="Sugahara, Hikaru/菅原 光" w:date="2022-07-01T21:30:00Z"/>
                    <w:color w:val="FF0000"/>
                    <w:sz w:val="16"/>
                  </w:rPr>
                </w:rPrChange>
              </w:rPr>
            </w:pPr>
          </w:p>
        </w:tc>
        <w:tc>
          <w:tcPr>
            <w:tcW w:w="567" w:type="dxa"/>
            <w:shd w:val="clear" w:color="auto" w:fill="66FF99"/>
            <w:textDirection w:val="btLr"/>
          </w:tcPr>
          <w:p w14:paraId="733832D7" w14:textId="32A76C00" w:rsidR="0030692C" w:rsidRPr="007A3007" w:rsidDel="00557DD5" w:rsidRDefault="0030692C" w:rsidP="00FA4232">
            <w:pPr>
              <w:ind w:left="113" w:right="113"/>
              <w:rPr>
                <w:del w:id="3927" w:author="Sugahara, Hikaru/菅原 光" w:date="2022-07-01T21:30:00Z"/>
                <w:rFonts w:ascii="Meiryo UI" w:eastAsia="Meiryo UI" w:hAnsi="Meiryo UI"/>
                <w:dstrike/>
                <w:sz w:val="16"/>
                <w:rPrChange w:id="3928" w:author="Nakamura, Taiki/中村 泰貴" w:date="2022-03-25T21:57:00Z">
                  <w:rPr>
                    <w:del w:id="3929" w:author="Sugahara, Hikaru/菅原 光" w:date="2022-07-01T21:30:00Z"/>
                    <w:color w:val="FF0000"/>
                    <w:sz w:val="16"/>
                  </w:rPr>
                </w:rPrChange>
              </w:rPr>
            </w:pPr>
            <w:del w:id="3930" w:author="Sugahara, Hikaru/菅原 光" w:date="2022-07-01T21:30:00Z">
              <w:r w:rsidRPr="007A3007" w:rsidDel="00557DD5">
                <w:rPr>
                  <w:dstrike/>
                  <w:sz w:val="16"/>
                  <w:lang w:val="en"/>
                  <w:rPrChange w:id="3931" w:author="Nakamura, Taiki/中村 泰貴" w:date="2022-03-25T21:57:00Z">
                    <w:rPr>
                      <w:color w:val="FF0000"/>
                      <w:sz w:val="16"/>
                    </w:rPr>
                  </w:rPrChange>
                </w:rPr>
                <w:delText>Taiwan</w:delText>
              </w:r>
            </w:del>
          </w:p>
        </w:tc>
        <w:tc>
          <w:tcPr>
            <w:tcW w:w="567" w:type="dxa"/>
            <w:shd w:val="clear" w:color="auto" w:fill="66FF99"/>
            <w:textDirection w:val="btLr"/>
          </w:tcPr>
          <w:p w14:paraId="4E03466F" w14:textId="4BF2C2A1" w:rsidR="0030692C" w:rsidRPr="007A3007" w:rsidDel="00557DD5" w:rsidRDefault="0030692C" w:rsidP="00FA4232">
            <w:pPr>
              <w:ind w:left="113" w:right="113"/>
              <w:rPr>
                <w:del w:id="3932" w:author="Sugahara, Hikaru/菅原 光" w:date="2022-07-01T21:30:00Z"/>
                <w:rFonts w:ascii="Meiryo UI" w:eastAsia="Meiryo UI" w:hAnsi="Meiryo UI"/>
                <w:dstrike/>
                <w:sz w:val="16"/>
                <w:rPrChange w:id="3933" w:author="Nakamura, Taiki/中村 泰貴" w:date="2022-03-25T21:57:00Z">
                  <w:rPr>
                    <w:del w:id="3934" w:author="Sugahara, Hikaru/菅原 光" w:date="2022-07-01T21:30:00Z"/>
                    <w:color w:val="FF0000"/>
                    <w:sz w:val="16"/>
                  </w:rPr>
                </w:rPrChange>
              </w:rPr>
            </w:pPr>
            <w:del w:id="3935" w:author="Sugahara, Hikaru/菅原 光" w:date="2022-07-01T21:30:00Z">
              <w:r w:rsidRPr="007A3007" w:rsidDel="00557DD5">
                <w:rPr>
                  <w:dstrike/>
                  <w:sz w:val="16"/>
                  <w:lang w:val="en"/>
                  <w:rPrChange w:id="3936" w:author="Nakamura, Taiki/中村 泰貴" w:date="2022-03-25T21:57:00Z">
                    <w:rPr>
                      <w:color w:val="FF0000"/>
                      <w:sz w:val="16"/>
                    </w:rPr>
                  </w:rPrChange>
                </w:rPr>
                <w:delText>Hong Kong and Macau</w:delText>
              </w:r>
            </w:del>
          </w:p>
        </w:tc>
        <w:tc>
          <w:tcPr>
            <w:tcW w:w="567" w:type="dxa"/>
            <w:shd w:val="clear" w:color="auto" w:fill="66FF99"/>
            <w:textDirection w:val="btLr"/>
          </w:tcPr>
          <w:p w14:paraId="6EB1F28D" w14:textId="0EBD5D94" w:rsidR="0030692C" w:rsidRPr="007A3007" w:rsidDel="00557DD5" w:rsidRDefault="0030692C" w:rsidP="00FA4232">
            <w:pPr>
              <w:ind w:left="113" w:right="113"/>
              <w:rPr>
                <w:del w:id="3937" w:author="Sugahara, Hikaru/菅原 光" w:date="2022-07-01T21:30:00Z"/>
                <w:rFonts w:ascii="Meiryo UI" w:eastAsia="Meiryo UI" w:hAnsi="Meiryo UI"/>
                <w:dstrike/>
                <w:sz w:val="16"/>
                <w:rPrChange w:id="3938" w:author="Nakamura, Taiki/中村 泰貴" w:date="2022-03-25T21:57:00Z">
                  <w:rPr>
                    <w:del w:id="3939" w:author="Sugahara, Hikaru/菅原 光" w:date="2022-07-01T21:30:00Z"/>
                    <w:color w:val="FF0000"/>
                    <w:sz w:val="16"/>
                  </w:rPr>
                </w:rPrChange>
              </w:rPr>
            </w:pPr>
            <w:del w:id="3940" w:author="Sugahara, Hikaru/菅原 光" w:date="2022-07-01T21:30:00Z">
              <w:r w:rsidRPr="007A3007" w:rsidDel="00557DD5">
                <w:rPr>
                  <w:dstrike/>
                  <w:sz w:val="16"/>
                  <w:lang w:val="en"/>
                  <w:rPrChange w:id="3941" w:author="Nakamura, Taiki/中村 泰貴" w:date="2022-03-25T21:57:00Z">
                    <w:rPr>
                      <w:color w:val="FF0000"/>
                      <w:sz w:val="16"/>
                    </w:rPr>
                  </w:rPrChange>
                </w:rPr>
                <w:delText>China</w:delText>
              </w:r>
            </w:del>
          </w:p>
        </w:tc>
      </w:tr>
      <w:tr w:rsidR="0030692C" w:rsidRPr="007A3007" w:rsidDel="00557DD5" w14:paraId="01727FB6" w14:textId="0CBA4859" w:rsidTr="00FA4232">
        <w:trPr>
          <w:trHeight w:val="93"/>
          <w:del w:id="3942" w:author="Sugahara, Hikaru/菅原 光" w:date="2022-07-01T21:30:00Z"/>
        </w:trPr>
        <w:tc>
          <w:tcPr>
            <w:tcW w:w="473" w:type="dxa"/>
            <w:tcBorders>
              <w:bottom w:val="single" w:sz="4" w:space="0" w:color="auto"/>
            </w:tcBorders>
          </w:tcPr>
          <w:p w14:paraId="5F8ABDC1" w14:textId="5DF123F9" w:rsidR="0030692C" w:rsidRPr="007A3007" w:rsidDel="00557DD5" w:rsidRDefault="0030692C" w:rsidP="00FA4232">
            <w:pPr>
              <w:jc w:val="center"/>
              <w:rPr>
                <w:del w:id="3943" w:author="Sugahara, Hikaru/菅原 光" w:date="2022-07-01T21:30:00Z"/>
                <w:rFonts w:ascii="Meiryo UI" w:eastAsia="Meiryo UI" w:hAnsi="Meiryo UI"/>
                <w:dstrike/>
                <w:sz w:val="18"/>
                <w:rPrChange w:id="3944" w:author="Nakamura, Taiki/中村 泰貴" w:date="2022-03-25T21:57:00Z">
                  <w:rPr>
                    <w:del w:id="3945" w:author="Sugahara, Hikaru/菅原 光" w:date="2022-07-01T21:30:00Z"/>
                    <w:color w:val="FF0000"/>
                    <w:sz w:val="18"/>
                  </w:rPr>
                </w:rPrChange>
              </w:rPr>
            </w:pPr>
            <w:del w:id="3946" w:author="Sugahara, Hikaru/菅原 光" w:date="2022-07-01T21:30:00Z">
              <w:r w:rsidRPr="007A3007" w:rsidDel="00557DD5">
                <w:rPr>
                  <w:rFonts w:hint="eastAsia"/>
                  <w:dstrike/>
                  <w:sz w:val="18"/>
                  <w:lang w:val="en"/>
                  <w:rPrChange w:id="3947" w:author="Nakamura, Taiki/中村 泰貴" w:date="2022-03-25T21:57:00Z">
                    <w:rPr>
                      <w:rFonts w:hint="eastAsia"/>
                      <w:color w:val="FF0000"/>
                      <w:sz w:val="18"/>
                    </w:rPr>
                  </w:rPrChange>
                </w:rPr>
                <w:delText>４</w:delText>
              </w:r>
            </w:del>
          </w:p>
        </w:tc>
        <w:tc>
          <w:tcPr>
            <w:tcW w:w="2363" w:type="dxa"/>
            <w:tcBorders>
              <w:bottom w:val="single" w:sz="4" w:space="0" w:color="auto"/>
            </w:tcBorders>
          </w:tcPr>
          <w:p w14:paraId="689E74DF" w14:textId="546875E7" w:rsidR="0030692C" w:rsidRPr="007A3007" w:rsidDel="00557DD5" w:rsidRDefault="0030692C" w:rsidP="00FA4232">
            <w:pPr>
              <w:rPr>
                <w:del w:id="3948" w:author="Sugahara, Hikaru/菅原 光" w:date="2022-07-01T21:30:00Z"/>
                <w:rFonts w:ascii="Meiryo UI" w:eastAsia="Meiryo UI" w:hAnsi="Meiryo UI"/>
                <w:dstrike/>
                <w:sz w:val="18"/>
                <w:rPrChange w:id="3949" w:author="Nakamura, Taiki/中村 泰貴" w:date="2022-03-25T21:57:00Z">
                  <w:rPr>
                    <w:del w:id="3950" w:author="Sugahara, Hikaru/菅原 光" w:date="2022-07-01T21:30:00Z"/>
                    <w:color w:val="FF0000"/>
                    <w:sz w:val="18"/>
                  </w:rPr>
                </w:rPrChange>
              </w:rPr>
            </w:pPr>
            <w:del w:id="3951" w:author="Sugahara, Hikaru/菅原 光" w:date="2022-07-01T21:30:00Z">
              <w:r w:rsidRPr="007A3007" w:rsidDel="00557DD5">
                <w:rPr>
                  <w:dstrike/>
                  <w:sz w:val="18"/>
                  <w:lang w:val="en"/>
                  <w:rPrChange w:id="3952" w:author="Nakamura, Taiki/中村 泰貴" w:date="2022-03-25T21:57:00Z">
                    <w:rPr>
                      <w:color w:val="FF0000"/>
                      <w:sz w:val="18"/>
                    </w:rPr>
                  </w:rPrChange>
                </w:rPr>
                <w:delText>Heartful Effect</w:delText>
              </w:r>
            </w:del>
          </w:p>
        </w:tc>
        <w:tc>
          <w:tcPr>
            <w:tcW w:w="567" w:type="dxa"/>
            <w:tcBorders>
              <w:bottom w:val="single" w:sz="4" w:space="0" w:color="auto"/>
            </w:tcBorders>
            <w:vAlign w:val="center"/>
          </w:tcPr>
          <w:p w14:paraId="21F66E19" w14:textId="36713C68" w:rsidR="0030692C" w:rsidRPr="007A3007" w:rsidDel="00557DD5" w:rsidRDefault="0030692C" w:rsidP="00FA4232">
            <w:pPr>
              <w:jc w:val="center"/>
              <w:rPr>
                <w:del w:id="3953" w:author="Sugahara, Hikaru/菅原 光" w:date="2022-07-01T21:30:00Z"/>
                <w:rFonts w:ascii="Meiryo UI" w:eastAsia="Meiryo UI" w:hAnsi="Meiryo UI"/>
                <w:dstrike/>
                <w:rPrChange w:id="3954" w:author="Nakamura, Taiki/中村 泰貴" w:date="2022-03-25T21:57:00Z">
                  <w:rPr>
                    <w:del w:id="3955" w:author="Sugahara, Hikaru/菅原 光" w:date="2022-07-01T21:30:00Z"/>
                    <w:color w:val="FF0000"/>
                  </w:rPr>
                </w:rPrChange>
              </w:rPr>
            </w:pPr>
            <w:del w:id="3956" w:author="Sugahara, Hikaru/菅原 光" w:date="2022-07-01T21:30:00Z">
              <w:r w:rsidRPr="007A3007" w:rsidDel="00557DD5">
                <w:rPr>
                  <w:rFonts w:hint="eastAsia"/>
                  <w:dstrike/>
                  <w:lang w:val="en"/>
                  <w:rPrChange w:id="3957" w:author="Nakamura, Taiki/中村 泰貴" w:date="2022-03-25T21:57:00Z">
                    <w:rPr>
                      <w:rFonts w:ascii="Meiryo UI" w:eastAsia="Meiryo UI" w:hAnsi="Meiryo UI" w:cs="Meiryo UI" w:hint="eastAsia"/>
                      <w:color w:val="FF0000"/>
                    </w:rPr>
                  </w:rPrChange>
                </w:rPr>
                <w:delText>○</w:delText>
              </w:r>
            </w:del>
          </w:p>
        </w:tc>
        <w:tc>
          <w:tcPr>
            <w:tcW w:w="567" w:type="dxa"/>
            <w:tcBorders>
              <w:bottom w:val="single" w:sz="4" w:space="0" w:color="auto"/>
            </w:tcBorders>
            <w:shd w:val="clear" w:color="auto" w:fill="FFFFFF"/>
            <w:vAlign w:val="center"/>
          </w:tcPr>
          <w:p w14:paraId="05EA7BD1" w14:textId="4A5206FC" w:rsidR="0030692C" w:rsidRPr="007A3007" w:rsidDel="00557DD5" w:rsidRDefault="0030692C" w:rsidP="00FA4232">
            <w:pPr>
              <w:jc w:val="center"/>
              <w:rPr>
                <w:del w:id="3958" w:author="Sugahara, Hikaru/菅原 光" w:date="2022-07-01T21:30:00Z"/>
                <w:rFonts w:ascii="Meiryo UI" w:eastAsia="Meiryo UI" w:hAnsi="Meiryo UI"/>
                <w:dstrike/>
                <w:rPrChange w:id="3959" w:author="Nakamura, Taiki/中村 泰貴" w:date="2022-03-25T21:57:00Z">
                  <w:rPr>
                    <w:del w:id="3960" w:author="Sugahara, Hikaru/菅原 光" w:date="2022-07-01T21:30:00Z"/>
                    <w:color w:val="FF0000"/>
                  </w:rPr>
                </w:rPrChange>
              </w:rPr>
            </w:pPr>
            <w:del w:id="3961" w:author="Sugahara, Hikaru/菅原 光" w:date="2022-07-01T21:30:00Z">
              <w:r w:rsidRPr="007A3007" w:rsidDel="00557DD5">
                <w:rPr>
                  <w:rFonts w:hint="eastAsia"/>
                  <w:dstrike/>
                  <w:lang w:val="en"/>
                  <w:rPrChange w:id="3962" w:author="Nakamura, Taiki/中村 泰貴" w:date="2022-03-25T21:57:00Z">
                    <w:rPr>
                      <w:rFonts w:hint="eastAsia"/>
                      <w:color w:val="FF0000"/>
                    </w:rPr>
                  </w:rPrChange>
                </w:rPr>
                <w:delText>―</w:delText>
              </w:r>
            </w:del>
          </w:p>
        </w:tc>
        <w:tc>
          <w:tcPr>
            <w:tcW w:w="567" w:type="dxa"/>
            <w:tcBorders>
              <w:bottom w:val="single" w:sz="4" w:space="0" w:color="auto"/>
            </w:tcBorders>
            <w:shd w:val="clear" w:color="auto" w:fill="FFFFFF"/>
            <w:vAlign w:val="center"/>
          </w:tcPr>
          <w:p w14:paraId="0F9CC663" w14:textId="619332CB" w:rsidR="0030692C" w:rsidRPr="007A3007" w:rsidDel="00557DD5" w:rsidRDefault="0030692C" w:rsidP="00FA4232">
            <w:pPr>
              <w:jc w:val="center"/>
              <w:rPr>
                <w:del w:id="3963" w:author="Sugahara, Hikaru/菅原 光" w:date="2022-07-01T21:30:00Z"/>
                <w:rFonts w:ascii="Meiryo UI" w:eastAsia="Meiryo UI" w:hAnsi="Meiryo UI"/>
                <w:dstrike/>
                <w:rPrChange w:id="3964" w:author="Nakamura, Taiki/中村 泰貴" w:date="2022-03-25T21:57:00Z">
                  <w:rPr>
                    <w:del w:id="3965" w:author="Sugahara, Hikaru/菅原 光" w:date="2022-07-01T21:30:00Z"/>
                    <w:color w:val="FF0000"/>
                  </w:rPr>
                </w:rPrChange>
              </w:rPr>
            </w:pPr>
            <w:del w:id="3966" w:author="Sugahara, Hikaru/菅原 光" w:date="2022-07-01T21:30:00Z">
              <w:r w:rsidRPr="007A3007" w:rsidDel="00557DD5">
                <w:rPr>
                  <w:rFonts w:hint="eastAsia"/>
                  <w:dstrike/>
                  <w:lang w:val="en"/>
                  <w:rPrChange w:id="3967" w:author="Nakamura, Taiki/中村 泰貴" w:date="2022-03-25T21:57:00Z">
                    <w:rPr>
                      <w:rFonts w:hint="eastAsia"/>
                      <w:color w:val="FF0000"/>
                    </w:rPr>
                  </w:rPrChange>
                </w:rPr>
                <w:delText>―</w:delText>
              </w:r>
            </w:del>
          </w:p>
        </w:tc>
        <w:tc>
          <w:tcPr>
            <w:tcW w:w="567" w:type="dxa"/>
            <w:tcBorders>
              <w:bottom w:val="single" w:sz="4" w:space="0" w:color="auto"/>
            </w:tcBorders>
            <w:shd w:val="clear" w:color="auto" w:fill="FFFFFF"/>
            <w:vAlign w:val="center"/>
          </w:tcPr>
          <w:p w14:paraId="0C73860E" w14:textId="7D141978" w:rsidR="0030692C" w:rsidRPr="007A3007" w:rsidDel="00557DD5" w:rsidRDefault="0030692C" w:rsidP="00FA4232">
            <w:pPr>
              <w:jc w:val="center"/>
              <w:rPr>
                <w:del w:id="3968" w:author="Sugahara, Hikaru/菅原 光" w:date="2022-07-01T21:30:00Z"/>
                <w:rFonts w:ascii="Meiryo UI" w:eastAsia="Meiryo UI" w:hAnsi="Meiryo UI"/>
                <w:dstrike/>
                <w:rPrChange w:id="3969" w:author="Nakamura, Taiki/中村 泰貴" w:date="2022-03-25T21:57:00Z">
                  <w:rPr>
                    <w:del w:id="3970" w:author="Sugahara, Hikaru/菅原 光" w:date="2022-07-01T21:30:00Z"/>
                    <w:color w:val="FF0000"/>
                  </w:rPr>
                </w:rPrChange>
              </w:rPr>
            </w:pPr>
            <w:del w:id="3971" w:author="Sugahara, Hikaru/菅原 光" w:date="2022-07-01T21:30:00Z">
              <w:r w:rsidRPr="007A3007" w:rsidDel="00557DD5">
                <w:rPr>
                  <w:rFonts w:hint="eastAsia"/>
                  <w:dstrike/>
                  <w:lang w:val="en"/>
                  <w:rPrChange w:id="3972" w:author="Nakamura, Taiki/中村 泰貴" w:date="2022-03-25T21:57:00Z">
                    <w:rPr>
                      <w:rFonts w:hint="eastAsia"/>
                      <w:color w:val="FF0000"/>
                    </w:rPr>
                  </w:rPrChange>
                </w:rPr>
                <w:delText>―</w:delText>
              </w:r>
            </w:del>
          </w:p>
        </w:tc>
        <w:tc>
          <w:tcPr>
            <w:tcW w:w="567" w:type="dxa"/>
            <w:tcBorders>
              <w:bottom w:val="single" w:sz="4" w:space="0" w:color="auto"/>
            </w:tcBorders>
            <w:shd w:val="clear" w:color="auto" w:fill="FFFFFF"/>
            <w:vAlign w:val="center"/>
          </w:tcPr>
          <w:p w14:paraId="46EA8281" w14:textId="426C6287" w:rsidR="0030692C" w:rsidRPr="007A3007" w:rsidDel="00557DD5" w:rsidRDefault="0030692C" w:rsidP="00FA4232">
            <w:pPr>
              <w:jc w:val="center"/>
              <w:rPr>
                <w:del w:id="3973" w:author="Sugahara, Hikaru/菅原 光" w:date="2022-07-01T21:30:00Z"/>
                <w:rFonts w:ascii="Meiryo UI" w:eastAsia="Meiryo UI" w:hAnsi="Meiryo UI"/>
                <w:dstrike/>
                <w:rPrChange w:id="3974" w:author="Nakamura, Taiki/中村 泰貴" w:date="2022-03-25T21:57:00Z">
                  <w:rPr>
                    <w:del w:id="3975" w:author="Sugahara, Hikaru/菅原 光" w:date="2022-07-01T21:30:00Z"/>
                    <w:color w:val="FF0000"/>
                  </w:rPr>
                </w:rPrChange>
              </w:rPr>
            </w:pPr>
            <w:del w:id="3976" w:author="Sugahara, Hikaru/菅原 光" w:date="2022-07-01T21:30:00Z">
              <w:r w:rsidRPr="007A3007" w:rsidDel="00557DD5">
                <w:rPr>
                  <w:rFonts w:hint="eastAsia"/>
                  <w:dstrike/>
                  <w:lang w:val="en"/>
                  <w:rPrChange w:id="3977" w:author="Nakamura, Taiki/中村 泰貴" w:date="2022-03-25T21:57:00Z">
                    <w:rPr>
                      <w:rFonts w:hint="eastAsia"/>
                      <w:color w:val="FF0000"/>
                    </w:rPr>
                  </w:rPrChange>
                </w:rPr>
                <w:delText>―</w:delText>
              </w:r>
            </w:del>
          </w:p>
        </w:tc>
        <w:tc>
          <w:tcPr>
            <w:tcW w:w="567" w:type="dxa"/>
            <w:tcBorders>
              <w:bottom w:val="single" w:sz="4" w:space="0" w:color="auto"/>
            </w:tcBorders>
            <w:shd w:val="clear" w:color="auto" w:fill="FFFFFF"/>
            <w:vAlign w:val="center"/>
          </w:tcPr>
          <w:p w14:paraId="2D9D6A47" w14:textId="275354A6" w:rsidR="0030692C" w:rsidRPr="007A3007" w:rsidDel="00557DD5" w:rsidRDefault="0030692C" w:rsidP="00FA4232">
            <w:pPr>
              <w:jc w:val="center"/>
              <w:rPr>
                <w:del w:id="3978" w:author="Sugahara, Hikaru/菅原 光" w:date="2022-07-01T21:30:00Z"/>
                <w:rFonts w:ascii="Meiryo UI" w:eastAsia="Meiryo UI" w:hAnsi="Meiryo UI"/>
                <w:dstrike/>
                <w:rPrChange w:id="3979" w:author="Nakamura, Taiki/中村 泰貴" w:date="2022-03-25T21:57:00Z">
                  <w:rPr>
                    <w:del w:id="3980" w:author="Sugahara, Hikaru/菅原 光" w:date="2022-07-01T21:30:00Z"/>
                    <w:color w:val="FF0000"/>
                  </w:rPr>
                </w:rPrChange>
              </w:rPr>
            </w:pPr>
            <w:del w:id="3981" w:author="Sugahara, Hikaru/菅原 光" w:date="2022-07-01T21:30:00Z">
              <w:r w:rsidRPr="007A3007" w:rsidDel="00557DD5">
                <w:rPr>
                  <w:rFonts w:hint="eastAsia"/>
                  <w:dstrike/>
                  <w:lang w:val="en"/>
                  <w:rPrChange w:id="3982" w:author="Nakamura, Taiki/中村 泰貴" w:date="2022-03-25T21:57:00Z">
                    <w:rPr>
                      <w:rFonts w:hint="eastAsia"/>
                      <w:color w:val="FF0000"/>
                    </w:rPr>
                  </w:rPrChange>
                </w:rPr>
                <w:delText>―</w:delText>
              </w:r>
            </w:del>
          </w:p>
        </w:tc>
        <w:tc>
          <w:tcPr>
            <w:tcW w:w="567" w:type="dxa"/>
            <w:tcBorders>
              <w:bottom w:val="single" w:sz="4" w:space="0" w:color="auto"/>
            </w:tcBorders>
            <w:shd w:val="clear" w:color="auto" w:fill="FFFFFF"/>
            <w:vAlign w:val="center"/>
          </w:tcPr>
          <w:p w14:paraId="0B02F05A" w14:textId="1F0B2EB3" w:rsidR="0030692C" w:rsidRPr="007A3007" w:rsidDel="00557DD5" w:rsidRDefault="0030692C" w:rsidP="00FA4232">
            <w:pPr>
              <w:jc w:val="center"/>
              <w:rPr>
                <w:del w:id="3983" w:author="Sugahara, Hikaru/菅原 光" w:date="2022-07-01T21:30:00Z"/>
                <w:rFonts w:ascii="Meiryo UI" w:eastAsia="Meiryo UI" w:hAnsi="Meiryo UI"/>
                <w:dstrike/>
                <w:rPrChange w:id="3984" w:author="Nakamura, Taiki/中村 泰貴" w:date="2022-03-25T21:57:00Z">
                  <w:rPr>
                    <w:del w:id="3985" w:author="Sugahara, Hikaru/菅原 光" w:date="2022-07-01T21:30:00Z"/>
                    <w:color w:val="FF0000"/>
                  </w:rPr>
                </w:rPrChange>
              </w:rPr>
            </w:pPr>
            <w:del w:id="3986" w:author="Sugahara, Hikaru/菅原 光" w:date="2022-07-01T21:30:00Z">
              <w:r w:rsidRPr="007A3007" w:rsidDel="00557DD5">
                <w:rPr>
                  <w:rFonts w:hint="eastAsia"/>
                  <w:dstrike/>
                  <w:lang w:val="en"/>
                  <w:rPrChange w:id="3987" w:author="Nakamura, Taiki/中村 泰貴" w:date="2022-03-25T21:57:00Z">
                    <w:rPr>
                      <w:rFonts w:hint="eastAsia"/>
                      <w:color w:val="FF0000"/>
                    </w:rPr>
                  </w:rPrChange>
                </w:rPr>
                <w:delText>―</w:delText>
              </w:r>
            </w:del>
          </w:p>
        </w:tc>
        <w:tc>
          <w:tcPr>
            <w:tcW w:w="567" w:type="dxa"/>
            <w:tcBorders>
              <w:bottom w:val="single" w:sz="4" w:space="0" w:color="auto"/>
            </w:tcBorders>
            <w:shd w:val="clear" w:color="auto" w:fill="FFFFFF"/>
            <w:vAlign w:val="center"/>
          </w:tcPr>
          <w:p w14:paraId="0ACB55E9" w14:textId="4A33C5FD" w:rsidR="0030692C" w:rsidRPr="007A3007" w:rsidDel="00557DD5" w:rsidRDefault="0030692C" w:rsidP="00FA4232">
            <w:pPr>
              <w:jc w:val="center"/>
              <w:rPr>
                <w:del w:id="3988" w:author="Sugahara, Hikaru/菅原 光" w:date="2022-07-01T21:30:00Z"/>
                <w:rFonts w:ascii="Meiryo UI" w:eastAsia="Meiryo UI" w:hAnsi="Meiryo UI"/>
                <w:dstrike/>
                <w:rPrChange w:id="3989" w:author="Nakamura, Taiki/中村 泰貴" w:date="2022-03-25T21:57:00Z">
                  <w:rPr>
                    <w:del w:id="3990" w:author="Sugahara, Hikaru/菅原 光" w:date="2022-07-01T21:30:00Z"/>
                    <w:color w:val="FF0000"/>
                  </w:rPr>
                </w:rPrChange>
              </w:rPr>
            </w:pPr>
            <w:del w:id="3991" w:author="Sugahara, Hikaru/菅原 光" w:date="2022-07-01T21:30:00Z">
              <w:r w:rsidRPr="007A3007" w:rsidDel="00557DD5">
                <w:rPr>
                  <w:rFonts w:hint="eastAsia"/>
                  <w:dstrike/>
                  <w:lang w:val="en"/>
                  <w:rPrChange w:id="3992" w:author="Nakamura, Taiki/中村 泰貴" w:date="2022-03-25T21:57:00Z">
                    <w:rPr>
                      <w:rFonts w:hint="eastAsia"/>
                      <w:color w:val="FF0000"/>
                    </w:rPr>
                  </w:rPrChange>
                </w:rPr>
                <w:delText>―</w:delText>
              </w:r>
            </w:del>
          </w:p>
        </w:tc>
        <w:tc>
          <w:tcPr>
            <w:tcW w:w="567" w:type="dxa"/>
            <w:tcBorders>
              <w:bottom w:val="single" w:sz="4" w:space="0" w:color="auto"/>
            </w:tcBorders>
            <w:shd w:val="clear" w:color="auto" w:fill="FFFFFF"/>
            <w:vAlign w:val="center"/>
          </w:tcPr>
          <w:p w14:paraId="35AB7B60" w14:textId="7EE795C9" w:rsidR="0030692C" w:rsidRPr="007A3007" w:rsidDel="00557DD5" w:rsidRDefault="0030692C" w:rsidP="00FA4232">
            <w:pPr>
              <w:jc w:val="center"/>
              <w:rPr>
                <w:del w:id="3993" w:author="Sugahara, Hikaru/菅原 光" w:date="2022-07-01T21:30:00Z"/>
                <w:rFonts w:ascii="Meiryo UI" w:eastAsia="Meiryo UI" w:hAnsi="Meiryo UI"/>
                <w:dstrike/>
                <w:rPrChange w:id="3994" w:author="Nakamura, Taiki/中村 泰貴" w:date="2022-03-25T21:57:00Z">
                  <w:rPr>
                    <w:del w:id="3995" w:author="Sugahara, Hikaru/菅原 光" w:date="2022-07-01T21:30:00Z"/>
                    <w:color w:val="FF0000"/>
                  </w:rPr>
                </w:rPrChange>
              </w:rPr>
            </w:pPr>
            <w:del w:id="3996" w:author="Sugahara, Hikaru/菅原 光" w:date="2022-07-01T21:30:00Z">
              <w:r w:rsidRPr="007A3007" w:rsidDel="00557DD5">
                <w:rPr>
                  <w:rFonts w:hint="eastAsia"/>
                  <w:dstrike/>
                  <w:lang w:val="en"/>
                  <w:rPrChange w:id="3997" w:author="Nakamura, Taiki/中村 泰貴" w:date="2022-03-25T21:57:00Z">
                    <w:rPr>
                      <w:rFonts w:hint="eastAsia"/>
                      <w:color w:val="FF0000"/>
                    </w:rPr>
                  </w:rPrChange>
                </w:rPr>
                <w:delText>―</w:delText>
              </w:r>
            </w:del>
          </w:p>
        </w:tc>
        <w:tc>
          <w:tcPr>
            <w:tcW w:w="567" w:type="dxa"/>
            <w:tcBorders>
              <w:bottom w:val="single" w:sz="4" w:space="0" w:color="auto"/>
            </w:tcBorders>
            <w:shd w:val="clear" w:color="auto" w:fill="FFFFFF"/>
            <w:vAlign w:val="center"/>
          </w:tcPr>
          <w:p w14:paraId="0EA8E067" w14:textId="269F0E5B" w:rsidR="0030692C" w:rsidRPr="007A3007" w:rsidDel="00557DD5" w:rsidRDefault="0030692C" w:rsidP="00FA4232">
            <w:pPr>
              <w:jc w:val="center"/>
              <w:rPr>
                <w:del w:id="3998" w:author="Sugahara, Hikaru/菅原 光" w:date="2022-07-01T21:30:00Z"/>
                <w:rFonts w:ascii="Meiryo UI" w:eastAsia="Meiryo UI" w:hAnsi="Meiryo UI"/>
                <w:dstrike/>
                <w:rPrChange w:id="3999" w:author="Nakamura, Taiki/中村 泰貴" w:date="2022-03-25T21:57:00Z">
                  <w:rPr>
                    <w:del w:id="4000" w:author="Sugahara, Hikaru/菅原 光" w:date="2022-07-01T21:30:00Z"/>
                    <w:color w:val="FF0000"/>
                  </w:rPr>
                </w:rPrChange>
              </w:rPr>
            </w:pPr>
            <w:del w:id="4001" w:author="Sugahara, Hikaru/菅原 光" w:date="2022-07-01T21:30:00Z">
              <w:r w:rsidRPr="007A3007" w:rsidDel="00557DD5">
                <w:rPr>
                  <w:rFonts w:hint="eastAsia"/>
                  <w:dstrike/>
                  <w:lang w:val="en"/>
                  <w:rPrChange w:id="4002" w:author="Nakamura, Taiki/中村 泰貴" w:date="2022-03-25T21:57:00Z">
                    <w:rPr>
                      <w:rFonts w:hint="eastAsia"/>
                      <w:color w:val="FF0000"/>
                    </w:rPr>
                  </w:rPrChange>
                </w:rPr>
                <w:delText>―</w:delText>
              </w:r>
            </w:del>
          </w:p>
        </w:tc>
        <w:tc>
          <w:tcPr>
            <w:tcW w:w="567" w:type="dxa"/>
            <w:tcBorders>
              <w:bottom w:val="single" w:sz="4" w:space="0" w:color="auto"/>
            </w:tcBorders>
            <w:shd w:val="clear" w:color="auto" w:fill="FFFFFF"/>
            <w:vAlign w:val="center"/>
          </w:tcPr>
          <w:p w14:paraId="7FB590AD" w14:textId="13F87888" w:rsidR="0030692C" w:rsidRPr="007A3007" w:rsidDel="00557DD5" w:rsidRDefault="0030692C" w:rsidP="00FA4232">
            <w:pPr>
              <w:jc w:val="center"/>
              <w:rPr>
                <w:del w:id="4003" w:author="Sugahara, Hikaru/菅原 光" w:date="2022-07-01T21:30:00Z"/>
                <w:rFonts w:ascii="Meiryo UI" w:eastAsia="Meiryo UI" w:hAnsi="Meiryo UI"/>
                <w:dstrike/>
                <w:rPrChange w:id="4004" w:author="Nakamura, Taiki/中村 泰貴" w:date="2022-03-25T21:57:00Z">
                  <w:rPr>
                    <w:del w:id="4005" w:author="Sugahara, Hikaru/菅原 光" w:date="2022-07-01T21:30:00Z"/>
                    <w:color w:val="FF0000"/>
                  </w:rPr>
                </w:rPrChange>
              </w:rPr>
            </w:pPr>
            <w:del w:id="4006" w:author="Sugahara, Hikaru/菅原 光" w:date="2022-07-01T21:30:00Z">
              <w:r w:rsidRPr="007A3007" w:rsidDel="00557DD5">
                <w:rPr>
                  <w:rFonts w:hint="eastAsia"/>
                  <w:dstrike/>
                  <w:lang w:val="en"/>
                  <w:rPrChange w:id="4007" w:author="Nakamura, Taiki/中村 泰貴" w:date="2022-03-25T21:57:00Z">
                    <w:rPr>
                      <w:rFonts w:hint="eastAsia"/>
                      <w:color w:val="FF0000"/>
                    </w:rPr>
                  </w:rPrChange>
                </w:rPr>
                <w:delText>―</w:delText>
              </w:r>
            </w:del>
          </w:p>
        </w:tc>
        <w:tc>
          <w:tcPr>
            <w:tcW w:w="567" w:type="dxa"/>
            <w:tcBorders>
              <w:bottom w:val="single" w:sz="4" w:space="0" w:color="auto"/>
            </w:tcBorders>
            <w:shd w:val="clear" w:color="auto" w:fill="FFFFFF"/>
            <w:vAlign w:val="center"/>
          </w:tcPr>
          <w:p w14:paraId="737C4511" w14:textId="081AF1C8" w:rsidR="0030692C" w:rsidRPr="007A3007" w:rsidDel="00557DD5" w:rsidRDefault="0030692C" w:rsidP="00FA4232">
            <w:pPr>
              <w:jc w:val="center"/>
              <w:rPr>
                <w:del w:id="4008" w:author="Sugahara, Hikaru/菅原 光" w:date="2022-07-01T21:30:00Z"/>
                <w:rFonts w:ascii="Meiryo UI" w:eastAsia="Meiryo UI" w:hAnsi="Meiryo UI"/>
                <w:dstrike/>
                <w:rPrChange w:id="4009" w:author="Nakamura, Taiki/中村 泰貴" w:date="2022-03-25T21:57:00Z">
                  <w:rPr>
                    <w:del w:id="4010" w:author="Sugahara, Hikaru/菅原 光" w:date="2022-07-01T21:30:00Z"/>
                    <w:color w:val="FF0000"/>
                  </w:rPr>
                </w:rPrChange>
              </w:rPr>
            </w:pPr>
            <w:del w:id="4011" w:author="Sugahara, Hikaru/菅原 光" w:date="2022-07-01T21:30:00Z">
              <w:r w:rsidRPr="007A3007" w:rsidDel="00557DD5">
                <w:rPr>
                  <w:rFonts w:hint="eastAsia"/>
                  <w:dstrike/>
                  <w:lang w:val="en"/>
                  <w:rPrChange w:id="4012" w:author="Nakamura, Taiki/中村 泰貴" w:date="2022-03-25T21:57:00Z">
                    <w:rPr>
                      <w:rFonts w:hint="eastAsia"/>
                      <w:color w:val="FF0000"/>
                    </w:rPr>
                  </w:rPrChange>
                </w:rPr>
                <w:delText>―</w:delText>
              </w:r>
            </w:del>
          </w:p>
        </w:tc>
      </w:tr>
    </w:tbl>
    <w:p w14:paraId="209A1733" w14:textId="617624C5" w:rsidR="0030692C" w:rsidRPr="007A3007" w:rsidDel="00557DD5" w:rsidRDefault="0030692C" w:rsidP="0030692C">
      <w:pPr>
        <w:rPr>
          <w:del w:id="4013" w:author="Sugahara, Hikaru/菅原 光" w:date="2022-07-01T21:30:00Z"/>
          <w:rFonts w:ascii="Meiryo UI" w:eastAsia="Meiryo UI" w:hAnsi="Meiryo UI"/>
          <w:dstrike/>
          <w:rPrChange w:id="4014" w:author="Nakamura, Taiki/中村 泰貴" w:date="2022-03-25T21:57:00Z">
            <w:rPr>
              <w:del w:id="4015" w:author="Sugahara, Hikaru/菅原 光" w:date="2022-07-01T21:30:00Z"/>
              <w:color w:val="FF0000"/>
            </w:rPr>
          </w:rPrChange>
        </w:rPr>
      </w:pPr>
    </w:p>
    <w:p w14:paraId="5278CE34" w14:textId="2D2787A7" w:rsidR="0030692C" w:rsidRPr="007A3007" w:rsidRDefault="0030692C" w:rsidP="0030692C">
      <w:pPr>
        <w:pStyle w:val="3"/>
        <w:rPr>
          <w:rFonts w:ascii="Meiryo UI" w:eastAsia="Meiryo UI" w:hAnsi="Meiryo UI"/>
          <w:dstrike/>
          <w:rPrChange w:id="4016" w:author="Nakamura, Taiki/中村 泰貴" w:date="2022-03-25T21:57:00Z">
            <w:rPr>
              <w:rFonts w:ascii="ＭＳ ゴシック" w:hAnsi="ＭＳ ゴシック"/>
              <w:color w:val="FF0000"/>
            </w:rPr>
          </w:rPrChange>
        </w:rPr>
      </w:pPr>
      <w:bookmarkStart w:id="4017" w:name="_Toc80878064"/>
      <w:bookmarkStart w:id="4018" w:name="_Toc189941505"/>
      <w:r w:rsidRPr="007A3007">
        <w:rPr>
          <w:rFonts w:hint="eastAsia"/>
          <w:dstrike/>
          <w:lang w:val="en"/>
          <w:rPrChange w:id="4019" w:author="Nakamura, Taiki/中村 泰貴" w:date="2022-03-25T21:57:00Z">
            <w:rPr>
              <w:rFonts w:ascii="ＭＳ ゴシック" w:hAnsi="ＭＳ ゴシック" w:hint="eastAsia"/>
              <w:color w:val="FF0000"/>
            </w:rPr>
          </w:rPrChange>
        </w:rPr>
        <w:t>５－４－</w:t>
      </w:r>
      <w:ins w:id="4020" w:author="Sugahara, Hikaru/菅原 光" w:date="2022-07-01T21:30:00Z">
        <w:r w:rsidR="00557DD5">
          <w:rPr>
            <w:rFonts w:hint="eastAsia"/>
            <w:dstrike/>
            <w:lang w:val="en"/>
          </w:rPr>
          <w:t>１</w:t>
        </w:r>
      </w:ins>
      <w:del w:id="4021" w:author="Sugahara, Hikaru/菅原 光" w:date="2022-07-01T21:30:00Z">
        <w:r w:rsidRPr="007A3007" w:rsidDel="00557DD5">
          <w:rPr>
            <w:rFonts w:hint="eastAsia"/>
            <w:dstrike/>
            <w:lang w:val="en"/>
            <w:rPrChange w:id="4022" w:author="Nakamura, Taiki/中村 泰貴" w:date="2022-03-25T21:57:00Z">
              <w:rPr>
                <w:rFonts w:ascii="ＭＳ ゴシック" w:hAnsi="ＭＳ ゴシック" w:hint="eastAsia"/>
                <w:color w:val="FF0000"/>
              </w:rPr>
            </w:rPrChange>
          </w:rPr>
          <w:delText>２</w:delText>
        </w:r>
      </w:del>
      <w:r w:rsidRPr="007A3007">
        <w:rPr>
          <w:rFonts w:hint="eastAsia"/>
          <w:dstrike/>
          <w:lang w:val="en"/>
          <w:rPrChange w:id="4023" w:author="Nakamura, Taiki/中村 泰貴" w:date="2022-03-25T21:57:00Z">
            <w:rPr>
              <w:rFonts w:ascii="ＭＳ ゴシック" w:hAnsi="ＭＳ ゴシック" w:hint="eastAsia"/>
              <w:color w:val="FF0000"/>
            </w:rPr>
          </w:rPrChange>
        </w:rPr>
        <w:t>．</w:t>
      </w:r>
      <w:r w:rsidRPr="007A3007">
        <w:rPr>
          <w:dstrike/>
          <w:lang w:val="en"/>
          <w:rPrChange w:id="4024" w:author="Nakamura, Taiki/中村 泰貴" w:date="2022-03-25T21:57:00Z">
            <w:rPr>
              <w:rFonts w:ascii="ＭＳ ゴシック" w:hAnsi="ＭＳ ゴシック"/>
              <w:color w:val="FF0000"/>
            </w:rPr>
          </w:rPrChange>
        </w:rPr>
        <w:t xml:space="preserve"> Basic movements (normal system)</w:t>
      </w:r>
      <w:bookmarkEnd w:id="4017"/>
      <w:bookmarkEnd w:id="4018"/>
    </w:p>
    <w:p w14:paraId="7F8B7B96" w14:textId="77777777" w:rsidR="0030692C" w:rsidRPr="007A3007" w:rsidRDefault="0030692C" w:rsidP="0030692C">
      <w:pPr>
        <w:pStyle w:val="4"/>
        <w:rPr>
          <w:rFonts w:ascii="Meiryo UI" w:eastAsia="Meiryo UI" w:hAnsi="Meiryo UI"/>
          <w:dstrike/>
          <w:rPrChange w:id="4025" w:author="Nakamura, Taiki/中村 泰貴" w:date="2022-03-25T21:57:00Z">
            <w:rPr>
              <w:rFonts w:ascii="ＭＳ ゴシック" w:eastAsia="ＭＳ ゴシック" w:hAnsi="ＭＳ ゴシック"/>
              <w:color w:val="FF0000"/>
            </w:rPr>
          </w:rPrChange>
        </w:rPr>
      </w:pPr>
      <w:r w:rsidRPr="007A3007">
        <w:rPr>
          <w:dstrike/>
          <w:lang w:val="en"/>
          <w:rPrChange w:id="4026" w:author="Nakamura, Taiki/中村 泰貴" w:date="2022-03-25T21:57:00Z">
            <w:rPr>
              <w:rFonts w:ascii="ＭＳ ゴシック" w:eastAsia="ＭＳ ゴシック" w:hAnsi="ＭＳ ゴシック"/>
              <w:color w:val="FF0000"/>
            </w:rPr>
          </w:rPrChange>
        </w:rPr>
        <w:t>Service Overview</w:t>
      </w:r>
    </w:p>
    <w:p w14:paraId="25113828" w14:textId="77777777" w:rsidR="000F73EF" w:rsidRPr="007A3007" w:rsidRDefault="0030692C" w:rsidP="000F73EF">
      <w:pPr>
        <w:rPr>
          <w:ins w:id="4027" w:author="Nakamura, Taiki/中村 泰貴" w:date="2021-09-06T00:44:00Z"/>
          <w:rFonts w:ascii="Meiryo UI" w:eastAsia="Meiryo UI" w:hAnsi="Meiryo UI"/>
          <w:dstrike/>
          <w:rPrChange w:id="4028" w:author="Nakamura, Taiki/中村 泰貴" w:date="2022-03-25T21:57:00Z">
            <w:rPr>
              <w:ins w:id="4029" w:author="Nakamura, Taiki/中村 泰貴" w:date="2021-09-06T00:44:00Z"/>
              <w:color w:val="FF0000"/>
            </w:rPr>
          </w:rPrChange>
        </w:rPr>
      </w:pPr>
      <w:r w:rsidRPr="007A3007">
        <w:rPr>
          <w:rFonts w:hint="eastAsia"/>
          <w:dstrike/>
          <w:sz w:val="21"/>
          <w:szCs w:val="21"/>
          <w:lang w:val="en"/>
          <w:rPrChange w:id="4030" w:author="Nakamura, Taiki/中村 泰貴" w:date="2022-03-25T21:57:00Z">
            <w:rPr>
              <w:rFonts w:ascii="ＭＳ ゴシック" w:eastAsia="ＭＳ ゴシック" w:hAnsi="ＭＳ ゴシック" w:hint="eastAsia"/>
              <w:color w:val="FF0000"/>
              <w:sz w:val="21"/>
              <w:szCs w:val="21"/>
            </w:rPr>
          </w:rPrChange>
        </w:rPr>
        <w:t>・</w:t>
      </w:r>
      <w:r w:rsidRPr="007A3007">
        <w:rPr>
          <w:dstrike/>
          <w:sz w:val="21"/>
          <w:szCs w:val="21"/>
          <w:lang w:val="en"/>
          <w:rPrChange w:id="4031" w:author="Nakamura, Taiki/中村 泰貴" w:date="2022-03-25T21:57:00Z">
            <w:rPr>
              <w:rFonts w:ascii="ＭＳ ゴシック" w:eastAsia="ＭＳ ゴシック" w:hAnsi="ＭＳ ゴシック"/>
              <w:color w:val="FF0000"/>
              <w:sz w:val="21"/>
              <w:szCs w:val="21"/>
            </w:rPr>
          </w:rPrChange>
        </w:rPr>
        <w:t xml:space="preserve"> </w:t>
      </w:r>
      <w:r w:rsidR="000F73EF" w:rsidRPr="007A3007">
        <w:rPr>
          <w:dstrike/>
          <w:lang w:val="en"/>
          <w:rPrChange w:id="4032" w:author="Nakamura, Taiki/中村 泰貴" w:date="2022-03-25T21:57:00Z">
            <w:rPr>
              <w:color w:val="FF0000"/>
            </w:rPr>
          </w:rPrChange>
        </w:rPr>
        <w:t xml:space="preserve">Broadcast and display background data and animation effects according to the season and events. </w:t>
      </w:r>
    </w:p>
    <w:p w14:paraId="20A42A61" w14:textId="77777777" w:rsidR="00EE7FEA" w:rsidRPr="007A3007" w:rsidRDefault="00EE7FEA" w:rsidP="000F73EF">
      <w:pPr>
        <w:rPr>
          <w:rFonts w:ascii="Meiryo UI" w:eastAsia="Meiryo UI" w:hAnsi="Meiryo UI"/>
          <w:dstrike/>
          <w:rPrChange w:id="4033" w:author="Nakamura, Taiki/中村 泰貴" w:date="2022-03-25T21:57:00Z">
            <w:rPr>
              <w:color w:val="FF0000"/>
            </w:rPr>
          </w:rPrChange>
        </w:rPr>
      </w:pPr>
      <w:ins w:id="4034" w:author="Nakamura, Taiki/中村 泰貴" w:date="2021-09-06T00:44:00Z">
        <w:r w:rsidRPr="007A3007">
          <w:rPr>
            <w:rFonts w:hint="eastAsia"/>
            <w:dstrike/>
            <w:lang w:val="en"/>
            <w:rPrChange w:id="4035" w:author="Nakamura, Taiki/中村 泰貴" w:date="2022-03-25T21:57:00Z">
              <w:rPr>
                <w:rFonts w:hint="eastAsia"/>
                <w:color w:val="FF0000"/>
              </w:rPr>
            </w:rPrChange>
          </w:rPr>
          <w:t>・</w:t>
        </w:r>
        <w:r w:rsidRPr="007A3007">
          <w:rPr>
            <w:dstrike/>
            <w:lang w:val="en"/>
            <w:rPrChange w:id="4036" w:author="Nakamura, Taiki/中村 泰貴" w:date="2022-03-25T21:57:00Z">
              <w:rPr>
                <w:color w:val="FF0000"/>
              </w:rPr>
            </w:rPrChange>
          </w:rPr>
          <w:t xml:space="preserve"> According to the background data, it </w:t>
        </w:r>
      </w:ins>
      <w:ins w:id="4037" w:author="Nakamura, Taiki/中村 泰貴" w:date="2021-09-06T00:45:00Z">
        <w:r w:rsidRPr="007A3007">
          <w:rPr>
            <w:dstrike/>
            <w:lang w:val="en"/>
            <w:rPrChange w:id="4038" w:author="Nakamura, Taiki/中村 泰貴" w:date="2022-03-25T21:57:00Z">
              <w:rPr>
                <w:color w:val="FF0000"/>
              </w:rPr>
            </w:rPrChange>
          </w:rPr>
          <w:t xml:space="preserve">can be changed from the center as a whole map, including map color, own vehicle position icon, flare around the map, etc. </w:t>
        </w:r>
      </w:ins>
    </w:p>
    <w:p w14:paraId="54FA8887" w14:textId="77777777" w:rsidR="0030692C" w:rsidRPr="007A3007" w:rsidRDefault="0030692C" w:rsidP="0030692C">
      <w:pPr>
        <w:rPr>
          <w:rFonts w:ascii="Meiryo UI" w:eastAsia="Meiryo UI" w:hAnsi="Meiryo UI"/>
          <w:dstrike/>
          <w:rPrChange w:id="4039" w:author="Nakamura, Taiki/中村 泰貴" w:date="2022-03-25T21:57:00Z">
            <w:rPr>
              <w:rFonts w:ascii="ＭＳ ゴシック" w:eastAsia="ＭＳ ゴシック" w:hAnsi="ＭＳ ゴシック"/>
              <w:color w:val="FF0000"/>
            </w:rPr>
          </w:rPrChange>
        </w:rPr>
      </w:pPr>
    </w:p>
    <w:p w14:paraId="2A549336" w14:textId="77777777" w:rsidR="000F73EF" w:rsidRPr="007A3007" w:rsidRDefault="000F73EF" w:rsidP="000F73EF">
      <w:pPr>
        <w:pStyle w:val="4"/>
        <w:rPr>
          <w:rFonts w:ascii="Meiryo UI" w:eastAsia="Meiryo UI" w:hAnsi="Meiryo UI"/>
          <w:dstrike/>
          <w:rPrChange w:id="4040" w:author="Nakamura, Taiki/中村 泰貴" w:date="2022-03-25T21:57:00Z">
            <w:rPr>
              <w:color w:val="FF0000"/>
            </w:rPr>
          </w:rPrChange>
        </w:rPr>
      </w:pPr>
      <w:r w:rsidRPr="007A3007">
        <w:rPr>
          <w:dstrike/>
          <w:lang w:val="en"/>
          <w:rPrChange w:id="4041" w:author="Nakamura, Taiki/中村 泰貴" w:date="2022-03-25T21:57:00Z">
            <w:rPr>
              <w:color w:val="FF0000"/>
            </w:rPr>
          </w:rPrChange>
        </w:rPr>
        <w:t>Service requirements</w:t>
      </w:r>
    </w:p>
    <w:p w14:paraId="09A0553D" w14:textId="77777777" w:rsidR="000F73EF" w:rsidRPr="007A3007" w:rsidRDefault="000F73EF" w:rsidP="000F73EF">
      <w:pPr>
        <w:rPr>
          <w:rFonts w:ascii="Meiryo UI" w:eastAsia="Meiryo UI" w:hAnsi="Meiryo UI"/>
          <w:dstrike/>
          <w:szCs w:val="20"/>
          <w:rPrChange w:id="4042" w:author="Nakamura, Taiki/中村 泰貴" w:date="2022-03-25T21:57:00Z">
            <w:rPr>
              <w:rFonts w:ascii="ＭＳ Ｐゴシック" w:hAnsi="ＭＳ Ｐゴシック"/>
              <w:color w:val="FF0000"/>
              <w:szCs w:val="20"/>
            </w:rPr>
          </w:rPrChange>
        </w:rPr>
      </w:pPr>
      <w:r w:rsidRPr="007A3007">
        <w:rPr>
          <w:rFonts w:hint="eastAsia"/>
          <w:dstrike/>
          <w:szCs w:val="20"/>
          <w:lang w:val="en"/>
          <w:rPrChange w:id="4043" w:author="Nakamura, Taiki/中村 泰貴" w:date="2022-03-25T21:57:00Z">
            <w:rPr>
              <w:rFonts w:ascii="ＭＳ Ｐゴシック" w:hAnsi="ＭＳ Ｐゴシック" w:hint="eastAsia"/>
              <w:color w:val="FF0000"/>
              <w:szCs w:val="20"/>
            </w:rPr>
          </w:rPrChange>
        </w:rPr>
        <w:t>・</w:t>
      </w:r>
      <w:r w:rsidRPr="007A3007">
        <w:rPr>
          <w:dstrike/>
          <w:szCs w:val="20"/>
          <w:lang w:val="en"/>
          <w:rPrChange w:id="4044" w:author="Nakamura, Taiki/中村 泰貴" w:date="2022-03-25T21:57:00Z">
            <w:rPr>
              <w:rFonts w:ascii="ＭＳ Ｐゴシック" w:hAnsi="ＭＳ Ｐゴシック"/>
              <w:color w:val="FF0000"/>
              <w:szCs w:val="20"/>
            </w:rPr>
          </w:rPrChange>
        </w:rPr>
        <w:t xml:space="preserve"> There is an environment that can be connected to the center.</w:t>
      </w:r>
    </w:p>
    <w:p w14:paraId="66F2B7BC" w14:textId="77777777" w:rsidR="000F73EF" w:rsidRPr="007A3007" w:rsidRDefault="000F73EF" w:rsidP="000F73EF">
      <w:pPr>
        <w:ind w:firstLineChars="50" w:firstLine="100"/>
        <w:rPr>
          <w:rFonts w:ascii="Meiryo UI" w:eastAsia="Meiryo UI" w:hAnsi="Meiryo UI"/>
          <w:dstrike/>
          <w:szCs w:val="20"/>
          <w:rPrChange w:id="4045" w:author="Nakamura, Taiki/中村 泰貴" w:date="2022-03-25T21:57:00Z">
            <w:rPr>
              <w:rFonts w:ascii="ＭＳ Ｐゴシック" w:hAnsi="ＭＳ Ｐゴシック"/>
              <w:color w:val="FF0000"/>
              <w:szCs w:val="20"/>
            </w:rPr>
          </w:rPrChange>
        </w:rPr>
      </w:pPr>
      <w:r w:rsidRPr="007A3007">
        <w:rPr>
          <w:dstrike/>
          <w:szCs w:val="20"/>
          <w:lang w:val="en"/>
          <w:rPrChange w:id="4046" w:author="Nakamura, Taiki/中村 泰貴" w:date="2022-03-25T21:57:00Z">
            <w:rPr>
              <w:rFonts w:ascii="ＭＳ Ｐゴシック" w:hAnsi="ＭＳ Ｐゴシック"/>
              <w:color w:val="FF0000"/>
              <w:szCs w:val="20"/>
            </w:rPr>
          </w:rPrChange>
        </w:rPr>
        <w:t>If you can't connect to the → Center, you can start the service when you can connect.</w:t>
      </w:r>
    </w:p>
    <w:p w14:paraId="087F9871" w14:textId="77777777" w:rsidR="00373352" w:rsidRPr="007A3007" w:rsidRDefault="00E20777" w:rsidP="00E20777">
      <w:pPr>
        <w:widowControl/>
        <w:ind w:left="6"/>
        <w:rPr>
          <w:rFonts w:ascii="Meiryo UI" w:eastAsia="Meiryo UI" w:hAnsi="Meiryo UI"/>
          <w:dstrike/>
          <w:rPrChange w:id="4047" w:author="Nakamura, Taiki/中村 泰貴" w:date="2022-03-25T21:57:00Z">
            <w:rPr>
              <w:color w:val="FF0000"/>
            </w:rPr>
          </w:rPrChange>
        </w:rPr>
      </w:pPr>
      <w:r w:rsidRPr="007A3007">
        <w:rPr>
          <w:rFonts w:hint="eastAsia"/>
          <w:dstrike/>
          <w:lang w:val="en"/>
          <w:rPrChange w:id="4048" w:author="Nakamura, Taiki/中村 泰貴" w:date="2022-03-25T21:57:00Z">
            <w:rPr>
              <w:rFonts w:hint="eastAsia"/>
              <w:color w:val="FF0000"/>
            </w:rPr>
          </w:rPrChange>
        </w:rPr>
        <w:t>・</w:t>
      </w:r>
      <w:r w:rsidRPr="007A3007">
        <w:rPr>
          <w:dstrike/>
          <w:lang w:val="en"/>
          <w:rPrChange w:id="4049" w:author="Nakamura, Taiki/中村 泰貴" w:date="2022-03-25T21:57:00Z">
            <w:rPr>
              <w:color w:val="FF0000"/>
            </w:rPr>
          </w:rPrChange>
        </w:rPr>
        <w:t xml:space="preserve"> </w:t>
      </w:r>
      <w:r w:rsidR="000F73EF" w:rsidRPr="007A3007">
        <w:rPr>
          <w:dstrike/>
          <w:lang w:val="en"/>
          <w:rPrChange w:id="4050" w:author="Nakamura, Taiki/中村 泰貴" w:date="2022-03-25T21:57:00Z">
            <w:rPr>
              <w:color w:val="FF0000"/>
            </w:rPr>
          </w:rPrChange>
        </w:rPr>
        <w:t>The center</w:t>
      </w:r>
      <w:r w:rsidRPr="007A3007">
        <w:rPr>
          <w:dstrike/>
          <w:lang w:val="en"/>
          <w:rPrChange w:id="4051" w:author="Nakamura, Taiki/中村 泰貴" w:date="2022-03-25T21:57:00Z">
            <w:rPr>
              <w:lang w:val="en"/>
            </w:rPr>
          </w:rPrChange>
        </w:rPr>
        <w:t xml:space="preserve"> </w:t>
      </w:r>
      <w:r w:rsidR="000F73EF" w:rsidRPr="007A3007">
        <w:rPr>
          <w:dstrike/>
          <w:lang w:val="en"/>
          <w:rPrChange w:id="4052" w:author="Nakamura, Taiki/中村 泰貴" w:date="2022-03-25T21:57:00Z">
            <w:rPr>
              <w:color w:val="FF0000"/>
            </w:rPr>
          </w:rPrChange>
        </w:rPr>
        <w:t>should distribute background (map texture),</w:t>
      </w:r>
      <w:r w:rsidRPr="007A3007">
        <w:rPr>
          <w:dstrike/>
          <w:lang w:val="en"/>
          <w:rPrChange w:id="4053" w:author="Nakamura, Taiki/中村 泰貴" w:date="2022-03-25T21:57:00Z">
            <w:rPr>
              <w:lang w:val="en"/>
            </w:rPr>
          </w:rPrChange>
        </w:rPr>
        <w:t xml:space="preserve"> </w:t>
      </w:r>
      <w:r w:rsidR="00373352" w:rsidRPr="007A3007">
        <w:rPr>
          <w:dstrike/>
          <w:lang w:val="en"/>
          <w:rPrChange w:id="4054" w:author="Nakamura, Taiki/中村 泰貴" w:date="2022-03-25T21:57:00Z">
            <w:rPr>
              <w:color w:val="FF0000"/>
            </w:rPr>
          </w:rPrChange>
        </w:rPr>
        <w:t>animation effect data</w:t>
      </w:r>
      <w:ins w:id="4055" w:author="Nakamura, Taiki/中村 泰貴" w:date="2021-09-06T00:45:00Z">
        <w:r w:rsidR="00EE7FEA" w:rsidRPr="007A3007">
          <w:rPr>
            <w:dstrike/>
            <w:lang w:val="en"/>
            <w:rPrChange w:id="4056" w:author="Nakamura, Taiki/中村 泰貴" w:date="2022-03-25T21:57:00Z">
              <w:rPr>
                <w:color w:val="FF0000"/>
              </w:rPr>
            </w:rPrChange>
          </w:rPr>
          <w:t>, map color parameters, own vehicle position icons, etc</w:t>
        </w:r>
      </w:ins>
      <w:r w:rsidR="000F73EF" w:rsidRPr="007A3007">
        <w:rPr>
          <w:dstrike/>
          <w:lang w:val="en"/>
          <w:rPrChange w:id="4057" w:author="Nakamura, Taiki/中村 泰貴" w:date="2022-03-25T21:57:00Z">
            <w:rPr>
              <w:color w:val="FF0000"/>
            </w:rPr>
          </w:rPrChange>
        </w:rPr>
        <w:t xml:space="preserve">. to the in-vehicle machine. </w:t>
      </w:r>
    </w:p>
    <w:p w14:paraId="2207E52B" w14:textId="77777777" w:rsidR="000F73EF" w:rsidRPr="007A3007" w:rsidRDefault="00373352" w:rsidP="00E20777">
      <w:pPr>
        <w:widowControl/>
        <w:ind w:firstLineChars="100" w:firstLine="200"/>
        <w:rPr>
          <w:rFonts w:ascii="Meiryo UI" w:eastAsia="Meiryo UI" w:hAnsi="Meiryo UI"/>
          <w:dstrike/>
          <w:rPrChange w:id="4058" w:author="Nakamura, Taiki/中村 泰貴" w:date="2022-03-25T21:57:00Z">
            <w:rPr>
              <w:color w:val="FF0000"/>
            </w:rPr>
          </w:rPrChange>
        </w:rPr>
      </w:pPr>
      <w:r w:rsidRPr="007A3007">
        <w:rPr>
          <w:dstrike/>
          <w:lang w:val="en"/>
          <w:rPrChange w:id="4059" w:author="Nakamura, Taiki/中村 泰貴" w:date="2022-03-25T21:57:00Z">
            <w:rPr>
              <w:color w:val="FF0000"/>
            </w:rPr>
          </w:rPrChange>
        </w:rPr>
        <w:t>When delivering data, the display priority and</w:t>
      </w:r>
      <w:r w:rsidR="00E20777" w:rsidRPr="007A3007">
        <w:rPr>
          <w:dstrike/>
          <w:lang w:val="en"/>
          <w:rPrChange w:id="4060" w:author="Nakamura, Taiki/中村 泰貴" w:date="2022-03-25T21:57:00Z">
            <w:rPr>
              <w:lang w:val="en"/>
            </w:rPr>
          </w:rPrChange>
        </w:rPr>
        <w:t xml:space="preserve"> </w:t>
      </w:r>
      <w:r w:rsidR="000F73EF" w:rsidRPr="007A3007">
        <w:rPr>
          <w:dstrike/>
          <w:lang w:val="en"/>
          <w:rPrChange w:id="4061" w:author="Nakamura, Taiki/中村 泰貴" w:date="2022-03-25T21:57:00Z">
            <w:rPr>
              <w:color w:val="FF0000"/>
            </w:rPr>
          </w:rPrChange>
        </w:rPr>
        <w:t xml:space="preserve">expiration date are given to distribute. </w:t>
      </w:r>
      <w:r w:rsidR="00E20777" w:rsidRPr="007A3007">
        <w:rPr>
          <w:dstrike/>
          <w:lang w:val="en"/>
          <w:rPrChange w:id="4062" w:author="Nakamura, Taiki/中村 泰貴" w:date="2022-03-25T21:57:00Z">
            <w:rPr>
              <w:color w:val="FF0000"/>
            </w:rPr>
          </w:rPrChange>
        </w:rPr>
        <w:t>(The expiration date can be set indefinitely)</w:t>
      </w:r>
    </w:p>
    <w:p w14:paraId="23EF6C5A" w14:textId="77777777" w:rsidR="000F73EF" w:rsidRPr="007A3007" w:rsidRDefault="00E20777" w:rsidP="00E20777">
      <w:pPr>
        <w:widowControl/>
        <w:ind w:left="6"/>
        <w:rPr>
          <w:rFonts w:ascii="Meiryo UI" w:eastAsia="Meiryo UI" w:hAnsi="Meiryo UI"/>
          <w:dstrike/>
          <w:rPrChange w:id="4063" w:author="Nakamura, Taiki/中村 泰貴" w:date="2022-03-25T21:57:00Z">
            <w:rPr>
              <w:color w:val="FF0000"/>
            </w:rPr>
          </w:rPrChange>
        </w:rPr>
      </w:pPr>
      <w:r w:rsidRPr="007A3007">
        <w:rPr>
          <w:rFonts w:hint="eastAsia"/>
          <w:dstrike/>
          <w:lang w:val="en"/>
          <w:rPrChange w:id="4064" w:author="Nakamura, Taiki/中村 泰貴" w:date="2022-03-25T21:57:00Z">
            <w:rPr>
              <w:rFonts w:hint="eastAsia"/>
              <w:color w:val="FF0000"/>
            </w:rPr>
          </w:rPrChange>
        </w:rPr>
        <w:t>・</w:t>
      </w:r>
      <w:r w:rsidRPr="007A3007">
        <w:rPr>
          <w:dstrike/>
          <w:lang w:val="en"/>
          <w:rPrChange w:id="4065" w:author="Nakamura, Taiki/中村 泰貴" w:date="2022-03-25T21:57:00Z">
            <w:rPr>
              <w:color w:val="FF0000"/>
            </w:rPr>
          </w:rPrChange>
        </w:rPr>
        <w:t xml:space="preserve"> </w:t>
      </w:r>
      <w:r w:rsidR="000F73EF" w:rsidRPr="007A3007">
        <w:rPr>
          <w:dstrike/>
          <w:lang w:val="en"/>
          <w:rPrChange w:id="4066" w:author="Nakamura, Taiki/中村 泰貴" w:date="2022-03-25T21:57:00Z">
            <w:rPr>
              <w:color w:val="FF0000"/>
            </w:rPr>
          </w:rPrChange>
        </w:rPr>
        <w:t>In-vehicle machines should display</w:t>
      </w:r>
      <w:r w:rsidRPr="007A3007">
        <w:rPr>
          <w:dstrike/>
          <w:lang w:val="en"/>
          <w:rPrChange w:id="4067" w:author="Nakamura, Taiki/中村 泰貴" w:date="2022-03-25T21:57:00Z">
            <w:rPr>
              <w:lang w:val="en"/>
            </w:rPr>
          </w:rPrChange>
        </w:rPr>
        <w:t xml:space="preserve"> maps using background </w:t>
      </w:r>
      <w:r w:rsidR="00373352" w:rsidRPr="007A3007">
        <w:rPr>
          <w:dstrike/>
          <w:lang w:val="en"/>
          <w:rPrChange w:id="4068" w:author="Nakamura, Taiki/中村 泰貴" w:date="2022-03-25T21:57:00Z">
            <w:rPr>
              <w:color w:val="FF0000"/>
            </w:rPr>
          </w:rPrChange>
        </w:rPr>
        <w:t>and animation effect</w:t>
      </w:r>
      <w:r w:rsidRPr="007A3007">
        <w:rPr>
          <w:dstrike/>
          <w:lang w:val="en"/>
          <w:rPrChange w:id="4069" w:author="Nakamura, Taiki/中村 泰貴" w:date="2022-03-25T21:57:00Z">
            <w:rPr>
              <w:lang w:val="en"/>
            </w:rPr>
          </w:rPrChange>
        </w:rPr>
        <w:t xml:space="preserve"> </w:t>
      </w:r>
      <w:r w:rsidR="000F73EF" w:rsidRPr="007A3007">
        <w:rPr>
          <w:dstrike/>
          <w:lang w:val="en"/>
          <w:rPrChange w:id="4070" w:author="Nakamura, Taiki/中村 泰貴" w:date="2022-03-25T21:57:00Z">
            <w:rPr>
              <w:color w:val="FF0000"/>
            </w:rPr>
          </w:rPrChange>
        </w:rPr>
        <w:t>data</w:t>
      </w:r>
      <w:r w:rsidRPr="007A3007">
        <w:rPr>
          <w:dstrike/>
          <w:lang w:val="en"/>
          <w:rPrChange w:id="4071" w:author="Nakamura, Taiki/中村 泰貴" w:date="2022-03-25T21:57:00Z">
            <w:rPr>
              <w:lang w:val="en"/>
            </w:rPr>
          </w:rPrChange>
        </w:rPr>
        <w:t xml:space="preserve"> </w:t>
      </w:r>
      <w:r w:rsidR="000F73EF" w:rsidRPr="007A3007">
        <w:rPr>
          <w:dstrike/>
          <w:lang w:val="en"/>
          <w:rPrChange w:id="4072" w:author="Nakamura, Taiki/中村 泰貴" w:date="2022-03-25T21:57:00Z">
            <w:rPr>
              <w:color w:val="FF0000"/>
            </w:rPr>
          </w:rPrChange>
        </w:rPr>
        <w:t>received from the</w:t>
      </w:r>
      <w:r w:rsidRPr="007A3007">
        <w:rPr>
          <w:dstrike/>
          <w:lang w:val="en"/>
          <w:rPrChange w:id="4073" w:author="Nakamura, Taiki/中村 泰貴" w:date="2022-03-25T21:57:00Z">
            <w:rPr>
              <w:lang w:val="en"/>
            </w:rPr>
          </w:rPrChange>
        </w:rPr>
        <w:t xml:space="preserve"> center</w:t>
      </w:r>
      <w:ins w:id="4074" w:author="Nakamura, Taiki/中村 泰貴" w:date="2021-09-06T00:46:00Z">
        <w:r w:rsidR="00EE7FEA" w:rsidRPr="007A3007">
          <w:rPr>
            <w:dstrike/>
            <w:lang w:val="en"/>
            <w:rPrChange w:id="4075" w:author="Nakamura, Taiki/中村 泰貴" w:date="2022-03-25T21:57:00Z">
              <w:rPr>
                <w:color w:val="FF0000"/>
              </w:rPr>
            </w:rPrChange>
          </w:rPr>
          <w:t>, map color parameters, own vehicle position icons, etc</w:t>
        </w:r>
      </w:ins>
      <w:r w:rsidR="000F73EF" w:rsidRPr="007A3007">
        <w:rPr>
          <w:dstrike/>
          <w:lang w:val="en"/>
          <w:rPrChange w:id="4076" w:author="Nakamura, Taiki/中村 泰貴" w:date="2022-03-25T21:57:00Z">
            <w:rPr>
              <w:color w:val="FF0000"/>
            </w:rPr>
          </w:rPrChange>
        </w:rPr>
        <w:t xml:space="preserve">. </w:t>
      </w:r>
    </w:p>
    <w:p w14:paraId="331C8858" w14:textId="77777777" w:rsidR="00373352" w:rsidRPr="007A3007" w:rsidRDefault="00E20777" w:rsidP="00E20777">
      <w:pPr>
        <w:widowControl/>
        <w:ind w:left="6"/>
        <w:rPr>
          <w:ins w:id="4077" w:author="Nakamura, Taiki/中村 泰貴" w:date="2021-12-06T21:29:00Z"/>
          <w:rFonts w:ascii="Meiryo UI" w:eastAsia="Meiryo UI" w:hAnsi="Meiryo UI"/>
          <w:dstrike/>
          <w:rPrChange w:id="4078" w:author="Nakamura, Taiki/中村 泰貴" w:date="2022-03-25T21:57:00Z">
            <w:rPr>
              <w:ins w:id="4079" w:author="Nakamura, Taiki/中村 泰貴" w:date="2021-12-06T21:29:00Z"/>
              <w:rFonts w:ascii="Meiryo UI" w:eastAsia="Meiryo UI" w:hAnsi="Meiryo UI"/>
            </w:rPr>
          </w:rPrChange>
        </w:rPr>
      </w:pPr>
      <w:r w:rsidRPr="007A3007">
        <w:rPr>
          <w:rFonts w:hint="eastAsia"/>
          <w:dstrike/>
          <w:lang w:val="en"/>
          <w:rPrChange w:id="4080" w:author="Nakamura, Taiki/中村 泰貴" w:date="2022-03-25T21:57:00Z">
            <w:rPr>
              <w:rFonts w:hint="eastAsia"/>
              <w:color w:val="FF0000"/>
            </w:rPr>
          </w:rPrChange>
        </w:rPr>
        <w:t>・</w:t>
      </w:r>
      <w:r w:rsidRPr="007A3007">
        <w:rPr>
          <w:dstrike/>
          <w:lang w:val="en"/>
          <w:rPrChange w:id="4081" w:author="Nakamura, Taiki/中村 泰貴" w:date="2022-03-25T21:57:00Z">
            <w:rPr>
              <w:color w:val="FF0000"/>
            </w:rPr>
          </w:rPrChange>
        </w:rPr>
        <w:t xml:space="preserve"> </w:t>
      </w:r>
      <w:r w:rsidR="00373352" w:rsidRPr="007A3007">
        <w:rPr>
          <w:dstrike/>
          <w:lang w:val="en"/>
          <w:rPrChange w:id="4082" w:author="Nakamura, Taiki/中村 泰貴" w:date="2022-03-25T21:57:00Z">
            <w:rPr>
              <w:color w:val="FF0000"/>
            </w:rPr>
          </w:rPrChange>
        </w:rPr>
        <w:t xml:space="preserve">If there are multiple backgrounds and animation effects that can be displayed, display them in consideration of priority. </w:t>
      </w:r>
    </w:p>
    <w:p w14:paraId="68A77507" w14:textId="77777777" w:rsidR="003667A2" w:rsidRPr="0052102C" w:rsidRDefault="003667A2" w:rsidP="00E20777">
      <w:pPr>
        <w:widowControl/>
        <w:ind w:left="6"/>
        <w:rPr>
          <w:rFonts w:ascii="Meiryo UI" w:eastAsia="Meiryo UI" w:hAnsi="Meiryo UI"/>
          <w:dstrike/>
          <w:color w:val="000000" w:themeColor="text1"/>
          <w:rPrChange w:id="4083" w:author="Shimizu, Yuya/清水 裕也" w:date="2025-02-08T21:08:00Z">
            <w:rPr>
              <w:color w:val="FF0000"/>
            </w:rPr>
          </w:rPrChange>
        </w:rPr>
      </w:pPr>
      <w:ins w:id="4084" w:author="Nakamura, Taiki/中村 泰貴" w:date="2021-12-06T21:30:00Z">
        <w:r w:rsidRPr="0052102C">
          <w:rPr>
            <w:dstrike/>
            <w:color w:val="000000" w:themeColor="text1"/>
            <w:lang w:val="en"/>
            <w:rPrChange w:id="4085" w:author="Shimizu, Yuya/清水 裕也" w:date="2025-02-08T21:08:00Z">
              <w:rPr>
                <w:rFonts w:ascii="Meiryo UI" w:eastAsia="Meiryo UI" w:hAnsi="Meiryo UI"/>
              </w:rPr>
            </w:rPrChange>
          </w:rPr>
          <w:t>Allow users to customize (especially for children) ▲3.00</w:t>
        </w:r>
      </w:ins>
    </w:p>
    <w:p w14:paraId="7B417E4F" w14:textId="77777777" w:rsidR="000F73EF" w:rsidRPr="007A3007" w:rsidRDefault="00E20777" w:rsidP="00E20777">
      <w:pPr>
        <w:widowControl/>
        <w:ind w:left="6"/>
        <w:rPr>
          <w:rFonts w:ascii="Meiryo UI" w:eastAsia="Meiryo UI" w:hAnsi="Meiryo UI"/>
          <w:dstrike/>
          <w:rPrChange w:id="4086" w:author="Nakamura, Taiki/中村 泰貴" w:date="2022-03-25T21:57:00Z">
            <w:rPr>
              <w:color w:val="FF0000"/>
            </w:rPr>
          </w:rPrChange>
        </w:rPr>
      </w:pPr>
      <w:r w:rsidRPr="007A3007">
        <w:rPr>
          <w:rFonts w:hint="eastAsia"/>
          <w:dstrike/>
          <w:lang w:val="en"/>
          <w:rPrChange w:id="4087" w:author="Nakamura, Taiki/中村 泰貴" w:date="2022-03-25T21:57:00Z">
            <w:rPr>
              <w:rFonts w:hint="eastAsia"/>
              <w:color w:val="FF0000"/>
            </w:rPr>
          </w:rPrChange>
        </w:rPr>
        <w:t>・</w:t>
      </w:r>
      <w:r w:rsidRPr="007A3007">
        <w:rPr>
          <w:dstrike/>
          <w:lang w:val="en"/>
          <w:rPrChange w:id="4088" w:author="Nakamura, Taiki/中村 泰貴" w:date="2022-03-25T21:57:00Z">
            <w:rPr>
              <w:color w:val="FF0000"/>
            </w:rPr>
          </w:rPrChange>
        </w:rPr>
        <w:t xml:space="preserve"> </w:t>
      </w:r>
      <w:r w:rsidR="000F73EF" w:rsidRPr="007A3007">
        <w:rPr>
          <w:dstrike/>
          <w:lang w:val="en"/>
          <w:rPrChange w:id="4089" w:author="Nakamura, Taiki/中村 泰貴" w:date="2022-03-25T21:57:00Z">
            <w:rPr>
              <w:color w:val="FF0000"/>
            </w:rPr>
          </w:rPrChange>
        </w:rPr>
        <w:t xml:space="preserve">The display scale shall be at all scales except for the earth representation (it can be tuned by evaluation up to the entrance). </w:t>
      </w:r>
    </w:p>
    <w:p w14:paraId="1A9784B4" w14:textId="77777777" w:rsidR="000F73EF" w:rsidRPr="007A3007" w:rsidRDefault="00E20777" w:rsidP="00E20777">
      <w:pPr>
        <w:widowControl/>
        <w:ind w:left="6"/>
        <w:rPr>
          <w:rFonts w:ascii="Meiryo UI" w:eastAsia="Meiryo UI" w:hAnsi="Meiryo UI"/>
          <w:dstrike/>
          <w:rPrChange w:id="4090" w:author="Nakamura, Taiki/中村 泰貴" w:date="2022-03-25T21:57:00Z">
            <w:rPr>
              <w:color w:val="FF0000"/>
            </w:rPr>
          </w:rPrChange>
        </w:rPr>
      </w:pPr>
      <w:r w:rsidRPr="007A3007">
        <w:rPr>
          <w:rFonts w:hint="eastAsia"/>
          <w:dstrike/>
          <w:lang w:val="en"/>
          <w:rPrChange w:id="4091" w:author="Nakamura, Taiki/中村 泰貴" w:date="2022-03-25T21:57:00Z">
            <w:rPr>
              <w:rFonts w:hint="eastAsia"/>
              <w:color w:val="FF0000"/>
            </w:rPr>
          </w:rPrChange>
        </w:rPr>
        <w:t>・</w:t>
      </w:r>
      <w:r w:rsidRPr="007A3007">
        <w:rPr>
          <w:dstrike/>
          <w:lang w:val="en"/>
          <w:rPrChange w:id="4092" w:author="Nakamura, Taiki/中村 泰貴" w:date="2022-03-25T21:57:00Z">
            <w:rPr>
              <w:color w:val="FF0000"/>
            </w:rPr>
          </w:rPrChange>
        </w:rPr>
        <w:t xml:space="preserve"> </w:t>
      </w:r>
      <w:r w:rsidR="000F73EF" w:rsidRPr="007A3007">
        <w:rPr>
          <w:dstrike/>
          <w:lang w:val="en"/>
          <w:rPrChange w:id="4093" w:author="Nakamura, Taiki/中村 泰貴" w:date="2022-03-25T21:57:00Z">
            <w:rPr>
              <w:color w:val="FF0000"/>
            </w:rPr>
          </w:rPrChange>
        </w:rPr>
        <w:t>The in-vehicle device backs up the received background</w:t>
      </w:r>
      <w:r w:rsidRPr="007A3007">
        <w:rPr>
          <w:dstrike/>
          <w:lang w:val="en"/>
          <w:rPrChange w:id="4094" w:author="Nakamura, Taiki/中村 泰貴" w:date="2022-03-25T21:57:00Z">
            <w:rPr>
              <w:lang w:val="en"/>
            </w:rPr>
          </w:rPrChange>
        </w:rPr>
        <w:t xml:space="preserve"> </w:t>
      </w:r>
      <w:r w:rsidR="00373352" w:rsidRPr="007A3007">
        <w:rPr>
          <w:dstrike/>
          <w:lang w:val="en"/>
          <w:rPrChange w:id="4095" w:author="Nakamura, Taiki/中村 泰貴" w:date="2022-03-25T21:57:00Z">
            <w:rPr>
              <w:color w:val="FF0000"/>
            </w:rPr>
          </w:rPrChange>
        </w:rPr>
        <w:t>and animation effect</w:t>
      </w:r>
      <w:r w:rsidRPr="007A3007">
        <w:rPr>
          <w:dstrike/>
          <w:lang w:val="en"/>
          <w:rPrChange w:id="4096" w:author="Nakamura, Taiki/中村 泰貴" w:date="2022-03-25T21:57:00Z">
            <w:rPr>
              <w:lang w:val="en"/>
            </w:rPr>
          </w:rPrChange>
        </w:rPr>
        <w:t xml:space="preserve"> </w:t>
      </w:r>
      <w:r w:rsidR="000F73EF" w:rsidRPr="007A3007">
        <w:rPr>
          <w:dstrike/>
          <w:lang w:val="en"/>
          <w:rPrChange w:id="4097" w:author="Nakamura, Taiki/中村 泰貴" w:date="2022-03-25T21:57:00Z">
            <w:rPr>
              <w:color w:val="FF0000"/>
            </w:rPr>
          </w:rPrChange>
        </w:rPr>
        <w:t>data</w:t>
      </w:r>
      <w:ins w:id="4098" w:author="Nakamura, Taiki/中村 泰貴" w:date="2021-09-06T00:46:00Z">
        <w:r w:rsidR="00EE7FEA" w:rsidRPr="007A3007">
          <w:rPr>
            <w:dstrike/>
            <w:lang w:val="en"/>
            <w:rPrChange w:id="4099" w:author="Nakamura, Taiki/中村 泰貴" w:date="2022-03-25T21:57:00Z">
              <w:rPr>
                <w:color w:val="FF0000"/>
              </w:rPr>
            </w:rPrChange>
          </w:rPr>
          <w:t>, map color parameters, own vehicle position icon, etc.</w:t>
        </w:r>
      </w:ins>
      <w:r w:rsidR="000F73EF" w:rsidRPr="007A3007">
        <w:rPr>
          <w:dstrike/>
          <w:lang w:val="en"/>
          <w:rPrChange w:id="4100" w:author="Nakamura, Taiki/中村 泰貴" w:date="2022-03-25T21:57:00Z">
            <w:rPr>
              <w:color w:val="FF0000"/>
            </w:rPr>
          </w:rPrChange>
        </w:rPr>
        <w:t xml:space="preserve">, and deletes the data after the expiration date has elapsed. </w:t>
      </w:r>
    </w:p>
    <w:p w14:paraId="41CAA55D" w14:textId="77777777" w:rsidR="0030692C" w:rsidRPr="007A3007" w:rsidRDefault="00373352" w:rsidP="0030692C">
      <w:pPr>
        <w:rPr>
          <w:ins w:id="4101" w:author="Hachiya Masahiko／蜂谷　昌彦／AI" w:date="2021-08-23T22:58:00Z"/>
          <w:rFonts w:ascii="Meiryo UI" w:eastAsia="Meiryo UI" w:hAnsi="Meiryo UI"/>
          <w:dstrike/>
          <w:rPrChange w:id="4102" w:author="Nakamura, Taiki/中村 泰貴" w:date="2022-03-25T21:57:00Z">
            <w:rPr>
              <w:ins w:id="4103" w:author="Hachiya Masahiko／蜂谷　昌彦／AI" w:date="2021-08-23T22:58:00Z"/>
              <w:color w:val="FF0000"/>
            </w:rPr>
          </w:rPrChange>
        </w:rPr>
      </w:pPr>
      <w:r w:rsidRPr="007A3007">
        <w:rPr>
          <w:rFonts w:hint="eastAsia"/>
          <w:dstrike/>
          <w:lang w:val="en"/>
          <w:rPrChange w:id="4104" w:author="Nakamura, Taiki/中村 泰貴" w:date="2022-03-25T21:57:00Z">
            <w:rPr>
              <w:rFonts w:hint="eastAsia"/>
              <w:color w:val="FF0000"/>
            </w:rPr>
          </w:rPrChange>
        </w:rPr>
        <w:t>・</w:t>
      </w:r>
      <w:r w:rsidRPr="007A3007">
        <w:rPr>
          <w:dstrike/>
          <w:lang w:val="en"/>
          <w:rPrChange w:id="4105" w:author="Nakamura, Taiki/中村 泰貴" w:date="2022-03-25T21:57:00Z">
            <w:rPr>
              <w:color w:val="FF0000"/>
            </w:rPr>
          </w:rPrChange>
        </w:rPr>
        <w:t xml:space="preserve">Do </w:t>
      </w:r>
      <w:r w:rsidR="000F73EF" w:rsidRPr="007A3007">
        <w:rPr>
          <w:dstrike/>
          <w:lang w:val="en"/>
          <w:rPrChange w:id="4106" w:author="Nakamura, Taiki/中村 泰貴" w:date="2022-03-25T21:57:00Z">
            <w:rPr>
              <w:color w:val="FF0000"/>
            </w:rPr>
          </w:rPrChange>
        </w:rPr>
        <w:t xml:space="preserve">not flicker across prefectural borders. </w:t>
      </w:r>
    </w:p>
    <w:p w14:paraId="1636AE90" w14:textId="77777777" w:rsidR="00373352" w:rsidRPr="007A3007" w:rsidRDefault="00373352" w:rsidP="0030692C">
      <w:pPr>
        <w:rPr>
          <w:rFonts w:ascii="Meiryo UI" w:eastAsia="Meiryo UI" w:hAnsi="Meiryo UI"/>
          <w:dstrike/>
          <w:rPrChange w:id="4107" w:author="Nakamura, Taiki/中村 泰貴" w:date="2022-03-25T21:57:00Z">
            <w:rPr>
              <w:rFonts w:ascii="ＭＳ ゴシック" w:eastAsia="ＭＳ ゴシック" w:hAnsi="ＭＳ ゴシック"/>
              <w:color w:val="FF0000"/>
            </w:rPr>
          </w:rPrChange>
        </w:rPr>
      </w:pPr>
    </w:p>
    <w:p w14:paraId="4AD3929E" w14:textId="27E80AF9" w:rsidR="0030692C" w:rsidRPr="007A3007" w:rsidRDefault="0030692C" w:rsidP="0030692C">
      <w:pPr>
        <w:pStyle w:val="3"/>
        <w:rPr>
          <w:rFonts w:ascii="Meiryo UI" w:eastAsia="Meiryo UI" w:hAnsi="Meiryo UI"/>
          <w:dstrike/>
          <w:rPrChange w:id="4108" w:author="Nakamura, Taiki/中村 泰貴" w:date="2022-03-25T21:57:00Z">
            <w:rPr>
              <w:rFonts w:ascii="ＭＳ ゴシック" w:hAnsi="ＭＳ ゴシック"/>
              <w:color w:val="FF0000"/>
            </w:rPr>
          </w:rPrChange>
        </w:rPr>
      </w:pPr>
      <w:bookmarkStart w:id="4109" w:name="_Toc80878065"/>
      <w:bookmarkStart w:id="4110" w:name="_Toc189941506"/>
      <w:r w:rsidRPr="007A3007">
        <w:rPr>
          <w:dstrike/>
          <w:lang w:val="en"/>
          <w:rPrChange w:id="4111" w:author="Nakamura, Taiki/中村 泰貴" w:date="2022-03-25T21:57:00Z">
            <w:rPr>
              <w:rFonts w:ascii="ＭＳ ゴシック" w:hAnsi="ＭＳ ゴシック"/>
              <w:color w:val="FF0000"/>
            </w:rPr>
          </w:rPrChange>
        </w:rPr>
        <w:t>5</w:t>
      </w:r>
      <w:r w:rsidRPr="007A3007">
        <w:rPr>
          <w:dstrike/>
          <w:lang w:val="en"/>
          <w:rPrChange w:id="4112" w:author="Nakamura, Taiki/中村 泰貴" w:date="2022-03-25T21:57:00Z">
            <w:rPr>
              <w:rFonts w:ascii="ＭＳ ゴシック" w:hAnsi="ＭＳ ゴシック"/>
              <w:color w:val="FF0000"/>
            </w:rPr>
          </w:rPrChange>
        </w:rPr>
        <w:t>－</w:t>
      </w:r>
      <w:r w:rsidRPr="007A3007">
        <w:rPr>
          <w:dstrike/>
          <w:lang w:val="en"/>
          <w:rPrChange w:id="4113" w:author="Nakamura, Taiki/中村 泰貴" w:date="2022-03-25T21:57:00Z">
            <w:rPr>
              <w:rFonts w:ascii="ＭＳ ゴシック" w:hAnsi="ＭＳ ゴシック"/>
              <w:color w:val="FF0000"/>
            </w:rPr>
          </w:rPrChange>
        </w:rPr>
        <w:t>4</w:t>
      </w:r>
      <w:r w:rsidRPr="007A3007">
        <w:rPr>
          <w:dstrike/>
          <w:lang w:val="en"/>
          <w:rPrChange w:id="4114" w:author="Nakamura, Taiki/中村 泰貴" w:date="2022-03-25T21:57:00Z">
            <w:rPr>
              <w:rFonts w:ascii="ＭＳ ゴシック" w:hAnsi="ＭＳ ゴシック"/>
              <w:color w:val="FF0000"/>
            </w:rPr>
          </w:rPrChange>
        </w:rPr>
        <w:t>－</w:t>
      </w:r>
      <w:ins w:id="4115" w:author="Sugahara, Hikaru/菅原 光" w:date="2022-07-01T21:30:00Z">
        <w:r w:rsidR="00557DD5">
          <w:rPr>
            <w:dstrike/>
            <w:lang w:val="en"/>
          </w:rPr>
          <w:t>2</w:t>
        </w:r>
      </w:ins>
      <w:del w:id="4116" w:author="Sugahara, Hikaru/菅原 光" w:date="2022-07-01T21:30:00Z">
        <w:r w:rsidRPr="007A3007" w:rsidDel="00557DD5">
          <w:rPr>
            <w:dstrike/>
            <w:lang w:val="en"/>
            <w:rPrChange w:id="4117" w:author="Nakamura, Taiki/中村 泰貴" w:date="2022-03-25T21:57:00Z">
              <w:rPr>
                <w:rFonts w:ascii="ＭＳ ゴシック" w:hAnsi="ＭＳ ゴシック"/>
                <w:color w:val="FF0000"/>
              </w:rPr>
            </w:rPrChange>
          </w:rPr>
          <w:delText>3</w:delText>
        </w:r>
      </w:del>
      <w:r w:rsidRPr="007A3007">
        <w:rPr>
          <w:dstrike/>
          <w:lang w:val="en"/>
          <w:rPrChange w:id="4118" w:author="Nakamura, Taiki/中村 泰貴" w:date="2022-03-25T21:57:00Z">
            <w:rPr>
              <w:rFonts w:ascii="ＭＳ ゴシック" w:hAnsi="ＭＳ ゴシック"/>
              <w:color w:val="FF0000"/>
            </w:rPr>
          </w:rPrChange>
        </w:rPr>
        <w:t>．</w:t>
      </w:r>
      <w:r w:rsidRPr="007A3007">
        <w:rPr>
          <w:dstrike/>
          <w:lang w:val="en"/>
          <w:rPrChange w:id="4119" w:author="Nakamura, Taiki/中村 泰貴" w:date="2022-03-25T21:57:00Z">
            <w:rPr>
              <w:rFonts w:ascii="ＭＳ ゴシック" w:hAnsi="ＭＳ ゴシック"/>
              <w:color w:val="FF0000"/>
            </w:rPr>
          </w:rPrChange>
        </w:rPr>
        <w:t xml:space="preserve"> Requirements for HMI specifications</w:t>
      </w:r>
      <w:bookmarkEnd w:id="4109"/>
      <w:bookmarkEnd w:id="4110"/>
    </w:p>
    <w:p w14:paraId="31AC9C1A" w14:textId="77777777" w:rsidR="0030692C" w:rsidRPr="007A3007" w:rsidRDefault="0030692C" w:rsidP="0030692C">
      <w:pPr>
        <w:ind w:firstLineChars="100" w:firstLine="210"/>
        <w:rPr>
          <w:rFonts w:ascii="Meiryo UI" w:eastAsia="Meiryo UI" w:hAnsi="Meiryo UI"/>
          <w:dstrike/>
          <w:rPrChange w:id="4120" w:author="Nakamura, Taiki/中村 泰貴" w:date="2022-03-25T21:57:00Z">
            <w:rPr>
              <w:color w:val="FF0000"/>
            </w:rPr>
          </w:rPrChange>
        </w:rPr>
      </w:pPr>
      <w:r w:rsidRPr="007A3007">
        <w:rPr>
          <w:dstrike/>
          <w:sz w:val="21"/>
          <w:szCs w:val="21"/>
          <w:lang w:val="en"/>
          <w:rPrChange w:id="4121" w:author="Nakamura, Taiki/中村 泰貴" w:date="2022-03-25T21:57:00Z">
            <w:rPr>
              <w:rFonts w:ascii="ＭＳ ゴシック" w:eastAsia="ＭＳ ゴシック" w:hAnsi="ＭＳ ゴシック"/>
              <w:color w:val="FF0000"/>
              <w:sz w:val="21"/>
              <w:szCs w:val="21"/>
            </w:rPr>
          </w:rPrChange>
        </w:rPr>
        <w:t>None</w:t>
      </w:r>
    </w:p>
    <w:p w14:paraId="45ED7014" w14:textId="3838D39F" w:rsidR="0030692C" w:rsidRPr="007A3007" w:rsidRDefault="0030692C" w:rsidP="0030692C">
      <w:pPr>
        <w:pStyle w:val="3"/>
        <w:rPr>
          <w:rFonts w:ascii="Meiryo UI" w:eastAsia="Meiryo UI" w:hAnsi="Meiryo UI"/>
          <w:dstrike/>
          <w:rPrChange w:id="4122" w:author="Nakamura, Taiki/中村 泰貴" w:date="2022-03-25T21:57:00Z">
            <w:rPr>
              <w:rFonts w:ascii="ＭＳ ゴシック" w:hAnsi="ＭＳ ゴシック"/>
              <w:color w:val="FF0000"/>
            </w:rPr>
          </w:rPrChange>
        </w:rPr>
      </w:pPr>
      <w:bookmarkStart w:id="4123" w:name="_Toc80878066"/>
      <w:bookmarkStart w:id="4124" w:name="_Toc189941507"/>
      <w:r w:rsidRPr="007A3007">
        <w:rPr>
          <w:dstrike/>
          <w:lang w:val="en"/>
          <w:rPrChange w:id="4125" w:author="Nakamura, Taiki/中村 泰貴" w:date="2022-03-25T21:57:00Z">
            <w:rPr>
              <w:rFonts w:ascii="ＭＳ ゴシック" w:hAnsi="ＭＳ ゴシック"/>
              <w:color w:val="FF0000"/>
            </w:rPr>
          </w:rPrChange>
        </w:rPr>
        <w:t>5</w:t>
      </w:r>
      <w:r w:rsidRPr="007A3007">
        <w:rPr>
          <w:dstrike/>
          <w:lang w:val="en"/>
          <w:rPrChange w:id="4126" w:author="Nakamura, Taiki/中村 泰貴" w:date="2022-03-25T21:57:00Z">
            <w:rPr>
              <w:rFonts w:ascii="ＭＳ ゴシック" w:hAnsi="ＭＳ ゴシック"/>
              <w:color w:val="FF0000"/>
            </w:rPr>
          </w:rPrChange>
        </w:rPr>
        <w:t>－</w:t>
      </w:r>
      <w:r w:rsidRPr="007A3007">
        <w:rPr>
          <w:dstrike/>
          <w:lang w:val="en"/>
          <w:rPrChange w:id="4127" w:author="Nakamura, Taiki/中村 泰貴" w:date="2022-03-25T21:57:00Z">
            <w:rPr>
              <w:rFonts w:ascii="ＭＳ ゴシック" w:hAnsi="ＭＳ ゴシック"/>
              <w:color w:val="FF0000"/>
            </w:rPr>
          </w:rPrChange>
        </w:rPr>
        <w:t>4</w:t>
      </w:r>
      <w:r w:rsidRPr="007A3007">
        <w:rPr>
          <w:dstrike/>
          <w:lang w:val="en"/>
          <w:rPrChange w:id="4128" w:author="Nakamura, Taiki/中村 泰貴" w:date="2022-03-25T21:57:00Z">
            <w:rPr>
              <w:rFonts w:ascii="ＭＳ ゴシック" w:hAnsi="ＭＳ ゴシック"/>
              <w:color w:val="FF0000"/>
            </w:rPr>
          </w:rPrChange>
        </w:rPr>
        <w:t>－</w:t>
      </w:r>
      <w:ins w:id="4129" w:author="Sugahara, Hikaru/菅原 光" w:date="2022-07-01T21:30:00Z">
        <w:r w:rsidR="00557DD5">
          <w:rPr>
            <w:dstrike/>
            <w:lang w:val="en"/>
          </w:rPr>
          <w:t>3</w:t>
        </w:r>
      </w:ins>
      <w:del w:id="4130" w:author="Sugahara, Hikaru/菅原 光" w:date="2022-07-01T21:30:00Z">
        <w:r w:rsidRPr="007A3007" w:rsidDel="00557DD5">
          <w:rPr>
            <w:dstrike/>
            <w:lang w:val="en"/>
            <w:rPrChange w:id="4131" w:author="Nakamura, Taiki/中村 泰貴" w:date="2022-03-25T21:57:00Z">
              <w:rPr>
                <w:rFonts w:ascii="ＭＳ ゴシック" w:hAnsi="ＭＳ ゴシック"/>
                <w:color w:val="FF0000"/>
              </w:rPr>
            </w:rPrChange>
          </w:rPr>
          <w:delText>4</w:delText>
        </w:r>
      </w:del>
      <w:r w:rsidRPr="007A3007">
        <w:rPr>
          <w:dstrike/>
          <w:lang w:val="en"/>
          <w:rPrChange w:id="4132" w:author="Nakamura, Taiki/中村 泰貴" w:date="2022-03-25T21:57:00Z">
            <w:rPr>
              <w:rFonts w:ascii="ＭＳ ゴシック" w:hAnsi="ＭＳ ゴシック"/>
              <w:color w:val="FF0000"/>
            </w:rPr>
          </w:rPrChange>
        </w:rPr>
        <w:t>．</w:t>
      </w:r>
      <w:r w:rsidRPr="007A3007">
        <w:rPr>
          <w:dstrike/>
          <w:lang w:val="en"/>
          <w:rPrChange w:id="4133" w:author="Nakamura, Taiki/中村 泰貴" w:date="2022-03-25T21:57:00Z">
            <w:rPr>
              <w:rFonts w:ascii="ＭＳ ゴシック" w:hAnsi="ＭＳ ゴシック"/>
              <w:color w:val="FF0000"/>
            </w:rPr>
          </w:rPrChange>
        </w:rPr>
        <w:t xml:space="preserve"> User settings items</w:t>
      </w:r>
      <w:bookmarkEnd w:id="4123"/>
      <w:bookmarkEnd w:id="4124"/>
    </w:p>
    <w:p w14:paraId="40F198EA" w14:textId="77777777" w:rsidR="0030692C" w:rsidRPr="007A3007" w:rsidRDefault="0030692C" w:rsidP="0030692C">
      <w:pPr>
        <w:ind w:firstLineChars="100" w:firstLine="210"/>
        <w:rPr>
          <w:rFonts w:ascii="Meiryo UI" w:eastAsia="Meiryo UI" w:hAnsi="Meiryo UI"/>
          <w:dstrike/>
          <w:rPrChange w:id="4134" w:author="Nakamura, Taiki/中村 泰貴" w:date="2022-03-25T21:57:00Z">
            <w:rPr>
              <w:color w:val="FF0000"/>
            </w:rPr>
          </w:rPrChange>
        </w:rPr>
      </w:pPr>
      <w:r w:rsidRPr="007A3007">
        <w:rPr>
          <w:dstrike/>
          <w:sz w:val="21"/>
          <w:szCs w:val="21"/>
          <w:lang w:val="en"/>
          <w:rPrChange w:id="4135" w:author="Nakamura, Taiki/中村 泰貴" w:date="2022-03-25T21:57:00Z">
            <w:rPr>
              <w:rFonts w:ascii="ＭＳ ゴシック" w:eastAsia="ＭＳ ゴシック" w:hAnsi="ＭＳ ゴシック"/>
              <w:color w:val="FF0000"/>
              <w:sz w:val="21"/>
              <w:szCs w:val="21"/>
            </w:rPr>
          </w:rPrChange>
        </w:rPr>
        <w:t xml:space="preserve">Effect </w:t>
      </w:r>
      <w:r w:rsidR="000F73EF" w:rsidRPr="007A3007">
        <w:rPr>
          <w:dstrike/>
          <w:sz w:val="21"/>
          <w:szCs w:val="21"/>
          <w:lang w:val="en"/>
          <w:rPrChange w:id="4136" w:author="Nakamura, Taiki/中村 泰貴" w:date="2022-03-25T21:57:00Z">
            <w:rPr>
              <w:rFonts w:ascii="ＭＳ ゴシック" w:eastAsia="ＭＳ ゴシック" w:hAnsi="ＭＳ ゴシック"/>
              <w:color w:val="FF0000"/>
              <w:sz w:val="21"/>
              <w:szCs w:val="21"/>
            </w:rPr>
          </w:rPrChange>
        </w:rPr>
        <w:t>activation or not</w:t>
      </w:r>
    </w:p>
    <w:p w14:paraId="0F842732" w14:textId="5D8BE74D" w:rsidR="0030692C" w:rsidRPr="007A3007" w:rsidRDefault="0030692C" w:rsidP="0030692C">
      <w:pPr>
        <w:pStyle w:val="3"/>
        <w:rPr>
          <w:rFonts w:ascii="Meiryo UI" w:eastAsia="Meiryo UI" w:hAnsi="Meiryo UI"/>
          <w:dstrike/>
          <w:rPrChange w:id="4137" w:author="Nakamura, Taiki/中村 泰貴" w:date="2022-03-25T21:57:00Z">
            <w:rPr>
              <w:rFonts w:ascii="ＭＳ ゴシック" w:hAnsi="ＭＳ ゴシック"/>
              <w:color w:val="FF0000"/>
            </w:rPr>
          </w:rPrChange>
        </w:rPr>
      </w:pPr>
      <w:bookmarkStart w:id="4138" w:name="_Toc80878067"/>
      <w:bookmarkStart w:id="4139" w:name="_Toc189941508"/>
      <w:r w:rsidRPr="007A3007">
        <w:rPr>
          <w:dstrike/>
          <w:lang w:val="en"/>
          <w:rPrChange w:id="4140" w:author="Nakamura, Taiki/中村 泰貴" w:date="2022-03-25T21:57:00Z">
            <w:rPr>
              <w:rFonts w:ascii="ＭＳ ゴシック" w:hAnsi="ＭＳ ゴシック"/>
              <w:color w:val="FF0000"/>
            </w:rPr>
          </w:rPrChange>
        </w:rPr>
        <w:t>5</w:t>
      </w:r>
      <w:r w:rsidRPr="007A3007">
        <w:rPr>
          <w:dstrike/>
          <w:lang w:val="en"/>
          <w:rPrChange w:id="4141" w:author="Nakamura, Taiki/中村 泰貴" w:date="2022-03-25T21:57:00Z">
            <w:rPr>
              <w:rFonts w:ascii="ＭＳ ゴシック" w:hAnsi="ＭＳ ゴシック"/>
              <w:color w:val="FF0000"/>
            </w:rPr>
          </w:rPrChange>
        </w:rPr>
        <w:t>－</w:t>
      </w:r>
      <w:r w:rsidRPr="007A3007">
        <w:rPr>
          <w:dstrike/>
          <w:lang w:val="en"/>
          <w:rPrChange w:id="4142" w:author="Nakamura, Taiki/中村 泰貴" w:date="2022-03-25T21:57:00Z">
            <w:rPr>
              <w:rFonts w:ascii="ＭＳ ゴシック" w:hAnsi="ＭＳ ゴシック"/>
              <w:color w:val="FF0000"/>
            </w:rPr>
          </w:rPrChange>
        </w:rPr>
        <w:t>4</w:t>
      </w:r>
      <w:r w:rsidRPr="007A3007">
        <w:rPr>
          <w:dstrike/>
          <w:lang w:val="en"/>
          <w:rPrChange w:id="4143" w:author="Nakamura, Taiki/中村 泰貴" w:date="2022-03-25T21:57:00Z">
            <w:rPr>
              <w:rFonts w:ascii="ＭＳ ゴシック" w:hAnsi="ＭＳ ゴシック"/>
              <w:color w:val="FF0000"/>
            </w:rPr>
          </w:rPrChange>
        </w:rPr>
        <w:t>－</w:t>
      </w:r>
      <w:ins w:id="4144" w:author="Sugahara, Hikaru/菅原 光" w:date="2022-07-01T21:30:00Z">
        <w:r w:rsidR="00557DD5">
          <w:rPr>
            <w:dstrike/>
            <w:lang w:val="en"/>
          </w:rPr>
          <w:t>4</w:t>
        </w:r>
      </w:ins>
      <w:del w:id="4145" w:author="Sugahara, Hikaru/菅原 光" w:date="2022-07-01T21:30:00Z">
        <w:r w:rsidRPr="007A3007" w:rsidDel="00557DD5">
          <w:rPr>
            <w:dstrike/>
            <w:lang w:val="en"/>
            <w:rPrChange w:id="4146" w:author="Nakamura, Taiki/中村 泰貴" w:date="2022-03-25T21:57:00Z">
              <w:rPr>
                <w:rFonts w:ascii="ＭＳ ゴシック" w:hAnsi="ＭＳ ゴシック"/>
                <w:color w:val="FF0000"/>
              </w:rPr>
            </w:rPrChange>
          </w:rPr>
          <w:delText>5</w:delText>
        </w:r>
      </w:del>
      <w:r w:rsidRPr="007A3007">
        <w:rPr>
          <w:dstrike/>
          <w:lang w:val="en"/>
          <w:rPrChange w:id="4147" w:author="Nakamura, Taiki/中村 泰貴" w:date="2022-03-25T21:57:00Z">
            <w:rPr>
              <w:rFonts w:ascii="ＭＳ ゴシック" w:hAnsi="ＭＳ ゴシック"/>
              <w:color w:val="FF0000"/>
            </w:rPr>
          </w:rPrChange>
        </w:rPr>
        <w:t>．</w:t>
      </w:r>
      <w:r w:rsidRPr="007A3007">
        <w:rPr>
          <w:dstrike/>
          <w:lang w:val="en"/>
          <w:rPrChange w:id="4148" w:author="Nakamura, Taiki/中村 泰貴" w:date="2022-03-25T21:57:00Z">
            <w:rPr>
              <w:rFonts w:ascii="ＭＳ ゴシック" w:hAnsi="ＭＳ ゴシック"/>
              <w:color w:val="FF0000"/>
            </w:rPr>
          </w:rPrChange>
        </w:rPr>
        <w:t xml:space="preserve"> Exception operation (abnormal system)</w:t>
      </w:r>
      <w:bookmarkEnd w:id="4138"/>
      <w:bookmarkEnd w:id="4139"/>
    </w:p>
    <w:p w14:paraId="5BE06900" w14:textId="77777777" w:rsidR="0030692C" w:rsidRPr="007A3007" w:rsidRDefault="000F73EF" w:rsidP="000F73EF">
      <w:pPr>
        <w:ind w:firstLineChars="100" w:firstLine="210"/>
        <w:rPr>
          <w:rFonts w:ascii="Meiryo UI" w:eastAsia="Meiryo UI" w:hAnsi="Meiryo UI"/>
          <w:dstrike/>
          <w:sz w:val="21"/>
          <w:szCs w:val="21"/>
          <w:rPrChange w:id="4149" w:author="Nakamura, Taiki/中村 泰貴" w:date="2022-03-25T21:57:00Z">
            <w:rPr>
              <w:rFonts w:ascii="ＭＳ ゴシック" w:eastAsia="ＭＳ ゴシック" w:hAnsi="ＭＳ ゴシック"/>
              <w:color w:val="FF0000"/>
              <w:sz w:val="21"/>
              <w:szCs w:val="21"/>
            </w:rPr>
          </w:rPrChange>
        </w:rPr>
      </w:pPr>
      <w:r w:rsidRPr="007A3007">
        <w:rPr>
          <w:dstrike/>
          <w:sz w:val="21"/>
          <w:szCs w:val="21"/>
          <w:lang w:val="en"/>
          <w:rPrChange w:id="4150" w:author="Nakamura, Taiki/中村 泰貴" w:date="2022-03-25T21:57:00Z">
            <w:rPr>
              <w:rFonts w:ascii="ＭＳ ゴシック" w:eastAsia="ＭＳ ゴシック" w:hAnsi="ＭＳ ゴシック"/>
              <w:color w:val="FF0000"/>
              <w:sz w:val="21"/>
              <w:szCs w:val="21"/>
            </w:rPr>
          </w:rPrChange>
        </w:rPr>
        <w:t xml:space="preserve">None </w:t>
      </w:r>
    </w:p>
    <w:p w14:paraId="4B291BE9" w14:textId="41999D03" w:rsidR="0030692C" w:rsidRPr="007A3007" w:rsidRDefault="0030692C" w:rsidP="0030692C">
      <w:pPr>
        <w:pStyle w:val="3"/>
        <w:rPr>
          <w:rFonts w:ascii="Meiryo UI" w:eastAsia="Meiryo UI" w:hAnsi="Meiryo UI"/>
          <w:dstrike/>
          <w:rPrChange w:id="4151" w:author="Nakamura, Taiki/中村 泰貴" w:date="2022-03-25T21:57:00Z">
            <w:rPr>
              <w:rFonts w:ascii="ＭＳ ゴシック" w:hAnsi="ＭＳ ゴシック"/>
              <w:color w:val="FF0000"/>
            </w:rPr>
          </w:rPrChange>
        </w:rPr>
      </w:pPr>
      <w:bookmarkStart w:id="4152" w:name="_Toc80878068"/>
      <w:del w:id="4153" w:author="Sugahara, Hikaru/菅原 光" w:date="2022-07-01T21:30:00Z">
        <w:r w:rsidRPr="007A3007" w:rsidDel="00557DD5">
          <w:rPr>
            <w:dstrike/>
            <w:lang w:val="en"/>
            <w:rPrChange w:id="4154" w:author="Nakamura, Taiki/中村 泰貴" w:date="2022-03-25T21:57:00Z">
              <w:rPr>
                <w:rFonts w:ascii="ＭＳ ゴシック" w:hAnsi="ＭＳ ゴシック"/>
                <w:color w:val="FF0000"/>
              </w:rPr>
            </w:rPrChange>
          </w:rPr>
          <w:delText>5</w:delText>
        </w:r>
        <w:r w:rsidRPr="007A3007" w:rsidDel="00557DD5">
          <w:rPr>
            <w:dstrike/>
            <w:lang w:val="en"/>
            <w:rPrChange w:id="4155" w:author="Nakamura, Taiki/中村 泰貴" w:date="2022-03-25T21:57:00Z">
              <w:rPr>
                <w:rFonts w:ascii="ＭＳ ゴシック" w:hAnsi="ＭＳ ゴシック"/>
                <w:color w:val="FF0000"/>
              </w:rPr>
            </w:rPrChange>
          </w:rPr>
          <w:delText>－</w:delText>
        </w:r>
        <w:r w:rsidRPr="007A3007" w:rsidDel="00557DD5">
          <w:rPr>
            <w:dstrike/>
            <w:lang w:val="en"/>
            <w:rPrChange w:id="4156" w:author="Nakamura, Taiki/中村 泰貴" w:date="2022-03-25T21:57:00Z">
              <w:rPr>
                <w:rFonts w:ascii="ＭＳ ゴシック" w:hAnsi="ＭＳ ゴシック"/>
                <w:color w:val="FF0000"/>
              </w:rPr>
            </w:rPrChange>
          </w:rPr>
          <w:delText>4</w:delText>
        </w:r>
        <w:r w:rsidRPr="007A3007" w:rsidDel="00557DD5">
          <w:rPr>
            <w:dstrike/>
            <w:lang w:val="en"/>
            <w:rPrChange w:id="4157" w:author="Nakamura, Taiki/中村 泰貴" w:date="2022-03-25T21:57:00Z">
              <w:rPr>
                <w:rFonts w:ascii="ＭＳ ゴシック" w:hAnsi="ＭＳ ゴシック"/>
                <w:color w:val="FF0000"/>
              </w:rPr>
            </w:rPrChange>
          </w:rPr>
          <w:delText>－</w:delText>
        </w:r>
        <w:r w:rsidRPr="007A3007" w:rsidDel="00557DD5">
          <w:rPr>
            <w:dstrike/>
            <w:lang w:val="en"/>
            <w:rPrChange w:id="4158" w:author="Nakamura, Taiki/中村 泰貴" w:date="2022-03-25T21:57:00Z">
              <w:rPr>
                <w:rFonts w:ascii="ＭＳ ゴシック" w:hAnsi="ＭＳ ゴシック"/>
                <w:color w:val="FF0000"/>
              </w:rPr>
            </w:rPrChange>
          </w:rPr>
          <w:delText>6</w:delText>
        </w:r>
      </w:del>
      <w:bookmarkStart w:id="4159" w:name="_Toc189941509"/>
      <w:ins w:id="4160" w:author="Sugahara, Hikaru/菅原 光" w:date="2022-07-01T21:30:00Z">
        <w:r w:rsidR="00557DD5" w:rsidRPr="007A3007">
          <w:rPr>
            <w:dstrike/>
            <w:lang w:val="en"/>
            <w:rPrChange w:id="4161" w:author="Nakamura, Taiki/中村 泰貴" w:date="2022-03-25T21:57:00Z">
              <w:rPr>
                <w:rFonts w:ascii="ＭＳ ゴシック" w:hAnsi="ＭＳ ゴシック"/>
                <w:color w:val="FF0000"/>
              </w:rPr>
            </w:rPrChange>
          </w:rPr>
          <w:t>5</w:t>
        </w:r>
        <w:r w:rsidR="00557DD5" w:rsidRPr="007A3007">
          <w:rPr>
            <w:dstrike/>
            <w:lang w:val="en"/>
            <w:rPrChange w:id="4162" w:author="Nakamura, Taiki/中村 泰貴" w:date="2022-03-25T21:57:00Z">
              <w:rPr>
                <w:rFonts w:ascii="ＭＳ ゴシック" w:hAnsi="ＭＳ ゴシック"/>
                <w:color w:val="FF0000"/>
              </w:rPr>
            </w:rPrChange>
          </w:rPr>
          <w:t>－</w:t>
        </w:r>
        <w:r w:rsidR="00557DD5" w:rsidRPr="007A3007">
          <w:rPr>
            <w:dstrike/>
            <w:lang w:val="en"/>
            <w:rPrChange w:id="4163" w:author="Nakamura, Taiki/中村 泰貴" w:date="2022-03-25T21:57:00Z">
              <w:rPr>
                <w:rFonts w:ascii="ＭＳ ゴシック" w:hAnsi="ＭＳ ゴシック"/>
                <w:color w:val="FF0000"/>
              </w:rPr>
            </w:rPrChange>
          </w:rPr>
          <w:t>4</w:t>
        </w:r>
        <w:r w:rsidR="00557DD5" w:rsidRPr="007A3007">
          <w:rPr>
            <w:dstrike/>
            <w:lang w:val="en"/>
            <w:rPrChange w:id="4164" w:author="Nakamura, Taiki/中村 泰貴" w:date="2022-03-25T21:57:00Z">
              <w:rPr>
                <w:rFonts w:ascii="ＭＳ ゴシック" w:hAnsi="ＭＳ ゴシック"/>
                <w:color w:val="FF0000"/>
              </w:rPr>
            </w:rPrChange>
          </w:rPr>
          <w:t>－</w:t>
        </w:r>
        <w:r w:rsidR="00557DD5">
          <w:rPr>
            <w:dstrike/>
            <w:lang w:val="en"/>
          </w:rPr>
          <w:t>5</w:t>
        </w:r>
      </w:ins>
      <w:r w:rsidRPr="007A3007">
        <w:rPr>
          <w:dstrike/>
          <w:lang w:val="en"/>
          <w:rPrChange w:id="4165" w:author="Nakamura, Taiki/中村 泰貴" w:date="2022-03-25T21:57:00Z">
            <w:rPr>
              <w:rFonts w:ascii="ＭＳ ゴシック" w:hAnsi="ＭＳ ゴシック"/>
              <w:color w:val="FF0000"/>
            </w:rPr>
          </w:rPrChange>
        </w:rPr>
        <w:t>．</w:t>
      </w:r>
      <w:r w:rsidRPr="007A3007">
        <w:rPr>
          <w:dstrike/>
          <w:lang w:val="en"/>
          <w:rPrChange w:id="4166" w:author="Nakamura, Taiki/中村 泰貴" w:date="2022-03-25T21:57:00Z">
            <w:rPr>
              <w:rFonts w:ascii="ＭＳ ゴシック" w:hAnsi="ＭＳ ゴシック"/>
              <w:color w:val="FF0000"/>
            </w:rPr>
          </w:rPrChange>
        </w:rPr>
        <w:t xml:space="preserve"> other</w:t>
      </w:r>
      <w:bookmarkEnd w:id="4152"/>
      <w:bookmarkEnd w:id="4159"/>
    </w:p>
    <w:p w14:paraId="03209D9A" w14:textId="77777777" w:rsidR="0030692C" w:rsidRPr="007A3007" w:rsidRDefault="0030692C" w:rsidP="0030692C">
      <w:pPr>
        <w:ind w:firstLineChars="100" w:firstLine="210"/>
        <w:rPr>
          <w:rFonts w:ascii="Meiryo UI" w:eastAsia="Meiryo UI" w:hAnsi="Meiryo UI"/>
          <w:dstrike/>
          <w:sz w:val="21"/>
          <w:szCs w:val="21"/>
          <w:rPrChange w:id="4167" w:author="Nakamura, Taiki/中村 泰貴" w:date="2022-03-25T21:57:00Z">
            <w:rPr>
              <w:rFonts w:ascii="ＭＳ ゴシック" w:eastAsia="ＭＳ ゴシック" w:hAnsi="ＭＳ ゴシック"/>
              <w:color w:val="FF0000"/>
              <w:sz w:val="21"/>
              <w:szCs w:val="21"/>
            </w:rPr>
          </w:rPrChange>
        </w:rPr>
      </w:pPr>
      <w:r w:rsidRPr="007A3007">
        <w:rPr>
          <w:dstrike/>
          <w:sz w:val="21"/>
          <w:szCs w:val="21"/>
          <w:lang w:val="en"/>
          <w:rPrChange w:id="4168" w:author="Nakamura, Taiki/中村 泰貴" w:date="2022-03-25T21:57:00Z">
            <w:rPr>
              <w:rFonts w:ascii="ＭＳ ゴシック" w:eastAsia="ＭＳ ゴシック" w:hAnsi="ＭＳ ゴシック"/>
              <w:color w:val="FF0000"/>
              <w:sz w:val="21"/>
              <w:szCs w:val="21"/>
            </w:rPr>
          </w:rPrChange>
        </w:rPr>
        <w:t>None</w:t>
      </w:r>
    </w:p>
    <w:p w14:paraId="154ADC43" w14:textId="238185F5" w:rsidR="00FC79A9" w:rsidRDefault="00FC79A9">
      <w:pPr>
        <w:widowControl/>
        <w:jc w:val="left"/>
        <w:rPr>
          <w:ins w:id="4169" w:author="Sugahara, Hikaru/菅原 光" w:date="2022-06-25T18:20:00Z"/>
          <w:rFonts w:ascii="Meiryo UI" w:eastAsia="Meiryo UI" w:hAnsi="Meiryo UI"/>
          <w:sz w:val="21"/>
          <w:szCs w:val="21"/>
        </w:rPr>
      </w:pPr>
      <w:ins w:id="4170" w:author="Sugahara, Hikaru/菅原 光" w:date="2022-06-25T18:20:00Z">
        <w:r>
          <w:rPr>
            <w:rFonts w:ascii="Meiryo UI" w:eastAsia="Meiryo UI" w:hAnsi="Meiryo UI"/>
            <w:sz w:val="21"/>
            <w:szCs w:val="21"/>
          </w:rPr>
          <w:br w:type="page"/>
        </w:r>
      </w:ins>
    </w:p>
    <w:p w14:paraId="3AFCC8BE" w14:textId="162305CA" w:rsidR="0030692C" w:rsidRPr="00F37467" w:rsidRDefault="00AB3F48" w:rsidP="002005A8">
      <w:pPr>
        <w:rPr>
          <w:rFonts w:ascii="Meiryo UI" w:eastAsia="Meiryo UI" w:hAnsi="Meiryo UI"/>
          <w:sz w:val="21"/>
          <w:szCs w:val="21"/>
          <w:rPrChange w:id="4171" w:author="Sasaki Kenji／佐々木　研二／AI" w:date="2021-11-19T14:16:00Z">
            <w:rPr>
              <w:rFonts w:ascii="ＭＳ ゴシック" w:eastAsia="ＭＳ ゴシック" w:hAnsi="ＭＳ ゴシック"/>
              <w:sz w:val="21"/>
              <w:szCs w:val="21"/>
            </w:rPr>
          </w:rPrChange>
        </w:rPr>
      </w:pPr>
      <w:ins w:id="4172" w:author="Shimizu, Yuya/清水 裕也" w:date="2025-02-08T21:06:00Z">
        <w:r>
          <w:rPr>
            <w:b/>
            <w:noProof/>
            <w:szCs w:val="20"/>
            <w:lang w:val="en"/>
          </w:rPr>
          <mc:AlternateContent>
            <mc:Choice Requires="wps">
              <w:drawing>
                <wp:anchor distT="0" distB="0" distL="114300" distR="114300" simplePos="0" relativeHeight="251663360" behindDoc="0" locked="0" layoutInCell="1" allowOverlap="1" wp14:anchorId="7363A587" wp14:editId="0E8A7CCC">
                  <wp:simplePos x="0" y="0"/>
                  <wp:positionH relativeFrom="margin">
                    <wp:align>center</wp:align>
                  </wp:positionH>
                  <wp:positionV relativeFrom="paragraph">
                    <wp:posOffset>70457</wp:posOffset>
                  </wp:positionV>
                  <wp:extent cx="5756910" cy="8244840"/>
                  <wp:effectExtent l="0" t="0" r="15240" b="22860"/>
                  <wp:wrapNone/>
                  <wp:docPr id="9" name="テキスト ボックス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910" cy="8244840"/>
                          </a:xfrm>
                          <a:prstGeom prst="rect">
                            <a:avLst/>
                          </a:prstGeom>
                          <a:solidFill>
                            <a:srgbClr val="7F7F7F">
                              <a:alpha val="50196"/>
                            </a:srgbClr>
                          </a:solidFill>
                          <a:ln w="6350">
                            <a:solidFill>
                              <a:prstClr val="black"/>
                            </a:solidFill>
                          </a:ln>
                        </wps:spPr>
                        <wps:txbx>
                          <w:txbxContent>
                            <w:p w14:paraId="379EE3FD" w14:textId="77777777" w:rsidR="00AB3F48" w:rsidRPr="00354D2B" w:rsidDel="00354D2B" w:rsidRDefault="00AB3F48" w:rsidP="00AB3F48">
                              <w:pPr>
                                <w:rPr>
                                  <w:ins w:id="4173" w:author="Shimizu, Yuya/清水 裕也" w:date="2025-02-08T19:29:00Z"/>
                                  <w:del w:id="4174" w:author="Shimizu, Yuya/清水 裕也" w:date="2025-02-08T19:29:00Z"/>
                                  <w:color w:val="FF0000"/>
                                </w:rPr>
                              </w:pPr>
                              <w:ins w:id="4175" w:author="Shimizu, Yuya/清水 裕也" w:date="2025-02-08T19:29:00Z">
                                <w:r w:rsidRPr="00354D2B">
                                  <w:rPr>
                                    <w:rFonts w:hint="eastAsia"/>
                                    <w:color w:val="FF0000"/>
                                  </w:rPr>
                                  <w:t>各種サービス要求仕様書から</w:t>
                                </w:r>
                                <w:r w:rsidRPr="00354D2B">
                                  <w:rPr>
                                    <w:rFonts w:hint="eastAsia"/>
                                    <w:color w:val="FF0000"/>
                                  </w:rPr>
                                  <w:t>006_</w:t>
                                </w:r>
                                <w:r w:rsidRPr="00354D2B">
                                  <w:rPr>
                                    <w:rFonts w:hint="eastAsia"/>
                                    <w:color w:val="FF0000"/>
                                  </w:rPr>
                                  <w:t>性能要求</w:t>
                                </w:r>
                                <w:r w:rsidRPr="00354D2B">
                                  <w:rPr>
                                    <w:rFonts w:hint="eastAsia"/>
                                    <w:color w:val="FF0000"/>
                                  </w:rPr>
                                  <w:t>_</w:t>
                                </w:r>
                                <w:r w:rsidRPr="00354D2B">
                                  <w:rPr>
                                    <w:rFonts w:hint="eastAsia"/>
                                    <w:color w:val="FF0000"/>
                                  </w:rPr>
                                  <w:t>Performance_Requirement</w:t>
                                </w:r>
                                <w:r w:rsidRPr="00354D2B">
                                  <w:rPr>
                                    <w:rFonts w:hint="eastAsia"/>
                                    <w:color w:val="FF0000"/>
                                  </w:rPr>
                                  <w:t>に</w:t>
                                </w:r>
                              </w:ins>
                            </w:p>
                            <w:p w14:paraId="659D2192" w14:textId="77777777" w:rsidR="00AB3F48" w:rsidRPr="00354D2B" w:rsidRDefault="00AB3F48" w:rsidP="00AB3F48">
                              <w:pPr>
                                <w:rPr>
                                  <w:ins w:id="4176" w:author="Shimizu, Yuya/清水 裕也" w:date="2025-02-08T19:29:00Z"/>
                                  <w:color w:val="FF0000"/>
                                </w:rPr>
                              </w:pPr>
                              <w:ins w:id="4177" w:author="Shimizu, Yuya/清水 裕也" w:date="2025-02-08T19:29:00Z">
                                <w:r w:rsidRPr="00354D2B">
                                  <w:rPr>
                                    <w:rFonts w:hint="eastAsia"/>
                                    <w:color w:val="FF0000"/>
                                  </w:rPr>
                                  <w:t>QOS</w:t>
                                </w:r>
                                <w:r w:rsidRPr="00354D2B">
                                  <w:rPr>
                                    <w:rFonts w:hint="eastAsia"/>
                                    <w:color w:val="FF0000"/>
                                  </w:rPr>
                                  <w:t>を統合</w:t>
                                </w:r>
                              </w:ins>
                            </w:p>
                            <w:p w14:paraId="581DD4E0" w14:textId="77777777" w:rsidR="00AB3F48" w:rsidRPr="00354D2B" w:rsidRDefault="00AB3F48" w:rsidP="00AB3F48">
                              <w:pPr>
                                <w:rPr>
                                  <w:ins w:id="4178" w:author="Shimizu, Yuya/清水 裕也" w:date="2025-02-08T19:29:00Z"/>
                                  <w:color w:val="FF0000"/>
                                </w:rPr>
                              </w:pPr>
                              <w:ins w:id="4179" w:author="Shimizu, Yuya/清水 裕也" w:date="2025-02-08T19:29:00Z">
                                <w:r w:rsidRPr="00354D2B">
                                  <w:rPr>
                                    <w:rFonts w:hint="eastAsia"/>
                                    <w:color w:val="FF0000"/>
                                  </w:rPr>
                                  <w:t>Integrate QOS from various service requirement specifications into "006_</w:t>
                                </w:r>
                                <w:r w:rsidRPr="00354D2B">
                                  <w:rPr>
                                    <w:rFonts w:hint="eastAsia"/>
                                    <w:color w:val="FF0000"/>
                                  </w:rPr>
                                  <w:t>性能要求</w:t>
                                </w:r>
                                <w:r w:rsidRPr="00354D2B">
                                  <w:rPr>
                                    <w:rFonts w:hint="eastAsia"/>
                                    <w:color w:val="FF0000"/>
                                  </w:rPr>
                                  <w:t>_Performance_Requirement"</w:t>
                                </w:r>
                              </w:ins>
                            </w:p>
                            <w:p w14:paraId="0B7C725D" w14:textId="7531CCAE" w:rsidR="00AB3F48" w:rsidRPr="00270708" w:rsidDel="00354D2B" w:rsidRDefault="00AB3F48" w:rsidP="00AB3F48">
                              <w:pPr>
                                <w:pStyle w:val="Web"/>
                                <w:ind w:left="800"/>
                                <w:rPr>
                                  <w:ins w:id="4180" w:author="Sasaki, Kenji/佐々木 研二" w:date="2025-02-07T15:38:00Z"/>
                                  <w:del w:id="4181" w:author="Shimizu, Yuya/清水 裕也" w:date="2025-02-08T19:29:00Z"/>
                                  <w:rFonts w:ascii="Meiryo UI" w:hAnsi="Meiryo UI"/>
                                  <w:color w:val="FF0000"/>
                                  <w:rPrChange w:id="4182" w:author="Sasaki, Kenji/佐々木 研二" w:date="2025-02-07T15:39:00Z">
                                    <w:rPr>
                                      <w:ins w:id="4183" w:author="Sasaki, Kenji/佐々木 研二" w:date="2025-02-07T15:38:00Z"/>
                                      <w:del w:id="4184" w:author="Shimizu, Yuya/清水 裕也" w:date="2025-02-08T19:29:00Z"/>
                                    </w:rPr>
                                  </w:rPrChange>
                                </w:rPr>
                              </w:pPr>
                              <w:ins w:id="4185" w:author="Shimizu, Yuya/清水 裕也" w:date="2025-02-08T19:29:00Z">
                                <w:r w:rsidRPr="00354D2B">
                                  <w:rPr>
                                    <w:rFonts w:ascii="Meiryo UI" w:hAnsi="Meiryo UI" w:hint="eastAsia"/>
                                    <w:color w:val="FF0000"/>
                                  </w:rPr>
                                  <w:t>▲7.</w:t>
                                </w:r>
                                <w:del w:id="4186" w:author="Tawatari, Masataka/田渡 将隆" w:date="2025-03-10T08:47:00Z">
                                  <w:r w:rsidRPr="00354D2B" w:rsidDel="00AF4984">
                                    <w:rPr>
                                      <w:rFonts w:ascii="Meiryo UI" w:hAnsi="Meiryo UI" w:hint="eastAsia"/>
                                      <w:color w:val="FF0000"/>
                                    </w:rPr>
                                    <w:delText>11</w:delText>
                                  </w:r>
                                </w:del>
                              </w:ins>
                              <w:ins w:id="4187" w:author="Tawatari, Masataka/田渡 将隆" w:date="2025-03-10T08:47:00Z">
                                <w:r w:rsidR="00AF4984">
                                  <w:rPr>
                                    <w:rFonts w:ascii="Meiryo UI" w:hAnsi="Meiryo UI" w:hint="eastAsia"/>
                                    <w:color w:val="FF0000"/>
                                  </w:rPr>
                                  <w:t>20</w:t>
                                </w:r>
                              </w:ins>
                              <w:ins w:id="4188" w:author="Shimizu, Yuya/清水 裕也" w:date="2025-02-08T19:29:00Z">
                                <w:r w:rsidRPr="00354D2B">
                                  <w:rPr>
                                    <w:rFonts w:ascii="Meiryo UI" w:hAnsi="Meiryo UI" w:hint="eastAsia"/>
                                    <w:color w:val="FF0000"/>
                                  </w:rPr>
                                  <w:t>（</w:t>
                                </w:r>
                                <w:del w:id="4189" w:author="Tawatari, Masataka/田渡 将隆" w:date="2025-03-10T08:48:00Z">
                                  <w:r w:rsidRPr="00354D2B" w:rsidDel="00AF4984">
                                    <w:rPr>
                                      <w:rFonts w:ascii="Meiryo UI" w:hAnsi="Meiryo UI" w:hint="eastAsia"/>
                                      <w:color w:val="FF0000"/>
                                    </w:rPr>
                                    <w:delText>24MM：1A、</w:delText>
                                  </w:r>
                                </w:del>
                                <w:r w:rsidRPr="00354D2B">
                                  <w:rPr>
                                    <w:rFonts w:ascii="Meiryo UI" w:hAnsi="Meiryo UI" w:hint="eastAsia"/>
                                    <w:color w:val="FF0000"/>
                                  </w:rPr>
                                  <w:t>24SU/CDC：CV）</w:t>
                                </w:r>
                              </w:ins>
                              <w:ins w:id="4190" w:author="Sasaki, Kenji/佐々木 研二" w:date="2025-02-07T15:38:00Z">
                                <w:del w:id="4191" w:author="Shimizu, Yuya/清水 裕也" w:date="2025-02-08T19:29:00Z">
                                  <w:r w:rsidRPr="00270708" w:rsidDel="00354D2B">
                                    <w:rPr>
                                      <w:rFonts w:ascii="Meiryo UI" w:hAnsi="Meiryo UI"/>
                                      <w:color w:val="FF0000"/>
                                      <w:rPrChange w:id="4192" w:author="Sasaki, Kenji/佐々木 研二" w:date="2025-02-07T15:39:00Z">
                                        <w:rPr/>
                                      </w:rPrChange>
                                    </w:rPr>
                                    <w:delText>各種サービス要求仕様書から</w:delText>
                                  </w:r>
                                  <w:r w:rsidRPr="00270708" w:rsidDel="00354D2B">
                                    <w:rPr>
                                      <w:rFonts w:ascii="Meiryo UI" w:hAnsi="Meiryo UI"/>
                                      <w:color w:val="FF0000"/>
                                      <w:rPrChange w:id="4193" w:author="Sasaki, Kenji/佐々木 研二" w:date="2025-02-07T15:39:00Z">
                                        <w:rPr/>
                                      </w:rPrChange>
                                    </w:rPr>
                                    <w:delText>006_</w:delText>
                                  </w:r>
                                  <w:r w:rsidRPr="00270708" w:rsidDel="00354D2B">
                                    <w:rPr>
                                      <w:rFonts w:ascii="Meiryo UI" w:hAnsi="Meiryo UI"/>
                                      <w:color w:val="FF0000"/>
                                      <w:rPrChange w:id="4194" w:author="Sasaki, Kenji/佐々木 研二" w:date="2025-02-07T15:39:00Z">
                                        <w:rPr/>
                                      </w:rPrChange>
                                    </w:rPr>
                                    <w:delText>性能要求</w:delText>
                                  </w:r>
                                  <w:r w:rsidRPr="00270708" w:rsidDel="00354D2B">
                                    <w:rPr>
                                      <w:rFonts w:ascii="Meiryo UI" w:hAnsi="Meiryo UI"/>
                                      <w:color w:val="FF0000"/>
                                      <w:rPrChange w:id="4195" w:author="Sasaki, Kenji/佐々木 研二" w:date="2025-02-07T15:39:00Z">
                                        <w:rPr/>
                                      </w:rPrChange>
                                    </w:rPr>
                                    <w:delText>_Performance_Requirement</w:delText>
                                  </w:r>
                                  <w:r w:rsidRPr="00270708" w:rsidDel="00354D2B">
                                    <w:rPr>
                                      <w:rFonts w:ascii="Meiryo UI" w:hAnsi="Meiryo UI"/>
                                      <w:color w:val="FF0000"/>
                                      <w:rPrChange w:id="4196" w:author="Sasaki, Kenji/佐々木 研二" w:date="2025-02-07T15:39:00Z">
                                        <w:rPr/>
                                      </w:rPrChange>
                                    </w:rPr>
                                    <w:delText>に</w:delText>
                                  </w:r>
                                  <w:r w:rsidRPr="00270708" w:rsidDel="00354D2B">
                                    <w:rPr>
                                      <w:rFonts w:ascii="Meiryo UI" w:hAnsi="Meiryo UI"/>
                                      <w:color w:val="FF0000"/>
                                      <w:rPrChange w:id="4197" w:author="Sasaki, Kenji/佐々木 研二" w:date="2025-02-07T15:39:00Z">
                                        <w:rPr/>
                                      </w:rPrChange>
                                    </w:rPr>
                                    <w:delText>QOS</w:delText>
                                  </w:r>
                                  <w:r w:rsidRPr="00270708" w:rsidDel="00354D2B">
                                    <w:rPr>
                                      <w:rFonts w:ascii="Meiryo UI" w:hAnsi="Meiryo UI"/>
                                      <w:color w:val="FF0000"/>
                                      <w:rPrChange w:id="4198" w:author="Sasaki, Kenji/佐々木 研二" w:date="2025-02-07T15:39:00Z">
                                        <w:rPr/>
                                      </w:rPrChange>
                                    </w:rPr>
                                    <w:delText>を統合</w:delText>
                                  </w:r>
                                </w:del>
                              </w:ins>
                            </w:p>
                            <w:p w14:paraId="403C1D39" w14:textId="77777777" w:rsidR="00AB3F48" w:rsidRPr="00270708" w:rsidDel="00354D2B" w:rsidRDefault="00AB3F48" w:rsidP="00AB3F48">
                              <w:pPr>
                                <w:pStyle w:val="Web"/>
                                <w:ind w:left="800"/>
                                <w:rPr>
                                  <w:ins w:id="4199" w:author="Sasaki, Kenji/佐々木 研二" w:date="2025-02-07T15:38:00Z"/>
                                  <w:del w:id="4200" w:author="Shimizu, Yuya/清水 裕也" w:date="2025-02-08T19:29:00Z"/>
                                  <w:rFonts w:ascii="Meiryo UI" w:hAnsi="Meiryo UI"/>
                                  <w:color w:val="FF0000"/>
                                  <w:rPrChange w:id="4201" w:author="Sasaki, Kenji/佐々木 研二" w:date="2025-02-07T15:39:00Z">
                                    <w:rPr>
                                      <w:ins w:id="4202" w:author="Sasaki, Kenji/佐々木 研二" w:date="2025-02-07T15:38:00Z"/>
                                      <w:del w:id="4203" w:author="Shimizu, Yuya/清水 裕也" w:date="2025-02-08T19:29:00Z"/>
                                    </w:rPr>
                                  </w:rPrChange>
                                </w:rPr>
                              </w:pPr>
                              <w:ins w:id="4204" w:author="Sasaki, Kenji/佐々木 研二" w:date="2025-02-07T15:38:00Z">
                                <w:del w:id="4205" w:author="Shimizu, Yuya/清水 裕也" w:date="2025-02-08T19:29:00Z">
                                  <w:r w:rsidRPr="00270708" w:rsidDel="00354D2B">
                                    <w:rPr>
                                      <w:rFonts w:ascii="Meiryo UI" w:hAnsi="Meiryo UI"/>
                                      <w:color w:val="FF0000"/>
                                      <w:rPrChange w:id="4206" w:author="Sasaki, Kenji/佐々木 研二" w:date="2025-02-07T15:39:00Z">
                                        <w:rPr/>
                                      </w:rPrChange>
                                    </w:rPr>
                                    <w:delText>Integrate QOS from various service requirement specifications into "006_</w:delText>
                                  </w:r>
                                  <w:r w:rsidRPr="00270708" w:rsidDel="00354D2B">
                                    <w:rPr>
                                      <w:rFonts w:ascii="Meiryo UI" w:hAnsi="Meiryo UI"/>
                                      <w:color w:val="FF0000"/>
                                      <w:rPrChange w:id="4207" w:author="Sasaki, Kenji/佐々木 研二" w:date="2025-02-07T15:39:00Z">
                                        <w:rPr/>
                                      </w:rPrChange>
                                    </w:rPr>
                                    <w:delText>性能要求</w:delText>
                                  </w:r>
                                  <w:r w:rsidRPr="00270708" w:rsidDel="00354D2B">
                                    <w:rPr>
                                      <w:rFonts w:ascii="Meiryo UI" w:hAnsi="Meiryo UI"/>
                                      <w:color w:val="FF0000"/>
                                      <w:rPrChange w:id="4208" w:author="Sasaki, Kenji/佐々木 研二" w:date="2025-02-07T15:39:00Z">
                                        <w:rPr/>
                                      </w:rPrChange>
                                    </w:rPr>
                                    <w:delText>_Performance_Requirement"</w:delText>
                                  </w:r>
                                </w:del>
                              </w:ins>
                            </w:p>
                            <w:p w14:paraId="5D39D977" w14:textId="77777777" w:rsidR="00AB3F48" w:rsidRPr="00270708" w:rsidDel="00354D2B" w:rsidRDefault="00AB3F48" w:rsidP="00AB3F48">
                              <w:pPr>
                                <w:pStyle w:val="Web"/>
                                <w:ind w:left="800"/>
                                <w:rPr>
                                  <w:ins w:id="4209" w:author="Sasaki, Kenji/佐々木 研二" w:date="2025-02-07T15:38:00Z"/>
                                  <w:del w:id="4210" w:author="Shimizu, Yuya/清水 裕也" w:date="2025-02-08T19:29:00Z"/>
                                  <w:rFonts w:ascii="Meiryo UI" w:hAnsi="Meiryo UI"/>
                                  <w:color w:val="FF0000"/>
                                  <w:rPrChange w:id="4211" w:author="Sasaki, Kenji/佐々木 研二" w:date="2025-02-07T15:39:00Z">
                                    <w:rPr>
                                      <w:ins w:id="4212" w:author="Sasaki, Kenji/佐々木 研二" w:date="2025-02-07T15:38:00Z"/>
                                      <w:del w:id="4213" w:author="Shimizu, Yuya/清水 裕也" w:date="2025-02-08T19:29:00Z"/>
                                    </w:rPr>
                                  </w:rPrChange>
                                </w:rPr>
                              </w:pPr>
                              <w:ins w:id="4214" w:author="Sasaki, Kenji/佐々木 研二" w:date="2025-02-07T15:38:00Z">
                                <w:del w:id="4215" w:author="Shimizu, Yuya/清水 裕也" w:date="2025-02-08T19:29:00Z">
                                  <w:r w:rsidRPr="00270708" w:rsidDel="00354D2B">
                                    <w:rPr>
                                      <w:rFonts w:ascii="Meiryo UI" w:hAnsi="Meiryo UI"/>
                                      <w:color w:val="FF0000"/>
                                      <w:rPrChange w:id="4216" w:author="Sasaki, Kenji/佐々木 研二" w:date="2025-02-07T15:39:00Z">
                                        <w:rPr/>
                                      </w:rPrChange>
                                    </w:rPr>
                                    <w:delText>▲7.11</w:delText>
                                  </w:r>
                                  <w:r w:rsidRPr="00270708" w:rsidDel="00354D2B">
                                    <w:rPr>
                                      <w:rFonts w:ascii="Meiryo UI" w:hAnsi="Meiryo UI"/>
                                      <w:color w:val="FF0000"/>
                                      <w:rPrChange w:id="4217" w:author="Sasaki, Kenji/佐々木 研二" w:date="2025-02-07T15:39:00Z">
                                        <w:rPr/>
                                      </w:rPrChange>
                                    </w:rPr>
                                    <w:delText>（</w:delText>
                                  </w:r>
                                  <w:r w:rsidRPr="00270708" w:rsidDel="00354D2B">
                                    <w:rPr>
                                      <w:rFonts w:ascii="Meiryo UI" w:hAnsi="Meiryo UI"/>
                                      <w:color w:val="FF0000"/>
                                      <w:rPrChange w:id="4218" w:author="Sasaki, Kenji/佐々木 研二" w:date="2025-02-07T15:39:00Z">
                                        <w:rPr/>
                                      </w:rPrChange>
                                    </w:rPr>
                                    <w:delText>24MM</w:delText>
                                  </w:r>
                                  <w:r w:rsidRPr="00270708" w:rsidDel="00354D2B">
                                    <w:rPr>
                                      <w:rFonts w:ascii="Meiryo UI" w:hAnsi="Meiryo UI"/>
                                      <w:color w:val="FF0000"/>
                                      <w:rPrChange w:id="4219" w:author="Sasaki, Kenji/佐々木 研二" w:date="2025-02-07T15:39:00Z">
                                        <w:rPr/>
                                      </w:rPrChange>
                                    </w:rPr>
                                    <w:delText>：</w:delText>
                                  </w:r>
                                  <w:r w:rsidRPr="00270708" w:rsidDel="00354D2B">
                                    <w:rPr>
                                      <w:rFonts w:ascii="Meiryo UI" w:hAnsi="Meiryo UI"/>
                                      <w:color w:val="FF0000"/>
                                      <w:rPrChange w:id="4220" w:author="Sasaki, Kenji/佐々木 研二" w:date="2025-02-07T15:39:00Z">
                                        <w:rPr/>
                                      </w:rPrChange>
                                    </w:rPr>
                                    <w:delText>1A</w:delText>
                                  </w:r>
                                  <w:r w:rsidRPr="00270708" w:rsidDel="00354D2B">
                                    <w:rPr>
                                      <w:rFonts w:ascii="Meiryo UI" w:hAnsi="Meiryo UI"/>
                                      <w:color w:val="FF0000"/>
                                      <w:rPrChange w:id="4221" w:author="Sasaki, Kenji/佐々木 研二" w:date="2025-02-07T15:39:00Z">
                                        <w:rPr/>
                                      </w:rPrChange>
                                    </w:rPr>
                                    <w:delText>、</w:delText>
                                  </w:r>
                                  <w:r w:rsidRPr="00270708" w:rsidDel="00354D2B">
                                    <w:rPr>
                                      <w:rFonts w:ascii="Meiryo UI" w:hAnsi="Meiryo UI"/>
                                      <w:color w:val="FF0000"/>
                                      <w:rPrChange w:id="4222" w:author="Sasaki, Kenji/佐々木 研二" w:date="2025-02-07T15:39:00Z">
                                        <w:rPr/>
                                      </w:rPrChange>
                                    </w:rPr>
                                    <w:delText>24SU/CDC</w:delText>
                                  </w:r>
                                  <w:r w:rsidRPr="00270708" w:rsidDel="00354D2B">
                                    <w:rPr>
                                      <w:rFonts w:ascii="Meiryo UI" w:hAnsi="Meiryo UI"/>
                                      <w:color w:val="FF0000"/>
                                      <w:rPrChange w:id="4223" w:author="Sasaki, Kenji/佐々木 研二" w:date="2025-02-07T15:39:00Z">
                                        <w:rPr/>
                                      </w:rPrChange>
                                    </w:rPr>
                                    <w:delText>：</w:delText>
                                  </w:r>
                                  <w:r w:rsidRPr="00270708" w:rsidDel="00354D2B">
                                    <w:rPr>
                                      <w:rFonts w:ascii="Meiryo UI" w:hAnsi="Meiryo UI"/>
                                      <w:color w:val="FF0000"/>
                                      <w:rPrChange w:id="4224" w:author="Sasaki, Kenji/佐々木 研二" w:date="2025-02-07T15:39:00Z">
                                        <w:rPr/>
                                      </w:rPrChange>
                                    </w:rPr>
                                    <w:delText>CV</w:delText>
                                  </w:r>
                                  <w:r w:rsidRPr="00270708" w:rsidDel="00354D2B">
                                    <w:rPr>
                                      <w:rFonts w:ascii="Meiryo UI" w:hAnsi="Meiryo UI"/>
                                      <w:color w:val="FF0000"/>
                                      <w:rPrChange w:id="4225" w:author="Sasaki, Kenji/佐々木 研二" w:date="2025-02-07T15:39:00Z">
                                        <w:rPr/>
                                      </w:rPrChange>
                                    </w:rPr>
                                    <w:delText>）</w:delText>
                                  </w:r>
                                </w:del>
                              </w:ins>
                            </w:p>
                            <w:p w14:paraId="0F588832" w14:textId="77777777" w:rsidR="00AB3F48" w:rsidRPr="00270708" w:rsidRDefault="00AB3F48" w:rsidP="00AB3F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3A587" id="テキスト ボックス 9" o:spid="_x0000_s1032" type="#_x0000_t202" style="position:absolute;left:0;text-align:left;margin-left:0;margin-top:5.55pt;width:453.3pt;height:649.2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" fillcolor="#7f7f7f" strokeweight=".5pt">
                  <v:fill opacity="32896f"/>
                  <v:path arrowok="t"/>
                  <v:textbox>
                    <w:txbxContent>
                      <w:p w14:paraId="379EE3FD" w14:textId="77777777" w:rsidR="00AB3F48" w:rsidRPr="00354D2B" w:rsidDel="00354D2B" w:rsidRDefault="00AB3F48" w:rsidP="00AB3F48">
                        <w:pPr>
                          <w:rPr>
                            <w:ins w:id="4233" w:author="Shimizu, Yuya/清水 裕也" w:date="2025-02-08T19:29:00Z"/>
                            <w:del w:id="4234" w:author="Shimizu, Yuya/清水 裕也" w:date="2025-02-08T19:29:00Z"/>
                            <w:color w:val="FF0000"/>
                          </w:rPr>
                        </w:pPr>
                        <w:ins w:id="4235" w:author="Shimizu, Yuya/清水 裕也" w:date="2025-02-08T19:29:00Z">
                          <w:r w:rsidRPr="00354D2B">
                            <w:rPr>
                              <w:rFonts w:hint="eastAsia"/>
                              <w:color w:val="FF0000"/>
                            </w:rPr>
                            <w:t>各種サービス要求仕様書から</w:t>
                          </w:r>
                          <w:r w:rsidRPr="00354D2B">
                            <w:rPr>
                              <w:rFonts w:hint="eastAsia"/>
                              <w:color w:val="FF0000"/>
                            </w:rPr>
                            <w:t>006_</w:t>
                          </w:r>
                          <w:r w:rsidRPr="00354D2B">
                            <w:rPr>
                              <w:rFonts w:hint="eastAsia"/>
                              <w:color w:val="FF0000"/>
                            </w:rPr>
                            <w:t>性能要求</w:t>
                          </w:r>
                          <w:r w:rsidRPr="00354D2B">
                            <w:rPr>
                              <w:rFonts w:hint="eastAsia"/>
                              <w:color w:val="FF0000"/>
                            </w:rPr>
                            <w:t>_</w:t>
                          </w:r>
                          <w:proofErr w:type="spellStart"/>
                          <w:r w:rsidRPr="00354D2B">
                            <w:rPr>
                              <w:rFonts w:hint="eastAsia"/>
                              <w:color w:val="FF0000"/>
                            </w:rPr>
                            <w:t>Performance_Requirement</w:t>
                          </w:r>
                          <w:proofErr w:type="spellEnd"/>
                          <w:r w:rsidRPr="00354D2B">
                            <w:rPr>
                              <w:rFonts w:hint="eastAsia"/>
                              <w:color w:val="FF0000"/>
                            </w:rPr>
                            <w:t>に</w:t>
                          </w:r>
                        </w:ins>
                      </w:p>
                      <w:p w14:paraId="659D2192" w14:textId="77777777" w:rsidR="00AB3F48" w:rsidRPr="00354D2B" w:rsidRDefault="00AB3F48" w:rsidP="00AB3F48">
                        <w:pPr>
                          <w:rPr>
                            <w:ins w:id="4236" w:author="Shimizu, Yuya/清水 裕也" w:date="2025-02-08T19:29:00Z"/>
                            <w:color w:val="FF0000"/>
                          </w:rPr>
                        </w:pPr>
                        <w:ins w:id="4237" w:author="Shimizu, Yuya/清水 裕也" w:date="2025-02-08T19:29:00Z">
                          <w:r w:rsidRPr="00354D2B">
                            <w:rPr>
                              <w:rFonts w:hint="eastAsia"/>
                              <w:color w:val="FF0000"/>
                            </w:rPr>
                            <w:t>QOS</w:t>
                          </w:r>
                          <w:r w:rsidRPr="00354D2B">
                            <w:rPr>
                              <w:rFonts w:hint="eastAsia"/>
                              <w:color w:val="FF0000"/>
                            </w:rPr>
                            <w:t>を統合</w:t>
                          </w:r>
                        </w:ins>
                      </w:p>
                      <w:p w14:paraId="581DD4E0" w14:textId="77777777" w:rsidR="00AB3F48" w:rsidRPr="00354D2B" w:rsidRDefault="00AB3F48" w:rsidP="00AB3F48">
                        <w:pPr>
                          <w:rPr>
                            <w:ins w:id="4238" w:author="Shimizu, Yuya/清水 裕也" w:date="2025-02-08T19:29:00Z"/>
                            <w:color w:val="FF0000"/>
                          </w:rPr>
                        </w:pPr>
                        <w:ins w:id="4239" w:author="Shimizu, Yuya/清水 裕也" w:date="2025-02-08T19:29:00Z">
                          <w:r w:rsidRPr="00354D2B">
                            <w:rPr>
                              <w:rFonts w:hint="eastAsia"/>
                              <w:color w:val="FF0000"/>
                            </w:rPr>
                            <w:t>Integrate QOS from various service requirement specifications into "006_</w:t>
                          </w:r>
                          <w:r w:rsidRPr="00354D2B">
                            <w:rPr>
                              <w:rFonts w:hint="eastAsia"/>
                              <w:color w:val="FF0000"/>
                            </w:rPr>
                            <w:t>性能要求</w:t>
                          </w:r>
                          <w:r w:rsidRPr="00354D2B">
                            <w:rPr>
                              <w:rFonts w:hint="eastAsia"/>
                              <w:color w:val="FF0000"/>
                            </w:rPr>
                            <w:t>_</w:t>
                          </w:r>
                          <w:proofErr w:type="spellStart"/>
                          <w:r w:rsidRPr="00354D2B">
                            <w:rPr>
                              <w:rFonts w:hint="eastAsia"/>
                              <w:color w:val="FF0000"/>
                            </w:rPr>
                            <w:t>Performance_Requirement</w:t>
                          </w:r>
                          <w:proofErr w:type="spellEnd"/>
                          <w:r w:rsidRPr="00354D2B">
                            <w:rPr>
                              <w:rFonts w:hint="eastAsia"/>
                              <w:color w:val="FF0000"/>
                            </w:rPr>
                            <w:t>"</w:t>
                          </w:r>
                        </w:ins>
                      </w:p>
                      <w:p w14:paraId="0B7C725D" w14:textId="7531CCAE" w:rsidR="00AB3F48" w:rsidRPr="00270708" w:rsidDel="00354D2B" w:rsidRDefault="00AB3F48" w:rsidP="00AB3F48">
                        <w:pPr>
                          <w:pStyle w:val="Web"/>
                          <w:ind w:left="800"/>
                          <w:rPr>
                            <w:ins w:id="4240" w:author="Sasaki, Kenji/佐々木 研二" w:date="2025-02-07T15:38:00Z"/>
                            <w:del w:id="4241" w:author="Shimizu, Yuya/清水 裕也" w:date="2025-02-08T19:29:00Z"/>
                            <w:rFonts w:ascii="Meiryo UI" w:hAnsi="Meiryo UI"/>
                            <w:color w:val="FF0000"/>
                            <w:rPrChange w:id="4242" w:author="Sasaki, Kenji/佐々木 研二" w:date="2025-02-07T15:39:00Z">
                              <w:rPr>
                                <w:ins w:id="4243" w:author="Sasaki, Kenji/佐々木 研二" w:date="2025-02-07T15:38:00Z"/>
                                <w:del w:id="4244" w:author="Shimizu, Yuya/清水 裕也" w:date="2025-02-08T19:29:00Z"/>
                              </w:rPr>
                            </w:rPrChange>
                          </w:rPr>
                        </w:pPr>
                        <w:ins w:id="4245" w:author="Shimizu, Yuya/清水 裕也" w:date="2025-02-08T19:29:00Z">
                          <w:r w:rsidRPr="00354D2B">
                            <w:rPr>
                              <w:rFonts w:ascii="Meiryo UI" w:hAnsi="Meiryo UI" w:hint="eastAsia"/>
                              <w:color w:val="FF0000"/>
                            </w:rPr>
                            <w:t>▲7.</w:t>
                          </w:r>
                          <w:del w:id="4246" w:author="Tawatari, Masataka/田渡 将隆" w:date="2025-03-10T08:47:00Z">
                            <w:r w:rsidRPr="00354D2B" w:rsidDel="00AF4984">
                              <w:rPr>
                                <w:rFonts w:ascii="Meiryo UI" w:hAnsi="Meiryo UI" w:hint="eastAsia"/>
                                <w:color w:val="FF0000"/>
                              </w:rPr>
                              <w:delText>11</w:delText>
                            </w:r>
                          </w:del>
                        </w:ins>
                        <w:ins w:id="4247" w:author="Tawatari, Masataka/田渡 将隆" w:date="2025-03-10T08:47:00Z">
                          <w:r w:rsidR="00AF4984">
                            <w:rPr>
                              <w:rFonts w:ascii="Meiryo UI" w:hAnsi="Meiryo UI" w:hint="eastAsia"/>
                              <w:color w:val="FF0000"/>
                            </w:rPr>
                            <w:t>20</w:t>
                          </w:r>
                        </w:ins>
                        <w:ins w:id="4248" w:author="Shimizu, Yuya/清水 裕也" w:date="2025-02-08T19:29:00Z">
                          <w:r w:rsidRPr="00354D2B">
                            <w:rPr>
                              <w:rFonts w:ascii="Meiryo UI" w:hAnsi="Meiryo UI" w:hint="eastAsia"/>
                              <w:color w:val="FF0000"/>
                            </w:rPr>
                            <w:t>（</w:t>
                          </w:r>
                          <w:del w:id="4249" w:author="Tawatari, Masataka/田渡 将隆" w:date="2025-03-10T08:48:00Z">
                            <w:r w:rsidRPr="00354D2B" w:rsidDel="00AF4984">
                              <w:rPr>
                                <w:rFonts w:ascii="Meiryo UI" w:hAnsi="Meiryo UI" w:hint="eastAsia"/>
                                <w:color w:val="FF0000"/>
                              </w:rPr>
                              <w:delText>24MM：1A、</w:delText>
                            </w:r>
                          </w:del>
                          <w:r w:rsidRPr="00354D2B">
                            <w:rPr>
                              <w:rFonts w:ascii="Meiryo UI" w:hAnsi="Meiryo UI" w:hint="eastAsia"/>
                              <w:color w:val="FF0000"/>
                            </w:rPr>
                            <w:t>24SU/CDC：CV）</w:t>
                          </w:r>
                        </w:ins>
                        <w:ins w:id="4250" w:author="Sasaki, Kenji/佐々木 研二" w:date="2025-02-07T15:38:00Z">
                          <w:del w:id="4251" w:author="Shimizu, Yuya/清水 裕也" w:date="2025-02-08T19:29:00Z">
                            <w:r w:rsidRPr="00270708" w:rsidDel="00354D2B">
                              <w:rPr>
                                <w:rFonts w:ascii="Meiryo UI" w:hAnsi="Meiryo UI"/>
                                <w:color w:val="FF0000"/>
                                <w:rPrChange w:id="4252" w:author="Sasaki, Kenji/佐々木 研二" w:date="2025-02-07T15:39:00Z">
                                  <w:rPr/>
                                </w:rPrChange>
                              </w:rPr>
                              <w:delText>各種サービス要求仕様書から</w:delText>
                            </w:r>
                            <w:r w:rsidRPr="00270708" w:rsidDel="00354D2B">
                              <w:rPr>
                                <w:rFonts w:ascii="Meiryo UI" w:hAnsi="Meiryo UI"/>
                                <w:color w:val="FF0000"/>
                                <w:rPrChange w:id="4253" w:author="Sasaki, Kenji/佐々木 研二" w:date="2025-02-07T15:39:00Z">
                                  <w:rPr/>
                                </w:rPrChange>
                              </w:rPr>
                              <w:delText>006_</w:delText>
                            </w:r>
                            <w:r w:rsidRPr="00270708" w:rsidDel="00354D2B">
                              <w:rPr>
                                <w:rFonts w:ascii="Meiryo UI" w:hAnsi="Meiryo UI"/>
                                <w:color w:val="FF0000"/>
                                <w:rPrChange w:id="4254" w:author="Sasaki, Kenji/佐々木 研二" w:date="2025-02-07T15:39:00Z">
                                  <w:rPr/>
                                </w:rPrChange>
                              </w:rPr>
                              <w:delText>性能要求</w:delText>
                            </w:r>
                            <w:r w:rsidRPr="00270708" w:rsidDel="00354D2B">
                              <w:rPr>
                                <w:rFonts w:ascii="Meiryo UI" w:hAnsi="Meiryo UI"/>
                                <w:color w:val="FF0000"/>
                                <w:rPrChange w:id="4255" w:author="Sasaki, Kenji/佐々木 研二" w:date="2025-02-07T15:39:00Z">
                                  <w:rPr/>
                                </w:rPrChange>
                              </w:rPr>
                              <w:delText>_Performance_Requirement</w:delText>
                            </w:r>
                            <w:r w:rsidRPr="00270708" w:rsidDel="00354D2B">
                              <w:rPr>
                                <w:rFonts w:ascii="Meiryo UI" w:hAnsi="Meiryo UI"/>
                                <w:color w:val="FF0000"/>
                                <w:rPrChange w:id="4256" w:author="Sasaki, Kenji/佐々木 研二" w:date="2025-02-07T15:39:00Z">
                                  <w:rPr/>
                                </w:rPrChange>
                              </w:rPr>
                              <w:delText>に</w:delText>
                            </w:r>
                            <w:r w:rsidRPr="00270708" w:rsidDel="00354D2B">
                              <w:rPr>
                                <w:rFonts w:ascii="Meiryo UI" w:hAnsi="Meiryo UI"/>
                                <w:color w:val="FF0000"/>
                                <w:rPrChange w:id="4257" w:author="Sasaki, Kenji/佐々木 研二" w:date="2025-02-07T15:39:00Z">
                                  <w:rPr/>
                                </w:rPrChange>
                              </w:rPr>
                              <w:delText>QOS</w:delText>
                            </w:r>
                            <w:r w:rsidRPr="00270708" w:rsidDel="00354D2B">
                              <w:rPr>
                                <w:rFonts w:ascii="Meiryo UI" w:hAnsi="Meiryo UI"/>
                                <w:color w:val="FF0000"/>
                                <w:rPrChange w:id="4258" w:author="Sasaki, Kenji/佐々木 研二" w:date="2025-02-07T15:39:00Z">
                                  <w:rPr/>
                                </w:rPrChange>
                              </w:rPr>
                              <w:delText>を統合</w:delText>
                            </w:r>
                          </w:del>
                        </w:ins>
                      </w:p>
                      <w:p w14:paraId="403C1D39" w14:textId="77777777" w:rsidR="00AB3F48" w:rsidRPr="00270708" w:rsidDel="00354D2B" w:rsidRDefault="00AB3F48" w:rsidP="00AB3F48">
                        <w:pPr>
                          <w:pStyle w:val="Web"/>
                          <w:ind w:left="800"/>
                          <w:rPr>
                            <w:ins w:id="4259" w:author="Sasaki, Kenji/佐々木 研二" w:date="2025-02-07T15:38:00Z"/>
                            <w:del w:id="4260" w:author="Shimizu, Yuya/清水 裕也" w:date="2025-02-08T19:29:00Z"/>
                            <w:rFonts w:ascii="Meiryo UI" w:hAnsi="Meiryo UI"/>
                            <w:color w:val="FF0000"/>
                            <w:rPrChange w:id="4261" w:author="Sasaki, Kenji/佐々木 研二" w:date="2025-02-07T15:39:00Z">
                              <w:rPr>
                                <w:ins w:id="4262" w:author="Sasaki, Kenji/佐々木 研二" w:date="2025-02-07T15:38:00Z"/>
                                <w:del w:id="4263" w:author="Shimizu, Yuya/清水 裕也" w:date="2025-02-08T19:29:00Z"/>
                              </w:rPr>
                            </w:rPrChange>
                          </w:rPr>
                        </w:pPr>
                        <w:ins w:id="4264" w:author="Sasaki, Kenji/佐々木 研二" w:date="2025-02-07T15:38:00Z">
                          <w:del w:id="4265" w:author="Shimizu, Yuya/清水 裕也" w:date="2025-02-08T19:29:00Z">
                            <w:r w:rsidRPr="00270708" w:rsidDel="00354D2B">
                              <w:rPr>
                                <w:rFonts w:ascii="Meiryo UI" w:hAnsi="Meiryo UI"/>
                                <w:color w:val="FF0000"/>
                                <w:rPrChange w:id="4266" w:author="Sasaki, Kenji/佐々木 研二" w:date="2025-02-07T15:39:00Z">
                                  <w:rPr/>
                                </w:rPrChange>
                              </w:rPr>
                              <w:delText>Integrate QOS from various service requirement specifications into "006_</w:delText>
                            </w:r>
                            <w:r w:rsidRPr="00270708" w:rsidDel="00354D2B">
                              <w:rPr>
                                <w:rFonts w:ascii="Meiryo UI" w:hAnsi="Meiryo UI"/>
                                <w:color w:val="FF0000"/>
                                <w:rPrChange w:id="4267" w:author="Sasaki, Kenji/佐々木 研二" w:date="2025-02-07T15:39:00Z">
                                  <w:rPr/>
                                </w:rPrChange>
                              </w:rPr>
                              <w:delText>性能要求</w:delText>
                            </w:r>
                            <w:r w:rsidRPr="00270708" w:rsidDel="00354D2B">
                              <w:rPr>
                                <w:rFonts w:ascii="Meiryo UI" w:hAnsi="Meiryo UI"/>
                                <w:color w:val="FF0000"/>
                                <w:rPrChange w:id="4268" w:author="Sasaki, Kenji/佐々木 研二" w:date="2025-02-07T15:39:00Z">
                                  <w:rPr/>
                                </w:rPrChange>
                              </w:rPr>
                              <w:delText>_Performance_Requirement"</w:delText>
                            </w:r>
                          </w:del>
                        </w:ins>
                      </w:p>
                      <w:p w14:paraId="5D39D977" w14:textId="77777777" w:rsidR="00AB3F48" w:rsidRPr="00270708" w:rsidDel="00354D2B" w:rsidRDefault="00AB3F48" w:rsidP="00AB3F48">
                        <w:pPr>
                          <w:pStyle w:val="Web"/>
                          <w:ind w:left="800"/>
                          <w:rPr>
                            <w:ins w:id="4269" w:author="Sasaki, Kenji/佐々木 研二" w:date="2025-02-07T15:38:00Z"/>
                            <w:del w:id="4270" w:author="Shimizu, Yuya/清水 裕也" w:date="2025-02-08T19:29:00Z"/>
                            <w:rFonts w:ascii="Meiryo UI" w:hAnsi="Meiryo UI"/>
                            <w:color w:val="FF0000"/>
                            <w:rPrChange w:id="4271" w:author="Sasaki, Kenji/佐々木 研二" w:date="2025-02-07T15:39:00Z">
                              <w:rPr>
                                <w:ins w:id="4272" w:author="Sasaki, Kenji/佐々木 研二" w:date="2025-02-07T15:38:00Z"/>
                                <w:del w:id="4273" w:author="Shimizu, Yuya/清水 裕也" w:date="2025-02-08T19:29:00Z"/>
                              </w:rPr>
                            </w:rPrChange>
                          </w:rPr>
                        </w:pPr>
                        <w:ins w:id="4274" w:author="Sasaki, Kenji/佐々木 研二" w:date="2025-02-07T15:38:00Z">
                          <w:del w:id="4275" w:author="Shimizu, Yuya/清水 裕也" w:date="2025-02-08T19:29:00Z">
                            <w:r w:rsidRPr="00270708" w:rsidDel="00354D2B">
                              <w:rPr>
                                <w:rFonts w:ascii="Meiryo UI" w:hAnsi="Meiryo UI"/>
                                <w:color w:val="FF0000"/>
                                <w:rPrChange w:id="4276" w:author="Sasaki, Kenji/佐々木 研二" w:date="2025-02-07T15:39:00Z">
                                  <w:rPr/>
                                </w:rPrChange>
                              </w:rPr>
                              <w:delText>▲7.11</w:delText>
                            </w:r>
                            <w:r w:rsidRPr="00270708" w:rsidDel="00354D2B">
                              <w:rPr>
                                <w:rFonts w:ascii="Meiryo UI" w:hAnsi="Meiryo UI"/>
                                <w:color w:val="FF0000"/>
                                <w:rPrChange w:id="4277" w:author="Sasaki, Kenji/佐々木 研二" w:date="2025-02-07T15:39:00Z">
                                  <w:rPr/>
                                </w:rPrChange>
                              </w:rPr>
                              <w:delText>（</w:delText>
                            </w:r>
                            <w:r w:rsidRPr="00270708" w:rsidDel="00354D2B">
                              <w:rPr>
                                <w:rFonts w:ascii="Meiryo UI" w:hAnsi="Meiryo UI"/>
                                <w:color w:val="FF0000"/>
                                <w:rPrChange w:id="4278" w:author="Sasaki, Kenji/佐々木 研二" w:date="2025-02-07T15:39:00Z">
                                  <w:rPr/>
                                </w:rPrChange>
                              </w:rPr>
                              <w:delText>24MM</w:delText>
                            </w:r>
                            <w:r w:rsidRPr="00270708" w:rsidDel="00354D2B">
                              <w:rPr>
                                <w:rFonts w:ascii="Meiryo UI" w:hAnsi="Meiryo UI"/>
                                <w:color w:val="FF0000"/>
                                <w:rPrChange w:id="4279" w:author="Sasaki, Kenji/佐々木 研二" w:date="2025-02-07T15:39:00Z">
                                  <w:rPr/>
                                </w:rPrChange>
                              </w:rPr>
                              <w:delText>：</w:delText>
                            </w:r>
                            <w:r w:rsidRPr="00270708" w:rsidDel="00354D2B">
                              <w:rPr>
                                <w:rFonts w:ascii="Meiryo UI" w:hAnsi="Meiryo UI"/>
                                <w:color w:val="FF0000"/>
                                <w:rPrChange w:id="4280" w:author="Sasaki, Kenji/佐々木 研二" w:date="2025-02-07T15:39:00Z">
                                  <w:rPr/>
                                </w:rPrChange>
                              </w:rPr>
                              <w:delText>1A</w:delText>
                            </w:r>
                            <w:r w:rsidRPr="00270708" w:rsidDel="00354D2B">
                              <w:rPr>
                                <w:rFonts w:ascii="Meiryo UI" w:hAnsi="Meiryo UI"/>
                                <w:color w:val="FF0000"/>
                                <w:rPrChange w:id="4281" w:author="Sasaki, Kenji/佐々木 研二" w:date="2025-02-07T15:39:00Z">
                                  <w:rPr/>
                                </w:rPrChange>
                              </w:rPr>
                              <w:delText>、</w:delText>
                            </w:r>
                            <w:r w:rsidRPr="00270708" w:rsidDel="00354D2B">
                              <w:rPr>
                                <w:rFonts w:ascii="Meiryo UI" w:hAnsi="Meiryo UI"/>
                                <w:color w:val="FF0000"/>
                                <w:rPrChange w:id="4282" w:author="Sasaki, Kenji/佐々木 研二" w:date="2025-02-07T15:39:00Z">
                                  <w:rPr/>
                                </w:rPrChange>
                              </w:rPr>
                              <w:delText>24SU/CDC</w:delText>
                            </w:r>
                            <w:r w:rsidRPr="00270708" w:rsidDel="00354D2B">
                              <w:rPr>
                                <w:rFonts w:ascii="Meiryo UI" w:hAnsi="Meiryo UI"/>
                                <w:color w:val="FF0000"/>
                                <w:rPrChange w:id="4283" w:author="Sasaki, Kenji/佐々木 研二" w:date="2025-02-07T15:39:00Z">
                                  <w:rPr/>
                                </w:rPrChange>
                              </w:rPr>
                              <w:delText>：</w:delText>
                            </w:r>
                            <w:r w:rsidRPr="00270708" w:rsidDel="00354D2B">
                              <w:rPr>
                                <w:rFonts w:ascii="Meiryo UI" w:hAnsi="Meiryo UI"/>
                                <w:color w:val="FF0000"/>
                                <w:rPrChange w:id="4284" w:author="Sasaki, Kenji/佐々木 研二" w:date="2025-02-07T15:39:00Z">
                                  <w:rPr/>
                                </w:rPrChange>
                              </w:rPr>
                              <w:delText>CV</w:delText>
                            </w:r>
                            <w:r w:rsidRPr="00270708" w:rsidDel="00354D2B">
                              <w:rPr>
                                <w:rFonts w:ascii="Meiryo UI" w:hAnsi="Meiryo UI"/>
                                <w:color w:val="FF0000"/>
                                <w:rPrChange w:id="4285" w:author="Sasaki, Kenji/佐々木 研二" w:date="2025-02-07T15:39:00Z">
                                  <w:rPr/>
                                </w:rPrChange>
                              </w:rPr>
                              <w:delText>）</w:delText>
                            </w:r>
                          </w:del>
                        </w:ins>
                      </w:p>
                      <w:p w14:paraId="0F588832" w14:textId="77777777" w:rsidR="00AB3F48" w:rsidRPr="00270708" w:rsidRDefault="00AB3F48" w:rsidP="00AB3F48"/>
                    </w:txbxContent>
                  </v:textbox>
                  <w10:wrap anchorx="margin"/>
                </v:shape>
              </w:pict>
            </mc:Fallback>
          </mc:AlternateContent>
        </w:r>
      </w:ins>
    </w:p>
    <w:p w14:paraId="73F0BC79" w14:textId="6AA2E9AE" w:rsidR="00AD4FC0" w:rsidRPr="00F37467" w:rsidRDefault="00E64976" w:rsidP="00392AEB">
      <w:pPr>
        <w:pStyle w:val="1"/>
        <w:rPr>
          <w:rFonts w:ascii="Meiryo UI" w:eastAsia="Meiryo UI" w:hAnsi="Meiryo UI"/>
          <w:rPrChange w:id="4226" w:author="Sasaki Kenji／佐々木　研二／AI" w:date="2021-11-19T14:16:00Z">
            <w:rPr>
              <w:rFonts w:ascii="ＭＳ ゴシック" w:eastAsia="ＭＳ ゴシック" w:hAnsi="ＭＳ ゴシック"/>
            </w:rPr>
          </w:rPrChange>
        </w:rPr>
      </w:pPr>
      <w:bookmarkStart w:id="4227" w:name="_Toc80878069"/>
      <w:bookmarkStart w:id="4228" w:name="_Toc189941510"/>
      <w:r w:rsidRPr="00F37467">
        <w:rPr>
          <w:lang w:val="en"/>
          <w:rPrChange w:id="4229" w:author="Sasaki Kenji／佐々木　研二／AI" w:date="2021-11-19T14:16:00Z">
            <w:rPr>
              <w:rFonts w:ascii="ＭＳ ゴシック" w:eastAsia="ＭＳ ゴシック" w:hAnsi="ＭＳ ゴシック"/>
            </w:rPr>
          </w:rPrChange>
        </w:rPr>
        <w:t xml:space="preserve">6． </w:t>
      </w:r>
      <w:ins w:id="4230" w:author="Sugahara, Hikaru/菅原 光" w:date="2022-06-25T18:20:00Z">
        <w:r w:rsidR="00FC79A9" w:rsidRPr="00FC79A9">
          <w:rPr>
            <w:rFonts w:hint="eastAsia"/>
            <w:lang w:val="en"/>
          </w:rPr>
          <w:t>QOS（サービス品質）</w:t>
        </w:r>
        <w:r w:rsidR="00FC79A9">
          <w:rPr>
            <w:rFonts w:hint="eastAsia"/>
            <w:lang w:val="en"/>
          </w:rPr>
          <w:t xml:space="preserve">　</w:t>
        </w:r>
      </w:ins>
      <w:r w:rsidRPr="00F37467">
        <w:rPr>
          <w:lang w:val="en"/>
          <w:rPrChange w:id="4231" w:author="Sasaki Kenji／佐々木　研二／AI" w:date="2021-11-19T14:16:00Z">
            <w:rPr>
              <w:rFonts w:ascii="ＭＳ ゴシック" w:eastAsia="ＭＳ ゴシック" w:hAnsi="ＭＳ ゴシック"/>
            </w:rPr>
          </w:rPrChange>
        </w:rPr>
        <w:t>QOS (Quality of Service)</w:t>
      </w:r>
      <w:bookmarkEnd w:id="4227"/>
      <w:bookmarkEnd w:id="42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9"/>
        <w:gridCol w:w="5395"/>
      </w:tblGrid>
      <w:tr w:rsidR="001C1E79" w:rsidRPr="00F37467" w14:paraId="557F936B" w14:textId="77777777" w:rsidTr="001C1E79">
        <w:tc>
          <w:tcPr>
            <w:tcW w:w="1824" w:type="pct"/>
            <w:shd w:val="clear" w:color="auto" w:fill="CCFFFF"/>
          </w:tcPr>
          <w:p w14:paraId="757B5F65" w14:textId="128F50CA" w:rsidR="001C1E79" w:rsidRPr="00F37467" w:rsidRDefault="00FC79A9" w:rsidP="002B1D8E">
            <w:pPr>
              <w:rPr>
                <w:rFonts w:ascii="Meiryo UI" w:eastAsia="Meiryo UI" w:hAnsi="Meiryo UI"/>
                <w:rPrChange w:id="4232" w:author="Sasaki Kenji／佐々木　研二／AI" w:date="2021-11-19T14:16:00Z">
                  <w:rPr>
                    <w:rFonts w:ascii="ＭＳ ゴシック" w:eastAsia="ＭＳ ゴシック" w:hAnsi="ＭＳ ゴシック"/>
                  </w:rPr>
                </w:rPrChange>
              </w:rPr>
            </w:pPr>
            <w:ins w:id="4233" w:author="Sugahara, Hikaru/菅原 光" w:date="2022-06-25T18:20:00Z">
              <w:r>
                <w:rPr>
                  <w:rFonts w:hint="eastAsia"/>
                  <w:lang w:val="en"/>
                </w:rPr>
                <w:t xml:space="preserve">項目　</w:t>
              </w:r>
            </w:ins>
            <w:r w:rsidR="001C1E79" w:rsidRPr="00F37467">
              <w:rPr>
                <w:lang w:val="en"/>
                <w:rPrChange w:id="4234" w:author="Sasaki Kenji／佐々木　研二／AI" w:date="2021-11-19T14:16:00Z">
                  <w:rPr>
                    <w:rFonts w:ascii="ＭＳ ゴシック" w:eastAsia="ＭＳ ゴシック" w:hAnsi="ＭＳ ゴシック"/>
                  </w:rPr>
                </w:rPrChange>
              </w:rPr>
              <w:t>project</w:t>
            </w:r>
          </w:p>
        </w:tc>
        <w:tc>
          <w:tcPr>
            <w:tcW w:w="3176" w:type="pct"/>
            <w:shd w:val="clear" w:color="auto" w:fill="CCFFFF"/>
          </w:tcPr>
          <w:p w14:paraId="1907A632" w14:textId="3B4C4FD0" w:rsidR="001C1E79" w:rsidRPr="00F37467" w:rsidRDefault="00FC79A9" w:rsidP="002B1D8E">
            <w:pPr>
              <w:rPr>
                <w:rFonts w:ascii="Meiryo UI" w:eastAsia="Meiryo UI" w:hAnsi="Meiryo UI"/>
                <w:rPrChange w:id="4235" w:author="Sasaki Kenji／佐々木　研二／AI" w:date="2021-11-19T14:16:00Z">
                  <w:rPr>
                    <w:rFonts w:ascii="ＭＳ ゴシック" w:eastAsia="ＭＳ ゴシック" w:hAnsi="ＭＳ ゴシック"/>
                  </w:rPr>
                </w:rPrChange>
              </w:rPr>
            </w:pPr>
            <w:ins w:id="4236" w:author="Sugahara, Hikaru/菅原 光" w:date="2022-06-25T18:21:00Z">
              <w:r>
                <w:rPr>
                  <w:rFonts w:hint="eastAsia"/>
                  <w:lang w:val="en"/>
                </w:rPr>
                <w:t xml:space="preserve">要求レベル　</w:t>
              </w:r>
            </w:ins>
            <w:r w:rsidR="001C1E79" w:rsidRPr="00F37467">
              <w:rPr>
                <w:lang w:val="en"/>
                <w:rPrChange w:id="4237" w:author="Sasaki Kenji／佐々木　研二／AI" w:date="2021-11-19T14:16:00Z">
                  <w:rPr>
                    <w:rFonts w:ascii="ＭＳ ゴシック" w:eastAsia="ＭＳ ゴシック" w:hAnsi="ＭＳ ゴシック"/>
                  </w:rPr>
                </w:rPrChange>
              </w:rPr>
              <w:t>Request level</w:t>
            </w:r>
          </w:p>
        </w:tc>
      </w:tr>
      <w:tr w:rsidR="00043AEE" w:rsidRPr="00F37467" w14:paraId="0A95E80B" w14:textId="77777777" w:rsidTr="00931D9B">
        <w:trPr>
          <w:trHeight w:val="1080"/>
        </w:trPr>
        <w:tc>
          <w:tcPr>
            <w:tcW w:w="1824" w:type="pct"/>
            <w:vMerge w:val="restart"/>
          </w:tcPr>
          <w:p w14:paraId="1A47661C" w14:textId="77777777" w:rsidR="00043AEE" w:rsidRPr="00F37467" w:rsidRDefault="00043AEE" w:rsidP="002B1D8E">
            <w:pPr>
              <w:rPr>
                <w:rFonts w:ascii="Meiryo UI" w:eastAsia="Meiryo UI" w:hAnsi="Meiryo UI" w:cs="Arial"/>
                <w:rPrChange w:id="4238" w:author="Sasaki Kenji／佐々木　研二／AI" w:date="2021-11-19T14:16:00Z">
                  <w:rPr>
                    <w:rFonts w:ascii="ＭＳ ゴシック" w:eastAsia="ＭＳ ゴシック" w:hAnsi="ＭＳ ゴシック" w:cs="Arial"/>
                  </w:rPr>
                </w:rPrChange>
              </w:rPr>
            </w:pPr>
            <w:r w:rsidRPr="00F37467">
              <w:rPr>
                <w:lang w:val="en"/>
                <w:rPrChange w:id="4239" w:author="Sasaki Kenji／佐々木　研二／AI" w:date="2021-11-19T14:16:00Z">
                  <w:rPr>
                    <w:rFonts w:ascii="ＭＳ ゴシック" w:eastAsia="ＭＳ ゴシック" w:hAnsi="ＭＳ ゴシック" w:cs="Arial"/>
                  </w:rPr>
                </w:rPrChange>
              </w:rPr>
              <w:t>quality</w:t>
            </w:r>
          </w:p>
        </w:tc>
        <w:tc>
          <w:tcPr>
            <w:tcW w:w="3176" w:type="pct"/>
          </w:tcPr>
          <w:p w14:paraId="40250BC6" w14:textId="230BC8CC" w:rsidR="00043AEE" w:rsidRPr="00F37467" w:rsidRDefault="00043AEE" w:rsidP="002B1D8E">
            <w:pPr>
              <w:rPr>
                <w:rFonts w:ascii="Meiryo UI" w:eastAsia="Meiryo UI" w:hAnsi="Meiryo UI"/>
                <w:b/>
                <w:szCs w:val="20"/>
                <w:rPrChange w:id="4240" w:author="Sasaki Kenji／佐々木　研二／AI" w:date="2021-11-19T14:16:00Z">
                  <w:rPr>
                    <w:rFonts w:ascii="ＭＳ ゴシック" w:eastAsia="ＭＳ ゴシック" w:hAnsi="ＭＳ ゴシック"/>
                    <w:b/>
                    <w:szCs w:val="20"/>
                  </w:rPr>
                </w:rPrChange>
              </w:rPr>
            </w:pPr>
            <w:r w:rsidRPr="00F37467">
              <w:rPr>
                <w:b/>
                <w:szCs w:val="20"/>
                <w:lang w:val="en"/>
                <w:rPrChange w:id="4241" w:author="Sasaki Kenji／佐々木　研二／AI" w:date="2021-11-19T14:16:00Z">
                  <w:rPr>
                    <w:rFonts w:ascii="ＭＳ ゴシック" w:eastAsia="ＭＳ ゴシック" w:hAnsi="ＭＳ ゴシック"/>
                    <w:b/>
                    <w:szCs w:val="20"/>
                  </w:rPr>
                </w:rPrChange>
              </w:rPr>
              <w:t>[</w:t>
            </w:r>
            <w:ins w:id="4242" w:author="Sugahara, Hikaru/菅原 光" w:date="2022-06-25T18:21:00Z">
              <w:r w:rsidR="00FC79A9" w:rsidRPr="00B3199B">
                <w:rPr>
                  <w:rFonts w:ascii="Meiryo UI" w:eastAsia="Meiryo UI" w:hAnsi="Meiryo UI" w:hint="eastAsia"/>
                  <w:b/>
                  <w:bCs/>
                </w:rPr>
                <w:t>日付案内・記念日・自宅到着案内</w:t>
              </w:r>
            </w:ins>
            <w:r w:rsidRPr="00F37467">
              <w:rPr>
                <w:b/>
                <w:bCs/>
                <w:lang w:val="en"/>
                <w:rPrChange w:id="4243" w:author="Sasaki Kenji／佐々木　研二／AI" w:date="2021-11-19T14:16:00Z">
                  <w:rPr>
                    <w:rFonts w:ascii="ＭＳ ゴシック" w:eastAsia="ＭＳ ゴシック" w:hAnsi="ＭＳ ゴシック"/>
                    <w:b/>
                    <w:bCs/>
                  </w:rPr>
                </w:rPrChange>
              </w:rPr>
              <w:t>Date guide, anniversary, home arrival guide]</w:t>
            </w:r>
          </w:p>
          <w:p w14:paraId="028B9AFD" w14:textId="6D94C5E2" w:rsidR="00FC79A9" w:rsidRPr="00B3199B" w:rsidRDefault="00043AEE" w:rsidP="00FC79A9">
            <w:pPr>
              <w:rPr>
                <w:ins w:id="4244" w:author="Sugahara, Hikaru/菅原 光" w:date="2022-06-25T18:22:00Z"/>
                <w:rFonts w:ascii="Meiryo UI" w:eastAsia="Meiryo UI" w:hAnsi="Meiryo UI"/>
                <w:szCs w:val="20"/>
              </w:rPr>
            </w:pPr>
            <w:r w:rsidRPr="00F37467">
              <w:rPr>
                <w:rFonts w:hint="eastAsia"/>
                <w:szCs w:val="20"/>
                <w:lang w:val="en"/>
                <w:rPrChange w:id="4245" w:author="Sasaki Kenji／佐々木　研二／AI" w:date="2021-11-19T14:16:00Z">
                  <w:rPr>
                    <w:rFonts w:ascii="ＭＳ ゴシック" w:eastAsia="ＭＳ ゴシック" w:hAnsi="ＭＳ ゴシック" w:hint="eastAsia"/>
                    <w:szCs w:val="20"/>
                  </w:rPr>
                </w:rPrChange>
              </w:rPr>
              <w:t>・</w:t>
            </w:r>
            <w:del w:id="4246" w:author="Sugahara, Hikaru/菅原 光" w:date="2022-06-25T18:22:00Z">
              <w:r w:rsidRPr="00F37467" w:rsidDel="00FC79A9">
                <w:rPr>
                  <w:szCs w:val="20"/>
                  <w:lang w:val="en"/>
                  <w:rPrChange w:id="4247" w:author="Sasaki Kenji／佐々木　研二／AI" w:date="2021-11-19T14:16:00Z">
                    <w:rPr>
                      <w:rFonts w:ascii="ＭＳ ゴシック" w:eastAsia="ＭＳ ゴシック" w:hAnsi="ＭＳ ゴシック"/>
                      <w:szCs w:val="20"/>
                    </w:rPr>
                  </w:rPrChange>
                </w:rPr>
                <w:delText xml:space="preserve"> </w:delText>
              </w:r>
            </w:del>
            <w:ins w:id="4248" w:author="Sugahara, Hikaru/菅原 光" w:date="2022-06-25T18:22:00Z">
              <w:r w:rsidR="00FC79A9" w:rsidRPr="00B3199B">
                <w:rPr>
                  <w:rFonts w:ascii="Meiryo UI" w:eastAsia="Meiryo UI" w:hAnsi="Meiryo UI" w:hint="eastAsia"/>
                  <w:szCs w:val="20"/>
                </w:rPr>
                <w:t>他の起動音声が重なって発話される事がない事。</w:t>
              </w:r>
            </w:ins>
          </w:p>
          <w:p w14:paraId="68418F55" w14:textId="1974F426" w:rsidR="00043AEE" w:rsidRPr="00F37467" w:rsidRDefault="00043AEE">
            <w:pPr>
              <w:rPr>
                <w:rFonts w:ascii="Meiryo UI" w:eastAsia="Meiryo UI" w:hAnsi="Meiryo UI"/>
                <w:szCs w:val="20"/>
                <w:rPrChange w:id="4249" w:author="Sasaki Kenji／佐々木　研二／AI" w:date="2021-11-19T14:16:00Z">
                  <w:rPr>
                    <w:rFonts w:ascii="ＭＳ ゴシック" w:eastAsia="ＭＳ ゴシック" w:hAnsi="ＭＳ ゴシック"/>
                    <w:szCs w:val="20"/>
                  </w:rPr>
                </w:rPrChange>
              </w:rPr>
            </w:pPr>
            <w:r w:rsidRPr="00F37467">
              <w:rPr>
                <w:szCs w:val="20"/>
                <w:lang w:val="en"/>
                <w:rPrChange w:id="4250" w:author="Sasaki Kenji／佐々木　研二／AI" w:date="2021-11-19T14:16:00Z">
                  <w:rPr>
                    <w:rFonts w:ascii="ＭＳ ゴシック" w:eastAsia="ＭＳ ゴシック" w:hAnsi="ＭＳ ゴシック"/>
                    <w:szCs w:val="20"/>
                  </w:rPr>
                </w:rPrChange>
              </w:rPr>
              <w:t>Other activated voices do not overlap and are not spoken.</w:t>
            </w:r>
          </w:p>
          <w:p w14:paraId="3BD1DF35" w14:textId="77777777" w:rsidR="00FC79A9" w:rsidRDefault="00043AEE" w:rsidP="002B1D8E">
            <w:pPr>
              <w:rPr>
                <w:ins w:id="4251" w:author="Sugahara, Hikaru/菅原 光" w:date="2022-06-25T18:22:00Z"/>
                <w:szCs w:val="20"/>
                <w:lang w:val="en"/>
              </w:rPr>
            </w:pPr>
            <w:r w:rsidRPr="00F37467">
              <w:rPr>
                <w:rFonts w:hint="eastAsia"/>
                <w:szCs w:val="20"/>
                <w:lang w:val="en"/>
                <w:rPrChange w:id="4252" w:author="Sasaki Kenji／佐々木　研二／AI" w:date="2021-11-19T14:16:00Z">
                  <w:rPr>
                    <w:rFonts w:ascii="ＭＳ ゴシック" w:eastAsia="ＭＳ ゴシック" w:hAnsi="ＭＳ ゴシック" w:hint="eastAsia"/>
                    <w:szCs w:val="20"/>
                  </w:rPr>
                </w:rPrChange>
              </w:rPr>
              <w:t>・</w:t>
            </w:r>
            <w:ins w:id="4253" w:author="Sugahara, Hikaru/菅原 光" w:date="2022-06-25T18:22:00Z">
              <w:r w:rsidR="00FC79A9" w:rsidRPr="00B3199B">
                <w:rPr>
                  <w:rFonts w:ascii="Meiryo UI" w:eastAsia="Meiryo UI" w:hAnsi="Meiryo UI" w:hint="eastAsia"/>
                  <w:szCs w:val="20"/>
                </w:rPr>
                <w:t>配信アプリサービス連動にて提供される音声が重なって発話される事がない事。</w:t>
              </w:r>
            </w:ins>
            <w:del w:id="4254" w:author="Sugahara, Hikaru/菅原 光" w:date="2022-06-25T18:22:00Z">
              <w:r w:rsidRPr="00F37467" w:rsidDel="00FC79A9">
                <w:rPr>
                  <w:szCs w:val="20"/>
                  <w:lang w:val="en"/>
                  <w:rPrChange w:id="4255" w:author="Sasaki Kenji／佐々木　研二／AI" w:date="2021-11-19T14:16:00Z">
                    <w:rPr>
                      <w:rFonts w:ascii="ＭＳ ゴシック" w:eastAsia="ＭＳ ゴシック" w:hAnsi="ＭＳ ゴシック"/>
                      <w:szCs w:val="20"/>
                    </w:rPr>
                  </w:rPrChange>
                </w:rPr>
                <w:delText xml:space="preserve"> </w:delText>
              </w:r>
            </w:del>
          </w:p>
          <w:p w14:paraId="36249901" w14:textId="04AFF54B" w:rsidR="00043AEE" w:rsidRPr="00F37467" w:rsidDel="00FC79A9" w:rsidRDefault="00043AEE">
            <w:pPr>
              <w:ind w:firstLineChars="50" w:firstLine="100"/>
              <w:rPr>
                <w:del w:id="4256" w:author="Sugahara, Hikaru/菅原 光" w:date="2022-06-25T18:22:00Z"/>
                <w:rFonts w:ascii="Meiryo UI" w:eastAsia="Meiryo UI" w:hAnsi="Meiryo UI"/>
                <w:szCs w:val="20"/>
                <w:rPrChange w:id="4257" w:author="Sasaki Kenji／佐々木　研二／AI" w:date="2021-11-19T14:16:00Z">
                  <w:rPr>
                    <w:del w:id="4258" w:author="Sugahara, Hikaru/菅原 光" w:date="2022-06-25T18:22:00Z"/>
                    <w:rFonts w:ascii="ＭＳ ゴシック" w:eastAsia="ＭＳ ゴシック" w:hAnsi="ＭＳ ゴシック"/>
                    <w:szCs w:val="20"/>
                  </w:rPr>
                </w:rPrChange>
              </w:rPr>
              <w:pPrChange w:id="4259" w:author="Sugahara, Hikaru/菅原 光" w:date="2022-06-25T18:22:00Z">
                <w:pPr/>
              </w:pPrChange>
            </w:pPr>
            <w:r w:rsidRPr="00F37467">
              <w:rPr>
                <w:szCs w:val="20"/>
                <w:lang w:val="en"/>
                <w:rPrChange w:id="4260" w:author="Sasaki Kenji／佐々木　研二／AI" w:date="2021-11-19T14:16:00Z">
                  <w:rPr>
                    <w:rFonts w:ascii="ＭＳ ゴシック" w:eastAsia="ＭＳ ゴシック" w:hAnsi="ＭＳ ゴシック"/>
                    <w:szCs w:val="20"/>
                  </w:rPr>
                </w:rPrChange>
              </w:rPr>
              <w:t>The voice provided by the delivery app service link overlaps</w:t>
            </w:r>
            <w:ins w:id="4261" w:author="Sugahara, Hikaru/菅原 光" w:date="2022-06-25T18:22:00Z">
              <w:r w:rsidR="00FC79A9">
                <w:rPr>
                  <w:szCs w:val="20"/>
                  <w:lang w:val="en"/>
                </w:rPr>
                <w:t xml:space="preserve"> </w:t>
              </w:r>
            </w:ins>
          </w:p>
          <w:p w14:paraId="350E8F22" w14:textId="77777777" w:rsidR="00043AEE" w:rsidRPr="00F37467" w:rsidRDefault="00043AEE">
            <w:pPr>
              <w:ind w:firstLineChars="50" w:firstLine="100"/>
              <w:rPr>
                <w:rFonts w:ascii="Meiryo UI" w:eastAsia="Meiryo UI" w:hAnsi="Meiryo UI"/>
                <w:szCs w:val="20"/>
                <w:rPrChange w:id="4262" w:author="Sasaki Kenji／佐々木　研二／AI" w:date="2021-11-19T14:16:00Z">
                  <w:rPr>
                    <w:rFonts w:ascii="ＭＳ ゴシック" w:eastAsia="ＭＳ ゴシック" w:hAnsi="ＭＳ ゴシック"/>
                    <w:szCs w:val="20"/>
                  </w:rPr>
                </w:rPrChange>
              </w:rPr>
              <w:pPrChange w:id="4263" w:author="Sugahara, Hikaru/菅原 光" w:date="2022-06-25T18:22:00Z">
                <w:pPr>
                  <w:ind w:firstLineChars="100" w:firstLine="200"/>
                </w:pPr>
              </w:pPrChange>
            </w:pPr>
            <w:r w:rsidRPr="00F37467">
              <w:rPr>
                <w:szCs w:val="20"/>
                <w:lang w:val="en"/>
                <w:rPrChange w:id="4264" w:author="Sasaki Kenji／佐々木　研二／AI" w:date="2021-11-19T14:16:00Z">
                  <w:rPr>
                    <w:rFonts w:ascii="ＭＳ ゴシック" w:eastAsia="ＭＳ ゴシック" w:hAnsi="ＭＳ ゴシック"/>
                    <w:szCs w:val="20"/>
                  </w:rPr>
                </w:rPrChange>
              </w:rPr>
              <w:t>Never be uttered.</w:t>
            </w:r>
          </w:p>
        </w:tc>
      </w:tr>
      <w:tr w:rsidR="00043AEE" w:rsidRPr="00F37467" w14:paraId="6237BFE6" w14:textId="77777777" w:rsidTr="00392AEB">
        <w:trPr>
          <w:trHeight w:val="2143"/>
        </w:trPr>
        <w:tc>
          <w:tcPr>
            <w:tcW w:w="1824" w:type="pct"/>
            <w:vMerge/>
          </w:tcPr>
          <w:p w14:paraId="33F3958F" w14:textId="77777777" w:rsidR="00043AEE" w:rsidRPr="00F37467" w:rsidRDefault="00043AEE" w:rsidP="002B1D8E">
            <w:pPr>
              <w:rPr>
                <w:rFonts w:ascii="Meiryo UI" w:eastAsia="Meiryo UI" w:hAnsi="Meiryo UI" w:cs="Arial"/>
                <w:rPrChange w:id="4265" w:author="Sasaki Kenji／佐々木　研二／AI" w:date="2021-11-19T14:16:00Z">
                  <w:rPr>
                    <w:rFonts w:ascii="ＭＳ ゴシック" w:eastAsia="ＭＳ ゴシック" w:hAnsi="ＭＳ ゴシック" w:cs="Arial"/>
                  </w:rPr>
                </w:rPrChange>
              </w:rPr>
            </w:pPr>
          </w:p>
        </w:tc>
        <w:tc>
          <w:tcPr>
            <w:tcW w:w="3176" w:type="pct"/>
          </w:tcPr>
          <w:p w14:paraId="22BD6532" w14:textId="22C7D24C" w:rsidR="00043AEE" w:rsidRPr="00F37467" w:rsidRDefault="00043AEE" w:rsidP="00931D9B">
            <w:pPr>
              <w:rPr>
                <w:rFonts w:ascii="Meiryo UI" w:eastAsia="Meiryo UI" w:hAnsi="Meiryo UI"/>
                <w:b/>
                <w:szCs w:val="20"/>
                <w:rPrChange w:id="4266" w:author="Sasaki Kenji／佐々木　研二／AI" w:date="2021-11-19T14:16:00Z">
                  <w:rPr>
                    <w:rFonts w:ascii="ＭＳ ゴシック" w:eastAsia="ＭＳ ゴシック" w:hAnsi="ＭＳ ゴシック"/>
                    <w:b/>
                    <w:szCs w:val="20"/>
                  </w:rPr>
                </w:rPrChange>
              </w:rPr>
            </w:pPr>
            <w:r w:rsidRPr="00F37467">
              <w:rPr>
                <w:b/>
                <w:szCs w:val="20"/>
                <w:lang w:val="en"/>
                <w:rPrChange w:id="4267" w:author="Sasaki Kenji／佐々木　研二／AI" w:date="2021-11-19T14:16:00Z">
                  <w:rPr>
                    <w:rFonts w:ascii="ＭＳ ゴシック" w:eastAsia="ＭＳ ゴシック" w:hAnsi="ＭＳ ゴシック"/>
                    <w:b/>
                    <w:szCs w:val="20"/>
                  </w:rPr>
                </w:rPrChange>
              </w:rPr>
              <w:t>[</w:t>
            </w:r>
            <w:ins w:id="4268" w:author="Sugahara, Hikaru/菅原 光" w:date="2022-06-25T18:22:00Z">
              <w:r w:rsidR="00FC79A9" w:rsidRPr="00B3199B">
                <w:rPr>
                  <w:rFonts w:ascii="Meiryo UI" w:eastAsia="Meiryo UI" w:hAnsi="Meiryo UI" w:hint="eastAsia"/>
                  <w:b/>
                  <w:bCs/>
                </w:rPr>
                <w:t>記念日案内</w:t>
              </w:r>
              <w:r w:rsidR="00FC79A9">
                <w:rPr>
                  <w:rFonts w:ascii="Meiryo UI" w:eastAsia="Meiryo UI" w:hAnsi="Meiryo UI" w:hint="eastAsia"/>
                  <w:b/>
                  <w:bCs/>
                </w:rPr>
                <w:t xml:space="preserve"> </w:t>
              </w:r>
            </w:ins>
            <w:r w:rsidRPr="00F37467">
              <w:rPr>
                <w:b/>
                <w:bCs/>
                <w:lang w:val="en"/>
                <w:rPrChange w:id="4269" w:author="Sasaki Kenji／佐々木　研二／AI" w:date="2021-11-19T14:16:00Z">
                  <w:rPr>
                    <w:rFonts w:ascii="ＭＳ ゴシック" w:eastAsia="ＭＳ ゴシック" w:hAnsi="ＭＳ ゴシック"/>
                    <w:b/>
                    <w:bCs/>
                  </w:rPr>
                </w:rPrChange>
              </w:rPr>
              <w:t>Anniversaries]</w:t>
            </w:r>
          </w:p>
          <w:p w14:paraId="0E1AF2C0" w14:textId="77777777" w:rsidR="00FC79A9" w:rsidRDefault="00043AEE" w:rsidP="00FF60C9">
            <w:pPr>
              <w:rPr>
                <w:ins w:id="4270" w:author="Sugahara, Hikaru/菅原 光" w:date="2022-06-25T18:22:00Z"/>
                <w:szCs w:val="20"/>
                <w:lang w:val="en"/>
              </w:rPr>
            </w:pPr>
            <w:r w:rsidRPr="00F37467">
              <w:rPr>
                <w:rFonts w:hint="eastAsia"/>
                <w:szCs w:val="20"/>
                <w:lang w:val="en"/>
                <w:rPrChange w:id="4271" w:author="Sasaki Kenji／佐々木　研二／AI" w:date="2021-11-19T14:16:00Z">
                  <w:rPr>
                    <w:rFonts w:ascii="ＭＳ ゴシック" w:eastAsia="ＭＳ ゴシック" w:hAnsi="ＭＳ ゴシック" w:hint="eastAsia"/>
                    <w:szCs w:val="20"/>
                  </w:rPr>
                </w:rPrChange>
              </w:rPr>
              <w:t>・</w:t>
            </w:r>
            <w:ins w:id="4272" w:author="Sugahara, Hikaru/菅原 光" w:date="2022-06-25T18:22:00Z">
              <w:r w:rsidR="00FC79A9" w:rsidRPr="00B3199B">
                <w:rPr>
                  <w:rFonts w:ascii="Meiryo UI" w:eastAsia="Meiryo UI" w:hAnsi="Meiryo UI" w:hint="eastAsia"/>
                  <w:szCs w:val="20"/>
                </w:rPr>
                <w:t>特定のエリア・団体のみが関係する記念日案内ではなく、幅広く受け入れられる案内として、６０％以上の人が興味を示す案内であること。</w:t>
              </w:r>
            </w:ins>
            <w:del w:id="4273" w:author="Sugahara, Hikaru/菅原 光" w:date="2022-06-25T18:22:00Z">
              <w:r w:rsidRPr="00F37467" w:rsidDel="00FC79A9">
                <w:rPr>
                  <w:szCs w:val="20"/>
                  <w:lang w:val="en"/>
                  <w:rPrChange w:id="4274" w:author="Sasaki Kenji／佐々木　研二／AI" w:date="2021-11-19T14:16:00Z">
                    <w:rPr>
                      <w:rFonts w:ascii="ＭＳ ゴシック" w:eastAsia="ＭＳ ゴシック" w:hAnsi="ＭＳ ゴシック"/>
                      <w:szCs w:val="20"/>
                    </w:rPr>
                  </w:rPrChange>
                </w:rPr>
                <w:delText xml:space="preserve"> </w:delText>
              </w:r>
            </w:del>
          </w:p>
          <w:p w14:paraId="56DFE543" w14:textId="00B07F94" w:rsidR="00043AEE" w:rsidRPr="00F37467" w:rsidRDefault="00043AEE">
            <w:pPr>
              <w:ind w:firstLineChars="50" w:firstLine="100"/>
              <w:rPr>
                <w:rFonts w:ascii="Meiryo UI" w:eastAsia="Meiryo UI" w:hAnsi="Meiryo UI"/>
                <w:szCs w:val="20"/>
                <w:rPrChange w:id="4275" w:author="Sasaki Kenji／佐々木　研二／AI" w:date="2021-11-19T14:16:00Z">
                  <w:rPr>
                    <w:rFonts w:ascii="ＭＳ ゴシック" w:eastAsia="ＭＳ ゴシック" w:hAnsi="ＭＳ ゴシック"/>
                    <w:szCs w:val="20"/>
                  </w:rPr>
                </w:rPrChange>
              </w:rPr>
              <w:pPrChange w:id="4276" w:author="Sugahara, Hikaru/菅原 光" w:date="2022-06-25T18:22:00Z">
                <w:pPr/>
              </w:pPrChange>
            </w:pPr>
            <w:r w:rsidRPr="00F37467">
              <w:rPr>
                <w:szCs w:val="20"/>
                <w:lang w:val="en"/>
                <w:rPrChange w:id="4277" w:author="Sasaki Kenji／佐々木　研二／AI" w:date="2021-11-19T14:16:00Z">
                  <w:rPr>
                    <w:rFonts w:ascii="ＭＳ ゴシック" w:eastAsia="ＭＳ ゴシック" w:hAnsi="ＭＳ ゴシック"/>
                    <w:szCs w:val="20"/>
                  </w:rPr>
                </w:rPrChange>
              </w:rPr>
              <w:t>It is not an anniversary guide involving only specific areas and organizations, but as a widely accepted guide, more than 60% of people are interested.</w:t>
            </w:r>
          </w:p>
          <w:p w14:paraId="2C88CAFD" w14:textId="77777777" w:rsidR="00FC79A9" w:rsidRDefault="00043AEE" w:rsidP="00467648">
            <w:pPr>
              <w:rPr>
                <w:ins w:id="4278" w:author="Sugahara, Hikaru/菅原 光" w:date="2022-06-25T18:22:00Z"/>
                <w:szCs w:val="20"/>
                <w:lang w:val="en"/>
              </w:rPr>
            </w:pPr>
            <w:r w:rsidRPr="00F37467">
              <w:rPr>
                <w:rFonts w:hint="eastAsia"/>
                <w:szCs w:val="20"/>
                <w:lang w:val="en"/>
                <w:rPrChange w:id="4279" w:author="Sasaki Kenji／佐々木　研二／AI" w:date="2021-11-19T14:16:00Z">
                  <w:rPr>
                    <w:rFonts w:ascii="ＭＳ ゴシック" w:eastAsia="ＭＳ ゴシック" w:hAnsi="ＭＳ ゴシック" w:hint="eastAsia"/>
                    <w:szCs w:val="20"/>
                  </w:rPr>
                </w:rPrChange>
              </w:rPr>
              <w:t>・</w:t>
            </w:r>
            <w:ins w:id="4280" w:author="Sugahara, Hikaru/菅原 光" w:date="2022-06-25T18:22:00Z">
              <w:r w:rsidR="00FC79A9" w:rsidRPr="00B3199B">
                <w:rPr>
                  <w:rFonts w:ascii="Meiryo UI" w:eastAsia="Meiryo UI" w:hAnsi="Meiryo UI" w:hint="eastAsia"/>
                  <w:szCs w:val="20"/>
                </w:rPr>
                <w:t>９５％以上の人が音声を聞いて、フレーズ・イントネーション等から、祝ってもらえている事を実感できること</w:t>
              </w:r>
            </w:ins>
            <w:del w:id="4281" w:author="Sugahara, Hikaru/菅原 光" w:date="2022-06-25T18:22:00Z">
              <w:r w:rsidRPr="00F37467" w:rsidDel="00FC79A9">
                <w:rPr>
                  <w:szCs w:val="20"/>
                  <w:lang w:val="en"/>
                  <w:rPrChange w:id="4282" w:author="Sasaki Kenji／佐々木　研二／AI" w:date="2021-11-19T14:16:00Z">
                    <w:rPr>
                      <w:rFonts w:ascii="ＭＳ ゴシック" w:eastAsia="ＭＳ ゴシック" w:hAnsi="ＭＳ ゴシック"/>
                      <w:szCs w:val="20"/>
                    </w:rPr>
                  </w:rPrChange>
                </w:rPr>
                <w:delText xml:space="preserve"> </w:delText>
              </w:r>
            </w:del>
          </w:p>
          <w:p w14:paraId="666B1AB9" w14:textId="256EF3B9" w:rsidR="00467648" w:rsidRPr="00F37467" w:rsidRDefault="00043AEE">
            <w:pPr>
              <w:ind w:firstLineChars="50" w:firstLine="100"/>
              <w:rPr>
                <w:ins w:id="4283" w:author="Sasaki Kenji／佐々木　研二／AI" w:date="2021-11-11T17:28:00Z"/>
                <w:rFonts w:ascii="Meiryo UI" w:eastAsia="Meiryo UI" w:hAnsi="Meiryo UI"/>
                <w:szCs w:val="20"/>
                <w:rPrChange w:id="4284" w:author="Sasaki Kenji／佐々木　研二／AI" w:date="2021-11-19T14:16:00Z">
                  <w:rPr>
                    <w:ins w:id="4285" w:author="Sasaki Kenji／佐々木　研二／AI" w:date="2021-11-11T17:28:00Z"/>
                    <w:rFonts w:ascii="ＭＳ ゴシック" w:eastAsia="ＭＳ ゴシック" w:hAnsi="ＭＳ ゴシック"/>
                    <w:szCs w:val="20"/>
                  </w:rPr>
                </w:rPrChange>
              </w:rPr>
              <w:pPrChange w:id="4286" w:author="Sugahara, Hikaru/菅原 光" w:date="2022-06-25T18:22:00Z">
                <w:pPr/>
              </w:pPrChange>
            </w:pPr>
            <w:r w:rsidRPr="00F37467">
              <w:rPr>
                <w:szCs w:val="20"/>
                <w:lang w:val="en"/>
                <w:rPrChange w:id="4287" w:author="Sasaki Kenji／佐々木　研二／AI" w:date="2021-11-19T14:16:00Z">
                  <w:rPr>
                    <w:rFonts w:ascii="ＭＳ ゴシック" w:eastAsia="ＭＳ ゴシック" w:hAnsi="ＭＳ ゴシック"/>
                    <w:szCs w:val="20"/>
                  </w:rPr>
                </w:rPrChange>
              </w:rPr>
              <w:t>More than 95% of people can hear the audio and feel that they are celebrating from phrase intonation, etc.</w:t>
            </w:r>
          </w:p>
          <w:p w14:paraId="0AC24C85" w14:textId="15A516C2" w:rsidR="00FC79A9" w:rsidRPr="00FC79A9" w:rsidRDefault="00467648" w:rsidP="00467648">
            <w:pPr>
              <w:rPr>
                <w:ins w:id="4288" w:author="Sugahara, Hikaru/菅原 光" w:date="2022-06-25T18:22:00Z"/>
                <w:szCs w:val="20"/>
                <w:lang w:val="en"/>
                <w:rPrChange w:id="4289" w:author="Sugahara, Hikaru/菅原 光" w:date="2022-06-25T18:23:00Z">
                  <w:rPr>
                    <w:ins w:id="4290" w:author="Sugahara, Hikaru/菅原 光" w:date="2022-06-25T18:22:00Z"/>
                    <w:color w:val="FF0000"/>
                    <w:szCs w:val="20"/>
                    <w:lang w:val="en"/>
                  </w:rPr>
                </w:rPrChange>
              </w:rPr>
            </w:pPr>
            <w:ins w:id="4291" w:author="Sasaki Kenji／佐々木　研二／AI" w:date="2021-11-11T17:28:00Z">
              <w:r w:rsidRPr="00FC79A9">
                <w:rPr>
                  <w:rFonts w:hint="eastAsia"/>
                  <w:szCs w:val="20"/>
                  <w:lang w:val="en"/>
                  <w:rPrChange w:id="4292" w:author="Sugahara, Hikaru/菅原 光" w:date="2022-06-25T18:23:00Z">
                    <w:rPr>
                      <w:rFonts w:ascii="ＭＳ ゴシック" w:eastAsia="ＭＳ ゴシック" w:hAnsi="ＭＳ ゴシック" w:hint="eastAsia"/>
                      <w:szCs w:val="20"/>
                    </w:rPr>
                  </w:rPrChange>
                </w:rPr>
                <w:t>・</w:t>
              </w:r>
            </w:ins>
            <w:ins w:id="4293" w:author="Sugahara, Hikaru/菅原 光" w:date="2022-06-25T18:22:00Z">
              <w:r w:rsidR="00FC79A9" w:rsidRPr="00FC79A9">
                <w:rPr>
                  <w:rFonts w:ascii="Meiryo UI" w:eastAsia="Meiryo UI" w:hAnsi="Meiryo UI" w:hint="eastAsia"/>
                  <w:szCs w:val="20"/>
                  <w:rPrChange w:id="4294" w:author="Sugahara, Hikaru/菅原 光" w:date="2022-06-25T18:23:00Z">
                    <w:rPr>
                      <w:rFonts w:ascii="Meiryo UI" w:eastAsia="Meiryo UI" w:hAnsi="Meiryo UI" w:hint="eastAsia"/>
                      <w:color w:val="FF0000"/>
                      <w:szCs w:val="20"/>
                    </w:rPr>
                  </w:rPrChange>
                </w:rPr>
                <w:t>イベント案内の要望からセンター配信まで１か月で実施できること</w:t>
              </w:r>
            </w:ins>
            <w:ins w:id="4295" w:author="Sugahara, Hikaru/菅原 光" w:date="2022-06-25T18:23:00Z">
              <w:r w:rsidR="00FC79A9" w:rsidRPr="00FC79A9">
                <w:rPr>
                  <w:rFonts w:hint="eastAsia"/>
                  <w:szCs w:val="20"/>
                  <w:lang w:val="en"/>
                  <w:rPrChange w:id="4296" w:author="Sugahara, Hikaru/菅原 光" w:date="2022-06-25T18:23:00Z">
                    <w:rPr>
                      <w:rFonts w:hint="eastAsia"/>
                      <w:color w:val="FF0000"/>
                      <w:szCs w:val="20"/>
                      <w:lang w:val="en"/>
                    </w:rPr>
                  </w:rPrChange>
                </w:rPr>
                <w:t>▲</w:t>
              </w:r>
              <w:r w:rsidR="00FC79A9" w:rsidRPr="00FC79A9">
                <w:rPr>
                  <w:szCs w:val="20"/>
                  <w:lang w:val="en"/>
                  <w:rPrChange w:id="4297" w:author="Sugahara, Hikaru/菅原 光" w:date="2022-06-25T18:23:00Z">
                    <w:rPr>
                      <w:color w:val="FF0000"/>
                      <w:szCs w:val="20"/>
                      <w:lang w:val="en"/>
                    </w:rPr>
                  </w:rPrChange>
                </w:rPr>
                <w:t>3.00</w:t>
              </w:r>
            </w:ins>
            <w:ins w:id="4298" w:author="Sasaki Kenji／佐々木　研二／AI" w:date="2021-11-11T17:28:00Z">
              <w:del w:id="4299" w:author="Sugahara, Hikaru/菅原 光" w:date="2022-06-25T18:22:00Z">
                <w:r w:rsidRPr="00FC79A9" w:rsidDel="00FC79A9">
                  <w:rPr>
                    <w:szCs w:val="20"/>
                    <w:lang w:val="en"/>
                    <w:rPrChange w:id="4300" w:author="Sugahara, Hikaru/菅原 光" w:date="2022-06-25T18:23:00Z">
                      <w:rPr>
                        <w:rFonts w:ascii="ＭＳ ゴシック" w:eastAsia="ＭＳ ゴシック" w:hAnsi="ＭＳ ゴシック"/>
                        <w:szCs w:val="20"/>
                      </w:rPr>
                    </w:rPrChange>
                  </w:rPr>
                  <w:delText xml:space="preserve"> </w:delText>
                </w:r>
              </w:del>
            </w:ins>
          </w:p>
          <w:p w14:paraId="35ED0DD0" w14:textId="54B6A772" w:rsidR="00467648" w:rsidRPr="00F37467" w:rsidRDefault="00467648">
            <w:pPr>
              <w:rPr>
                <w:rFonts w:ascii="Meiryo UI" w:eastAsia="Meiryo UI" w:hAnsi="Meiryo UI"/>
                <w:color w:val="FF0000"/>
                <w:szCs w:val="20"/>
                <w:rPrChange w:id="4301" w:author="Sasaki Kenji／佐々木　研二／AI" w:date="2021-11-19T14:16:00Z">
                  <w:rPr>
                    <w:rFonts w:ascii="ＭＳ ゴシック" w:eastAsia="ＭＳ ゴシック" w:hAnsi="ＭＳ ゴシック"/>
                    <w:szCs w:val="20"/>
                  </w:rPr>
                </w:rPrChange>
              </w:rPr>
            </w:pPr>
            <w:ins w:id="4302" w:author="Sasaki Kenji／佐々木　研二／AI" w:date="2021-11-11T17:28:00Z">
              <w:r w:rsidRPr="00FC79A9">
                <w:rPr>
                  <w:szCs w:val="20"/>
                  <w:lang w:val="en"/>
                  <w:rPrChange w:id="4303" w:author="Sugahara, Hikaru/菅原 光" w:date="2022-06-25T18:23:00Z">
                    <w:rPr>
                      <w:rFonts w:ascii="ＭＳ ゴシック" w:eastAsia="ＭＳ ゴシック" w:hAnsi="ＭＳ ゴシック"/>
                      <w:szCs w:val="20"/>
                    </w:rPr>
                  </w:rPrChange>
                </w:rPr>
                <w:t>From the request of event guidance to the center distribution in one month</w:t>
              </w:r>
            </w:ins>
            <w:ins w:id="4304" w:author="Sasaki Kenji／佐々木　研二／AI" w:date="2021-11-11T17:29:00Z">
              <w:r w:rsidRPr="00FC79A9">
                <w:rPr>
                  <w:szCs w:val="20"/>
                  <w:lang w:val="en"/>
                  <w:rPrChange w:id="4305" w:author="Sugahara, Hikaru/菅原 光" w:date="2022-06-25T18:23:00Z">
                    <w:rPr>
                      <w:rFonts w:ascii="ＭＳ ゴシック" w:eastAsia="ＭＳ ゴシック" w:hAnsi="ＭＳ ゴシック"/>
                      <w:szCs w:val="20"/>
                    </w:rPr>
                  </w:rPrChange>
                </w:rPr>
                <w:t xml:space="preserve"> </w:t>
              </w:r>
              <w:del w:id="4306" w:author="Sugahara, Hikaru/菅原 光" w:date="2022-06-25T18:23:00Z">
                <w:r w:rsidRPr="00FC79A9" w:rsidDel="00FC79A9">
                  <w:rPr>
                    <w:szCs w:val="20"/>
                    <w:lang w:val="en"/>
                    <w:rPrChange w:id="4307" w:author="Sugahara, Hikaru/菅原 光" w:date="2022-06-25T18:23:00Z">
                      <w:rPr>
                        <w:rFonts w:ascii="ＭＳ ゴシック" w:eastAsia="ＭＳ ゴシック" w:hAnsi="ＭＳ ゴシック"/>
                        <w:szCs w:val="20"/>
                      </w:rPr>
                    </w:rPrChange>
                  </w:rPr>
                  <w:delText>(</w:delText>
                </w:r>
              </w:del>
            </w:ins>
            <w:ins w:id="4308" w:author="Sugahara, Hikaru/菅原 光" w:date="2022-06-25T18:23:00Z">
              <w:r w:rsidR="00FC79A9" w:rsidRPr="00FC79A9">
                <w:rPr>
                  <w:rFonts w:hint="eastAsia"/>
                  <w:szCs w:val="20"/>
                  <w:lang w:val="en"/>
                  <w:rPrChange w:id="4309" w:author="Sugahara, Hikaru/菅原 光" w:date="2022-06-25T18:23:00Z">
                    <w:rPr>
                      <w:rFonts w:hint="eastAsia"/>
                      <w:color w:val="FF0000"/>
                      <w:szCs w:val="20"/>
                      <w:lang w:val="en"/>
                    </w:rPr>
                  </w:rPrChange>
                </w:rPr>
                <w:t>▲</w:t>
              </w:r>
            </w:ins>
            <w:ins w:id="4310" w:author="Sasaki Kenji／佐々木　研二／AI" w:date="2021-11-11T17:29:00Z">
              <w:r w:rsidRPr="00FC79A9">
                <w:rPr>
                  <w:szCs w:val="20"/>
                  <w:lang w:val="en"/>
                  <w:rPrChange w:id="4311" w:author="Sugahara, Hikaru/菅原 光" w:date="2022-06-25T18:23:00Z">
                    <w:rPr>
                      <w:rFonts w:ascii="ＭＳ ゴシック" w:eastAsia="ＭＳ ゴシック" w:hAnsi="ＭＳ ゴシック"/>
                      <w:szCs w:val="20"/>
                    </w:rPr>
                  </w:rPrChange>
                </w:rPr>
                <w:t>3.00</w:t>
              </w:r>
            </w:ins>
          </w:p>
        </w:tc>
      </w:tr>
      <w:tr w:rsidR="00043AEE" w:rsidRPr="00F37467" w14:paraId="2B1A5365" w14:textId="77777777" w:rsidTr="00043AEE">
        <w:trPr>
          <w:trHeight w:val="2277"/>
        </w:trPr>
        <w:tc>
          <w:tcPr>
            <w:tcW w:w="1824" w:type="pct"/>
            <w:vMerge/>
          </w:tcPr>
          <w:p w14:paraId="0FC9C482" w14:textId="77777777" w:rsidR="00043AEE" w:rsidRPr="00F37467" w:rsidRDefault="00043AEE" w:rsidP="002B1D8E">
            <w:pPr>
              <w:rPr>
                <w:rFonts w:ascii="Meiryo UI" w:eastAsia="Meiryo UI" w:hAnsi="Meiryo UI" w:cs="Arial"/>
                <w:rPrChange w:id="4312" w:author="Sasaki Kenji／佐々木　研二／AI" w:date="2021-11-19T14:16:00Z">
                  <w:rPr>
                    <w:rFonts w:ascii="ＭＳ ゴシック" w:eastAsia="ＭＳ ゴシック" w:hAnsi="ＭＳ ゴシック" w:cs="Arial"/>
                  </w:rPr>
                </w:rPrChange>
              </w:rPr>
            </w:pPr>
          </w:p>
        </w:tc>
        <w:tc>
          <w:tcPr>
            <w:tcW w:w="3176" w:type="pct"/>
          </w:tcPr>
          <w:p w14:paraId="4A845C8F" w14:textId="4E3E4D4D" w:rsidR="00043AEE" w:rsidRPr="00F37467" w:rsidRDefault="00043AEE" w:rsidP="00931D9B">
            <w:pPr>
              <w:rPr>
                <w:rFonts w:ascii="Meiryo UI" w:eastAsia="Meiryo UI" w:hAnsi="Meiryo UI"/>
                <w:szCs w:val="20"/>
                <w:rPrChange w:id="4313" w:author="Sasaki Kenji／佐々木　研二／AI" w:date="2021-11-19T14:16:00Z">
                  <w:rPr>
                    <w:rFonts w:ascii="ＭＳ ゴシック" w:eastAsia="ＭＳ ゴシック" w:hAnsi="ＭＳ ゴシック"/>
                    <w:szCs w:val="20"/>
                  </w:rPr>
                </w:rPrChange>
              </w:rPr>
            </w:pPr>
            <w:r w:rsidRPr="00F37467">
              <w:rPr>
                <w:rFonts w:hint="eastAsia"/>
                <w:b/>
                <w:szCs w:val="20"/>
                <w:lang w:val="en"/>
                <w:rPrChange w:id="4314" w:author="Sasaki Kenji／佐々木　研二／AI" w:date="2021-11-19T14:16:00Z">
                  <w:rPr>
                    <w:rFonts w:ascii="ＭＳ ゴシック" w:eastAsia="ＭＳ ゴシック" w:hAnsi="ＭＳ ゴシック" w:hint="eastAsia"/>
                    <w:b/>
                    <w:szCs w:val="20"/>
                  </w:rPr>
                </w:rPrChange>
              </w:rPr>
              <w:t>【</w:t>
            </w:r>
            <w:ins w:id="4315" w:author="Sugahara, Hikaru/菅原 光" w:date="2022-06-25T18:23:00Z">
              <w:r w:rsidR="00FC79A9" w:rsidRPr="00B3199B">
                <w:rPr>
                  <w:rFonts w:ascii="Meiryo UI" w:eastAsia="Meiryo UI" w:hAnsi="Meiryo UI" w:hint="eastAsia"/>
                  <w:b/>
                  <w:szCs w:val="20"/>
                </w:rPr>
                <w:t>自宅到着案内</w:t>
              </w:r>
              <w:r w:rsidR="00FC79A9">
                <w:rPr>
                  <w:rFonts w:ascii="Meiryo UI" w:eastAsia="Meiryo UI" w:hAnsi="Meiryo UI" w:hint="eastAsia"/>
                  <w:b/>
                  <w:szCs w:val="20"/>
                </w:rPr>
                <w:t xml:space="preserve">　</w:t>
              </w:r>
            </w:ins>
            <w:r w:rsidRPr="00F37467">
              <w:rPr>
                <w:b/>
                <w:szCs w:val="20"/>
                <w:lang w:val="en"/>
                <w:rPrChange w:id="4316" w:author="Sasaki Kenji／佐々木　研二／AI" w:date="2021-11-19T14:16:00Z">
                  <w:rPr>
                    <w:rFonts w:ascii="ＭＳ ゴシック" w:eastAsia="ＭＳ ゴシック" w:hAnsi="ＭＳ ゴシック"/>
                    <w:b/>
                    <w:szCs w:val="20"/>
                  </w:rPr>
                </w:rPrChange>
              </w:rPr>
              <w:t>Home Arrival Guide</w:t>
            </w:r>
            <w:r w:rsidRPr="00F37467">
              <w:rPr>
                <w:b/>
                <w:szCs w:val="20"/>
                <w:lang w:val="en"/>
                <w:rPrChange w:id="4317" w:author="Sasaki Kenji／佐々木　研二／AI" w:date="2021-11-19T14:16:00Z">
                  <w:rPr>
                    <w:rFonts w:ascii="ＭＳ ゴシック" w:eastAsia="ＭＳ ゴシック" w:hAnsi="ＭＳ ゴシック"/>
                    <w:b/>
                    <w:szCs w:val="20"/>
                  </w:rPr>
                </w:rPrChange>
              </w:rPr>
              <w:t>】</w:t>
            </w:r>
          </w:p>
          <w:p w14:paraId="307E3D69" w14:textId="77777777" w:rsidR="00FC79A9" w:rsidRDefault="00043AEE" w:rsidP="00392AEB">
            <w:pPr>
              <w:rPr>
                <w:ins w:id="4318" w:author="Sugahara, Hikaru/菅原 光" w:date="2022-06-25T18:23:00Z"/>
                <w:rFonts w:ascii="Meiryo UI" w:eastAsia="Meiryo UI" w:hAnsi="Meiryo UI"/>
                <w:szCs w:val="20"/>
              </w:rPr>
            </w:pPr>
            <w:r w:rsidRPr="00F37467">
              <w:rPr>
                <w:rFonts w:hint="eastAsia"/>
                <w:szCs w:val="20"/>
                <w:lang w:val="en"/>
                <w:rPrChange w:id="4319" w:author="Sasaki Kenji／佐々木　研二／AI" w:date="2021-11-19T14:16:00Z">
                  <w:rPr>
                    <w:rFonts w:ascii="ＭＳ ゴシック" w:eastAsia="ＭＳ ゴシック" w:hAnsi="ＭＳ ゴシック" w:hint="eastAsia"/>
                    <w:szCs w:val="20"/>
                  </w:rPr>
                </w:rPrChange>
              </w:rPr>
              <w:t>・</w:t>
            </w:r>
            <w:ins w:id="4320" w:author="Sugahara, Hikaru/菅原 光" w:date="2022-06-25T18:23:00Z">
              <w:r w:rsidR="00FC79A9" w:rsidRPr="00B3199B">
                <w:rPr>
                  <w:rFonts w:ascii="Meiryo UI" w:eastAsia="Meiryo UI" w:hAnsi="Meiryo UI" w:hint="eastAsia"/>
                  <w:szCs w:val="20"/>
                </w:rPr>
                <w:t>到着案内を1度実施した場合、再度自宅付近で停車しても音声発話を実施しない事。</w:t>
              </w:r>
            </w:ins>
          </w:p>
          <w:p w14:paraId="1BD9707B" w14:textId="77777777" w:rsidR="00FC79A9" w:rsidRPr="00B3199B" w:rsidRDefault="00FC79A9" w:rsidP="00FC79A9">
            <w:pPr>
              <w:rPr>
                <w:ins w:id="4321" w:author="Sugahara, Hikaru/菅原 光" w:date="2022-06-25T18:23:00Z"/>
                <w:rFonts w:ascii="Meiryo UI" w:eastAsia="Meiryo UI" w:hAnsi="Meiryo UI"/>
                <w:szCs w:val="20"/>
              </w:rPr>
            </w:pPr>
            <w:ins w:id="4322" w:author="Sugahara, Hikaru/菅原 光" w:date="2022-06-25T18:23:00Z">
              <w:r w:rsidRPr="00B3199B">
                <w:rPr>
                  <w:rFonts w:ascii="Meiryo UI" w:eastAsia="Meiryo UI" w:hAnsi="Meiryo UI" w:hint="eastAsia"/>
                  <w:szCs w:val="20"/>
                </w:rPr>
                <w:t>（何度も音声発話することによる煩わしさを防ぐ）</w:t>
              </w:r>
            </w:ins>
          </w:p>
          <w:p w14:paraId="52DFAFAB" w14:textId="0FA31079" w:rsidR="00043AEE" w:rsidRPr="00F37467" w:rsidRDefault="00043AEE">
            <w:pPr>
              <w:ind w:firstLineChars="100" w:firstLine="200"/>
              <w:rPr>
                <w:rFonts w:ascii="Meiryo UI" w:eastAsia="Meiryo UI" w:hAnsi="Meiryo UI"/>
                <w:szCs w:val="20"/>
                <w:rPrChange w:id="4323" w:author="Sasaki Kenji／佐々木　研二／AI" w:date="2021-11-19T14:16:00Z">
                  <w:rPr>
                    <w:rFonts w:ascii="ＭＳ ゴシック" w:eastAsia="ＭＳ ゴシック" w:hAnsi="ＭＳ ゴシック"/>
                    <w:szCs w:val="20"/>
                  </w:rPr>
                </w:rPrChange>
              </w:rPr>
              <w:pPrChange w:id="4324" w:author="Sugahara, Hikaru/菅原 光" w:date="2022-06-25T18:23:00Z">
                <w:pPr/>
              </w:pPrChange>
            </w:pPr>
            <w:del w:id="4325" w:author="Sugahara, Hikaru/菅原 光" w:date="2022-06-25T18:23:00Z">
              <w:r w:rsidRPr="00F37467" w:rsidDel="00FC79A9">
                <w:rPr>
                  <w:szCs w:val="20"/>
                  <w:lang w:val="en"/>
                  <w:rPrChange w:id="4326" w:author="Sasaki Kenji／佐々木　研二／AI" w:date="2021-11-19T14:16:00Z">
                    <w:rPr>
                      <w:rFonts w:ascii="ＭＳ ゴシック" w:eastAsia="ＭＳ ゴシック" w:hAnsi="ＭＳ ゴシック"/>
                      <w:szCs w:val="20"/>
                    </w:rPr>
                  </w:rPrChange>
                </w:rPr>
                <w:delText xml:space="preserve"> </w:delText>
              </w:r>
            </w:del>
            <w:r w:rsidRPr="00F37467">
              <w:rPr>
                <w:szCs w:val="20"/>
                <w:lang w:val="en"/>
                <w:rPrChange w:id="4327" w:author="Sasaki Kenji／佐々木　研二／AI" w:date="2021-11-19T14:16:00Z">
                  <w:rPr>
                    <w:rFonts w:ascii="ＭＳ ゴシック" w:eastAsia="ＭＳ ゴシック" w:hAnsi="ＭＳ ゴシック"/>
                    <w:szCs w:val="20"/>
                  </w:rPr>
                </w:rPrChange>
              </w:rPr>
              <w:t>If you carry out the arrival guide once, do not perform voice utterance even if you stop near your home again.</w:t>
            </w:r>
          </w:p>
          <w:p w14:paraId="6A63052A" w14:textId="77777777" w:rsidR="00043AEE" w:rsidRPr="00F37467" w:rsidRDefault="00043AEE" w:rsidP="00392AEB">
            <w:pPr>
              <w:rPr>
                <w:rFonts w:ascii="Meiryo UI" w:eastAsia="Meiryo UI" w:hAnsi="Meiryo UI"/>
                <w:szCs w:val="20"/>
                <w:rPrChange w:id="4328" w:author="Sasaki Kenji／佐々木　研二／AI" w:date="2021-11-19T14:16:00Z">
                  <w:rPr>
                    <w:rFonts w:ascii="ＭＳ ゴシック" w:eastAsia="ＭＳ ゴシック" w:hAnsi="ＭＳ ゴシック"/>
                    <w:szCs w:val="20"/>
                  </w:rPr>
                </w:rPrChange>
              </w:rPr>
            </w:pPr>
            <w:r w:rsidRPr="00F37467">
              <w:rPr>
                <w:szCs w:val="20"/>
                <w:lang w:val="en"/>
                <w:rPrChange w:id="4329" w:author="Sasaki Kenji／佐々木　研二／AI" w:date="2021-11-19T14:16:00Z">
                  <w:rPr>
                    <w:rFonts w:ascii="ＭＳ ゴシック" w:eastAsia="ＭＳ ゴシック" w:hAnsi="ＭＳ ゴシック"/>
                    <w:szCs w:val="20"/>
                  </w:rPr>
                </w:rPrChange>
              </w:rPr>
              <w:t>(Prevent hassles from speaking a voice over and over again)</w:t>
            </w:r>
          </w:p>
          <w:p w14:paraId="4DC3EFAA" w14:textId="69B7FD60" w:rsidR="00FC79A9" w:rsidRDefault="00043AEE" w:rsidP="00392AEB">
            <w:pPr>
              <w:rPr>
                <w:ins w:id="4330" w:author="Sugahara, Hikaru/菅原 光" w:date="2022-06-25T18:23:00Z"/>
                <w:rFonts w:ascii="Meiryo UI" w:eastAsia="Meiryo UI" w:hAnsi="Meiryo UI"/>
                <w:szCs w:val="20"/>
              </w:rPr>
            </w:pPr>
            <w:r w:rsidRPr="00F37467">
              <w:rPr>
                <w:rFonts w:hint="eastAsia"/>
                <w:szCs w:val="20"/>
                <w:lang w:val="en"/>
                <w:rPrChange w:id="4331" w:author="Sasaki Kenji／佐々木　研二／AI" w:date="2021-11-19T14:16:00Z">
                  <w:rPr>
                    <w:rFonts w:ascii="ＭＳ ゴシック" w:eastAsia="ＭＳ ゴシック" w:hAnsi="ＭＳ ゴシック" w:hint="eastAsia"/>
                    <w:szCs w:val="20"/>
                  </w:rPr>
                </w:rPrChange>
              </w:rPr>
              <w:t>・</w:t>
            </w:r>
            <w:r w:rsidRPr="00F37467">
              <w:rPr>
                <w:szCs w:val="20"/>
                <w:lang w:val="en"/>
                <w:rPrChange w:id="4332" w:author="Sasaki Kenji／佐々木　研二／AI" w:date="2021-11-19T14:16:00Z">
                  <w:rPr>
                    <w:rFonts w:ascii="ＭＳ ゴシック" w:eastAsia="ＭＳ ゴシック" w:hAnsi="ＭＳ ゴシック"/>
                    <w:szCs w:val="20"/>
                  </w:rPr>
                </w:rPrChange>
              </w:rPr>
              <w:t xml:space="preserve"> </w:t>
            </w:r>
            <w:ins w:id="4333" w:author="Sugahara, Hikaru/菅原 光" w:date="2022-06-25T18:23:00Z">
              <w:r w:rsidR="00FC79A9" w:rsidRPr="00B3199B">
                <w:rPr>
                  <w:rFonts w:ascii="Meiryo UI" w:eastAsia="Meiryo UI" w:hAnsi="Meiryo UI" w:hint="eastAsia"/>
                  <w:szCs w:val="20"/>
                </w:rPr>
                <w:t>９５％以上の人が音声を聞いて、 フレーズ・イントネーション等から、緊張状態から解放され、安心感を得られたと感じられること</w:t>
              </w:r>
            </w:ins>
          </w:p>
          <w:p w14:paraId="73CA187C" w14:textId="63EE7323" w:rsidR="00043AEE" w:rsidRPr="00F37467" w:rsidRDefault="00043AEE" w:rsidP="00392AEB">
            <w:pPr>
              <w:rPr>
                <w:rFonts w:ascii="Meiryo UI" w:eastAsia="Meiryo UI" w:hAnsi="Meiryo UI"/>
                <w:b/>
                <w:szCs w:val="20"/>
                <w:rPrChange w:id="4334" w:author="Sasaki Kenji／佐々木　研二／AI" w:date="2021-11-19T14:16:00Z">
                  <w:rPr>
                    <w:rFonts w:ascii="ＭＳ ゴシック" w:eastAsia="ＭＳ ゴシック" w:hAnsi="ＭＳ ゴシック"/>
                    <w:b/>
                    <w:szCs w:val="20"/>
                  </w:rPr>
                </w:rPrChange>
              </w:rPr>
            </w:pPr>
            <w:r w:rsidRPr="00F37467">
              <w:rPr>
                <w:szCs w:val="20"/>
                <w:lang w:val="en"/>
                <w:rPrChange w:id="4335" w:author="Sasaki Kenji／佐々木　研二／AI" w:date="2021-11-19T14:16:00Z">
                  <w:rPr>
                    <w:rFonts w:ascii="ＭＳ ゴシック" w:eastAsia="ＭＳ ゴシック" w:hAnsi="ＭＳ ゴシック"/>
                    <w:szCs w:val="20"/>
                  </w:rPr>
                </w:rPrChange>
              </w:rPr>
              <w:t>More than 95% of people hear the audio, and feel relieved from tension from phrase intonation, etc.</w:t>
            </w:r>
          </w:p>
        </w:tc>
      </w:tr>
    </w:tbl>
    <w:p w14:paraId="2BFE1765" w14:textId="4728529F" w:rsidR="00D52499" w:rsidRPr="00F37467" w:rsidRDefault="00AB3F48">
      <w:pPr>
        <w:rPr>
          <w:rFonts w:ascii="Meiryo UI" w:eastAsia="Meiryo UI" w:hAnsi="Meiryo UI"/>
          <w:rPrChange w:id="4336" w:author="Sasaki Kenji／佐々木　研二／AI" w:date="2021-11-19T14:16:00Z">
            <w:rPr>
              <w:rFonts w:ascii="ＭＳ ゴシック" w:eastAsia="ＭＳ ゴシック" w:hAnsi="ＭＳ ゴシック"/>
            </w:rPr>
          </w:rPrChange>
        </w:rPr>
      </w:pPr>
      <w:ins w:id="4337" w:author="Shimizu, Yuya/清水 裕也" w:date="2025-02-08T21:07:00Z">
        <w:r>
          <w:rPr>
            <w:rFonts w:hint="eastAsia"/>
            <w:b/>
            <w:noProof/>
            <w:szCs w:val="20"/>
            <w:lang w:val="en"/>
          </w:rPr>
          <mc:AlternateContent>
            <mc:Choice Requires="wps">
              <w:drawing>
                <wp:anchor distT="0" distB="0" distL="114300" distR="114300" simplePos="0" relativeHeight="251664384" behindDoc="0" locked="0" layoutInCell="1" allowOverlap="1" wp14:anchorId="7363A587" wp14:editId="4BEFEDB1">
                  <wp:simplePos x="0" y="0"/>
                  <wp:positionH relativeFrom="margin">
                    <wp:posOffset>-181638</wp:posOffset>
                  </wp:positionH>
                  <wp:positionV relativeFrom="paragraph">
                    <wp:posOffset>-1423007</wp:posOffset>
                  </wp:positionV>
                  <wp:extent cx="5756910" cy="1494845"/>
                  <wp:effectExtent l="0" t="0" r="15240" b="10160"/>
                  <wp:wrapNone/>
                  <wp:docPr id="10" name="テキスト ボックス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910" cy="1494845"/>
                          </a:xfrm>
                          <a:prstGeom prst="rect">
                            <a:avLst/>
                          </a:prstGeom>
                          <a:solidFill>
                            <a:srgbClr val="7F7F7F">
                              <a:alpha val="50196"/>
                            </a:srgbClr>
                          </a:solidFill>
                          <a:ln w="6350">
                            <a:solidFill>
                              <a:prstClr val="black"/>
                            </a:solidFill>
                          </a:ln>
                        </wps:spPr>
                        <wps:txbx>
                          <w:txbxContent>
                            <w:p w14:paraId="6450AD12" w14:textId="77777777" w:rsidR="00AB3F48" w:rsidRPr="00354D2B" w:rsidDel="00354D2B" w:rsidRDefault="00AB3F48" w:rsidP="00AB3F48">
                              <w:pPr>
                                <w:rPr>
                                  <w:ins w:id="4338" w:author="Shimizu, Yuya/清水 裕也" w:date="2025-02-08T19:29:00Z"/>
                                  <w:del w:id="4339" w:author="Shimizu, Yuya/清水 裕也" w:date="2025-02-08T19:29:00Z"/>
                                  <w:color w:val="FF0000"/>
                                </w:rPr>
                              </w:pPr>
                              <w:ins w:id="4340" w:author="Shimizu, Yuya/清水 裕也" w:date="2025-02-08T19:29:00Z">
                                <w:r w:rsidRPr="00354D2B">
                                  <w:rPr>
                                    <w:rFonts w:hint="eastAsia"/>
                                    <w:color w:val="FF0000"/>
                                  </w:rPr>
                                  <w:t>各種サービス要求仕様書から</w:t>
                                </w:r>
                                <w:r w:rsidRPr="00354D2B">
                                  <w:rPr>
                                    <w:rFonts w:hint="eastAsia"/>
                                    <w:color w:val="FF0000"/>
                                  </w:rPr>
                                  <w:t>006_</w:t>
                                </w:r>
                                <w:r w:rsidRPr="00354D2B">
                                  <w:rPr>
                                    <w:rFonts w:hint="eastAsia"/>
                                    <w:color w:val="FF0000"/>
                                  </w:rPr>
                                  <w:t>性能要求</w:t>
                                </w:r>
                                <w:r w:rsidRPr="00354D2B">
                                  <w:rPr>
                                    <w:rFonts w:hint="eastAsia"/>
                                    <w:color w:val="FF0000"/>
                                  </w:rPr>
                                  <w:t>_</w:t>
                                </w:r>
                                <w:r w:rsidRPr="00354D2B">
                                  <w:rPr>
                                    <w:rFonts w:hint="eastAsia"/>
                                    <w:color w:val="FF0000"/>
                                  </w:rPr>
                                  <w:t>Performance_Requirement</w:t>
                                </w:r>
                                <w:r w:rsidRPr="00354D2B">
                                  <w:rPr>
                                    <w:rFonts w:hint="eastAsia"/>
                                    <w:color w:val="FF0000"/>
                                  </w:rPr>
                                  <w:t>に</w:t>
                                </w:r>
                              </w:ins>
                            </w:p>
                            <w:p w14:paraId="060C6F92" w14:textId="77777777" w:rsidR="00AB3F48" w:rsidRPr="00354D2B" w:rsidRDefault="00AB3F48" w:rsidP="00AB3F48">
                              <w:pPr>
                                <w:rPr>
                                  <w:ins w:id="4341" w:author="Shimizu, Yuya/清水 裕也" w:date="2025-02-08T19:29:00Z"/>
                                  <w:color w:val="FF0000"/>
                                </w:rPr>
                              </w:pPr>
                              <w:ins w:id="4342" w:author="Shimizu, Yuya/清水 裕也" w:date="2025-02-08T19:29:00Z">
                                <w:r w:rsidRPr="00354D2B">
                                  <w:rPr>
                                    <w:rFonts w:hint="eastAsia"/>
                                    <w:color w:val="FF0000"/>
                                  </w:rPr>
                                  <w:t>QOS</w:t>
                                </w:r>
                                <w:r w:rsidRPr="00354D2B">
                                  <w:rPr>
                                    <w:rFonts w:hint="eastAsia"/>
                                    <w:color w:val="FF0000"/>
                                  </w:rPr>
                                  <w:t>を統合</w:t>
                                </w:r>
                              </w:ins>
                            </w:p>
                            <w:p w14:paraId="2620FA53" w14:textId="77777777" w:rsidR="00AB3F48" w:rsidRPr="00354D2B" w:rsidRDefault="00AB3F48" w:rsidP="00AB3F48">
                              <w:pPr>
                                <w:rPr>
                                  <w:ins w:id="4343" w:author="Shimizu, Yuya/清水 裕也" w:date="2025-02-08T19:29:00Z"/>
                                  <w:color w:val="FF0000"/>
                                </w:rPr>
                              </w:pPr>
                              <w:ins w:id="4344" w:author="Shimizu, Yuya/清水 裕也" w:date="2025-02-08T19:29:00Z">
                                <w:r w:rsidRPr="00354D2B">
                                  <w:rPr>
                                    <w:rFonts w:hint="eastAsia"/>
                                    <w:color w:val="FF0000"/>
                                  </w:rPr>
                                  <w:t>Integrate QOS from various service requirement specifications into "006_</w:t>
                                </w:r>
                                <w:r w:rsidRPr="00354D2B">
                                  <w:rPr>
                                    <w:rFonts w:hint="eastAsia"/>
                                    <w:color w:val="FF0000"/>
                                  </w:rPr>
                                  <w:t>性能要求</w:t>
                                </w:r>
                                <w:r w:rsidRPr="00354D2B">
                                  <w:rPr>
                                    <w:rFonts w:hint="eastAsia"/>
                                    <w:color w:val="FF0000"/>
                                  </w:rPr>
                                  <w:t>_Performance_Requirement"</w:t>
                                </w:r>
                              </w:ins>
                            </w:p>
                            <w:p w14:paraId="5A30042A" w14:textId="2AABBD11" w:rsidR="00AB3F48" w:rsidRPr="00270708" w:rsidDel="00354D2B" w:rsidRDefault="00AB3F48" w:rsidP="00AB3F48">
                              <w:pPr>
                                <w:pStyle w:val="Web"/>
                                <w:ind w:left="800"/>
                                <w:rPr>
                                  <w:ins w:id="4345" w:author="Sasaki, Kenji/佐々木 研二" w:date="2025-02-07T15:38:00Z"/>
                                  <w:del w:id="4346" w:author="Shimizu, Yuya/清水 裕也" w:date="2025-02-08T19:29:00Z"/>
                                  <w:rFonts w:ascii="Meiryo UI" w:hAnsi="Meiryo UI"/>
                                  <w:color w:val="FF0000"/>
                                  <w:rPrChange w:id="4347" w:author="Sasaki, Kenji/佐々木 研二" w:date="2025-02-07T15:39:00Z">
                                    <w:rPr>
                                      <w:ins w:id="4348" w:author="Sasaki, Kenji/佐々木 研二" w:date="2025-02-07T15:38:00Z"/>
                                      <w:del w:id="4349" w:author="Shimizu, Yuya/清水 裕也" w:date="2025-02-08T19:29:00Z"/>
                                    </w:rPr>
                                  </w:rPrChange>
                                </w:rPr>
                              </w:pPr>
                              <w:ins w:id="4350" w:author="Shimizu, Yuya/清水 裕也" w:date="2025-02-08T19:29:00Z">
                                <w:r w:rsidRPr="00354D2B">
                                  <w:rPr>
                                    <w:rFonts w:ascii="Meiryo UI" w:hAnsi="Meiryo UI" w:hint="eastAsia"/>
                                    <w:color w:val="FF0000"/>
                                  </w:rPr>
                                  <w:t>▲7.</w:t>
                                </w:r>
                                <w:del w:id="4351" w:author="Tawatari, Masataka/田渡 将隆" w:date="2025-03-10T15:17:00Z">
                                  <w:r w:rsidRPr="00354D2B" w:rsidDel="00893F0E">
                                    <w:rPr>
                                      <w:rFonts w:ascii="Meiryo UI" w:hAnsi="Meiryo UI" w:hint="eastAsia"/>
                                      <w:color w:val="FF0000"/>
                                    </w:rPr>
                                    <w:delText>11</w:delText>
                                  </w:r>
                                </w:del>
                              </w:ins>
                              <w:ins w:id="4352" w:author="Tawatari, Masataka/田渡 将隆" w:date="2025-03-10T15:17:00Z">
                                <w:r w:rsidR="00893F0E">
                                  <w:rPr>
                                    <w:rFonts w:ascii="Meiryo UI" w:hAnsi="Meiryo UI" w:hint="eastAsia"/>
                                    <w:color w:val="FF0000"/>
                                  </w:rPr>
                                  <w:t>20</w:t>
                                </w:r>
                              </w:ins>
                              <w:ins w:id="4353" w:author="Shimizu, Yuya/清水 裕也" w:date="2025-02-08T19:29:00Z">
                                <w:r w:rsidRPr="00354D2B">
                                  <w:rPr>
                                    <w:rFonts w:ascii="Meiryo UI" w:hAnsi="Meiryo UI" w:hint="eastAsia"/>
                                    <w:color w:val="FF0000"/>
                                  </w:rPr>
                                  <w:t>（</w:t>
                                </w:r>
                                <w:del w:id="4354" w:author="Tawatari, Masataka/田渡 将隆" w:date="2025-03-10T15:17:00Z">
                                  <w:r w:rsidRPr="00354D2B" w:rsidDel="00893F0E">
                                    <w:rPr>
                                      <w:rFonts w:ascii="Meiryo UI" w:hAnsi="Meiryo UI" w:hint="eastAsia"/>
                                      <w:color w:val="FF0000"/>
                                    </w:rPr>
                                    <w:delText>24MM：1A、</w:delText>
                                  </w:r>
                                </w:del>
                                <w:r w:rsidRPr="00354D2B">
                                  <w:rPr>
                                    <w:rFonts w:ascii="Meiryo UI" w:hAnsi="Meiryo UI" w:hint="eastAsia"/>
                                    <w:color w:val="FF0000"/>
                                  </w:rPr>
                                  <w:t>24SU/CDC：CV）</w:t>
                                </w:r>
                              </w:ins>
                              <w:ins w:id="4355" w:author="Sasaki, Kenji/佐々木 研二" w:date="2025-02-07T15:38:00Z">
                                <w:del w:id="4356" w:author="Shimizu, Yuya/清水 裕也" w:date="2025-02-08T19:29:00Z">
                                  <w:r w:rsidRPr="00270708" w:rsidDel="00354D2B">
                                    <w:rPr>
                                      <w:rFonts w:ascii="Meiryo UI" w:hAnsi="Meiryo UI"/>
                                      <w:color w:val="FF0000"/>
                                      <w:rPrChange w:id="4357" w:author="Sasaki, Kenji/佐々木 研二" w:date="2025-02-07T15:39:00Z">
                                        <w:rPr/>
                                      </w:rPrChange>
                                    </w:rPr>
                                    <w:delText>各種サービス要求仕様書から</w:delText>
                                  </w:r>
                                  <w:r w:rsidRPr="00270708" w:rsidDel="00354D2B">
                                    <w:rPr>
                                      <w:rFonts w:ascii="Meiryo UI" w:hAnsi="Meiryo UI"/>
                                      <w:color w:val="FF0000"/>
                                      <w:rPrChange w:id="4358" w:author="Sasaki, Kenji/佐々木 研二" w:date="2025-02-07T15:39:00Z">
                                        <w:rPr/>
                                      </w:rPrChange>
                                    </w:rPr>
                                    <w:delText>006_</w:delText>
                                  </w:r>
                                  <w:r w:rsidRPr="00270708" w:rsidDel="00354D2B">
                                    <w:rPr>
                                      <w:rFonts w:ascii="Meiryo UI" w:hAnsi="Meiryo UI"/>
                                      <w:color w:val="FF0000"/>
                                      <w:rPrChange w:id="4359" w:author="Sasaki, Kenji/佐々木 研二" w:date="2025-02-07T15:39:00Z">
                                        <w:rPr/>
                                      </w:rPrChange>
                                    </w:rPr>
                                    <w:delText>性能要求</w:delText>
                                  </w:r>
                                  <w:r w:rsidRPr="00270708" w:rsidDel="00354D2B">
                                    <w:rPr>
                                      <w:rFonts w:ascii="Meiryo UI" w:hAnsi="Meiryo UI"/>
                                      <w:color w:val="FF0000"/>
                                      <w:rPrChange w:id="4360" w:author="Sasaki, Kenji/佐々木 研二" w:date="2025-02-07T15:39:00Z">
                                        <w:rPr/>
                                      </w:rPrChange>
                                    </w:rPr>
                                    <w:delText>_Performance_Requirement</w:delText>
                                  </w:r>
                                  <w:r w:rsidRPr="00270708" w:rsidDel="00354D2B">
                                    <w:rPr>
                                      <w:rFonts w:ascii="Meiryo UI" w:hAnsi="Meiryo UI"/>
                                      <w:color w:val="FF0000"/>
                                      <w:rPrChange w:id="4361" w:author="Sasaki, Kenji/佐々木 研二" w:date="2025-02-07T15:39:00Z">
                                        <w:rPr/>
                                      </w:rPrChange>
                                    </w:rPr>
                                    <w:delText>に</w:delText>
                                  </w:r>
                                  <w:r w:rsidRPr="00270708" w:rsidDel="00354D2B">
                                    <w:rPr>
                                      <w:rFonts w:ascii="Meiryo UI" w:hAnsi="Meiryo UI"/>
                                      <w:color w:val="FF0000"/>
                                      <w:rPrChange w:id="4362" w:author="Sasaki, Kenji/佐々木 研二" w:date="2025-02-07T15:39:00Z">
                                        <w:rPr/>
                                      </w:rPrChange>
                                    </w:rPr>
                                    <w:delText>QOS</w:delText>
                                  </w:r>
                                  <w:r w:rsidRPr="00270708" w:rsidDel="00354D2B">
                                    <w:rPr>
                                      <w:rFonts w:ascii="Meiryo UI" w:hAnsi="Meiryo UI"/>
                                      <w:color w:val="FF0000"/>
                                      <w:rPrChange w:id="4363" w:author="Sasaki, Kenji/佐々木 研二" w:date="2025-02-07T15:39:00Z">
                                        <w:rPr/>
                                      </w:rPrChange>
                                    </w:rPr>
                                    <w:delText>を統合</w:delText>
                                  </w:r>
                                </w:del>
                              </w:ins>
                            </w:p>
                            <w:p w14:paraId="7F1C9A11" w14:textId="77777777" w:rsidR="00AB3F48" w:rsidRPr="00270708" w:rsidDel="00354D2B" w:rsidRDefault="00AB3F48" w:rsidP="00AB3F48">
                              <w:pPr>
                                <w:pStyle w:val="Web"/>
                                <w:ind w:left="800"/>
                                <w:rPr>
                                  <w:ins w:id="4364" w:author="Sasaki, Kenji/佐々木 研二" w:date="2025-02-07T15:38:00Z"/>
                                  <w:del w:id="4365" w:author="Shimizu, Yuya/清水 裕也" w:date="2025-02-08T19:29:00Z"/>
                                  <w:rFonts w:ascii="Meiryo UI" w:hAnsi="Meiryo UI"/>
                                  <w:color w:val="FF0000"/>
                                  <w:rPrChange w:id="4366" w:author="Sasaki, Kenji/佐々木 研二" w:date="2025-02-07T15:39:00Z">
                                    <w:rPr>
                                      <w:ins w:id="4367" w:author="Sasaki, Kenji/佐々木 研二" w:date="2025-02-07T15:38:00Z"/>
                                      <w:del w:id="4368" w:author="Shimizu, Yuya/清水 裕也" w:date="2025-02-08T19:29:00Z"/>
                                    </w:rPr>
                                  </w:rPrChange>
                                </w:rPr>
                              </w:pPr>
                              <w:ins w:id="4369" w:author="Sasaki, Kenji/佐々木 研二" w:date="2025-02-07T15:38:00Z">
                                <w:del w:id="4370" w:author="Shimizu, Yuya/清水 裕也" w:date="2025-02-08T19:29:00Z">
                                  <w:r w:rsidRPr="00270708" w:rsidDel="00354D2B">
                                    <w:rPr>
                                      <w:rFonts w:ascii="Meiryo UI" w:hAnsi="Meiryo UI"/>
                                      <w:color w:val="FF0000"/>
                                      <w:rPrChange w:id="4371" w:author="Sasaki, Kenji/佐々木 研二" w:date="2025-02-07T15:39:00Z">
                                        <w:rPr/>
                                      </w:rPrChange>
                                    </w:rPr>
                                    <w:delText>Integrate QOS from various service requirement specifications into "006_</w:delText>
                                  </w:r>
                                  <w:r w:rsidRPr="00270708" w:rsidDel="00354D2B">
                                    <w:rPr>
                                      <w:rFonts w:ascii="Meiryo UI" w:hAnsi="Meiryo UI"/>
                                      <w:color w:val="FF0000"/>
                                      <w:rPrChange w:id="4372" w:author="Sasaki, Kenji/佐々木 研二" w:date="2025-02-07T15:39:00Z">
                                        <w:rPr/>
                                      </w:rPrChange>
                                    </w:rPr>
                                    <w:delText>性能要求</w:delText>
                                  </w:r>
                                  <w:r w:rsidRPr="00270708" w:rsidDel="00354D2B">
                                    <w:rPr>
                                      <w:rFonts w:ascii="Meiryo UI" w:hAnsi="Meiryo UI"/>
                                      <w:color w:val="FF0000"/>
                                      <w:rPrChange w:id="4373" w:author="Sasaki, Kenji/佐々木 研二" w:date="2025-02-07T15:39:00Z">
                                        <w:rPr/>
                                      </w:rPrChange>
                                    </w:rPr>
                                    <w:delText>_Performance_Requirement"</w:delText>
                                  </w:r>
                                </w:del>
                              </w:ins>
                            </w:p>
                            <w:p w14:paraId="074F8414" w14:textId="77777777" w:rsidR="00AB3F48" w:rsidRPr="00270708" w:rsidDel="00354D2B" w:rsidRDefault="00AB3F48" w:rsidP="00AB3F48">
                              <w:pPr>
                                <w:pStyle w:val="Web"/>
                                <w:ind w:left="800"/>
                                <w:rPr>
                                  <w:ins w:id="4374" w:author="Sasaki, Kenji/佐々木 研二" w:date="2025-02-07T15:38:00Z"/>
                                  <w:del w:id="4375" w:author="Shimizu, Yuya/清水 裕也" w:date="2025-02-08T19:29:00Z"/>
                                  <w:rFonts w:ascii="Meiryo UI" w:hAnsi="Meiryo UI"/>
                                  <w:color w:val="FF0000"/>
                                  <w:rPrChange w:id="4376" w:author="Sasaki, Kenji/佐々木 研二" w:date="2025-02-07T15:39:00Z">
                                    <w:rPr>
                                      <w:ins w:id="4377" w:author="Sasaki, Kenji/佐々木 研二" w:date="2025-02-07T15:38:00Z"/>
                                      <w:del w:id="4378" w:author="Shimizu, Yuya/清水 裕也" w:date="2025-02-08T19:29:00Z"/>
                                    </w:rPr>
                                  </w:rPrChange>
                                </w:rPr>
                              </w:pPr>
                              <w:ins w:id="4379" w:author="Sasaki, Kenji/佐々木 研二" w:date="2025-02-07T15:38:00Z">
                                <w:del w:id="4380" w:author="Shimizu, Yuya/清水 裕也" w:date="2025-02-08T19:29:00Z">
                                  <w:r w:rsidRPr="00270708" w:rsidDel="00354D2B">
                                    <w:rPr>
                                      <w:rFonts w:ascii="Meiryo UI" w:hAnsi="Meiryo UI"/>
                                      <w:color w:val="FF0000"/>
                                      <w:rPrChange w:id="4381" w:author="Sasaki, Kenji/佐々木 研二" w:date="2025-02-07T15:39:00Z">
                                        <w:rPr/>
                                      </w:rPrChange>
                                    </w:rPr>
                                    <w:delText>▲7.11</w:delText>
                                  </w:r>
                                  <w:r w:rsidRPr="00270708" w:rsidDel="00354D2B">
                                    <w:rPr>
                                      <w:rFonts w:ascii="Meiryo UI" w:hAnsi="Meiryo UI"/>
                                      <w:color w:val="FF0000"/>
                                      <w:rPrChange w:id="4382" w:author="Sasaki, Kenji/佐々木 研二" w:date="2025-02-07T15:39:00Z">
                                        <w:rPr/>
                                      </w:rPrChange>
                                    </w:rPr>
                                    <w:delText>（</w:delText>
                                  </w:r>
                                  <w:r w:rsidRPr="00270708" w:rsidDel="00354D2B">
                                    <w:rPr>
                                      <w:rFonts w:ascii="Meiryo UI" w:hAnsi="Meiryo UI"/>
                                      <w:color w:val="FF0000"/>
                                      <w:rPrChange w:id="4383" w:author="Sasaki, Kenji/佐々木 研二" w:date="2025-02-07T15:39:00Z">
                                        <w:rPr/>
                                      </w:rPrChange>
                                    </w:rPr>
                                    <w:delText>24MM</w:delText>
                                  </w:r>
                                  <w:r w:rsidRPr="00270708" w:rsidDel="00354D2B">
                                    <w:rPr>
                                      <w:rFonts w:ascii="Meiryo UI" w:hAnsi="Meiryo UI"/>
                                      <w:color w:val="FF0000"/>
                                      <w:rPrChange w:id="4384" w:author="Sasaki, Kenji/佐々木 研二" w:date="2025-02-07T15:39:00Z">
                                        <w:rPr/>
                                      </w:rPrChange>
                                    </w:rPr>
                                    <w:delText>：</w:delText>
                                  </w:r>
                                  <w:r w:rsidRPr="00270708" w:rsidDel="00354D2B">
                                    <w:rPr>
                                      <w:rFonts w:ascii="Meiryo UI" w:hAnsi="Meiryo UI"/>
                                      <w:color w:val="FF0000"/>
                                      <w:rPrChange w:id="4385" w:author="Sasaki, Kenji/佐々木 研二" w:date="2025-02-07T15:39:00Z">
                                        <w:rPr/>
                                      </w:rPrChange>
                                    </w:rPr>
                                    <w:delText>1A</w:delText>
                                  </w:r>
                                  <w:r w:rsidRPr="00270708" w:rsidDel="00354D2B">
                                    <w:rPr>
                                      <w:rFonts w:ascii="Meiryo UI" w:hAnsi="Meiryo UI"/>
                                      <w:color w:val="FF0000"/>
                                      <w:rPrChange w:id="4386" w:author="Sasaki, Kenji/佐々木 研二" w:date="2025-02-07T15:39:00Z">
                                        <w:rPr/>
                                      </w:rPrChange>
                                    </w:rPr>
                                    <w:delText>、</w:delText>
                                  </w:r>
                                  <w:r w:rsidRPr="00270708" w:rsidDel="00354D2B">
                                    <w:rPr>
                                      <w:rFonts w:ascii="Meiryo UI" w:hAnsi="Meiryo UI"/>
                                      <w:color w:val="FF0000"/>
                                      <w:rPrChange w:id="4387" w:author="Sasaki, Kenji/佐々木 研二" w:date="2025-02-07T15:39:00Z">
                                        <w:rPr/>
                                      </w:rPrChange>
                                    </w:rPr>
                                    <w:delText>24SU/CDC</w:delText>
                                  </w:r>
                                  <w:r w:rsidRPr="00270708" w:rsidDel="00354D2B">
                                    <w:rPr>
                                      <w:rFonts w:ascii="Meiryo UI" w:hAnsi="Meiryo UI"/>
                                      <w:color w:val="FF0000"/>
                                      <w:rPrChange w:id="4388" w:author="Sasaki, Kenji/佐々木 研二" w:date="2025-02-07T15:39:00Z">
                                        <w:rPr/>
                                      </w:rPrChange>
                                    </w:rPr>
                                    <w:delText>：</w:delText>
                                  </w:r>
                                  <w:r w:rsidRPr="00270708" w:rsidDel="00354D2B">
                                    <w:rPr>
                                      <w:rFonts w:ascii="Meiryo UI" w:hAnsi="Meiryo UI"/>
                                      <w:color w:val="FF0000"/>
                                      <w:rPrChange w:id="4389" w:author="Sasaki, Kenji/佐々木 研二" w:date="2025-02-07T15:39:00Z">
                                        <w:rPr/>
                                      </w:rPrChange>
                                    </w:rPr>
                                    <w:delText>CV</w:delText>
                                  </w:r>
                                  <w:r w:rsidRPr="00270708" w:rsidDel="00354D2B">
                                    <w:rPr>
                                      <w:rFonts w:ascii="Meiryo UI" w:hAnsi="Meiryo UI"/>
                                      <w:color w:val="FF0000"/>
                                      <w:rPrChange w:id="4390" w:author="Sasaki, Kenji/佐々木 研二" w:date="2025-02-07T15:39:00Z">
                                        <w:rPr/>
                                      </w:rPrChange>
                                    </w:rPr>
                                    <w:delText>）</w:delText>
                                  </w:r>
                                </w:del>
                              </w:ins>
                            </w:p>
                            <w:p w14:paraId="108A9729" w14:textId="77777777" w:rsidR="00AB3F48" w:rsidRPr="00270708" w:rsidRDefault="00AB3F48" w:rsidP="00AB3F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3A587" id="テキスト ボックス 10" o:spid="_x0000_s1033" type="#_x0000_t202" style="position:absolute;left:0;text-align:left;margin-left:-14.3pt;margin-top:-112.05pt;width:453.3pt;height:117.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" fillcolor="#7f7f7f" strokeweight=".5pt">
                  <v:fill opacity="32896f"/>
                  <v:path arrowok="t"/>
                  <v:textbox>
                    <w:txbxContent>
                      <w:p w14:paraId="6450AD12" w14:textId="77777777" w:rsidR="00AB3F48" w:rsidRPr="00354D2B" w:rsidDel="00354D2B" w:rsidRDefault="00AB3F48" w:rsidP="00AB3F48">
                        <w:pPr>
                          <w:rPr>
                            <w:ins w:id="4451" w:author="Shimizu, Yuya/清水 裕也" w:date="2025-02-08T19:29:00Z"/>
                            <w:del w:id="4452" w:author="Shimizu, Yuya/清水 裕也" w:date="2025-02-08T19:29:00Z"/>
                            <w:color w:val="FF0000"/>
                          </w:rPr>
                        </w:pPr>
                        <w:ins w:id="4453" w:author="Shimizu, Yuya/清水 裕也" w:date="2025-02-08T19:29:00Z">
                          <w:r w:rsidRPr="00354D2B">
                            <w:rPr>
                              <w:rFonts w:hint="eastAsia"/>
                              <w:color w:val="FF0000"/>
                            </w:rPr>
                            <w:t>各種サービス要求仕様書から</w:t>
                          </w:r>
                          <w:r w:rsidRPr="00354D2B">
                            <w:rPr>
                              <w:rFonts w:hint="eastAsia"/>
                              <w:color w:val="FF0000"/>
                            </w:rPr>
                            <w:t>006_</w:t>
                          </w:r>
                          <w:r w:rsidRPr="00354D2B">
                            <w:rPr>
                              <w:rFonts w:hint="eastAsia"/>
                              <w:color w:val="FF0000"/>
                            </w:rPr>
                            <w:t>性能要求</w:t>
                          </w:r>
                          <w:r w:rsidRPr="00354D2B">
                            <w:rPr>
                              <w:rFonts w:hint="eastAsia"/>
                              <w:color w:val="FF0000"/>
                            </w:rPr>
                            <w:t>_</w:t>
                          </w:r>
                          <w:proofErr w:type="spellStart"/>
                          <w:r w:rsidRPr="00354D2B">
                            <w:rPr>
                              <w:rFonts w:hint="eastAsia"/>
                              <w:color w:val="FF0000"/>
                            </w:rPr>
                            <w:t>Performance_Requirement</w:t>
                          </w:r>
                          <w:proofErr w:type="spellEnd"/>
                          <w:r w:rsidRPr="00354D2B">
                            <w:rPr>
                              <w:rFonts w:hint="eastAsia"/>
                              <w:color w:val="FF0000"/>
                            </w:rPr>
                            <w:t>に</w:t>
                          </w:r>
                        </w:ins>
                      </w:p>
                      <w:p w14:paraId="060C6F92" w14:textId="77777777" w:rsidR="00AB3F48" w:rsidRPr="00354D2B" w:rsidRDefault="00AB3F48" w:rsidP="00AB3F48">
                        <w:pPr>
                          <w:rPr>
                            <w:ins w:id="4454" w:author="Shimizu, Yuya/清水 裕也" w:date="2025-02-08T19:29:00Z"/>
                            <w:color w:val="FF0000"/>
                          </w:rPr>
                        </w:pPr>
                        <w:ins w:id="4455" w:author="Shimizu, Yuya/清水 裕也" w:date="2025-02-08T19:29:00Z">
                          <w:r w:rsidRPr="00354D2B">
                            <w:rPr>
                              <w:rFonts w:hint="eastAsia"/>
                              <w:color w:val="FF0000"/>
                            </w:rPr>
                            <w:t>QOS</w:t>
                          </w:r>
                          <w:r w:rsidRPr="00354D2B">
                            <w:rPr>
                              <w:rFonts w:hint="eastAsia"/>
                              <w:color w:val="FF0000"/>
                            </w:rPr>
                            <w:t>を統合</w:t>
                          </w:r>
                        </w:ins>
                      </w:p>
                      <w:p w14:paraId="2620FA53" w14:textId="77777777" w:rsidR="00AB3F48" w:rsidRPr="00354D2B" w:rsidRDefault="00AB3F48" w:rsidP="00AB3F48">
                        <w:pPr>
                          <w:rPr>
                            <w:ins w:id="4456" w:author="Shimizu, Yuya/清水 裕也" w:date="2025-02-08T19:29:00Z"/>
                            <w:color w:val="FF0000"/>
                          </w:rPr>
                        </w:pPr>
                        <w:ins w:id="4457" w:author="Shimizu, Yuya/清水 裕也" w:date="2025-02-08T19:29:00Z">
                          <w:r w:rsidRPr="00354D2B">
                            <w:rPr>
                              <w:rFonts w:hint="eastAsia"/>
                              <w:color w:val="FF0000"/>
                            </w:rPr>
                            <w:t>Integrate QOS from various service requirement specifications into "006_</w:t>
                          </w:r>
                          <w:r w:rsidRPr="00354D2B">
                            <w:rPr>
                              <w:rFonts w:hint="eastAsia"/>
                              <w:color w:val="FF0000"/>
                            </w:rPr>
                            <w:t>性能要求</w:t>
                          </w:r>
                          <w:r w:rsidRPr="00354D2B">
                            <w:rPr>
                              <w:rFonts w:hint="eastAsia"/>
                              <w:color w:val="FF0000"/>
                            </w:rPr>
                            <w:t>_</w:t>
                          </w:r>
                          <w:proofErr w:type="spellStart"/>
                          <w:r w:rsidRPr="00354D2B">
                            <w:rPr>
                              <w:rFonts w:hint="eastAsia"/>
                              <w:color w:val="FF0000"/>
                            </w:rPr>
                            <w:t>Performance_Requirement</w:t>
                          </w:r>
                          <w:proofErr w:type="spellEnd"/>
                          <w:r w:rsidRPr="00354D2B">
                            <w:rPr>
                              <w:rFonts w:hint="eastAsia"/>
                              <w:color w:val="FF0000"/>
                            </w:rPr>
                            <w:t>"</w:t>
                          </w:r>
                        </w:ins>
                      </w:p>
                      <w:p w14:paraId="5A30042A" w14:textId="2AABBD11" w:rsidR="00AB3F48" w:rsidRPr="00270708" w:rsidDel="00354D2B" w:rsidRDefault="00AB3F48" w:rsidP="00AB3F48">
                        <w:pPr>
                          <w:pStyle w:val="Web"/>
                          <w:ind w:left="800"/>
                          <w:rPr>
                            <w:ins w:id="4458" w:author="Sasaki, Kenji/佐々木 研二" w:date="2025-02-07T15:38:00Z"/>
                            <w:del w:id="4459" w:author="Shimizu, Yuya/清水 裕也" w:date="2025-02-08T19:29:00Z"/>
                            <w:rFonts w:ascii="Meiryo UI" w:hAnsi="Meiryo UI"/>
                            <w:color w:val="FF0000"/>
                            <w:rPrChange w:id="4460" w:author="Sasaki, Kenji/佐々木 研二" w:date="2025-02-07T15:39:00Z">
                              <w:rPr>
                                <w:ins w:id="4461" w:author="Sasaki, Kenji/佐々木 研二" w:date="2025-02-07T15:38:00Z"/>
                                <w:del w:id="4462" w:author="Shimizu, Yuya/清水 裕也" w:date="2025-02-08T19:29:00Z"/>
                              </w:rPr>
                            </w:rPrChange>
                          </w:rPr>
                        </w:pPr>
                        <w:ins w:id="4463" w:author="Shimizu, Yuya/清水 裕也" w:date="2025-02-08T19:29:00Z">
                          <w:r w:rsidRPr="00354D2B">
                            <w:rPr>
                              <w:rFonts w:ascii="Meiryo UI" w:hAnsi="Meiryo UI" w:hint="eastAsia"/>
                              <w:color w:val="FF0000"/>
                            </w:rPr>
                            <w:t>▲7.</w:t>
                          </w:r>
                          <w:del w:id="4464" w:author="Tawatari, Masataka/田渡 将隆" w:date="2025-03-10T15:17:00Z">
                            <w:r w:rsidRPr="00354D2B" w:rsidDel="00893F0E">
                              <w:rPr>
                                <w:rFonts w:ascii="Meiryo UI" w:hAnsi="Meiryo UI" w:hint="eastAsia"/>
                                <w:color w:val="FF0000"/>
                              </w:rPr>
                              <w:delText>11</w:delText>
                            </w:r>
                          </w:del>
                        </w:ins>
                        <w:ins w:id="4465" w:author="Tawatari, Masataka/田渡 将隆" w:date="2025-03-10T15:17:00Z">
                          <w:r w:rsidR="00893F0E">
                            <w:rPr>
                              <w:rFonts w:ascii="Meiryo UI" w:hAnsi="Meiryo UI" w:hint="eastAsia"/>
                              <w:color w:val="FF0000"/>
                            </w:rPr>
                            <w:t>20</w:t>
                          </w:r>
                        </w:ins>
                        <w:ins w:id="4466" w:author="Shimizu, Yuya/清水 裕也" w:date="2025-02-08T19:29:00Z">
                          <w:r w:rsidRPr="00354D2B">
                            <w:rPr>
                              <w:rFonts w:ascii="Meiryo UI" w:hAnsi="Meiryo UI" w:hint="eastAsia"/>
                              <w:color w:val="FF0000"/>
                            </w:rPr>
                            <w:t>（</w:t>
                          </w:r>
                          <w:del w:id="4467" w:author="Tawatari, Masataka/田渡 将隆" w:date="2025-03-10T15:17:00Z">
                            <w:r w:rsidRPr="00354D2B" w:rsidDel="00893F0E">
                              <w:rPr>
                                <w:rFonts w:ascii="Meiryo UI" w:hAnsi="Meiryo UI" w:hint="eastAsia"/>
                                <w:color w:val="FF0000"/>
                              </w:rPr>
                              <w:delText>24MM：1A、</w:delText>
                            </w:r>
                          </w:del>
                          <w:r w:rsidRPr="00354D2B">
                            <w:rPr>
                              <w:rFonts w:ascii="Meiryo UI" w:hAnsi="Meiryo UI" w:hint="eastAsia"/>
                              <w:color w:val="FF0000"/>
                            </w:rPr>
                            <w:t>24SU/CDC：CV）</w:t>
                          </w:r>
                        </w:ins>
                        <w:ins w:id="4468" w:author="Sasaki, Kenji/佐々木 研二" w:date="2025-02-07T15:38:00Z">
                          <w:del w:id="4469" w:author="Shimizu, Yuya/清水 裕也" w:date="2025-02-08T19:29:00Z">
                            <w:r w:rsidRPr="00270708" w:rsidDel="00354D2B">
                              <w:rPr>
                                <w:rFonts w:ascii="Meiryo UI" w:hAnsi="Meiryo UI"/>
                                <w:color w:val="FF0000"/>
                                <w:rPrChange w:id="4470" w:author="Sasaki, Kenji/佐々木 研二" w:date="2025-02-07T15:39:00Z">
                                  <w:rPr/>
                                </w:rPrChange>
                              </w:rPr>
                              <w:delText>各種サービス要求仕様書から</w:delText>
                            </w:r>
                            <w:r w:rsidRPr="00270708" w:rsidDel="00354D2B">
                              <w:rPr>
                                <w:rFonts w:ascii="Meiryo UI" w:hAnsi="Meiryo UI"/>
                                <w:color w:val="FF0000"/>
                                <w:rPrChange w:id="4471" w:author="Sasaki, Kenji/佐々木 研二" w:date="2025-02-07T15:39:00Z">
                                  <w:rPr/>
                                </w:rPrChange>
                              </w:rPr>
                              <w:delText>006_</w:delText>
                            </w:r>
                            <w:r w:rsidRPr="00270708" w:rsidDel="00354D2B">
                              <w:rPr>
                                <w:rFonts w:ascii="Meiryo UI" w:hAnsi="Meiryo UI"/>
                                <w:color w:val="FF0000"/>
                                <w:rPrChange w:id="4472" w:author="Sasaki, Kenji/佐々木 研二" w:date="2025-02-07T15:39:00Z">
                                  <w:rPr/>
                                </w:rPrChange>
                              </w:rPr>
                              <w:delText>性能要求</w:delText>
                            </w:r>
                            <w:r w:rsidRPr="00270708" w:rsidDel="00354D2B">
                              <w:rPr>
                                <w:rFonts w:ascii="Meiryo UI" w:hAnsi="Meiryo UI"/>
                                <w:color w:val="FF0000"/>
                                <w:rPrChange w:id="4473" w:author="Sasaki, Kenji/佐々木 研二" w:date="2025-02-07T15:39:00Z">
                                  <w:rPr/>
                                </w:rPrChange>
                              </w:rPr>
                              <w:delText>_Performance_Requirement</w:delText>
                            </w:r>
                            <w:r w:rsidRPr="00270708" w:rsidDel="00354D2B">
                              <w:rPr>
                                <w:rFonts w:ascii="Meiryo UI" w:hAnsi="Meiryo UI"/>
                                <w:color w:val="FF0000"/>
                                <w:rPrChange w:id="4474" w:author="Sasaki, Kenji/佐々木 研二" w:date="2025-02-07T15:39:00Z">
                                  <w:rPr/>
                                </w:rPrChange>
                              </w:rPr>
                              <w:delText>に</w:delText>
                            </w:r>
                            <w:r w:rsidRPr="00270708" w:rsidDel="00354D2B">
                              <w:rPr>
                                <w:rFonts w:ascii="Meiryo UI" w:hAnsi="Meiryo UI"/>
                                <w:color w:val="FF0000"/>
                                <w:rPrChange w:id="4475" w:author="Sasaki, Kenji/佐々木 研二" w:date="2025-02-07T15:39:00Z">
                                  <w:rPr/>
                                </w:rPrChange>
                              </w:rPr>
                              <w:delText>QOS</w:delText>
                            </w:r>
                            <w:r w:rsidRPr="00270708" w:rsidDel="00354D2B">
                              <w:rPr>
                                <w:rFonts w:ascii="Meiryo UI" w:hAnsi="Meiryo UI"/>
                                <w:color w:val="FF0000"/>
                                <w:rPrChange w:id="4476" w:author="Sasaki, Kenji/佐々木 研二" w:date="2025-02-07T15:39:00Z">
                                  <w:rPr/>
                                </w:rPrChange>
                              </w:rPr>
                              <w:delText>を統合</w:delText>
                            </w:r>
                          </w:del>
                        </w:ins>
                      </w:p>
                      <w:p w14:paraId="7F1C9A11" w14:textId="77777777" w:rsidR="00AB3F48" w:rsidRPr="00270708" w:rsidDel="00354D2B" w:rsidRDefault="00AB3F48" w:rsidP="00AB3F48">
                        <w:pPr>
                          <w:pStyle w:val="Web"/>
                          <w:ind w:left="800"/>
                          <w:rPr>
                            <w:ins w:id="4477" w:author="Sasaki, Kenji/佐々木 研二" w:date="2025-02-07T15:38:00Z"/>
                            <w:del w:id="4478" w:author="Shimizu, Yuya/清水 裕也" w:date="2025-02-08T19:29:00Z"/>
                            <w:rFonts w:ascii="Meiryo UI" w:hAnsi="Meiryo UI"/>
                            <w:color w:val="FF0000"/>
                            <w:rPrChange w:id="4479" w:author="Sasaki, Kenji/佐々木 研二" w:date="2025-02-07T15:39:00Z">
                              <w:rPr>
                                <w:ins w:id="4480" w:author="Sasaki, Kenji/佐々木 研二" w:date="2025-02-07T15:38:00Z"/>
                                <w:del w:id="4481" w:author="Shimizu, Yuya/清水 裕也" w:date="2025-02-08T19:29:00Z"/>
                              </w:rPr>
                            </w:rPrChange>
                          </w:rPr>
                        </w:pPr>
                        <w:ins w:id="4482" w:author="Sasaki, Kenji/佐々木 研二" w:date="2025-02-07T15:38:00Z">
                          <w:del w:id="4483" w:author="Shimizu, Yuya/清水 裕也" w:date="2025-02-08T19:29:00Z">
                            <w:r w:rsidRPr="00270708" w:rsidDel="00354D2B">
                              <w:rPr>
                                <w:rFonts w:ascii="Meiryo UI" w:hAnsi="Meiryo UI"/>
                                <w:color w:val="FF0000"/>
                                <w:rPrChange w:id="4484" w:author="Sasaki, Kenji/佐々木 研二" w:date="2025-02-07T15:39:00Z">
                                  <w:rPr/>
                                </w:rPrChange>
                              </w:rPr>
                              <w:delText>Integrate QOS from various service requirement specifications into "006_</w:delText>
                            </w:r>
                            <w:r w:rsidRPr="00270708" w:rsidDel="00354D2B">
                              <w:rPr>
                                <w:rFonts w:ascii="Meiryo UI" w:hAnsi="Meiryo UI"/>
                                <w:color w:val="FF0000"/>
                                <w:rPrChange w:id="4485" w:author="Sasaki, Kenji/佐々木 研二" w:date="2025-02-07T15:39:00Z">
                                  <w:rPr/>
                                </w:rPrChange>
                              </w:rPr>
                              <w:delText>性能要求</w:delText>
                            </w:r>
                            <w:r w:rsidRPr="00270708" w:rsidDel="00354D2B">
                              <w:rPr>
                                <w:rFonts w:ascii="Meiryo UI" w:hAnsi="Meiryo UI"/>
                                <w:color w:val="FF0000"/>
                                <w:rPrChange w:id="4486" w:author="Sasaki, Kenji/佐々木 研二" w:date="2025-02-07T15:39:00Z">
                                  <w:rPr/>
                                </w:rPrChange>
                              </w:rPr>
                              <w:delText>_Performance_Requirement"</w:delText>
                            </w:r>
                          </w:del>
                        </w:ins>
                      </w:p>
                      <w:p w14:paraId="074F8414" w14:textId="77777777" w:rsidR="00AB3F48" w:rsidRPr="00270708" w:rsidDel="00354D2B" w:rsidRDefault="00AB3F48" w:rsidP="00AB3F48">
                        <w:pPr>
                          <w:pStyle w:val="Web"/>
                          <w:ind w:left="800"/>
                          <w:rPr>
                            <w:ins w:id="4487" w:author="Sasaki, Kenji/佐々木 研二" w:date="2025-02-07T15:38:00Z"/>
                            <w:del w:id="4488" w:author="Shimizu, Yuya/清水 裕也" w:date="2025-02-08T19:29:00Z"/>
                            <w:rFonts w:ascii="Meiryo UI" w:hAnsi="Meiryo UI"/>
                            <w:color w:val="FF0000"/>
                            <w:rPrChange w:id="4489" w:author="Sasaki, Kenji/佐々木 研二" w:date="2025-02-07T15:39:00Z">
                              <w:rPr>
                                <w:ins w:id="4490" w:author="Sasaki, Kenji/佐々木 研二" w:date="2025-02-07T15:38:00Z"/>
                                <w:del w:id="4491" w:author="Shimizu, Yuya/清水 裕也" w:date="2025-02-08T19:29:00Z"/>
                              </w:rPr>
                            </w:rPrChange>
                          </w:rPr>
                        </w:pPr>
                        <w:ins w:id="4492" w:author="Sasaki, Kenji/佐々木 研二" w:date="2025-02-07T15:38:00Z">
                          <w:del w:id="4493" w:author="Shimizu, Yuya/清水 裕也" w:date="2025-02-08T19:29:00Z">
                            <w:r w:rsidRPr="00270708" w:rsidDel="00354D2B">
                              <w:rPr>
                                <w:rFonts w:ascii="Meiryo UI" w:hAnsi="Meiryo UI"/>
                                <w:color w:val="FF0000"/>
                                <w:rPrChange w:id="4494" w:author="Sasaki, Kenji/佐々木 研二" w:date="2025-02-07T15:39:00Z">
                                  <w:rPr/>
                                </w:rPrChange>
                              </w:rPr>
                              <w:delText>▲7.11</w:delText>
                            </w:r>
                            <w:r w:rsidRPr="00270708" w:rsidDel="00354D2B">
                              <w:rPr>
                                <w:rFonts w:ascii="Meiryo UI" w:hAnsi="Meiryo UI"/>
                                <w:color w:val="FF0000"/>
                                <w:rPrChange w:id="4495" w:author="Sasaki, Kenji/佐々木 研二" w:date="2025-02-07T15:39:00Z">
                                  <w:rPr/>
                                </w:rPrChange>
                              </w:rPr>
                              <w:delText>（</w:delText>
                            </w:r>
                            <w:r w:rsidRPr="00270708" w:rsidDel="00354D2B">
                              <w:rPr>
                                <w:rFonts w:ascii="Meiryo UI" w:hAnsi="Meiryo UI"/>
                                <w:color w:val="FF0000"/>
                                <w:rPrChange w:id="4496" w:author="Sasaki, Kenji/佐々木 研二" w:date="2025-02-07T15:39:00Z">
                                  <w:rPr/>
                                </w:rPrChange>
                              </w:rPr>
                              <w:delText>24MM</w:delText>
                            </w:r>
                            <w:r w:rsidRPr="00270708" w:rsidDel="00354D2B">
                              <w:rPr>
                                <w:rFonts w:ascii="Meiryo UI" w:hAnsi="Meiryo UI"/>
                                <w:color w:val="FF0000"/>
                                <w:rPrChange w:id="4497" w:author="Sasaki, Kenji/佐々木 研二" w:date="2025-02-07T15:39:00Z">
                                  <w:rPr/>
                                </w:rPrChange>
                              </w:rPr>
                              <w:delText>：</w:delText>
                            </w:r>
                            <w:r w:rsidRPr="00270708" w:rsidDel="00354D2B">
                              <w:rPr>
                                <w:rFonts w:ascii="Meiryo UI" w:hAnsi="Meiryo UI"/>
                                <w:color w:val="FF0000"/>
                                <w:rPrChange w:id="4498" w:author="Sasaki, Kenji/佐々木 研二" w:date="2025-02-07T15:39:00Z">
                                  <w:rPr/>
                                </w:rPrChange>
                              </w:rPr>
                              <w:delText>1A</w:delText>
                            </w:r>
                            <w:r w:rsidRPr="00270708" w:rsidDel="00354D2B">
                              <w:rPr>
                                <w:rFonts w:ascii="Meiryo UI" w:hAnsi="Meiryo UI"/>
                                <w:color w:val="FF0000"/>
                                <w:rPrChange w:id="4499" w:author="Sasaki, Kenji/佐々木 研二" w:date="2025-02-07T15:39:00Z">
                                  <w:rPr/>
                                </w:rPrChange>
                              </w:rPr>
                              <w:delText>、</w:delText>
                            </w:r>
                            <w:r w:rsidRPr="00270708" w:rsidDel="00354D2B">
                              <w:rPr>
                                <w:rFonts w:ascii="Meiryo UI" w:hAnsi="Meiryo UI"/>
                                <w:color w:val="FF0000"/>
                                <w:rPrChange w:id="4500" w:author="Sasaki, Kenji/佐々木 研二" w:date="2025-02-07T15:39:00Z">
                                  <w:rPr/>
                                </w:rPrChange>
                              </w:rPr>
                              <w:delText>24SU/CDC</w:delText>
                            </w:r>
                            <w:r w:rsidRPr="00270708" w:rsidDel="00354D2B">
                              <w:rPr>
                                <w:rFonts w:ascii="Meiryo UI" w:hAnsi="Meiryo UI"/>
                                <w:color w:val="FF0000"/>
                                <w:rPrChange w:id="4501" w:author="Sasaki, Kenji/佐々木 研二" w:date="2025-02-07T15:39:00Z">
                                  <w:rPr/>
                                </w:rPrChange>
                              </w:rPr>
                              <w:delText>：</w:delText>
                            </w:r>
                            <w:r w:rsidRPr="00270708" w:rsidDel="00354D2B">
                              <w:rPr>
                                <w:rFonts w:ascii="Meiryo UI" w:hAnsi="Meiryo UI"/>
                                <w:color w:val="FF0000"/>
                                <w:rPrChange w:id="4502" w:author="Sasaki, Kenji/佐々木 研二" w:date="2025-02-07T15:39:00Z">
                                  <w:rPr/>
                                </w:rPrChange>
                              </w:rPr>
                              <w:delText>CV</w:delText>
                            </w:r>
                            <w:r w:rsidRPr="00270708" w:rsidDel="00354D2B">
                              <w:rPr>
                                <w:rFonts w:ascii="Meiryo UI" w:hAnsi="Meiryo UI"/>
                                <w:color w:val="FF0000"/>
                                <w:rPrChange w:id="4503" w:author="Sasaki, Kenji/佐々木 研二" w:date="2025-02-07T15:39:00Z">
                                  <w:rPr/>
                                </w:rPrChange>
                              </w:rPr>
                              <w:delText>）</w:delText>
                            </w:r>
                          </w:del>
                        </w:ins>
                      </w:p>
                      <w:p w14:paraId="108A9729" w14:textId="77777777" w:rsidR="00AB3F48" w:rsidRPr="00270708" w:rsidRDefault="00AB3F48" w:rsidP="00AB3F48"/>
                    </w:txbxContent>
                  </v:textbox>
                  <w10:wrap anchorx="margin"/>
                </v:shape>
              </w:pict>
            </mc:Fallback>
          </mc:AlternateContent>
        </w:r>
      </w:ins>
    </w:p>
    <w:p w14:paraId="4DD43F07" w14:textId="58DA27C9" w:rsidR="00B0478E" w:rsidRPr="00F37467" w:rsidRDefault="00E64976" w:rsidP="00637FE7">
      <w:pPr>
        <w:pStyle w:val="1"/>
        <w:rPr>
          <w:rFonts w:ascii="Meiryo UI" w:eastAsia="Meiryo UI" w:hAnsi="Meiryo UI"/>
          <w:b w:val="0"/>
          <w:bCs/>
          <w:sz w:val="24"/>
          <w:rPrChange w:id="4391" w:author="Sasaki Kenji／佐々木　研二／AI" w:date="2021-11-19T14:16:00Z">
            <w:rPr>
              <w:rFonts w:ascii="ＭＳ ゴシック" w:eastAsia="ＭＳ ゴシック" w:hAnsi="ＭＳ ゴシック"/>
              <w:b w:val="0"/>
              <w:bCs/>
              <w:sz w:val="24"/>
            </w:rPr>
          </w:rPrChange>
        </w:rPr>
      </w:pPr>
      <w:bookmarkStart w:id="4392" w:name="_Toc80878070"/>
      <w:bookmarkStart w:id="4393" w:name="_Toc189941511"/>
      <w:bookmarkEnd w:id="2333"/>
      <w:bookmarkEnd w:id="2334"/>
      <w:r w:rsidRPr="00F37467">
        <w:rPr>
          <w:lang w:val="en"/>
          <w:rPrChange w:id="4394" w:author="Sasaki Kenji／佐々木　研二／AI" w:date="2021-11-19T14:16:00Z">
            <w:rPr>
              <w:rFonts w:ascii="ＭＳ ゴシック" w:eastAsia="ＭＳ ゴシック" w:hAnsi="ＭＳ ゴシック"/>
            </w:rPr>
          </w:rPrChange>
        </w:rPr>
        <w:t xml:space="preserve">7． </w:t>
      </w:r>
      <w:ins w:id="4395" w:author="Sugahara, Hikaru/菅原 光" w:date="2022-06-25T18:24:00Z">
        <w:r w:rsidR="00FC79A9" w:rsidRPr="00B3199B">
          <w:rPr>
            <w:rFonts w:ascii="Meiryo UI" w:eastAsia="Meiryo UI" w:hAnsi="Meiryo UI" w:hint="eastAsia"/>
          </w:rPr>
          <w:t>他社動向・比較</w:t>
        </w:r>
        <w:r w:rsidR="00FC79A9">
          <w:rPr>
            <w:rFonts w:ascii="Meiryo UI" w:eastAsia="Meiryo UI" w:hAnsi="Meiryo UI" w:hint="eastAsia"/>
          </w:rPr>
          <w:t xml:space="preserve">　</w:t>
        </w:r>
      </w:ins>
      <w:r w:rsidRPr="00F37467">
        <w:rPr>
          <w:lang w:val="en"/>
          <w:rPrChange w:id="4396" w:author="Sasaki Kenji／佐々木　研二／AI" w:date="2021-11-19T14:16:00Z">
            <w:rPr>
              <w:rFonts w:ascii="ＭＳ ゴシック" w:eastAsia="ＭＳ ゴシック" w:hAnsi="ＭＳ ゴシック"/>
            </w:rPr>
          </w:rPrChange>
        </w:rPr>
        <w:t>Trends and Comparisons of Other Companies</w:t>
      </w:r>
      <w:bookmarkEnd w:id="4392"/>
      <w:bookmarkEnd w:id="4393"/>
    </w:p>
    <w:p w14:paraId="6282D85E" w14:textId="5FADA436" w:rsidR="00B0478E" w:rsidRPr="00F37467" w:rsidRDefault="00FC79A9">
      <w:pPr>
        <w:rPr>
          <w:rFonts w:ascii="Meiryo UI" w:eastAsia="Meiryo UI" w:hAnsi="Meiryo UI"/>
          <w:rPrChange w:id="4397" w:author="Sasaki Kenji／佐々木　研二／AI" w:date="2021-11-19T14:16:00Z">
            <w:rPr>
              <w:rFonts w:ascii="ＭＳ ゴシック" w:eastAsia="ＭＳ ゴシック" w:hAnsi="ＭＳ ゴシック"/>
            </w:rPr>
          </w:rPrChange>
        </w:rPr>
      </w:pPr>
      <w:ins w:id="4398" w:author="Sugahara, Hikaru/菅原 光" w:date="2022-06-25T18:24:00Z">
        <w:r>
          <w:rPr>
            <w:rFonts w:hint="eastAsia"/>
            <w:lang w:val="en"/>
          </w:rPr>
          <w:t xml:space="preserve">なし　</w:t>
        </w:r>
      </w:ins>
      <w:r w:rsidR="00042457" w:rsidRPr="00F37467">
        <w:rPr>
          <w:lang w:val="en"/>
          <w:rPrChange w:id="4399" w:author="Sasaki Kenji／佐々木　研二／AI" w:date="2021-11-19T14:16:00Z">
            <w:rPr>
              <w:rFonts w:ascii="ＭＳ ゴシック" w:eastAsia="ＭＳ ゴシック" w:hAnsi="ＭＳ ゴシック"/>
            </w:rPr>
          </w:rPrChange>
        </w:rPr>
        <w:t>None in particular</w:t>
      </w:r>
    </w:p>
    <w:p w14:paraId="50B36C68" w14:textId="03AA2EDF" w:rsidR="00B0478E" w:rsidRPr="00F37467" w:rsidRDefault="00E64976" w:rsidP="00B0478E">
      <w:pPr>
        <w:pStyle w:val="1"/>
        <w:rPr>
          <w:rFonts w:ascii="Meiryo UI" w:eastAsia="Meiryo UI" w:hAnsi="Meiryo UI"/>
          <w:b w:val="0"/>
          <w:bCs/>
          <w:sz w:val="24"/>
          <w:rPrChange w:id="4400" w:author="Sasaki Kenji／佐々木　研二／AI" w:date="2021-11-19T14:16:00Z">
            <w:rPr>
              <w:rFonts w:ascii="ＭＳ ゴシック" w:eastAsia="ＭＳ ゴシック" w:hAnsi="ＭＳ ゴシック"/>
              <w:b w:val="0"/>
              <w:bCs/>
              <w:sz w:val="24"/>
            </w:rPr>
          </w:rPrChange>
        </w:rPr>
      </w:pPr>
      <w:bookmarkStart w:id="4401" w:name="_Toc80878071"/>
      <w:bookmarkStart w:id="4402" w:name="_Toc189941512"/>
      <w:r w:rsidRPr="00F37467">
        <w:rPr>
          <w:lang w:val="en"/>
          <w:rPrChange w:id="4403" w:author="Sasaki Kenji／佐々木　研二／AI" w:date="2021-11-19T14:16:00Z">
            <w:rPr>
              <w:rFonts w:ascii="ＭＳ ゴシック" w:eastAsia="ＭＳ ゴシック" w:hAnsi="ＭＳ ゴシック"/>
            </w:rPr>
          </w:rPrChange>
        </w:rPr>
        <w:t xml:space="preserve">8． </w:t>
      </w:r>
      <w:ins w:id="4404" w:author="Sugahara, Hikaru/菅原 光" w:date="2022-06-25T18:24:00Z">
        <w:r w:rsidR="00FC79A9">
          <w:rPr>
            <w:rFonts w:hint="eastAsia"/>
            <w:lang w:val="en"/>
          </w:rPr>
          <w:t xml:space="preserve">運用方法　</w:t>
        </w:r>
      </w:ins>
      <w:r w:rsidRPr="00F37467">
        <w:rPr>
          <w:lang w:val="en"/>
          <w:rPrChange w:id="4405" w:author="Sasaki Kenji／佐々木　研二／AI" w:date="2021-11-19T14:16:00Z">
            <w:rPr>
              <w:rFonts w:ascii="ＭＳ ゴシック" w:eastAsia="ＭＳ ゴシック" w:hAnsi="ＭＳ ゴシック"/>
            </w:rPr>
          </w:rPrChange>
        </w:rPr>
        <w:t>How to operate</w:t>
      </w:r>
      <w:bookmarkEnd w:id="4401"/>
      <w:bookmarkEnd w:id="4402"/>
    </w:p>
    <w:p w14:paraId="4DBE7007" w14:textId="77777777" w:rsidR="00FC79A9" w:rsidRPr="00B3199B" w:rsidRDefault="00FC79A9" w:rsidP="00FC79A9">
      <w:pPr>
        <w:rPr>
          <w:ins w:id="4406" w:author="Sugahara, Hikaru/菅原 光" w:date="2022-06-25T18:24:00Z"/>
          <w:rFonts w:ascii="Meiryo UI" w:eastAsia="Meiryo UI" w:hAnsi="Meiryo UI"/>
        </w:rPr>
      </w:pPr>
      <w:ins w:id="4407" w:author="Sugahara, Hikaru/菅原 光" w:date="2022-06-25T18:24:00Z">
        <w:r w:rsidRPr="00B3199B">
          <w:rPr>
            <w:rFonts w:ascii="Meiryo UI" w:eastAsia="Meiryo UI" w:hAnsi="Meiryo UI" w:hint="eastAsia"/>
          </w:rPr>
          <w:t>新規フレーズの対応を行う場合、音声依頼は地図ベンダより全更新地図がリリースされる2～3カ月前に実施すること。</w:t>
        </w:r>
      </w:ins>
    </w:p>
    <w:p w14:paraId="0E52BEF5" w14:textId="77777777" w:rsidR="00F36DAA" w:rsidRPr="00F37467" w:rsidRDefault="00F36DAA">
      <w:pPr>
        <w:rPr>
          <w:rFonts w:ascii="Meiryo UI" w:eastAsia="Meiryo UI" w:hAnsi="Meiryo UI"/>
          <w:rPrChange w:id="4408" w:author="Sasaki Kenji／佐々木　研二／AI" w:date="2021-11-19T14:16:00Z">
            <w:rPr>
              <w:rFonts w:ascii="ＭＳ ゴシック" w:eastAsia="ＭＳ ゴシック" w:hAnsi="ＭＳ ゴシック"/>
            </w:rPr>
          </w:rPrChange>
        </w:rPr>
      </w:pPr>
      <w:r w:rsidRPr="00F37467">
        <w:rPr>
          <w:lang w:val="en"/>
          <w:rPrChange w:id="4409" w:author="Sasaki Kenji／佐々木　研二／AI" w:date="2021-11-19T14:16:00Z">
            <w:rPr>
              <w:rFonts w:ascii="ＭＳ ゴシック" w:eastAsia="ＭＳ ゴシック" w:hAnsi="ＭＳ ゴシック"/>
            </w:rPr>
          </w:rPrChange>
        </w:rPr>
        <w:t xml:space="preserve">When responding </w:t>
      </w:r>
      <w:r>
        <w:rPr>
          <w:lang w:val="en"/>
        </w:rPr>
        <w:t xml:space="preserve"> to new phrases, voice requests must be made 2-3 months prior to the release </w:t>
      </w:r>
      <w:r w:rsidR="00FD2304" w:rsidRPr="00F37467">
        <w:rPr>
          <w:lang w:val="en"/>
          <w:rPrChange w:id="4410" w:author="Sasaki Kenji／佐々木　研二／AI" w:date="2021-11-19T14:16:00Z">
            <w:rPr>
              <w:rFonts w:ascii="ＭＳ ゴシック" w:eastAsia="ＭＳ ゴシック" w:hAnsi="ＭＳ ゴシック"/>
            </w:rPr>
          </w:rPrChange>
        </w:rPr>
        <w:t>of</w:t>
      </w:r>
      <w:r>
        <w:rPr>
          <w:lang w:val="en"/>
        </w:rPr>
        <w:t xml:space="preserve"> </w:t>
      </w:r>
      <w:r w:rsidR="00FD2304" w:rsidRPr="00F37467">
        <w:rPr>
          <w:lang w:val="en"/>
          <w:rPrChange w:id="4411" w:author="Sasaki Kenji／佐々木　研二／AI" w:date="2021-11-19T14:16:00Z">
            <w:rPr>
              <w:rFonts w:ascii="ＭＳ ゴシック" w:eastAsia="ＭＳ ゴシック" w:hAnsi="ＭＳ ゴシック"/>
            </w:rPr>
          </w:rPrChange>
        </w:rPr>
        <w:t>all updated maps from</w:t>
      </w:r>
      <w:r>
        <w:rPr>
          <w:lang w:val="en"/>
        </w:rPr>
        <w:t xml:space="preserve"> the </w:t>
      </w:r>
      <w:r w:rsidR="0019091B" w:rsidRPr="00F37467">
        <w:rPr>
          <w:lang w:val="en"/>
          <w:rPrChange w:id="4412" w:author="Sasaki Kenji／佐々木　研二／AI" w:date="2021-11-19T14:16:00Z">
            <w:rPr>
              <w:rFonts w:ascii="ＭＳ ゴシック" w:eastAsia="ＭＳ ゴシック" w:hAnsi="ＭＳ ゴシック"/>
            </w:rPr>
          </w:rPrChange>
        </w:rPr>
        <w:t>map vendor</w:t>
      </w:r>
      <w:r w:rsidRPr="00F37467">
        <w:rPr>
          <w:lang w:val="en"/>
          <w:rPrChange w:id="4413" w:author="Sasaki Kenji／佐々木　研二／AI" w:date="2021-11-19T14:16:00Z">
            <w:rPr>
              <w:rFonts w:ascii="ＭＳ ゴシック" w:eastAsia="ＭＳ ゴシック" w:hAnsi="ＭＳ ゴシック"/>
            </w:rPr>
          </w:rPrChange>
        </w:rPr>
        <w:t xml:space="preserve">. </w:t>
      </w:r>
    </w:p>
    <w:p w14:paraId="17746312" w14:textId="77777777" w:rsidR="00F36DAA" w:rsidRPr="00F37467" w:rsidRDefault="00F36DAA">
      <w:pPr>
        <w:rPr>
          <w:rFonts w:ascii="Meiryo UI" w:eastAsia="Meiryo UI" w:hAnsi="Meiryo UI"/>
          <w:rPrChange w:id="4414" w:author="Sasaki Kenji／佐々木　研二／AI" w:date="2021-11-19T14:16:00Z">
            <w:rPr>
              <w:rFonts w:ascii="ＭＳ ゴシック" w:eastAsia="ＭＳ ゴシック" w:hAnsi="ＭＳ ゴシック"/>
            </w:rPr>
          </w:rPrChange>
        </w:rPr>
      </w:pPr>
    </w:p>
    <w:p w14:paraId="67096781" w14:textId="77777777" w:rsidR="00F36DAA" w:rsidRPr="00F37467" w:rsidRDefault="00F36DAA">
      <w:pPr>
        <w:rPr>
          <w:rFonts w:ascii="Meiryo UI" w:eastAsia="Meiryo UI" w:hAnsi="Meiryo UI"/>
          <w:rPrChange w:id="4415" w:author="Sasaki Kenji／佐々木　研二／AI" w:date="2021-11-19T14:16:00Z">
            <w:rPr>
              <w:rFonts w:ascii="ＭＳ ゴシック" w:eastAsia="ＭＳ ゴシック" w:hAnsi="ＭＳ ゴシック"/>
            </w:rPr>
          </w:rPrChange>
        </w:rPr>
      </w:pPr>
    </w:p>
    <w:p w14:paraId="6ED4A204" w14:textId="77777777" w:rsidR="00D52499" w:rsidRPr="00F37467" w:rsidRDefault="00D52499">
      <w:pPr>
        <w:rPr>
          <w:rFonts w:ascii="Meiryo UI" w:eastAsia="Meiryo UI" w:hAnsi="Meiryo UI"/>
          <w:rPrChange w:id="4416" w:author="Sasaki Kenji／佐々木　研二／AI" w:date="2021-11-19T14:16:00Z">
            <w:rPr>
              <w:rFonts w:ascii="ＭＳ ゴシック" w:eastAsia="ＭＳ ゴシック" w:hAnsi="ＭＳ ゴシック"/>
            </w:rPr>
          </w:rPrChange>
        </w:rPr>
      </w:pPr>
    </w:p>
    <w:p w14:paraId="6E5871B4" w14:textId="77777777" w:rsidR="00B0478E" w:rsidRPr="00F37467" w:rsidRDefault="00B0478E">
      <w:pPr>
        <w:rPr>
          <w:rFonts w:ascii="Meiryo UI" w:eastAsia="Meiryo UI" w:hAnsi="Meiryo UI"/>
          <w:rPrChange w:id="4417" w:author="Sasaki Kenji／佐々木　研二／AI" w:date="2021-11-19T14:16:00Z">
            <w:rPr>
              <w:rFonts w:ascii="ＭＳ ゴシック" w:eastAsia="ＭＳ ゴシック" w:hAnsi="ＭＳ ゴシック"/>
            </w:rPr>
          </w:rPrChange>
        </w:rPr>
      </w:pPr>
    </w:p>
    <w:p w14:paraId="520F0924" w14:textId="77777777" w:rsidR="00B0478E" w:rsidRPr="00F37467" w:rsidRDefault="00B0478E">
      <w:pPr>
        <w:rPr>
          <w:rFonts w:ascii="Meiryo UI" w:eastAsia="Meiryo UI" w:hAnsi="Meiryo UI"/>
          <w:rPrChange w:id="4418" w:author="Sasaki Kenji／佐々木　研二／AI" w:date="2021-11-19T14:16:00Z">
            <w:rPr>
              <w:rFonts w:ascii="ＭＳ ゴシック" w:eastAsia="ＭＳ ゴシック" w:hAnsi="ＭＳ ゴシック"/>
            </w:rPr>
          </w:rPrChange>
        </w:rPr>
      </w:pPr>
    </w:p>
    <w:p w14:paraId="25DE8292" w14:textId="5CFF914F" w:rsidR="00C778EC" w:rsidRPr="00F37467" w:rsidRDefault="00C778EC">
      <w:pPr>
        <w:pStyle w:val="a5"/>
        <w:tabs>
          <w:tab w:val="clear" w:pos="4252"/>
          <w:tab w:val="clear" w:pos="8504"/>
        </w:tabs>
        <w:snapToGrid/>
        <w:rPr>
          <w:rFonts w:ascii="Meiryo UI" w:eastAsia="Meiryo UI" w:hAnsi="Meiryo UI"/>
          <w:rPrChange w:id="4419" w:author="Sasaki Kenji／佐々木　研二／AI" w:date="2021-11-19T14:16:00Z">
            <w:rPr>
              <w:rFonts w:ascii="ＭＳ ゴシック" w:eastAsia="ＭＳ ゴシック" w:hAnsi="ＭＳ ゴシック"/>
            </w:rPr>
          </w:rPrChange>
        </w:rPr>
      </w:pPr>
    </w:p>
    <w:sectPr w:rsidR="00C778EC" w:rsidRPr="00F37467">
      <w:headerReference w:type="default" r:id="rId12"/>
      <w:footerReference w:type="even" r:id="rId13"/>
      <w:footerReference w:type="default" r:id="rId14"/>
      <w:pgSz w:w="11906" w:h="16838"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EB40D" w14:textId="77777777" w:rsidR="0019602B" w:rsidRDefault="0019602B">
      <w:r>
        <w:rPr>
          <w:lang w:val="en"/>
        </w:rPr>
        <w:separator/>
      </w:r>
    </w:p>
  </w:endnote>
  <w:endnote w:type="continuationSeparator" w:id="0">
    <w:p w14:paraId="6BC3A003" w14:textId="77777777" w:rsidR="0019602B" w:rsidRDefault="0019602B">
      <w:r>
        <w:rPr>
          <w:lang w:val="e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ゴシック">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modern"/>
    <w:pitch w:val="variable"/>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F57BD" w14:textId="77777777" w:rsidR="005D5449" w:rsidRDefault="005D5449">
    <w:pPr>
      <w:pStyle w:val="a6"/>
      <w:framePr w:wrap="around" w:vAnchor="text" w:hAnchor="margin" w:xAlign="center" w:y="1"/>
      <w:rPr>
        <w:rStyle w:val="a7"/>
      </w:rPr>
    </w:pPr>
    <w:r>
      <w:rPr>
        <w:rStyle w:val="a7"/>
        <w:lang w:val="en"/>
      </w:rPr>
      <w:fldChar w:fldCharType="begin"/>
    </w:r>
    <w:r>
      <w:rPr>
        <w:rStyle w:val="a7"/>
        <w:lang w:val="en"/>
      </w:rPr>
      <w:instrText xml:space="preserve">PAGE  </w:instrText>
    </w:r>
    <w:r>
      <w:rPr>
        <w:rStyle w:val="a7"/>
        <w:lang w:val="en"/>
      </w:rPr>
      <w:fldChar w:fldCharType="end"/>
    </w:r>
  </w:p>
  <w:p w14:paraId="1DC5E2C7" w14:textId="77777777" w:rsidR="005D5449" w:rsidRDefault="005D544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92072" w14:textId="0D9028C3" w:rsidR="005D5449" w:rsidRPr="00A30C50" w:rsidRDefault="005D5449">
    <w:pPr>
      <w:pStyle w:val="a6"/>
      <w:framePr w:wrap="around" w:vAnchor="text" w:hAnchor="page" w:x="9622" w:y="108"/>
      <w:rPr>
        <w:rStyle w:val="a7"/>
        <w:rFonts w:ascii="Meiryo UI" w:eastAsia="Meiryo UI" w:hAnsi="Meiryo UI"/>
        <w:rPrChange w:id="4420" w:author="Sasaki Kenji／佐々木　研二／AI" w:date="2021-11-19T14:17:00Z">
          <w:rPr>
            <w:rStyle w:val="a7"/>
          </w:rPr>
        </w:rPrChange>
      </w:rPr>
    </w:pPr>
    <w:r w:rsidRPr="00A30C50">
      <w:rPr>
        <w:rStyle w:val="a7"/>
        <w:lang w:val="en"/>
        <w:rPrChange w:id="4421" w:author="Sasaki Kenji／佐々木　研二／AI" w:date="2021-11-19T14:17:00Z">
          <w:rPr>
            <w:rStyle w:val="a7"/>
          </w:rPr>
        </w:rPrChange>
      </w:rPr>
      <w:fldChar w:fldCharType="begin"/>
    </w:r>
    <w:r w:rsidRPr="00A30C50">
      <w:rPr>
        <w:rStyle w:val="a7"/>
        <w:lang w:val="en"/>
        <w:rPrChange w:id="4422" w:author="Sasaki Kenji／佐々木　研二／AI" w:date="2021-11-19T14:17:00Z">
          <w:rPr>
            <w:rStyle w:val="a7"/>
          </w:rPr>
        </w:rPrChange>
      </w:rPr>
      <w:instrText xml:space="preserve">PAGE  </w:instrText>
    </w:r>
    <w:r w:rsidRPr="00A30C50">
      <w:rPr>
        <w:rStyle w:val="a7"/>
        <w:lang w:val="en"/>
        <w:rPrChange w:id="4423" w:author="Sasaki Kenji／佐々木　研二／AI" w:date="2021-11-19T14:17:00Z">
          <w:rPr>
            <w:rStyle w:val="a7"/>
          </w:rPr>
        </w:rPrChange>
      </w:rPr>
      <w:fldChar w:fldCharType="separate"/>
    </w:r>
    <w:r w:rsidR="00557DD5">
      <w:rPr>
        <w:rStyle w:val="a7"/>
        <w:noProof/>
        <w:lang w:val="en"/>
      </w:rPr>
      <w:t>3</w:t>
    </w:r>
    <w:r w:rsidRPr="00A30C50">
      <w:rPr>
        <w:rStyle w:val="a7"/>
        <w:lang w:val="en"/>
        <w:rPrChange w:id="4424" w:author="Sasaki Kenji／佐々木　研二／AI" w:date="2021-11-19T14:17:00Z">
          <w:rPr>
            <w:rStyle w:val="a7"/>
          </w:rPr>
        </w:rPrChange>
      </w:rPr>
      <w:fldChar w:fldCharType="end"/>
    </w:r>
    <w:r w:rsidRPr="00A30C50">
      <w:rPr>
        <w:rStyle w:val="a7"/>
        <w:lang w:val="en"/>
        <w:rPrChange w:id="4425" w:author="Sasaki Kenji／佐々木　研二／AI" w:date="2021-11-19T14:17:00Z">
          <w:rPr>
            <w:rStyle w:val="a7"/>
          </w:rPr>
        </w:rPrChange>
      </w:rPr>
      <w:t>/</w:t>
    </w:r>
    <w:r w:rsidRPr="00A30C50">
      <w:rPr>
        <w:rStyle w:val="a7"/>
        <w:lang w:val="en"/>
        <w:rPrChange w:id="4426" w:author="Sasaki Kenji／佐々木　研二／AI" w:date="2021-11-19T14:17:00Z">
          <w:rPr>
            <w:rStyle w:val="a7"/>
          </w:rPr>
        </w:rPrChange>
      </w:rPr>
      <w:fldChar w:fldCharType="begin"/>
    </w:r>
    <w:r w:rsidRPr="00A30C50">
      <w:rPr>
        <w:rStyle w:val="a7"/>
        <w:lang w:val="en"/>
        <w:rPrChange w:id="4427" w:author="Sasaki Kenji／佐々木　研二／AI" w:date="2021-11-19T14:17:00Z">
          <w:rPr>
            <w:rStyle w:val="a7"/>
          </w:rPr>
        </w:rPrChange>
      </w:rPr>
      <w:instrText xml:space="preserve"> NUMPAGES </w:instrText>
    </w:r>
    <w:r w:rsidRPr="00A30C50">
      <w:rPr>
        <w:rStyle w:val="a7"/>
        <w:lang w:val="en"/>
        <w:rPrChange w:id="4428" w:author="Sasaki Kenji／佐々木　研二／AI" w:date="2021-11-19T14:17:00Z">
          <w:rPr>
            <w:rStyle w:val="a7"/>
          </w:rPr>
        </w:rPrChange>
      </w:rPr>
      <w:fldChar w:fldCharType="separate"/>
    </w:r>
    <w:r w:rsidR="00557DD5">
      <w:rPr>
        <w:rStyle w:val="a7"/>
        <w:noProof/>
        <w:lang w:val="en"/>
      </w:rPr>
      <w:t>18</w:t>
    </w:r>
    <w:r w:rsidRPr="00A30C50">
      <w:rPr>
        <w:rStyle w:val="a7"/>
        <w:lang w:val="en"/>
        <w:rPrChange w:id="4429" w:author="Sasaki Kenji／佐々木　研二／AI" w:date="2021-11-19T14:17:00Z">
          <w:rPr>
            <w:rStyle w:val="a7"/>
          </w:rPr>
        </w:rPrChange>
      </w:rPr>
      <w:fldChar w:fldCharType="end"/>
    </w:r>
  </w:p>
  <w:p w14:paraId="7C2E94CB" w14:textId="1D8919C1" w:rsidR="005D5449" w:rsidRPr="00A30C50" w:rsidRDefault="005D5449" w:rsidP="00E15848">
    <w:pPr>
      <w:pStyle w:val="a6"/>
      <w:jc w:val="center"/>
      <w:rPr>
        <w:rFonts w:ascii="Meiryo UI" w:eastAsia="Meiryo UI" w:hAnsi="Meiryo UI"/>
        <w:sz w:val="22"/>
        <w:rPrChange w:id="4430" w:author="Sasaki Kenji／佐々木　研二／AI" w:date="2021-11-19T14:17:00Z">
          <w:rPr>
            <w:sz w:val="22"/>
          </w:rPr>
        </w:rPrChange>
      </w:rPr>
    </w:pPr>
    <w:del w:id="4431" w:author="Sugahara, Hikaru/菅原 光" w:date="2022-06-25T17:43:00Z">
      <w:r w:rsidRPr="00A30C50" w:rsidDel="00114D96">
        <w:rPr>
          <w:noProof/>
          <w:sz w:val="22"/>
          <w:lang w:val="en"/>
          <w:rPrChange w:id="4432" w:author="Sasaki Kenji／佐々木　研二／AI" w:date="2021-11-19T14:17:00Z">
            <w:rPr>
              <w:noProof/>
              <w:color w:val="FF0000"/>
              <w:sz w:val="22"/>
            </w:rPr>
          </w:rPrChange>
        </w:rPr>
        <w:delText>P</w:delText>
      </w:r>
    </w:del>
    <w:del w:id="4433" w:author="Nakamura, Taiki/中村 泰貴" w:date="2021-09-05T17:45:00Z">
      <w:r w:rsidRPr="00A30C50" w:rsidDel="00D976CE">
        <w:rPr>
          <w:noProof/>
          <w:sz w:val="22"/>
          <w:lang w:val="en"/>
          <w:rPrChange w:id="4434" w:author="Sasaki Kenji／佐々木　研二／AI" w:date="2021-11-19T14:17:00Z">
            <w:rPr>
              <w:noProof/>
              <w:color w:val="FF0000"/>
              <w:sz w:val="22"/>
            </w:rPr>
          </w:rPrChange>
        </w:rPr>
        <w:delText>ost</w:delText>
      </w:r>
    </w:del>
    <w:r w:rsidRPr="00A30C50">
      <w:rPr>
        <w:noProof/>
        <w:sz w:val="22"/>
        <w:lang w:val="en"/>
        <w:rPrChange w:id="4435" w:author="Sasaki Kenji／佐々木　研二／AI" w:date="2021-11-19T14:17:00Z">
          <w:rPr>
            <w:noProof/>
            <w:color w:val="FF0000"/>
            <w:sz w:val="22"/>
          </w:rPr>
        </w:rPrChange>
      </w:rPr>
      <w:t>2</w:t>
    </w:r>
    <w:del w:id="4436" w:author="Sugahara, Hikaru/菅原 光" w:date="2022-06-25T17:43:00Z">
      <w:r w:rsidRPr="00A30C50" w:rsidDel="00114D96">
        <w:rPr>
          <w:noProof/>
          <w:sz w:val="22"/>
          <w:lang w:val="en"/>
          <w:rPrChange w:id="4437" w:author="Sasaki Kenji／佐々木　研二／AI" w:date="2021-11-19T14:17:00Z">
            <w:rPr>
              <w:noProof/>
              <w:color w:val="FF0000"/>
              <w:sz w:val="22"/>
            </w:rPr>
          </w:rPrChange>
        </w:rPr>
        <w:delText>1MM</w:delText>
      </w:r>
    </w:del>
    <w:ins w:id="4438" w:author="Sugahara, Hikaru/菅原 光" w:date="2022-06-25T17:43:00Z">
      <w:r>
        <w:rPr>
          <w:noProof/>
          <w:sz w:val="22"/>
          <w:lang w:val="en"/>
        </w:rPr>
        <w:t>4MM</w:t>
      </w:r>
    </w:ins>
    <w:r w:rsidRPr="00A30C50">
      <w:rPr>
        <w:sz w:val="22"/>
        <w:lang w:val="en"/>
        <w:rPrChange w:id="4439" w:author="Sasaki Kenji／佐々木　研二／AI" w:date="2021-11-19T14:17:00Z">
          <w:rPr>
            <w:sz w:val="22"/>
          </w:rPr>
        </w:rPrChange>
      </w:rPr>
      <w:t>(Japan)Heartful Voice Service Requirements Specifications</w:t>
    </w:r>
    <w:del w:id="4440" w:author="Tawatari, Masataka/田渡 将隆" w:date="2025-03-10T15:17:00Z">
      <w:r w:rsidRPr="00A30C50" w:rsidDel="00893F0E">
        <w:rPr>
          <w:rFonts w:hint="eastAsia"/>
          <w:sz w:val="22"/>
          <w:lang w:val="en"/>
          <w:rPrChange w:id="4441" w:author="Sasaki Kenji／佐々木　研二／AI" w:date="2021-11-19T14:17:00Z">
            <w:rPr>
              <w:rFonts w:hint="eastAsia"/>
              <w:sz w:val="22"/>
            </w:rPr>
          </w:rPrChange>
        </w:rPr>
        <w:delText xml:space="preserve">　</w:delText>
      </w:r>
    </w:del>
    <w:del w:id="4442" w:author="Sugahara, Hikaru/菅原 光" w:date="2022-06-25T17:43:00Z">
      <w:r w:rsidRPr="00A30C50" w:rsidDel="00114D96">
        <w:rPr>
          <w:color w:val="FF0000"/>
          <w:sz w:val="22"/>
          <w:lang w:val="en"/>
          <w:rPrChange w:id="4443" w:author="Sasaki Kenji／佐々木　研二／AI" w:date="2021-11-19T14:17:00Z">
            <w:rPr>
              <w:sz w:val="22"/>
            </w:rPr>
          </w:rPrChange>
        </w:rPr>
        <w:delText>See</w:delText>
      </w:r>
    </w:del>
    <w:ins w:id="4444" w:author="Hiroki Ito" w:date="2021-08-27T12:02:00Z">
      <w:del w:id="4445" w:author="Sugahara, Hikaru/菅原 光" w:date="2022-06-25T17:43:00Z">
        <w:r w:rsidRPr="00A30C50" w:rsidDel="00114D96">
          <w:rPr>
            <w:color w:val="FF0000"/>
            <w:sz w:val="22"/>
            <w:lang w:val="en"/>
            <w:rPrChange w:id="4446" w:author="Sasaki Kenji／佐々木　研二／AI" w:date="2021-11-19T14:17:00Z">
              <w:rPr>
                <w:sz w:val="22"/>
              </w:rPr>
            </w:rPrChange>
          </w:rPr>
          <w:delText>.</w:delText>
        </w:r>
      </w:del>
    </w:ins>
    <w:ins w:id="4447" w:author="Sugahara, Hikaru/菅原 光" w:date="2022-06-25T17:43:00Z">
      <w:del w:id="4448" w:author="Tawatari, Masataka/田渡 将隆" w:date="2025-03-10T15:17:00Z">
        <w:r w:rsidDel="00893F0E">
          <w:rPr>
            <w:color w:val="FF0000"/>
            <w:sz w:val="22"/>
            <w:lang w:val="en"/>
          </w:rPr>
          <w:delText>Ver.</w:delText>
        </w:r>
      </w:del>
    </w:ins>
    <w:del w:id="4449" w:author="Sugahara, Hikaru/菅原 光" w:date="2022-06-25T17:43:00Z">
      <w:r w:rsidRPr="00A30C50" w:rsidDel="00114D96">
        <w:rPr>
          <w:color w:val="FF0000"/>
          <w:sz w:val="22"/>
          <w:lang w:val="en"/>
          <w:rPrChange w:id="4450" w:author="Sasaki Kenji／佐々木　研二／AI" w:date="2021-11-19T14:17:00Z">
            <w:rPr>
              <w:sz w:val="22"/>
            </w:rPr>
          </w:rPrChange>
        </w:rPr>
        <w:delText xml:space="preserve"> </w:delText>
      </w:r>
    </w:del>
    <w:ins w:id="4451" w:author="Kumagai, Tetsuo/熊谷 哲男" w:date="2022-03-25T12:29:00Z">
      <w:del w:id="4452" w:author="Tawatari, Masataka/田渡 将隆" w:date="2025-03-10T15:17:00Z">
        <w:r w:rsidDel="00893F0E">
          <w:rPr>
            <w:color w:val="FF0000"/>
            <w:sz w:val="22"/>
            <w:lang w:val="en"/>
          </w:rPr>
          <w:delText>1.</w:delText>
        </w:r>
      </w:del>
      <w:del w:id="4453" w:author="Sugahara, Hikaru/菅原 光" w:date="2022-06-25T17:43:00Z">
        <w:r w:rsidDel="00114D96">
          <w:rPr>
            <w:color w:val="FF0000"/>
            <w:sz w:val="22"/>
            <w:lang w:val="en"/>
          </w:rPr>
          <w:delText>0</w:delText>
        </w:r>
      </w:del>
    </w:ins>
    <w:ins w:id="4454" w:author="Sugahara, Hikaru/菅原 光" w:date="2022-06-25T17:43:00Z">
      <w:del w:id="4455" w:author="Tawatari, Masataka/田渡 将隆" w:date="2025-03-10T15:17:00Z">
        <w:r w:rsidDel="00893F0E">
          <w:rPr>
            <w:color w:val="FF0000"/>
            <w:sz w:val="22"/>
            <w:lang w:val="en"/>
          </w:rPr>
          <w:delText>1</w:delText>
        </w:r>
      </w:del>
    </w:ins>
    <w:ins w:id="4456" w:author="Kumagai, Tetsuo/熊谷 哲男" w:date="2022-03-25T12:29:00Z">
      <w:del w:id="4457" w:author="Tawatari, Masataka/田渡 将隆" w:date="2025-03-10T15:17:00Z">
        <w:r w:rsidDel="00893F0E">
          <w:rPr>
            <w:color w:val="FF0000"/>
            <w:sz w:val="22"/>
            <w:lang w:val="en"/>
          </w:rPr>
          <w:delText>0</w:delText>
        </w:r>
      </w:del>
    </w:ins>
    <w:ins w:id="4458" w:author="Sasaki Kenji／佐々木　研二／AI" w:date="2021-11-12T14:30:00Z">
      <w:del w:id="4459" w:author="Kumagai, Tetsuo/熊谷 哲男" w:date="2022-03-25T12:29:00Z">
        <w:r w:rsidRPr="00A30C50" w:rsidDel="00C67973">
          <w:rPr>
            <w:color w:val="FF0000"/>
            <w:sz w:val="22"/>
            <w:lang w:val="en"/>
            <w:rPrChange w:id="4460" w:author="Sasaki Kenji／佐々木　研二／AI" w:date="2021-11-19T14:17:00Z">
              <w:rPr>
                <w:sz w:val="22"/>
              </w:rPr>
            </w:rPrChange>
          </w:rPr>
          <w:delText>3</w:delText>
        </w:r>
      </w:del>
    </w:ins>
    <w:ins w:id="4461" w:author="Nakamura, Taiki/中村 泰貴" w:date="2021-09-05T17:45:00Z">
      <w:del w:id="4462" w:author="Sasaki Kenji／佐々木　研二／AI" w:date="2021-11-12T14:30:00Z">
        <w:r w:rsidRPr="00A30C50" w:rsidDel="00E63A5D">
          <w:rPr>
            <w:color w:val="FF0000"/>
            <w:sz w:val="22"/>
            <w:lang w:val="en"/>
            <w:rPrChange w:id="4463" w:author="Sasaki Kenji／佐々木　研二／AI" w:date="2021-11-19T14:17:00Z">
              <w:rPr>
                <w:sz w:val="22"/>
              </w:rPr>
            </w:rPrChange>
          </w:rPr>
          <w:delText>2</w:delText>
        </w:r>
      </w:del>
      <w:del w:id="4464" w:author="Kumagai, Tetsuo/熊谷 哲男" w:date="2022-03-25T12:29:00Z">
        <w:r w:rsidRPr="00A30C50" w:rsidDel="00C67973">
          <w:rPr>
            <w:color w:val="FF0000"/>
            <w:sz w:val="22"/>
            <w:lang w:val="en"/>
            <w:rPrChange w:id="4465" w:author="Sasaki Kenji／佐々木　研二／AI" w:date="2021-11-19T14:17:00Z">
              <w:rPr>
                <w:sz w:val="22"/>
              </w:rPr>
            </w:rPrChange>
          </w:rPr>
          <w:delText>.00</w:delText>
        </w:r>
      </w:del>
    </w:ins>
    <w:del w:id="4466" w:author="Nakamura, Taiki/中村 泰貴" w:date="2021-09-05T17:45:00Z">
      <w:r w:rsidRPr="00A30C50" w:rsidDel="00D976CE">
        <w:rPr>
          <w:sz w:val="22"/>
          <w:lang w:val="en"/>
          <w:rPrChange w:id="4467" w:author="Sasaki Kenji／佐々木　研二／AI" w:date="2021-11-19T14:17:00Z">
            <w:rPr>
              <w:color w:val="FF0000"/>
              <w:sz w:val="22"/>
            </w:rPr>
          </w:rPrChange>
        </w:rPr>
        <w:delText>0.5</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9B642" w14:textId="77777777" w:rsidR="0019602B" w:rsidRDefault="0019602B">
      <w:r>
        <w:rPr>
          <w:lang w:val="en"/>
        </w:rPr>
        <w:separator/>
      </w:r>
    </w:p>
  </w:footnote>
  <w:footnote w:type="continuationSeparator" w:id="0">
    <w:p w14:paraId="72EC2DE2" w14:textId="77777777" w:rsidR="0019602B" w:rsidRDefault="0019602B">
      <w:r>
        <w:rPr>
          <w:lang w:val="e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36929" w14:textId="42F856C1" w:rsidR="005D5449" w:rsidRDefault="005D5449" w:rsidP="00105313">
    <w:pPr>
      <w:pStyle w:val="a5"/>
      <w:rPr>
        <w:sz w:val="22"/>
      </w:rPr>
    </w:pPr>
    <w:r>
      <w:rPr>
        <w:noProof/>
        <w:sz w:val="22"/>
      </w:rPr>
      <mc:AlternateContent>
        <mc:Choice Requires="wps">
          <w:drawing>
            <wp:anchor distT="0" distB="0" distL="114300" distR="114300" simplePos="0" relativeHeight="251658240" behindDoc="0" locked="0" layoutInCell="0" allowOverlap="1" wp14:anchorId="112E988A" wp14:editId="6EBC2585">
              <wp:simplePos x="0" y="0"/>
              <wp:positionH relativeFrom="page">
                <wp:posOffset>0</wp:posOffset>
              </wp:positionH>
              <wp:positionV relativeFrom="page">
                <wp:posOffset>190500</wp:posOffset>
              </wp:positionV>
              <wp:extent cx="7560310" cy="273685"/>
              <wp:effectExtent l="0" t="0" r="2540" b="2540"/>
              <wp:wrapNone/>
              <wp:docPr id="1" name="MSIPCM783549c5b2ab351e4a2108ed" descr="{&quot;HashCode&quot;:-207661815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39326" w14:textId="0DF5FD22" w:rsidR="005D5449" w:rsidRPr="009C78C3" w:rsidRDefault="005D5449" w:rsidP="009C78C3">
                          <w:pPr>
                            <w:jc w:val="left"/>
                            <w:rPr>
                              <w:rFonts w:ascii="Calibri" w:hAnsi="Calibri" w:cs="Calibri"/>
                              <w:color w:val="000000"/>
                            </w:rPr>
                          </w:pPr>
                          <w:r>
                            <w:rPr>
                              <w:rFonts w:hint="eastAsia"/>
                              <w:color w:val="000000"/>
                              <w:lang w:val="en"/>
                            </w:rPr>
                            <w:t>••</w:t>
                          </w:r>
                          <w:r>
                            <w:rPr>
                              <w:rFonts w:hint="eastAsia"/>
                              <w:color w:val="000000"/>
                              <w:lang w:val="en"/>
                            </w:rPr>
                            <w:t xml:space="preserve"> PROTECTED </w:t>
                          </w:r>
                          <w:r>
                            <w:rPr>
                              <w:rFonts w:hint="eastAsia"/>
                              <w:color w:val="000000"/>
                              <w:lang w:val="en"/>
                            </w:rPr>
                            <w:t>関係者外秘</w:t>
                          </w:r>
                        </w:p>
                      </w:txbxContent>
                    </wps:txbx>
                    <wps:bodyPr rot="0" vert="horz" wrap="square" lIns="254000" tIns="0" rIns="74295"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E988A" id="_x0000_t202" coordsize="21600,21600" o:spt="202" path="m,l,21600r21600,l21600,xe">
              <v:stroke joinstyle="miter"/>
              <v:path gradientshapeok="t" o:connecttype="rect"/>
            </v:shapetype>
            <v:shape id="MSIPCM783549c5b2ab351e4a2108ed" o:spid="_x0000_s1034" type="#_x0000_t202" alt="{&quot;HashCode&quot;:-2076618159,&quot;Height&quot;:841.0,&quot;Width&quot;:595.0,&quot;Placement&quot;:&quot;Header&quot;,&quot;Index&quot;:&quot;Primary&quot;,&quot;Section&quot;:1,&quot;Top&quot;:0.0,&quot;Left&quot;:0.0}" style="position:absolute;left:0;text-align:left;margin-left:0;margin-top:15pt;width:595.3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" o:allowincell="f" filled="f" stroked="f">
              <v:textbox inset="20pt,0,5.85pt,0">
                <w:txbxContent>
                  <w:p w14:paraId="3D839326" w14:textId="0DF5FD22" w:rsidR="005D5449" w:rsidRPr="009C78C3" w:rsidRDefault="005D5449" w:rsidP="009C78C3">
                    <w:pPr>
                      <w:jc w:val="left"/>
                      <w:rPr>
                        <w:rFonts w:ascii="Calibri" w:hAnsi="Calibri" w:cs="Calibri"/>
                        <w:color w:val="000000"/>
                      </w:rPr>
                    </w:pPr>
                    <w:r>
                      <w:rPr>
                        <w:rFonts w:hint="eastAsia"/>
                        <w:color w:val="000000"/>
                        <w:lang w:val="en"/>
                      </w:rPr>
                      <w:t>••</w:t>
                    </w:r>
                    <w:r>
                      <w:rPr>
                        <w:rFonts w:hint="eastAsia"/>
                        <w:color w:val="000000"/>
                        <w:lang w:val="en"/>
                      </w:rPr>
                      <w:t xml:space="preserve"> PROTECTED </w:t>
                    </w:r>
                    <w:r>
                      <w:rPr>
                        <w:rFonts w:hint="eastAsia"/>
                        <w:color w:val="000000"/>
                        <w:lang w:val="en"/>
                      </w:rPr>
                      <w:t>関係者外秘</w:t>
                    </w:r>
                  </w:p>
                </w:txbxContent>
              </v:textbox>
              <w10:wrap anchorx="page" anchory="page"/>
            </v:shape>
          </w:pict>
        </mc:Fallback>
      </mc:AlternateContent>
    </w:r>
    <w:r w:rsidRPr="00105313">
      <w:rPr>
        <w:noProof/>
        <w:sz w:val="22"/>
      </w:rPr>
      <w:drawing>
        <wp:inline distT="0" distB="0" distL="0" distR="0" wp14:anchorId="35A2FEE0" wp14:editId="51535F1A">
          <wp:extent cx="983615" cy="603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3615" cy="60388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4EF8"/>
    <w:multiLevelType w:val="hybridMultilevel"/>
    <w:tmpl w:val="7AE0794C"/>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BF8494B"/>
    <w:multiLevelType w:val="hybridMultilevel"/>
    <w:tmpl w:val="D3D8B114"/>
    <w:lvl w:ilvl="0" w:tplc="24EE19B2">
      <w:numFmt w:val="bullet"/>
      <w:lvlText w:val="・"/>
      <w:lvlJc w:val="left"/>
      <w:pPr>
        <w:ind w:left="420" w:hanging="420"/>
      </w:pPr>
      <w:rPr>
        <w:rFonts w:ascii="ＭＳ Ｐゴシック" w:eastAsia="ＭＳ Ｐゴシック" w:hAnsi="ＭＳ Ｐゴシック" w:cs="Times New Roman" w:hint="eastAsia"/>
        <w:lang w:val="en-US"/>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C7F0470"/>
    <w:multiLevelType w:val="hybridMultilevel"/>
    <w:tmpl w:val="DB947DD2"/>
    <w:lvl w:ilvl="0" w:tplc="EFDE9D1C">
      <w:start w:val="5"/>
      <w:numFmt w:val="bullet"/>
      <w:lvlText w:val="・"/>
      <w:lvlJc w:val="left"/>
      <w:pPr>
        <w:ind w:left="63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1110" w:hanging="420"/>
      </w:pPr>
      <w:rPr>
        <w:rFonts w:ascii="Wingdings" w:hAnsi="Wingdings" w:hint="default"/>
      </w:rPr>
    </w:lvl>
    <w:lvl w:ilvl="2" w:tplc="0409000D" w:tentative="1">
      <w:start w:val="1"/>
      <w:numFmt w:val="bullet"/>
      <w:lvlText w:val=""/>
      <w:lvlJc w:val="left"/>
      <w:pPr>
        <w:ind w:left="1530" w:hanging="420"/>
      </w:pPr>
      <w:rPr>
        <w:rFonts w:ascii="Wingdings" w:hAnsi="Wingdings" w:hint="default"/>
      </w:rPr>
    </w:lvl>
    <w:lvl w:ilvl="3" w:tplc="04090001" w:tentative="1">
      <w:start w:val="1"/>
      <w:numFmt w:val="bullet"/>
      <w:lvlText w:val=""/>
      <w:lvlJc w:val="left"/>
      <w:pPr>
        <w:ind w:left="1950" w:hanging="420"/>
      </w:pPr>
      <w:rPr>
        <w:rFonts w:ascii="Wingdings" w:hAnsi="Wingdings" w:hint="default"/>
      </w:rPr>
    </w:lvl>
    <w:lvl w:ilvl="4" w:tplc="0409000B" w:tentative="1">
      <w:start w:val="1"/>
      <w:numFmt w:val="bullet"/>
      <w:lvlText w:val=""/>
      <w:lvlJc w:val="left"/>
      <w:pPr>
        <w:ind w:left="2370" w:hanging="420"/>
      </w:pPr>
      <w:rPr>
        <w:rFonts w:ascii="Wingdings" w:hAnsi="Wingdings" w:hint="default"/>
      </w:rPr>
    </w:lvl>
    <w:lvl w:ilvl="5" w:tplc="0409000D" w:tentative="1">
      <w:start w:val="1"/>
      <w:numFmt w:val="bullet"/>
      <w:lvlText w:val=""/>
      <w:lvlJc w:val="left"/>
      <w:pPr>
        <w:ind w:left="2790" w:hanging="420"/>
      </w:pPr>
      <w:rPr>
        <w:rFonts w:ascii="Wingdings" w:hAnsi="Wingdings" w:hint="default"/>
      </w:rPr>
    </w:lvl>
    <w:lvl w:ilvl="6" w:tplc="04090001" w:tentative="1">
      <w:start w:val="1"/>
      <w:numFmt w:val="bullet"/>
      <w:lvlText w:val=""/>
      <w:lvlJc w:val="left"/>
      <w:pPr>
        <w:ind w:left="3210" w:hanging="420"/>
      </w:pPr>
      <w:rPr>
        <w:rFonts w:ascii="Wingdings" w:hAnsi="Wingdings" w:hint="default"/>
      </w:rPr>
    </w:lvl>
    <w:lvl w:ilvl="7" w:tplc="0409000B" w:tentative="1">
      <w:start w:val="1"/>
      <w:numFmt w:val="bullet"/>
      <w:lvlText w:val=""/>
      <w:lvlJc w:val="left"/>
      <w:pPr>
        <w:ind w:left="3630" w:hanging="420"/>
      </w:pPr>
      <w:rPr>
        <w:rFonts w:ascii="Wingdings" w:hAnsi="Wingdings" w:hint="default"/>
      </w:rPr>
    </w:lvl>
    <w:lvl w:ilvl="8" w:tplc="0409000D" w:tentative="1">
      <w:start w:val="1"/>
      <w:numFmt w:val="bullet"/>
      <w:lvlText w:val=""/>
      <w:lvlJc w:val="left"/>
      <w:pPr>
        <w:ind w:left="4050" w:hanging="420"/>
      </w:pPr>
      <w:rPr>
        <w:rFonts w:ascii="Wingdings" w:hAnsi="Wingdings" w:hint="default"/>
      </w:rPr>
    </w:lvl>
  </w:abstractNum>
  <w:abstractNum w:abstractNumId="3" w15:restartNumberingAfterBreak="0">
    <w:nsid w:val="0CDB5CC4"/>
    <w:multiLevelType w:val="hybridMultilevel"/>
    <w:tmpl w:val="3806A8B4"/>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10220A69"/>
    <w:multiLevelType w:val="hybridMultilevel"/>
    <w:tmpl w:val="FFB688E6"/>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14180759"/>
    <w:multiLevelType w:val="hybridMultilevel"/>
    <w:tmpl w:val="45C63EB0"/>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16B27174"/>
    <w:multiLevelType w:val="hybridMultilevel"/>
    <w:tmpl w:val="0CEC1C30"/>
    <w:lvl w:ilvl="0" w:tplc="A276F2C4">
      <w:numFmt w:val="bullet"/>
      <w:lvlText w:val="・"/>
      <w:lvlJc w:val="left"/>
      <w:pPr>
        <w:ind w:left="360" w:hanging="360"/>
      </w:pPr>
      <w:rPr>
        <w:rFonts w:ascii="ＭＳ ゴシック" w:eastAsia="ＭＳ ゴシック" w:hAnsi="ＭＳ 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8924FE1"/>
    <w:multiLevelType w:val="hybridMultilevel"/>
    <w:tmpl w:val="413861AC"/>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1C7C0279"/>
    <w:multiLevelType w:val="hybridMultilevel"/>
    <w:tmpl w:val="FEA4876A"/>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1F6E035A"/>
    <w:multiLevelType w:val="hybridMultilevel"/>
    <w:tmpl w:val="6FF235AC"/>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1F7C0241"/>
    <w:multiLevelType w:val="hybridMultilevel"/>
    <w:tmpl w:val="54B6518A"/>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211D1A47"/>
    <w:multiLevelType w:val="hybridMultilevel"/>
    <w:tmpl w:val="0428D31C"/>
    <w:lvl w:ilvl="0" w:tplc="2D429FC6">
      <w:start w:val="1"/>
      <w:numFmt w:val="bullet"/>
      <w:lvlText w:val="・"/>
      <w:lvlJc w:val="left"/>
      <w:pPr>
        <w:ind w:left="360" w:hanging="360"/>
      </w:pPr>
      <w:rPr>
        <w:rFonts w:ascii="ＭＳ ゴシック" w:eastAsia="ＭＳ ゴシック" w:hAnsi="ＭＳ 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23DC5927"/>
    <w:multiLevelType w:val="hybridMultilevel"/>
    <w:tmpl w:val="0BA63BA2"/>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24464C31"/>
    <w:multiLevelType w:val="hybridMultilevel"/>
    <w:tmpl w:val="93B03306"/>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6A951F5"/>
    <w:multiLevelType w:val="hybridMultilevel"/>
    <w:tmpl w:val="E7C61DF0"/>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32CF71F7"/>
    <w:multiLevelType w:val="hybridMultilevel"/>
    <w:tmpl w:val="E47CEFA2"/>
    <w:lvl w:ilvl="0" w:tplc="FB28C98C">
      <w:numFmt w:val="bullet"/>
      <w:lvlText w:val="・"/>
      <w:lvlJc w:val="left"/>
      <w:pPr>
        <w:tabs>
          <w:tab w:val="num" w:pos="900"/>
        </w:tabs>
        <w:ind w:left="900" w:hanging="360"/>
      </w:pPr>
      <w:rPr>
        <w:rFonts w:ascii="ＭＳ Ｐゴシック" w:eastAsia="ＭＳ Ｐゴシック" w:hAnsi="ＭＳ Ｐゴシック" w:cs="Times New Roman" w:hint="eastAsia"/>
      </w:rPr>
    </w:lvl>
    <w:lvl w:ilvl="1" w:tplc="30F49192">
      <w:start w:val="1"/>
      <w:numFmt w:val="bullet"/>
      <w:lvlText w:val=""/>
      <w:lvlJc w:val="left"/>
      <w:pPr>
        <w:tabs>
          <w:tab w:val="num" w:pos="1380"/>
        </w:tabs>
        <w:ind w:left="1380" w:hanging="420"/>
      </w:pPr>
      <w:rPr>
        <w:rFonts w:ascii="Wingdings" w:hAnsi="Wingdings" w:hint="default"/>
        <w:lang w:eastAsia="ja-JP"/>
      </w:rPr>
    </w:lvl>
    <w:lvl w:ilvl="2" w:tplc="BD201A3A">
      <w:numFmt w:val="bullet"/>
      <w:lvlText w:val="※"/>
      <w:lvlJc w:val="left"/>
      <w:pPr>
        <w:tabs>
          <w:tab w:val="num" w:pos="1740"/>
        </w:tabs>
        <w:ind w:left="1740" w:hanging="360"/>
      </w:pPr>
      <w:rPr>
        <w:rFonts w:ascii="ＭＳ Ｐゴシック" w:eastAsia="ＭＳ Ｐゴシック" w:hAnsi="ＭＳ Ｐゴシック" w:cs="Times New Roman" w:hint="eastAsia"/>
      </w:rPr>
    </w:lvl>
    <w:lvl w:ilvl="3" w:tplc="04090001" w:tentative="1">
      <w:start w:val="1"/>
      <w:numFmt w:val="bullet"/>
      <w:lvlText w:val=""/>
      <w:lvlJc w:val="left"/>
      <w:pPr>
        <w:tabs>
          <w:tab w:val="num" w:pos="2220"/>
        </w:tabs>
        <w:ind w:left="2220" w:hanging="420"/>
      </w:pPr>
      <w:rPr>
        <w:rFonts w:ascii="Wingdings" w:hAnsi="Wingdings" w:hint="default"/>
      </w:rPr>
    </w:lvl>
    <w:lvl w:ilvl="4" w:tplc="0409000B" w:tentative="1">
      <w:start w:val="1"/>
      <w:numFmt w:val="bullet"/>
      <w:lvlText w:val=""/>
      <w:lvlJc w:val="left"/>
      <w:pPr>
        <w:tabs>
          <w:tab w:val="num" w:pos="2640"/>
        </w:tabs>
        <w:ind w:left="2640" w:hanging="420"/>
      </w:pPr>
      <w:rPr>
        <w:rFonts w:ascii="Wingdings" w:hAnsi="Wingdings" w:hint="default"/>
      </w:rPr>
    </w:lvl>
    <w:lvl w:ilvl="5" w:tplc="0409000D"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B" w:tentative="1">
      <w:start w:val="1"/>
      <w:numFmt w:val="bullet"/>
      <w:lvlText w:val=""/>
      <w:lvlJc w:val="left"/>
      <w:pPr>
        <w:tabs>
          <w:tab w:val="num" w:pos="3900"/>
        </w:tabs>
        <w:ind w:left="3900" w:hanging="420"/>
      </w:pPr>
      <w:rPr>
        <w:rFonts w:ascii="Wingdings" w:hAnsi="Wingdings" w:hint="default"/>
      </w:rPr>
    </w:lvl>
    <w:lvl w:ilvl="8" w:tplc="0409000D" w:tentative="1">
      <w:start w:val="1"/>
      <w:numFmt w:val="bullet"/>
      <w:lvlText w:val=""/>
      <w:lvlJc w:val="left"/>
      <w:pPr>
        <w:tabs>
          <w:tab w:val="num" w:pos="4320"/>
        </w:tabs>
        <w:ind w:left="4320" w:hanging="420"/>
      </w:pPr>
      <w:rPr>
        <w:rFonts w:ascii="Wingdings" w:hAnsi="Wingdings" w:hint="default"/>
      </w:rPr>
    </w:lvl>
  </w:abstractNum>
  <w:abstractNum w:abstractNumId="16" w15:restartNumberingAfterBreak="0">
    <w:nsid w:val="33F458D8"/>
    <w:multiLevelType w:val="hybridMultilevel"/>
    <w:tmpl w:val="3A9E2CD8"/>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3D01204D"/>
    <w:multiLevelType w:val="hybridMultilevel"/>
    <w:tmpl w:val="E5B05032"/>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9B48C104">
      <w:start w:val="1"/>
      <w:numFmt w:val="bullet"/>
      <w:lvlText w:val=""/>
      <w:lvlJc w:val="left"/>
      <w:pPr>
        <w:tabs>
          <w:tab w:val="num" w:pos="840"/>
        </w:tabs>
        <w:ind w:left="840" w:hanging="420"/>
      </w:pPr>
      <w:rPr>
        <w:rFonts w:ascii="Wingdings" w:hAnsi="Wingdings" w:hint="default"/>
      </w:rPr>
    </w:lvl>
    <w:lvl w:ilvl="2" w:tplc="11E00162">
      <w:numFmt w:val="bullet"/>
      <w:lvlText w:val="※"/>
      <w:lvlJc w:val="left"/>
      <w:pPr>
        <w:tabs>
          <w:tab w:val="num" w:pos="1200"/>
        </w:tabs>
        <w:ind w:left="1200" w:hanging="360"/>
      </w:pPr>
      <w:rPr>
        <w:rFonts w:ascii="ＭＳ Ｐゴシック" w:eastAsia="ＭＳ Ｐゴシック" w:hAnsi="ＭＳ Ｐゴシック" w:cs="Times New Roman"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437C24AF"/>
    <w:multiLevelType w:val="hybridMultilevel"/>
    <w:tmpl w:val="2FB6D620"/>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43861FBD"/>
    <w:multiLevelType w:val="hybridMultilevel"/>
    <w:tmpl w:val="BDC26B72"/>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4F7209C1"/>
    <w:multiLevelType w:val="hybridMultilevel"/>
    <w:tmpl w:val="C4022D96"/>
    <w:lvl w:ilvl="0" w:tplc="32AEB28A">
      <w:numFmt w:val="bullet"/>
      <w:lvlText w:val="※"/>
      <w:lvlJc w:val="left"/>
      <w:pPr>
        <w:tabs>
          <w:tab w:val="num" w:pos="360"/>
        </w:tabs>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53A648F5"/>
    <w:multiLevelType w:val="hybridMultilevel"/>
    <w:tmpl w:val="4F24B052"/>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540C1758"/>
    <w:multiLevelType w:val="hybridMultilevel"/>
    <w:tmpl w:val="5B74CD58"/>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57CD0CCB"/>
    <w:multiLevelType w:val="hybridMultilevel"/>
    <w:tmpl w:val="E11C6D0E"/>
    <w:lvl w:ilvl="0" w:tplc="B90A480A">
      <w:start w:val="9"/>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762E451C">
      <w:start w:val="4"/>
      <w:numFmt w:val="bullet"/>
      <w:lvlText w:val="◆"/>
      <w:lvlJc w:val="left"/>
      <w:pPr>
        <w:tabs>
          <w:tab w:val="num" w:pos="2040"/>
        </w:tabs>
        <w:ind w:left="2040" w:hanging="360"/>
      </w:pPr>
      <w:rPr>
        <w:rFonts w:ascii="Times New Roman" w:eastAsia="ＭＳ ゴシック" w:hAnsi="Times New Roman" w:cs="Times New Roman" w:hint="default"/>
      </w:rPr>
    </w:lvl>
    <w:lvl w:ilvl="5" w:tplc="0409000D">
      <w:start w:val="1"/>
      <w:numFmt w:val="bullet"/>
      <w:lvlText w:val=""/>
      <w:lvlJc w:val="left"/>
      <w:pPr>
        <w:tabs>
          <w:tab w:val="num" w:pos="2520"/>
        </w:tabs>
        <w:ind w:left="2520" w:hanging="420"/>
      </w:pPr>
      <w:rPr>
        <w:rFonts w:ascii="Wingdings" w:hAnsi="Wingdings" w:hint="default"/>
      </w:rPr>
    </w:lvl>
    <w:lvl w:ilvl="6" w:tplc="04090001">
      <w:start w:val="1"/>
      <w:numFmt w:val="bullet"/>
      <w:lvlText w:val=""/>
      <w:lvlJc w:val="left"/>
      <w:pPr>
        <w:tabs>
          <w:tab w:val="num" w:pos="2940"/>
        </w:tabs>
        <w:ind w:left="2940" w:hanging="420"/>
      </w:pPr>
      <w:rPr>
        <w:rFonts w:ascii="Wingdings" w:hAnsi="Wingdings" w:hint="default"/>
      </w:rPr>
    </w:lvl>
    <w:lvl w:ilvl="7" w:tplc="0409000B">
      <w:start w:val="1"/>
      <w:numFmt w:val="bullet"/>
      <w:lvlText w:val=""/>
      <w:lvlJc w:val="left"/>
      <w:pPr>
        <w:tabs>
          <w:tab w:val="num" w:pos="3360"/>
        </w:tabs>
        <w:ind w:left="3360" w:hanging="420"/>
      </w:pPr>
      <w:rPr>
        <w:rFonts w:ascii="Wingdings" w:hAnsi="Wingdings" w:hint="default"/>
      </w:rPr>
    </w:lvl>
    <w:lvl w:ilvl="8" w:tplc="4DD0A7F0">
      <w:start w:val="2"/>
      <w:numFmt w:val="bullet"/>
      <w:lvlText w:val="※"/>
      <w:lvlJc w:val="left"/>
      <w:pPr>
        <w:tabs>
          <w:tab w:val="num" w:pos="3720"/>
        </w:tabs>
        <w:ind w:left="3720" w:hanging="360"/>
      </w:pPr>
      <w:rPr>
        <w:rFonts w:ascii="ＭＳ 明朝" w:eastAsia="ＭＳ 明朝" w:hAnsi="ＭＳ 明朝" w:cs="Times New Roman" w:hint="eastAsia"/>
      </w:rPr>
    </w:lvl>
  </w:abstractNum>
  <w:abstractNum w:abstractNumId="24" w15:restartNumberingAfterBreak="0">
    <w:nsid w:val="58A86458"/>
    <w:multiLevelType w:val="hybridMultilevel"/>
    <w:tmpl w:val="82B27548"/>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59DE6C3D"/>
    <w:multiLevelType w:val="hybridMultilevel"/>
    <w:tmpl w:val="E62253A0"/>
    <w:lvl w:ilvl="0" w:tplc="76E23A8E">
      <w:numFmt w:val="bullet"/>
      <w:lvlText w:val="・"/>
      <w:lvlJc w:val="left"/>
      <w:pPr>
        <w:ind w:left="360" w:hanging="360"/>
      </w:pPr>
      <w:rPr>
        <w:rFonts w:ascii="ＭＳ ゴシック" w:eastAsia="ＭＳ ゴシック" w:hAnsi="ＭＳ ゴシック" w:cs="Times New Roman" w:hint="eastAsia"/>
        <w:dstrike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5CB97037"/>
    <w:multiLevelType w:val="hybridMultilevel"/>
    <w:tmpl w:val="637E3432"/>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6D1E7177"/>
    <w:multiLevelType w:val="hybridMultilevel"/>
    <w:tmpl w:val="520ADB18"/>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8" w15:restartNumberingAfterBreak="0">
    <w:nsid w:val="705F4831"/>
    <w:multiLevelType w:val="hybridMultilevel"/>
    <w:tmpl w:val="65FAA59E"/>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714C3968"/>
    <w:multiLevelType w:val="hybridMultilevel"/>
    <w:tmpl w:val="1A4080A2"/>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458EC372">
      <w:numFmt w:val="bullet"/>
      <w:lvlText w:val="※"/>
      <w:lvlJc w:val="left"/>
      <w:pPr>
        <w:tabs>
          <w:tab w:val="num" w:pos="1180"/>
        </w:tabs>
        <w:ind w:left="1180" w:hanging="360"/>
      </w:pPr>
      <w:rPr>
        <w:rFonts w:ascii="Times New Roman" w:eastAsia="ＭＳ Ｐゴシック" w:hAnsi="Times New Roman" w:cs="Times New Roman" w:hint="default"/>
      </w:rPr>
    </w:lvl>
    <w:lvl w:ilvl="2" w:tplc="0409000D">
      <w:start w:val="1"/>
      <w:numFmt w:val="bullet"/>
      <w:lvlText w:val=""/>
      <w:lvlJc w:val="left"/>
      <w:pPr>
        <w:tabs>
          <w:tab w:val="num" w:pos="1660"/>
        </w:tabs>
        <w:ind w:left="1660" w:hanging="420"/>
      </w:pPr>
      <w:rPr>
        <w:rFonts w:ascii="Wingdings" w:hAnsi="Wingdings" w:hint="default"/>
      </w:rPr>
    </w:lvl>
    <w:lvl w:ilvl="3" w:tplc="04090001" w:tentative="1">
      <w:start w:val="1"/>
      <w:numFmt w:val="bullet"/>
      <w:lvlText w:val=""/>
      <w:lvlJc w:val="left"/>
      <w:pPr>
        <w:tabs>
          <w:tab w:val="num" w:pos="2080"/>
        </w:tabs>
        <w:ind w:left="2080" w:hanging="420"/>
      </w:pPr>
      <w:rPr>
        <w:rFonts w:ascii="Wingdings" w:hAnsi="Wingdings" w:hint="default"/>
      </w:rPr>
    </w:lvl>
    <w:lvl w:ilvl="4" w:tplc="0409000B" w:tentative="1">
      <w:start w:val="1"/>
      <w:numFmt w:val="bullet"/>
      <w:lvlText w:val=""/>
      <w:lvlJc w:val="left"/>
      <w:pPr>
        <w:tabs>
          <w:tab w:val="num" w:pos="2500"/>
        </w:tabs>
        <w:ind w:left="2500" w:hanging="420"/>
      </w:pPr>
      <w:rPr>
        <w:rFonts w:ascii="Wingdings" w:hAnsi="Wingdings" w:hint="default"/>
      </w:rPr>
    </w:lvl>
    <w:lvl w:ilvl="5" w:tplc="0409000D" w:tentative="1">
      <w:start w:val="1"/>
      <w:numFmt w:val="bullet"/>
      <w:lvlText w:val=""/>
      <w:lvlJc w:val="left"/>
      <w:pPr>
        <w:tabs>
          <w:tab w:val="num" w:pos="2920"/>
        </w:tabs>
        <w:ind w:left="2920" w:hanging="420"/>
      </w:pPr>
      <w:rPr>
        <w:rFonts w:ascii="Wingdings" w:hAnsi="Wingdings" w:hint="default"/>
      </w:rPr>
    </w:lvl>
    <w:lvl w:ilvl="6" w:tplc="04090001" w:tentative="1">
      <w:start w:val="1"/>
      <w:numFmt w:val="bullet"/>
      <w:lvlText w:val=""/>
      <w:lvlJc w:val="left"/>
      <w:pPr>
        <w:tabs>
          <w:tab w:val="num" w:pos="3340"/>
        </w:tabs>
        <w:ind w:left="3340" w:hanging="420"/>
      </w:pPr>
      <w:rPr>
        <w:rFonts w:ascii="Wingdings" w:hAnsi="Wingdings" w:hint="default"/>
      </w:rPr>
    </w:lvl>
    <w:lvl w:ilvl="7" w:tplc="0409000B" w:tentative="1">
      <w:start w:val="1"/>
      <w:numFmt w:val="bullet"/>
      <w:lvlText w:val=""/>
      <w:lvlJc w:val="left"/>
      <w:pPr>
        <w:tabs>
          <w:tab w:val="num" w:pos="3760"/>
        </w:tabs>
        <w:ind w:left="3760" w:hanging="420"/>
      </w:pPr>
      <w:rPr>
        <w:rFonts w:ascii="Wingdings" w:hAnsi="Wingdings" w:hint="default"/>
      </w:rPr>
    </w:lvl>
    <w:lvl w:ilvl="8" w:tplc="0409000D" w:tentative="1">
      <w:start w:val="1"/>
      <w:numFmt w:val="bullet"/>
      <w:lvlText w:val=""/>
      <w:lvlJc w:val="left"/>
      <w:pPr>
        <w:tabs>
          <w:tab w:val="num" w:pos="4180"/>
        </w:tabs>
        <w:ind w:left="4180" w:hanging="420"/>
      </w:pPr>
      <w:rPr>
        <w:rFonts w:ascii="Wingdings" w:hAnsi="Wingdings" w:hint="default"/>
      </w:rPr>
    </w:lvl>
  </w:abstractNum>
  <w:abstractNum w:abstractNumId="30" w15:restartNumberingAfterBreak="0">
    <w:nsid w:val="763A67F8"/>
    <w:multiLevelType w:val="hybridMultilevel"/>
    <w:tmpl w:val="AD5C3DDA"/>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764A3B87"/>
    <w:multiLevelType w:val="hybridMultilevel"/>
    <w:tmpl w:val="CA3E4776"/>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2" w15:restartNumberingAfterBreak="0">
    <w:nsid w:val="799B72C6"/>
    <w:multiLevelType w:val="hybridMultilevel"/>
    <w:tmpl w:val="2F648D02"/>
    <w:lvl w:ilvl="0" w:tplc="E9AE3E0C">
      <w:numFmt w:val="bullet"/>
      <w:lvlText w:val="・"/>
      <w:lvlJc w:val="left"/>
      <w:pPr>
        <w:tabs>
          <w:tab w:val="num" w:pos="360"/>
        </w:tabs>
        <w:ind w:left="360" w:hanging="360"/>
      </w:pPr>
      <w:rPr>
        <w:rFonts w:ascii="ＭＳ Ｐゴシック" w:eastAsia="ＭＳ Ｐゴシック" w:hAnsi="ＭＳ Ｐゴシック" w:cs="Times New Roman" w:hint="eastAsia"/>
      </w:rPr>
    </w:lvl>
    <w:lvl w:ilvl="1" w:tplc="04090011">
      <w:start w:val="1"/>
      <w:numFmt w:val="decimalEnclosedCircle"/>
      <w:lvlText w:val="%2"/>
      <w:lvlJc w:val="left"/>
      <w:pPr>
        <w:tabs>
          <w:tab w:val="num" w:pos="840"/>
        </w:tabs>
        <w:ind w:left="840" w:hanging="420"/>
      </w:pPr>
    </w:lvl>
    <w:lvl w:ilvl="2" w:tplc="499C5CF8">
      <w:start w:val="3"/>
      <w:numFmt w:val="bullet"/>
      <w:lvlText w:val="※"/>
      <w:lvlJc w:val="left"/>
      <w:pPr>
        <w:tabs>
          <w:tab w:val="num" w:pos="1200"/>
        </w:tabs>
        <w:ind w:left="1200" w:hanging="360"/>
      </w:pPr>
      <w:rPr>
        <w:rFonts w:ascii="Times New Roman" w:eastAsia="ＭＳ Ｐゴシック" w:hAnsi="Times New Roman" w:cs="Times New Roman" w:hint="default"/>
      </w:rPr>
    </w:lvl>
    <w:lvl w:ilvl="3" w:tplc="F37225A0">
      <w:start w:val="1"/>
      <w:numFmt w:val="bullet"/>
      <w:lvlText w:val="◆"/>
      <w:lvlJc w:val="left"/>
      <w:pPr>
        <w:tabs>
          <w:tab w:val="num" w:pos="1620"/>
        </w:tabs>
        <w:ind w:left="1620" w:hanging="360"/>
      </w:pPr>
      <w:rPr>
        <w:rFonts w:ascii="ＭＳ Ｐゴシック" w:eastAsia="ＭＳ Ｐゴシック" w:hAnsi="ＭＳ Ｐゴシック" w:cs="Times New Roman" w:hint="eastAsia"/>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3" w15:restartNumberingAfterBreak="0">
    <w:nsid w:val="7ABD6842"/>
    <w:multiLevelType w:val="hybridMultilevel"/>
    <w:tmpl w:val="09F2F824"/>
    <w:lvl w:ilvl="0" w:tplc="24EE19B2">
      <w:numFmt w:val="bullet"/>
      <w:lvlText w:val="・"/>
      <w:lvlJc w:val="left"/>
      <w:pPr>
        <w:tabs>
          <w:tab w:val="num" w:pos="757"/>
        </w:tabs>
        <w:ind w:left="737" w:hanging="340"/>
      </w:pPr>
      <w:rPr>
        <w:rFonts w:ascii="ＭＳ Ｐゴシック" w:eastAsia="ＭＳ Ｐゴシック" w:hAnsi="ＭＳ Ｐゴシック" w:cs="Times New Roman" w:hint="eastAsia"/>
        <w:lang w:val="en-US"/>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600838469">
    <w:abstractNumId w:val="29"/>
  </w:num>
  <w:num w:numId="2" w16cid:durableId="2062901503">
    <w:abstractNumId w:val="32"/>
  </w:num>
  <w:num w:numId="3" w16cid:durableId="289216240">
    <w:abstractNumId w:val="13"/>
  </w:num>
  <w:num w:numId="4" w16cid:durableId="236208949">
    <w:abstractNumId w:val="12"/>
  </w:num>
  <w:num w:numId="5" w16cid:durableId="938682104">
    <w:abstractNumId w:val="9"/>
  </w:num>
  <w:num w:numId="6" w16cid:durableId="224220478">
    <w:abstractNumId w:val="19"/>
  </w:num>
  <w:num w:numId="7" w16cid:durableId="1069229992">
    <w:abstractNumId w:val="26"/>
  </w:num>
  <w:num w:numId="8" w16cid:durableId="1191992431">
    <w:abstractNumId w:val="31"/>
  </w:num>
  <w:num w:numId="9" w16cid:durableId="1669943464">
    <w:abstractNumId w:val="16"/>
  </w:num>
  <w:num w:numId="10" w16cid:durableId="1144856075">
    <w:abstractNumId w:val="27"/>
  </w:num>
  <w:num w:numId="11" w16cid:durableId="1356731983">
    <w:abstractNumId w:val="24"/>
  </w:num>
  <w:num w:numId="12" w16cid:durableId="1145973011">
    <w:abstractNumId w:val="0"/>
  </w:num>
  <w:num w:numId="13" w16cid:durableId="1359312886">
    <w:abstractNumId w:val="28"/>
  </w:num>
  <w:num w:numId="14" w16cid:durableId="2138835583">
    <w:abstractNumId w:val="14"/>
  </w:num>
  <w:num w:numId="15" w16cid:durableId="1213689001">
    <w:abstractNumId w:val="30"/>
  </w:num>
  <w:num w:numId="16" w16cid:durableId="1451127943">
    <w:abstractNumId w:val="5"/>
  </w:num>
  <w:num w:numId="17" w16cid:durableId="1978100133">
    <w:abstractNumId w:val="7"/>
  </w:num>
  <w:num w:numId="18" w16cid:durableId="329872113">
    <w:abstractNumId w:val="33"/>
  </w:num>
  <w:num w:numId="19" w16cid:durableId="914240394">
    <w:abstractNumId w:val="8"/>
  </w:num>
  <w:num w:numId="20" w16cid:durableId="489516109">
    <w:abstractNumId w:val="17"/>
  </w:num>
  <w:num w:numId="21" w16cid:durableId="1728408109">
    <w:abstractNumId w:val="3"/>
  </w:num>
  <w:num w:numId="22" w16cid:durableId="432824845">
    <w:abstractNumId w:val="18"/>
  </w:num>
  <w:num w:numId="23" w16cid:durableId="509444020">
    <w:abstractNumId w:val="4"/>
  </w:num>
  <w:num w:numId="24" w16cid:durableId="847208060">
    <w:abstractNumId w:val="10"/>
  </w:num>
  <w:num w:numId="25" w16cid:durableId="1774008213">
    <w:abstractNumId w:val="21"/>
  </w:num>
  <w:num w:numId="26" w16cid:durableId="2001959882">
    <w:abstractNumId w:val="22"/>
  </w:num>
  <w:num w:numId="27" w16cid:durableId="898980369">
    <w:abstractNumId w:val="23"/>
  </w:num>
  <w:num w:numId="28" w16cid:durableId="745106378">
    <w:abstractNumId w:val="20"/>
  </w:num>
  <w:num w:numId="29" w16cid:durableId="552929147">
    <w:abstractNumId w:val="15"/>
  </w:num>
  <w:num w:numId="30" w16cid:durableId="1128353949">
    <w:abstractNumId w:val="2"/>
  </w:num>
  <w:num w:numId="31" w16cid:durableId="1039429639">
    <w:abstractNumId w:val="11"/>
  </w:num>
  <w:num w:numId="32" w16cid:durableId="1667629166">
    <w:abstractNumId w:val="25"/>
  </w:num>
  <w:num w:numId="33" w16cid:durableId="1227454865">
    <w:abstractNumId w:val="1"/>
  </w:num>
  <w:num w:numId="34" w16cid:durableId="187742385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ugahara, Hikaru/菅原 光">
    <w15:presenceInfo w15:providerId="AD" w15:userId="S-1-5-21-854245398-1844237615-682003330-1014716"/>
  </w15:person>
  <w15:person w15:author="Nakamura, Taiki/中村 泰貴">
    <w15:presenceInfo w15:providerId="AD" w15:userId="S-1-5-21-854245398-1844237615-682003330-461436"/>
  </w15:person>
  <w15:person w15:author="Kumagai, Tetsuo/熊谷 哲男">
    <w15:presenceInfo w15:providerId="AD" w15:userId="S-1-5-21-854245398-1844237615-682003330-982373"/>
  </w15:person>
  <w15:person w15:author="Shimizu, Yuya/清水 裕也">
    <w15:presenceInfo w15:providerId="AD" w15:userId="S::1628221@tmc.twfr.toyota.co.jp::b283df9b-829e-4288-909f-5317c29c32de"/>
  </w15:person>
  <w15:person w15:author="Tawatari, Masataka/田渡 将隆">
    <w15:presenceInfo w15:providerId="AD" w15:userId="S::1611080@tmc.twfr.toyota.co.jp::f203932b-95f9-4282-a14c-03a698f43896"/>
  </w15:person>
  <w15:person w15:author="Sasaki, Kenji/佐々木 研二">
    <w15:presenceInfo w15:providerId="AD" w15:userId="S::1611860@tmc.twfr.toyota.co.jp::c3df04d5-eb9a-4463-8b3a-13c6b7327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0D3"/>
    <w:rsid w:val="000217BA"/>
    <w:rsid w:val="000340F8"/>
    <w:rsid w:val="00036DF2"/>
    <w:rsid w:val="00042457"/>
    <w:rsid w:val="00043AEE"/>
    <w:rsid w:val="0006532A"/>
    <w:rsid w:val="0006619B"/>
    <w:rsid w:val="00080D89"/>
    <w:rsid w:val="00091107"/>
    <w:rsid w:val="00095EEF"/>
    <w:rsid w:val="000F73EF"/>
    <w:rsid w:val="00101421"/>
    <w:rsid w:val="00105313"/>
    <w:rsid w:val="00110808"/>
    <w:rsid w:val="00114D03"/>
    <w:rsid w:val="00114D96"/>
    <w:rsid w:val="0014018E"/>
    <w:rsid w:val="00151ACD"/>
    <w:rsid w:val="001520BE"/>
    <w:rsid w:val="001550EE"/>
    <w:rsid w:val="00165FBC"/>
    <w:rsid w:val="00167855"/>
    <w:rsid w:val="001723B0"/>
    <w:rsid w:val="00176E37"/>
    <w:rsid w:val="00177647"/>
    <w:rsid w:val="001820F1"/>
    <w:rsid w:val="00184B88"/>
    <w:rsid w:val="0019091B"/>
    <w:rsid w:val="00191B8D"/>
    <w:rsid w:val="0019602B"/>
    <w:rsid w:val="001C086D"/>
    <w:rsid w:val="001C1E79"/>
    <w:rsid w:val="001C5912"/>
    <w:rsid w:val="001F7FA6"/>
    <w:rsid w:val="002005A8"/>
    <w:rsid w:val="00200B51"/>
    <w:rsid w:val="0020535E"/>
    <w:rsid w:val="00217EFD"/>
    <w:rsid w:val="00225B79"/>
    <w:rsid w:val="00241B12"/>
    <w:rsid w:val="0025214B"/>
    <w:rsid w:val="00261B11"/>
    <w:rsid w:val="0026382E"/>
    <w:rsid w:val="00271E31"/>
    <w:rsid w:val="00281656"/>
    <w:rsid w:val="00281BE3"/>
    <w:rsid w:val="002965B1"/>
    <w:rsid w:val="00296ACB"/>
    <w:rsid w:val="002A026A"/>
    <w:rsid w:val="002B1D8E"/>
    <w:rsid w:val="002D1BCE"/>
    <w:rsid w:val="002D42BE"/>
    <w:rsid w:val="002E4C21"/>
    <w:rsid w:val="0030692C"/>
    <w:rsid w:val="00310AF7"/>
    <w:rsid w:val="00327A3C"/>
    <w:rsid w:val="0036169D"/>
    <w:rsid w:val="003642EA"/>
    <w:rsid w:val="003648F1"/>
    <w:rsid w:val="003667A2"/>
    <w:rsid w:val="00366D2F"/>
    <w:rsid w:val="003706CF"/>
    <w:rsid w:val="00373352"/>
    <w:rsid w:val="00377A95"/>
    <w:rsid w:val="00392768"/>
    <w:rsid w:val="00392AEB"/>
    <w:rsid w:val="003B0C7B"/>
    <w:rsid w:val="003C0E7C"/>
    <w:rsid w:val="003D79C1"/>
    <w:rsid w:val="00401BE0"/>
    <w:rsid w:val="00430714"/>
    <w:rsid w:val="004328BB"/>
    <w:rsid w:val="00467648"/>
    <w:rsid w:val="00470C27"/>
    <w:rsid w:val="00487F22"/>
    <w:rsid w:val="00493643"/>
    <w:rsid w:val="0049365E"/>
    <w:rsid w:val="00494D1D"/>
    <w:rsid w:val="004A1694"/>
    <w:rsid w:val="004B4CE2"/>
    <w:rsid w:val="004C2505"/>
    <w:rsid w:val="004C3DE0"/>
    <w:rsid w:val="004C7CB0"/>
    <w:rsid w:val="004F0FD2"/>
    <w:rsid w:val="004F1C11"/>
    <w:rsid w:val="00502D06"/>
    <w:rsid w:val="00506587"/>
    <w:rsid w:val="005108BF"/>
    <w:rsid w:val="00511969"/>
    <w:rsid w:val="00517552"/>
    <w:rsid w:val="0052102C"/>
    <w:rsid w:val="00534D56"/>
    <w:rsid w:val="0055259E"/>
    <w:rsid w:val="00557DD5"/>
    <w:rsid w:val="005621AA"/>
    <w:rsid w:val="00563F8B"/>
    <w:rsid w:val="0058572F"/>
    <w:rsid w:val="005932D4"/>
    <w:rsid w:val="005944AD"/>
    <w:rsid w:val="005A0B9B"/>
    <w:rsid w:val="005C16A0"/>
    <w:rsid w:val="005D2CC1"/>
    <w:rsid w:val="005D5449"/>
    <w:rsid w:val="005E0A38"/>
    <w:rsid w:val="005E2D6A"/>
    <w:rsid w:val="005E40FC"/>
    <w:rsid w:val="005F09C1"/>
    <w:rsid w:val="0061561C"/>
    <w:rsid w:val="00634388"/>
    <w:rsid w:val="00637D53"/>
    <w:rsid w:val="00637FE7"/>
    <w:rsid w:val="00651DAA"/>
    <w:rsid w:val="00683E8B"/>
    <w:rsid w:val="00686C61"/>
    <w:rsid w:val="00693910"/>
    <w:rsid w:val="006B1DF1"/>
    <w:rsid w:val="006B5C8B"/>
    <w:rsid w:val="006D605D"/>
    <w:rsid w:val="006E033F"/>
    <w:rsid w:val="006F02A3"/>
    <w:rsid w:val="006F2F7F"/>
    <w:rsid w:val="00712996"/>
    <w:rsid w:val="00721222"/>
    <w:rsid w:val="007526E1"/>
    <w:rsid w:val="00766E6D"/>
    <w:rsid w:val="007A3007"/>
    <w:rsid w:val="007A72C1"/>
    <w:rsid w:val="007B3F7F"/>
    <w:rsid w:val="007D220E"/>
    <w:rsid w:val="007F3A46"/>
    <w:rsid w:val="00807259"/>
    <w:rsid w:val="008302CF"/>
    <w:rsid w:val="00832130"/>
    <w:rsid w:val="008455A3"/>
    <w:rsid w:val="008616D0"/>
    <w:rsid w:val="008620D6"/>
    <w:rsid w:val="008628C4"/>
    <w:rsid w:val="00873F47"/>
    <w:rsid w:val="00893F0E"/>
    <w:rsid w:val="008C4CF8"/>
    <w:rsid w:val="008C533C"/>
    <w:rsid w:val="008C6AAB"/>
    <w:rsid w:val="008D0C59"/>
    <w:rsid w:val="008F3690"/>
    <w:rsid w:val="00905383"/>
    <w:rsid w:val="00907FD0"/>
    <w:rsid w:val="00910229"/>
    <w:rsid w:val="0092085C"/>
    <w:rsid w:val="009228C5"/>
    <w:rsid w:val="009314DF"/>
    <w:rsid w:val="00931D9B"/>
    <w:rsid w:val="00931E86"/>
    <w:rsid w:val="00946047"/>
    <w:rsid w:val="00955EE5"/>
    <w:rsid w:val="0097174B"/>
    <w:rsid w:val="009735B0"/>
    <w:rsid w:val="009A3E89"/>
    <w:rsid w:val="009C1BE0"/>
    <w:rsid w:val="009C5332"/>
    <w:rsid w:val="009C78C3"/>
    <w:rsid w:val="009C79F6"/>
    <w:rsid w:val="009C7CE5"/>
    <w:rsid w:val="009D44EF"/>
    <w:rsid w:val="009D7C0F"/>
    <w:rsid w:val="009E0F82"/>
    <w:rsid w:val="009E5550"/>
    <w:rsid w:val="009F4E07"/>
    <w:rsid w:val="00A05692"/>
    <w:rsid w:val="00A1131A"/>
    <w:rsid w:val="00A30C50"/>
    <w:rsid w:val="00A5628D"/>
    <w:rsid w:val="00A619F5"/>
    <w:rsid w:val="00A71EB4"/>
    <w:rsid w:val="00A730BD"/>
    <w:rsid w:val="00A73442"/>
    <w:rsid w:val="00A77A13"/>
    <w:rsid w:val="00A846AE"/>
    <w:rsid w:val="00A853EC"/>
    <w:rsid w:val="00A9143D"/>
    <w:rsid w:val="00AA37A5"/>
    <w:rsid w:val="00AB1577"/>
    <w:rsid w:val="00AB386F"/>
    <w:rsid w:val="00AB3F48"/>
    <w:rsid w:val="00AC06AB"/>
    <w:rsid w:val="00AD1BB8"/>
    <w:rsid w:val="00AD4FC0"/>
    <w:rsid w:val="00AD65ED"/>
    <w:rsid w:val="00AE197C"/>
    <w:rsid w:val="00AE6305"/>
    <w:rsid w:val="00AF4984"/>
    <w:rsid w:val="00B0478E"/>
    <w:rsid w:val="00B05B75"/>
    <w:rsid w:val="00B12392"/>
    <w:rsid w:val="00B13F10"/>
    <w:rsid w:val="00B17158"/>
    <w:rsid w:val="00B17711"/>
    <w:rsid w:val="00B571DE"/>
    <w:rsid w:val="00B744A9"/>
    <w:rsid w:val="00B82205"/>
    <w:rsid w:val="00BB3C7F"/>
    <w:rsid w:val="00BB5D79"/>
    <w:rsid w:val="00BC728A"/>
    <w:rsid w:val="00BC733F"/>
    <w:rsid w:val="00BE373E"/>
    <w:rsid w:val="00BE76A1"/>
    <w:rsid w:val="00C02FB3"/>
    <w:rsid w:val="00C0435C"/>
    <w:rsid w:val="00C0728D"/>
    <w:rsid w:val="00C13776"/>
    <w:rsid w:val="00C142C5"/>
    <w:rsid w:val="00C16888"/>
    <w:rsid w:val="00C177F7"/>
    <w:rsid w:val="00C20BE7"/>
    <w:rsid w:val="00C24415"/>
    <w:rsid w:val="00C461C8"/>
    <w:rsid w:val="00C47E10"/>
    <w:rsid w:val="00C66DB7"/>
    <w:rsid w:val="00C67973"/>
    <w:rsid w:val="00C72EE2"/>
    <w:rsid w:val="00C778EC"/>
    <w:rsid w:val="00C92F84"/>
    <w:rsid w:val="00C94B5D"/>
    <w:rsid w:val="00CA4986"/>
    <w:rsid w:val="00CB0A93"/>
    <w:rsid w:val="00CC0E25"/>
    <w:rsid w:val="00CE1433"/>
    <w:rsid w:val="00D0586C"/>
    <w:rsid w:val="00D320D3"/>
    <w:rsid w:val="00D52499"/>
    <w:rsid w:val="00D6389A"/>
    <w:rsid w:val="00D64D4B"/>
    <w:rsid w:val="00D65D28"/>
    <w:rsid w:val="00D976CE"/>
    <w:rsid w:val="00DD2831"/>
    <w:rsid w:val="00DE5F98"/>
    <w:rsid w:val="00E01F89"/>
    <w:rsid w:val="00E146B1"/>
    <w:rsid w:val="00E15848"/>
    <w:rsid w:val="00E20777"/>
    <w:rsid w:val="00E258F5"/>
    <w:rsid w:val="00E27641"/>
    <w:rsid w:val="00E31D32"/>
    <w:rsid w:val="00E444D3"/>
    <w:rsid w:val="00E50369"/>
    <w:rsid w:val="00E63A5D"/>
    <w:rsid w:val="00E64976"/>
    <w:rsid w:val="00E654BA"/>
    <w:rsid w:val="00EA0FD0"/>
    <w:rsid w:val="00EA22EA"/>
    <w:rsid w:val="00EA2FFA"/>
    <w:rsid w:val="00EC459B"/>
    <w:rsid w:val="00ED3613"/>
    <w:rsid w:val="00ED53D4"/>
    <w:rsid w:val="00EE160D"/>
    <w:rsid w:val="00EE7FEA"/>
    <w:rsid w:val="00EF6A67"/>
    <w:rsid w:val="00F00055"/>
    <w:rsid w:val="00F0036A"/>
    <w:rsid w:val="00F11B39"/>
    <w:rsid w:val="00F13241"/>
    <w:rsid w:val="00F253BE"/>
    <w:rsid w:val="00F25862"/>
    <w:rsid w:val="00F26788"/>
    <w:rsid w:val="00F36651"/>
    <w:rsid w:val="00F36DAA"/>
    <w:rsid w:val="00F37467"/>
    <w:rsid w:val="00F37699"/>
    <w:rsid w:val="00F402D3"/>
    <w:rsid w:val="00F4086A"/>
    <w:rsid w:val="00F5768E"/>
    <w:rsid w:val="00F63603"/>
    <w:rsid w:val="00F640E0"/>
    <w:rsid w:val="00F7687C"/>
    <w:rsid w:val="00F86970"/>
    <w:rsid w:val="00F87599"/>
    <w:rsid w:val="00F97CC0"/>
    <w:rsid w:val="00FA1848"/>
    <w:rsid w:val="00FA4232"/>
    <w:rsid w:val="00FA43CD"/>
    <w:rsid w:val="00FB26B9"/>
    <w:rsid w:val="00FC4717"/>
    <w:rsid w:val="00FC55D5"/>
    <w:rsid w:val="00FC710C"/>
    <w:rsid w:val="00FC79A9"/>
    <w:rsid w:val="00FD2304"/>
    <w:rsid w:val="00FD5D65"/>
    <w:rsid w:val="00FD629C"/>
    <w:rsid w:val="00FD7F7F"/>
    <w:rsid w:val="00FE4C80"/>
    <w:rsid w:val="00FF60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0B7B355"/>
  <w15:chartTrackingRefBased/>
  <w15:docId w15:val="{DD729E08-A80C-444D-BE7F-66EA6B1AD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B3C7F"/>
    <w:pPr>
      <w:widowControl w:val="0"/>
      <w:jc w:val="both"/>
    </w:pPr>
    <w:rPr>
      <w:rFonts w:eastAsia="ＭＳ Ｐゴシック"/>
      <w:kern w:val="2"/>
      <w:szCs w:val="24"/>
    </w:rPr>
  </w:style>
  <w:style w:type="paragraph" w:styleId="1">
    <w:name w:val="heading 1"/>
    <w:basedOn w:val="a"/>
    <w:next w:val="a"/>
    <w:qFormat/>
    <w:pPr>
      <w:keepNext/>
      <w:outlineLvl w:val="0"/>
    </w:pPr>
    <w:rPr>
      <w:rFonts w:ascii="ＭＳ Ｐゴシック" w:hAnsi="ＭＳ Ｐゴシック"/>
      <w:b/>
      <w:sz w:val="28"/>
    </w:rPr>
  </w:style>
  <w:style w:type="paragraph" w:styleId="2">
    <w:name w:val="heading 2"/>
    <w:basedOn w:val="a"/>
    <w:next w:val="a"/>
    <w:qFormat/>
    <w:pPr>
      <w:keepNext/>
      <w:outlineLvl w:val="1"/>
    </w:pPr>
    <w:rPr>
      <w:rFonts w:ascii="Arial" w:eastAsia="ＭＳ ゴシック" w:hAnsi="Arial"/>
      <w:b/>
      <w:sz w:val="24"/>
    </w:rPr>
  </w:style>
  <w:style w:type="paragraph" w:styleId="3">
    <w:name w:val="heading 3"/>
    <w:basedOn w:val="a"/>
    <w:next w:val="a"/>
    <w:qFormat/>
    <w:rsid w:val="00E64976"/>
    <w:pPr>
      <w:keepNext/>
      <w:outlineLvl w:val="2"/>
    </w:pPr>
    <w:rPr>
      <w:rFonts w:ascii="Arial" w:eastAsia="ＭＳ ゴシック" w:hAnsi="Arial"/>
      <w:b/>
      <w:sz w:val="22"/>
    </w:rPr>
  </w:style>
  <w:style w:type="paragraph" w:styleId="4">
    <w:name w:val="heading 4"/>
    <w:basedOn w:val="a"/>
    <w:next w:val="a"/>
    <w:link w:val="40"/>
    <w:unhideWhenUsed/>
    <w:qFormat/>
    <w:rsid w:val="00E64976"/>
    <w:pPr>
      <w:keepNext/>
      <w:outlineLvl w:val="3"/>
    </w:pPr>
    <w:rPr>
      <w:b/>
      <w:bCs/>
      <w:sz w:val="21"/>
    </w:rPr>
  </w:style>
  <w:style w:type="paragraph" w:styleId="6">
    <w:name w:val="heading 6"/>
    <w:basedOn w:val="a"/>
    <w:next w:val="a"/>
    <w:qFormat/>
    <w:pPr>
      <w:keepNext/>
      <w:jc w:val="center"/>
      <w:outlineLvl w:val="5"/>
    </w:pPr>
    <w:rPr>
      <w:rFonts w:ascii="Arial" w:eastAsia="MS UI Gothic" w:hAnsi="Arial"/>
      <w:b/>
      <w:sz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customStyle="1" w:styleId="110pt">
    <w:name w:val="スタイル 見出し 1 + 10 pt"/>
    <w:basedOn w:val="1"/>
    <w:rPr>
      <w:bCs/>
      <w:sz w:val="24"/>
    </w:rPr>
  </w:style>
  <w:style w:type="paragraph" w:styleId="10">
    <w:name w:val="toc 1"/>
    <w:basedOn w:val="a"/>
    <w:next w:val="a"/>
    <w:autoRedefine/>
    <w:uiPriority w:val="39"/>
    <w:pPr>
      <w:spacing w:before="120"/>
      <w:jc w:val="left"/>
    </w:pPr>
    <w:rPr>
      <w:b/>
      <w:bCs/>
      <w:i/>
      <w:iCs/>
      <w:szCs w:val="28"/>
    </w:rPr>
  </w:style>
  <w:style w:type="paragraph" w:styleId="20">
    <w:name w:val="toc 2"/>
    <w:basedOn w:val="a"/>
    <w:next w:val="a"/>
    <w:autoRedefine/>
    <w:uiPriority w:val="39"/>
    <w:pPr>
      <w:spacing w:before="120"/>
      <w:ind w:left="210"/>
      <w:jc w:val="left"/>
    </w:pPr>
    <w:rPr>
      <w:b/>
      <w:bCs/>
      <w:szCs w:val="26"/>
    </w:rPr>
  </w:style>
  <w:style w:type="character" w:styleId="a4">
    <w:name w:val="Hyperlink"/>
    <w:uiPriority w:val="99"/>
    <w:rPr>
      <w:color w:val="0000FF"/>
      <w:u w:val="single"/>
    </w:rPr>
  </w:style>
  <w:style w:type="paragraph" w:styleId="30">
    <w:name w:val="toc 3"/>
    <w:basedOn w:val="a"/>
    <w:next w:val="a"/>
    <w:autoRedefine/>
    <w:uiPriority w:val="39"/>
    <w:pPr>
      <w:ind w:leftChars="200" w:left="420"/>
    </w:pPr>
  </w:style>
  <w:style w:type="paragraph" w:styleId="a5">
    <w:name w:val="header"/>
    <w:basedOn w:val="a"/>
    <w:pPr>
      <w:tabs>
        <w:tab w:val="center" w:pos="4252"/>
        <w:tab w:val="right" w:pos="8504"/>
      </w:tabs>
      <w:snapToGrid w:val="0"/>
    </w:pPr>
  </w:style>
  <w:style w:type="paragraph" w:styleId="a6">
    <w:name w:val="footer"/>
    <w:basedOn w:val="a"/>
    <w:pPr>
      <w:tabs>
        <w:tab w:val="center" w:pos="4252"/>
        <w:tab w:val="right" w:pos="8504"/>
      </w:tabs>
      <w:snapToGrid w:val="0"/>
    </w:pPr>
  </w:style>
  <w:style w:type="character" w:styleId="a7">
    <w:name w:val="page number"/>
    <w:basedOn w:val="a0"/>
  </w:style>
  <w:style w:type="paragraph" w:styleId="a8">
    <w:name w:val="Normal Indent"/>
    <w:basedOn w:val="a"/>
    <w:pPr>
      <w:ind w:left="851"/>
    </w:pPr>
    <w:rPr>
      <w:rFonts w:ascii="ＭＳ 明朝" w:eastAsia="ＭＳ 明朝" w:hAnsi="Times New Roman"/>
      <w:szCs w:val="20"/>
    </w:rPr>
  </w:style>
  <w:style w:type="paragraph" w:styleId="a9">
    <w:name w:val="Balloon Text"/>
    <w:basedOn w:val="a"/>
    <w:semiHidden/>
    <w:rPr>
      <w:rFonts w:ascii="Arial" w:eastAsia="ＭＳ ゴシック" w:hAnsi="Arial"/>
      <w:sz w:val="18"/>
      <w:szCs w:val="18"/>
    </w:rPr>
  </w:style>
  <w:style w:type="paragraph" w:styleId="41">
    <w:name w:val="toc 4"/>
    <w:basedOn w:val="a"/>
    <w:next w:val="a"/>
    <w:autoRedefine/>
    <w:semiHidden/>
    <w:pPr>
      <w:ind w:leftChars="300" w:left="600"/>
    </w:pPr>
  </w:style>
  <w:style w:type="paragraph" w:styleId="5">
    <w:name w:val="toc 5"/>
    <w:basedOn w:val="a"/>
    <w:next w:val="a"/>
    <w:autoRedefine/>
    <w:semiHidden/>
    <w:pPr>
      <w:ind w:leftChars="400" w:left="800"/>
    </w:pPr>
  </w:style>
  <w:style w:type="paragraph" w:styleId="60">
    <w:name w:val="toc 6"/>
    <w:basedOn w:val="a"/>
    <w:next w:val="a"/>
    <w:autoRedefine/>
    <w:semiHidden/>
    <w:pPr>
      <w:ind w:leftChars="500" w:left="1000"/>
    </w:pPr>
  </w:style>
  <w:style w:type="paragraph" w:styleId="7">
    <w:name w:val="toc 7"/>
    <w:basedOn w:val="a"/>
    <w:next w:val="a"/>
    <w:autoRedefine/>
    <w:semiHidden/>
    <w:pPr>
      <w:ind w:leftChars="600" w:left="1200"/>
    </w:pPr>
  </w:style>
  <w:style w:type="paragraph" w:styleId="8">
    <w:name w:val="toc 8"/>
    <w:basedOn w:val="a"/>
    <w:next w:val="a"/>
    <w:autoRedefine/>
    <w:semiHidden/>
    <w:pPr>
      <w:ind w:leftChars="700" w:left="1400"/>
    </w:pPr>
  </w:style>
  <w:style w:type="paragraph" w:styleId="9">
    <w:name w:val="toc 9"/>
    <w:basedOn w:val="a"/>
    <w:next w:val="a"/>
    <w:autoRedefine/>
    <w:semiHidden/>
    <w:pPr>
      <w:ind w:leftChars="800" w:left="1600"/>
    </w:pPr>
  </w:style>
  <w:style w:type="character" w:styleId="aa">
    <w:name w:val="FollowedHyperlink"/>
    <w:rPr>
      <w:color w:val="800080"/>
      <w:u w:val="single"/>
    </w:rPr>
  </w:style>
  <w:style w:type="paragraph" w:styleId="ab">
    <w:name w:val="Body Text Indent"/>
    <w:basedOn w:val="a"/>
    <w:pPr>
      <w:ind w:leftChars="180" w:left="360"/>
    </w:pPr>
  </w:style>
  <w:style w:type="paragraph" w:customStyle="1" w:styleId="34">
    <w:name w:val="スタイル 見出し 3 + 左 :  4 字"/>
    <w:basedOn w:val="3"/>
    <w:rPr>
      <w:b w:val="0"/>
      <w:szCs w:val="20"/>
    </w:rPr>
  </w:style>
  <w:style w:type="paragraph" w:customStyle="1" w:styleId="font5">
    <w:name w:val="font5"/>
    <w:basedOn w:val="a"/>
    <w:pPr>
      <w:widowControl/>
      <w:spacing w:before="100" w:beforeAutospacing="1" w:after="100" w:afterAutospacing="1"/>
      <w:jc w:val="left"/>
    </w:pPr>
    <w:rPr>
      <w:rFonts w:ascii="ＭＳ Ｐゴシック" w:hAnsi="ＭＳ Ｐゴシック" w:cs="Arial Unicode MS" w:hint="eastAsia"/>
      <w:kern w:val="0"/>
      <w:sz w:val="12"/>
      <w:szCs w:val="12"/>
    </w:rPr>
  </w:style>
  <w:style w:type="paragraph" w:customStyle="1" w:styleId="xl24">
    <w:name w:val="xl24"/>
    <w:basedOn w:val="a"/>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25">
    <w:name w:val="xl25"/>
    <w:basedOn w:val="a"/>
    <w:pPr>
      <w:widowControl/>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xl26">
    <w:name w:val="xl26"/>
    <w:basedOn w:val="a"/>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xl27">
    <w:name w:val="xl27"/>
    <w:basedOn w:val="a"/>
    <w:pPr>
      <w:widowControl/>
      <w:pBdr>
        <w:top w:val="single" w:sz="4" w:space="0" w:color="auto"/>
        <w:left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28">
    <w:name w:val="xl28"/>
    <w:basedOn w:val="a"/>
    <w:pPr>
      <w:widowControl/>
      <w:pBdr>
        <w:left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29">
    <w:name w:val="xl29"/>
    <w:basedOn w:val="a"/>
    <w:pPr>
      <w:widowControl/>
      <w:pBdr>
        <w:left w:val="single" w:sz="4" w:space="0" w:color="auto"/>
        <w:bottom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0">
    <w:name w:val="xl30"/>
    <w:basedOn w:val="a"/>
    <w:pPr>
      <w:widowControl/>
      <w:pBdr>
        <w:top w:val="single" w:sz="4" w:space="0" w:color="auto"/>
        <w:lef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1">
    <w:name w:val="xl31"/>
    <w:basedOn w:val="a"/>
    <w:pPr>
      <w:widowControl/>
      <w:pBdr>
        <w:top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2">
    <w:name w:val="xl32"/>
    <w:basedOn w:val="a"/>
    <w:pPr>
      <w:widowControl/>
      <w:pBdr>
        <w:lef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3">
    <w:name w:val="xl33"/>
    <w:basedOn w:val="a"/>
    <w:pPr>
      <w:widowControl/>
      <w:pBdr>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4">
    <w:name w:val="xl34"/>
    <w:basedOn w:val="a"/>
    <w:pPr>
      <w:widowControl/>
      <w:pBdr>
        <w:left w:val="single" w:sz="4" w:space="0" w:color="auto"/>
        <w:bottom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5">
    <w:name w:val="xl35"/>
    <w:basedOn w:val="a"/>
    <w:pPr>
      <w:widowControl/>
      <w:pBdr>
        <w:bottom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6">
    <w:name w:val="xl36"/>
    <w:basedOn w:val="a"/>
    <w:pPr>
      <w:widowControl/>
      <w:pBdr>
        <w:top w:val="single" w:sz="4" w:space="0" w:color="auto"/>
        <w:lef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37">
    <w:name w:val="xl37"/>
    <w:basedOn w:val="a"/>
    <w:pPr>
      <w:widowControl/>
      <w:pBdr>
        <w:top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38">
    <w:name w:val="xl38"/>
    <w:basedOn w:val="a"/>
    <w:pPr>
      <w:widowControl/>
      <w:pBdr>
        <w:left w:val="single" w:sz="4" w:space="0" w:color="auto"/>
        <w:bottom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39">
    <w:name w:val="xl39"/>
    <w:basedOn w:val="a"/>
    <w:pPr>
      <w:widowControl/>
      <w:pBdr>
        <w:bottom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40">
    <w:name w:val="xl40"/>
    <w:basedOn w:val="a"/>
    <w:pPr>
      <w:widowControl/>
      <w:pBdr>
        <w:left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kern w:val="0"/>
      <w:sz w:val="24"/>
    </w:rPr>
  </w:style>
  <w:style w:type="paragraph" w:customStyle="1" w:styleId="xl41">
    <w:name w:val="xl41"/>
    <w:basedOn w:val="a"/>
    <w:pPr>
      <w:widowControl/>
      <w:pBdr>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kern w:val="0"/>
      <w:sz w:val="24"/>
    </w:rPr>
  </w:style>
  <w:style w:type="paragraph" w:customStyle="1" w:styleId="xl42">
    <w:name w:val="xl4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43">
    <w:name w:val="xl4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44">
    <w:name w:val="xl44"/>
    <w:basedOn w:val="a"/>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Arial Unicode MS" w:cs="Arial Unicode MS"/>
      <w:kern w:val="0"/>
      <w:sz w:val="21"/>
      <w:szCs w:val="21"/>
    </w:rPr>
  </w:style>
  <w:style w:type="paragraph" w:customStyle="1" w:styleId="xl45">
    <w:name w:val="xl45"/>
    <w:basedOn w:val="a"/>
    <w:pPr>
      <w:widowControl/>
      <w:pBdr>
        <w:top w:val="single" w:sz="4" w:space="0" w:color="auto"/>
        <w:lef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Cs w:val="20"/>
    </w:rPr>
  </w:style>
  <w:style w:type="paragraph" w:customStyle="1" w:styleId="xl46">
    <w:name w:val="xl46"/>
    <w:basedOn w:val="a"/>
    <w:pPr>
      <w:widowControl/>
      <w:pBdr>
        <w:top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Cs w:val="20"/>
    </w:rPr>
  </w:style>
  <w:style w:type="paragraph" w:customStyle="1" w:styleId="xl47">
    <w:name w:val="xl47"/>
    <w:basedOn w:val="a"/>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Cs w:val="20"/>
    </w:rPr>
  </w:style>
  <w:style w:type="paragraph" w:customStyle="1" w:styleId="xl48">
    <w:name w:val="xl4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Cs w:val="20"/>
    </w:rPr>
  </w:style>
  <w:style w:type="paragraph" w:customStyle="1" w:styleId="xl49">
    <w:name w:val="xl4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kern w:val="0"/>
      <w:sz w:val="24"/>
    </w:rPr>
  </w:style>
  <w:style w:type="paragraph" w:styleId="11">
    <w:name w:val="index 1"/>
    <w:basedOn w:val="a"/>
    <w:next w:val="a"/>
    <w:autoRedefine/>
    <w:semiHidden/>
    <w:pPr>
      <w:ind w:left="200" w:hangingChars="100" w:hanging="200"/>
    </w:pPr>
  </w:style>
  <w:style w:type="paragraph" w:styleId="21">
    <w:name w:val="index 2"/>
    <w:basedOn w:val="a"/>
    <w:next w:val="a"/>
    <w:autoRedefine/>
    <w:semiHidden/>
    <w:pPr>
      <w:ind w:leftChars="100" w:left="100" w:hangingChars="100" w:hanging="200"/>
    </w:pPr>
  </w:style>
  <w:style w:type="paragraph" w:styleId="31">
    <w:name w:val="index 3"/>
    <w:basedOn w:val="a"/>
    <w:next w:val="a"/>
    <w:autoRedefine/>
    <w:semiHidden/>
    <w:pPr>
      <w:ind w:leftChars="200" w:left="200" w:hangingChars="100" w:hanging="200"/>
    </w:pPr>
  </w:style>
  <w:style w:type="paragraph" w:styleId="42">
    <w:name w:val="index 4"/>
    <w:basedOn w:val="a"/>
    <w:next w:val="a"/>
    <w:autoRedefine/>
    <w:semiHidden/>
    <w:pPr>
      <w:ind w:leftChars="300" w:left="300" w:hangingChars="100" w:hanging="200"/>
    </w:pPr>
  </w:style>
  <w:style w:type="paragraph" w:styleId="50">
    <w:name w:val="index 5"/>
    <w:basedOn w:val="a"/>
    <w:next w:val="a"/>
    <w:autoRedefine/>
    <w:semiHidden/>
    <w:pPr>
      <w:ind w:leftChars="400" w:left="400" w:hangingChars="100" w:hanging="200"/>
    </w:pPr>
  </w:style>
  <w:style w:type="paragraph" w:styleId="61">
    <w:name w:val="index 6"/>
    <w:basedOn w:val="a"/>
    <w:next w:val="a"/>
    <w:autoRedefine/>
    <w:semiHidden/>
    <w:pPr>
      <w:ind w:leftChars="500" w:left="500" w:hangingChars="100" w:hanging="200"/>
    </w:pPr>
  </w:style>
  <w:style w:type="paragraph" w:styleId="70">
    <w:name w:val="index 7"/>
    <w:basedOn w:val="a"/>
    <w:next w:val="a"/>
    <w:autoRedefine/>
    <w:semiHidden/>
    <w:pPr>
      <w:ind w:leftChars="600" w:left="600" w:hangingChars="100" w:hanging="200"/>
    </w:pPr>
  </w:style>
  <w:style w:type="paragraph" w:styleId="80">
    <w:name w:val="index 8"/>
    <w:basedOn w:val="a"/>
    <w:next w:val="a"/>
    <w:autoRedefine/>
    <w:semiHidden/>
    <w:pPr>
      <w:ind w:leftChars="700" w:left="700" w:hangingChars="100" w:hanging="200"/>
    </w:pPr>
  </w:style>
  <w:style w:type="paragraph" w:styleId="90">
    <w:name w:val="index 9"/>
    <w:basedOn w:val="a"/>
    <w:next w:val="a"/>
    <w:autoRedefine/>
    <w:semiHidden/>
    <w:pPr>
      <w:ind w:leftChars="800" w:left="800" w:hangingChars="100" w:hanging="200"/>
    </w:pPr>
  </w:style>
  <w:style w:type="paragraph" w:styleId="ac">
    <w:name w:val="index heading"/>
    <w:basedOn w:val="a"/>
    <w:next w:val="11"/>
    <w:semiHidden/>
  </w:style>
  <w:style w:type="paragraph" w:styleId="ad">
    <w:name w:val="Body Text"/>
    <w:basedOn w:val="a"/>
    <w:rPr>
      <w:color w:val="0000FF"/>
    </w:rPr>
  </w:style>
  <w:style w:type="paragraph" w:styleId="22">
    <w:name w:val="Body Text Indent 2"/>
    <w:basedOn w:val="a"/>
    <w:pPr>
      <w:ind w:firstLineChars="100" w:firstLine="200"/>
    </w:pPr>
  </w:style>
  <w:style w:type="paragraph" w:styleId="23">
    <w:name w:val="Body Text 2"/>
    <w:basedOn w:val="a"/>
    <w:rPr>
      <w:color w:val="FF0000"/>
    </w:rPr>
  </w:style>
  <w:style w:type="paragraph" w:styleId="32">
    <w:name w:val="Body Text Indent 3"/>
    <w:basedOn w:val="a"/>
    <w:pPr>
      <w:ind w:leftChars="200" w:left="400" w:firstLineChars="100" w:firstLine="200"/>
    </w:pPr>
  </w:style>
  <w:style w:type="paragraph" w:styleId="33">
    <w:name w:val="Body Text 3"/>
    <w:basedOn w:val="a"/>
    <w:pPr>
      <w:autoSpaceDE w:val="0"/>
      <w:autoSpaceDN w:val="0"/>
      <w:adjustRightInd w:val="0"/>
      <w:spacing w:line="287" w:lineRule="auto"/>
      <w:jc w:val="left"/>
    </w:pPr>
    <w:rPr>
      <w:rFonts w:ascii="ＭＳ Ｐゴシック" w:hAnsi="Times New Roman"/>
      <w:color w:val="000000"/>
      <w:kern w:val="0"/>
      <w:lang w:val="ja-JP"/>
    </w:rPr>
  </w:style>
  <w:style w:type="character" w:customStyle="1" w:styleId="40">
    <w:name w:val="見出し 4 (文字)"/>
    <w:link w:val="4"/>
    <w:rsid w:val="00E64976"/>
    <w:rPr>
      <w:rFonts w:eastAsia="ＭＳ Ｐゴシック"/>
      <w:b/>
      <w:bCs/>
      <w:kern w:val="2"/>
      <w:sz w:val="21"/>
      <w:szCs w:val="24"/>
    </w:rPr>
  </w:style>
  <w:style w:type="paragraph" w:styleId="ae">
    <w:name w:val="Revision"/>
    <w:hidden/>
    <w:uiPriority w:val="99"/>
    <w:semiHidden/>
    <w:rsid w:val="00C02FB3"/>
    <w:rPr>
      <w:rFonts w:eastAsia="ＭＳ Ｐゴシック"/>
      <w:kern w:val="2"/>
      <w:szCs w:val="24"/>
    </w:rPr>
  </w:style>
  <w:style w:type="character" w:styleId="af">
    <w:name w:val="Emphasis"/>
    <w:qFormat/>
    <w:rsid w:val="007F3A46"/>
    <w:rPr>
      <w:i/>
      <w:iCs/>
    </w:rPr>
  </w:style>
  <w:style w:type="character" w:styleId="af0">
    <w:name w:val="annotation reference"/>
    <w:rsid w:val="00C177F7"/>
    <w:rPr>
      <w:sz w:val="18"/>
      <w:szCs w:val="18"/>
    </w:rPr>
  </w:style>
  <w:style w:type="paragraph" w:styleId="af1">
    <w:name w:val="annotation text"/>
    <w:basedOn w:val="a"/>
    <w:link w:val="af2"/>
    <w:rsid w:val="00C177F7"/>
    <w:pPr>
      <w:jc w:val="left"/>
    </w:pPr>
  </w:style>
  <w:style w:type="character" w:customStyle="1" w:styleId="af2">
    <w:name w:val="コメント文字列 (文字)"/>
    <w:link w:val="af1"/>
    <w:rsid w:val="00C177F7"/>
    <w:rPr>
      <w:rFonts w:eastAsia="ＭＳ Ｐゴシック"/>
      <w:kern w:val="2"/>
      <w:szCs w:val="24"/>
    </w:rPr>
  </w:style>
  <w:style w:type="paragraph" w:styleId="af3">
    <w:name w:val="annotation subject"/>
    <w:basedOn w:val="af1"/>
    <w:next w:val="af1"/>
    <w:link w:val="af4"/>
    <w:rsid w:val="00C177F7"/>
    <w:rPr>
      <w:b/>
      <w:bCs/>
    </w:rPr>
  </w:style>
  <w:style w:type="character" w:customStyle="1" w:styleId="af4">
    <w:name w:val="コメント内容 (文字)"/>
    <w:link w:val="af3"/>
    <w:rsid w:val="00C177F7"/>
    <w:rPr>
      <w:rFonts w:eastAsia="ＭＳ Ｐゴシック"/>
      <w:b/>
      <w:bCs/>
      <w:kern w:val="2"/>
      <w:szCs w:val="24"/>
    </w:rPr>
  </w:style>
  <w:style w:type="character" w:styleId="af5">
    <w:name w:val="Placeholder Text"/>
    <w:basedOn w:val="a0"/>
    <w:uiPriority w:val="99"/>
    <w:semiHidden/>
    <w:rsid w:val="00101421"/>
    <w:rPr>
      <w:color w:val="808080"/>
    </w:rPr>
  </w:style>
  <w:style w:type="paragraph" w:styleId="af6">
    <w:name w:val="TOC Heading"/>
    <w:basedOn w:val="1"/>
    <w:next w:val="a"/>
    <w:uiPriority w:val="39"/>
    <w:unhideWhenUsed/>
    <w:qFormat/>
    <w:rsid w:val="00114D96"/>
    <w:pPr>
      <w:keepLines/>
      <w:widowControl/>
      <w:spacing w:before="24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af7">
    <w:name w:val="List Paragraph"/>
    <w:basedOn w:val="a"/>
    <w:uiPriority w:val="34"/>
    <w:qFormat/>
    <w:rsid w:val="00366D2F"/>
    <w:pPr>
      <w:ind w:leftChars="400" w:left="840"/>
    </w:pPr>
  </w:style>
  <w:style w:type="paragraph" w:styleId="Web">
    <w:name w:val="Normal (Web)"/>
    <w:basedOn w:val="a"/>
    <w:uiPriority w:val="99"/>
    <w:unhideWhenUsed/>
    <w:rsid w:val="00AB3F48"/>
    <w:pPr>
      <w:widowControl/>
      <w:spacing w:before="100" w:beforeAutospacing="1" w:after="100" w:afterAutospacing="1"/>
      <w:jc w:val="left"/>
    </w:pPr>
    <w:rPr>
      <w:rFonts w:ascii="ＭＳ Ｐゴシック" w:eastAsia="Meiryo UI"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862529">
      <w:bodyDiv w:val="1"/>
      <w:marLeft w:val="0"/>
      <w:marRight w:val="0"/>
      <w:marTop w:val="0"/>
      <w:marBottom w:val="0"/>
      <w:divBdr>
        <w:top w:val="none" w:sz="0" w:space="0" w:color="auto"/>
        <w:left w:val="none" w:sz="0" w:space="0" w:color="auto"/>
        <w:bottom w:val="none" w:sz="0" w:space="0" w:color="auto"/>
        <w:right w:val="none" w:sz="0" w:space="0" w:color="auto"/>
      </w:divBdr>
    </w:div>
    <w:div w:id="72456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85d08d1-f99f-41ad-a60e-195f059f469e">
      <Terms xmlns="http://schemas.microsoft.com/office/infopath/2007/PartnerControls"/>
    </lcf76f155ced4ddcb4097134ff3c332f>
    <SharedWithUsers xmlns="40e1e17b-6bfd-46c5-af26-560bc65c2ba7">
      <UserInfo>
        <DisplayName/>
        <AccountId xsi:nil="true"/>
        <AccountType/>
      </UserInfo>
    </SharedWithUsers>
    <_Flow_SignoffStatus xmlns="985d08d1-f99f-41ad-a60e-195f059f469e" xsi:nil="true"/>
    <TaxCatchAll xmlns="d9dc673b-9e34-4001-b69a-8484e8c1b8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25F83E827035304DBCB4799EFCB2469A" ma:contentTypeVersion="17" ma:contentTypeDescription="新しいドキュメントを作成します。" ma:contentTypeScope="" ma:versionID="e2ae32e79321dd6fbb4046f37f40fd30">
  <xsd:schema xmlns:xsd="http://www.w3.org/2001/XMLSchema" xmlns:xs="http://www.w3.org/2001/XMLSchema" xmlns:p="http://schemas.microsoft.com/office/2006/metadata/properties" xmlns:ns2="985d08d1-f99f-41ad-a60e-195f059f469e" xmlns:ns3="40e1e17b-6bfd-46c5-af26-560bc65c2ba7" xmlns:ns4="d9dc673b-9e34-4001-b69a-8484e8c1b815" targetNamespace="http://schemas.microsoft.com/office/2006/metadata/properties" ma:root="true" ma:fieldsID="475978e238be914c0df39746698a82fa" ns2:_="" ns3:_="" ns4:_="">
    <xsd:import namespace="985d08d1-f99f-41ad-a60e-195f059f469e"/>
    <xsd:import namespace="40e1e17b-6bfd-46c5-af26-560bc65c2ba7"/>
    <xsd:import namespace="d9dc673b-9e34-4001-b69a-8484e8c1b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_Flow_SignoffStatu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d08d1-f99f-41ad-a60e-195f059f4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401df557-eeb5-435c-8d7c-77a7fa12a9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承認の状態" ma:internalName="_x627f__x8a8d__x306e__x72b6__x614b_">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e1e17b-6bfd-46c5-af26-560bc65c2ba7"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dc673b-9e34-4001-b69a-8484e8c1b81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C57E1D5-BFEF-4249-97D6-456EE4830190}" ma:internalName="TaxCatchAll" ma:showField="CatchAllData" ma:web="{40e1e17b-6bfd-46c5-af26-560bc65c2b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515BC7-18D4-4E1E-9328-3B0654B41232}">
  <ds:schemaRefs>
    <ds:schemaRef ds:uri="http://schemas.microsoft.com/office/2006/metadata/properties"/>
    <ds:schemaRef ds:uri="http://schemas.microsoft.com/office/infopath/2007/PartnerControls"/>
    <ds:schemaRef ds:uri="985d08d1-f99f-41ad-a60e-195f059f469e"/>
    <ds:schemaRef ds:uri="40e1e17b-6bfd-46c5-af26-560bc65c2ba7"/>
    <ds:schemaRef ds:uri="d9dc673b-9e34-4001-b69a-8484e8c1b815"/>
  </ds:schemaRefs>
</ds:datastoreItem>
</file>

<file path=customXml/itemProps2.xml><?xml version="1.0" encoding="utf-8"?>
<ds:datastoreItem xmlns:ds="http://schemas.openxmlformats.org/officeDocument/2006/customXml" ds:itemID="{DF49BE54-4D2A-42A6-AC9F-402C71B1C60A}">
  <ds:schemaRefs>
    <ds:schemaRef ds:uri="http://schemas.microsoft.com/sharepoint/v3/contenttype/forms"/>
  </ds:schemaRefs>
</ds:datastoreItem>
</file>

<file path=customXml/itemProps3.xml><?xml version="1.0" encoding="utf-8"?>
<ds:datastoreItem xmlns:ds="http://schemas.openxmlformats.org/officeDocument/2006/customXml" ds:itemID="{F43ADAC7-053D-4BC6-AA3F-29EAC2437F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5d08d1-f99f-41ad-a60e-195f059f469e"/>
    <ds:schemaRef ds:uri="40e1e17b-6bfd-46c5-af26-560bc65c2ba7"/>
    <ds:schemaRef ds:uri="d9dc673b-9e34-4001-b69a-8484e8c1b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8226D3-8391-4F96-81B3-38DCA9DA3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3855</Words>
  <Characters>21979</Characters>
  <Application>Microsoft Office Word</Application>
  <DocSecurity>0</DocSecurity>
  <Lines>183</Lines>
  <Paragraphs>51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lpstr>
    </vt:vector>
  </TitlesOfParts>
  <Company>トヨタ自動車</Company>
  <LinksUpToDate>false</LinksUpToDate>
  <CharactersWithSpaces>25783</CharactersWithSpaces>
  <SharedDoc>false</SharedDoc>
  <HLinks>
    <vt:vector size="228" baseType="variant">
      <vt:variant>
        <vt:i4>1114175</vt:i4>
      </vt:variant>
      <vt:variant>
        <vt:i4>224</vt:i4>
      </vt:variant>
      <vt:variant>
        <vt:i4>0</vt:i4>
      </vt:variant>
      <vt:variant>
        <vt:i4>5</vt:i4>
      </vt:variant>
      <vt:variant>
        <vt:lpwstr/>
      </vt:variant>
      <vt:variant>
        <vt:lpwstr>_Toc80878071</vt:lpwstr>
      </vt:variant>
      <vt:variant>
        <vt:i4>1048639</vt:i4>
      </vt:variant>
      <vt:variant>
        <vt:i4>218</vt:i4>
      </vt:variant>
      <vt:variant>
        <vt:i4>0</vt:i4>
      </vt:variant>
      <vt:variant>
        <vt:i4>5</vt:i4>
      </vt:variant>
      <vt:variant>
        <vt:lpwstr/>
      </vt:variant>
      <vt:variant>
        <vt:lpwstr>_Toc80878070</vt:lpwstr>
      </vt:variant>
      <vt:variant>
        <vt:i4>1638462</vt:i4>
      </vt:variant>
      <vt:variant>
        <vt:i4>212</vt:i4>
      </vt:variant>
      <vt:variant>
        <vt:i4>0</vt:i4>
      </vt:variant>
      <vt:variant>
        <vt:i4>5</vt:i4>
      </vt:variant>
      <vt:variant>
        <vt:lpwstr/>
      </vt:variant>
      <vt:variant>
        <vt:lpwstr>_Toc80878069</vt:lpwstr>
      </vt:variant>
      <vt:variant>
        <vt:i4>1572926</vt:i4>
      </vt:variant>
      <vt:variant>
        <vt:i4>206</vt:i4>
      </vt:variant>
      <vt:variant>
        <vt:i4>0</vt:i4>
      </vt:variant>
      <vt:variant>
        <vt:i4>5</vt:i4>
      </vt:variant>
      <vt:variant>
        <vt:lpwstr/>
      </vt:variant>
      <vt:variant>
        <vt:lpwstr>_Toc80878068</vt:lpwstr>
      </vt:variant>
      <vt:variant>
        <vt:i4>1507390</vt:i4>
      </vt:variant>
      <vt:variant>
        <vt:i4>200</vt:i4>
      </vt:variant>
      <vt:variant>
        <vt:i4>0</vt:i4>
      </vt:variant>
      <vt:variant>
        <vt:i4>5</vt:i4>
      </vt:variant>
      <vt:variant>
        <vt:lpwstr/>
      </vt:variant>
      <vt:variant>
        <vt:lpwstr>_Toc80878067</vt:lpwstr>
      </vt:variant>
      <vt:variant>
        <vt:i4>1441854</vt:i4>
      </vt:variant>
      <vt:variant>
        <vt:i4>194</vt:i4>
      </vt:variant>
      <vt:variant>
        <vt:i4>0</vt:i4>
      </vt:variant>
      <vt:variant>
        <vt:i4>5</vt:i4>
      </vt:variant>
      <vt:variant>
        <vt:lpwstr/>
      </vt:variant>
      <vt:variant>
        <vt:lpwstr>_Toc80878066</vt:lpwstr>
      </vt:variant>
      <vt:variant>
        <vt:i4>1376318</vt:i4>
      </vt:variant>
      <vt:variant>
        <vt:i4>188</vt:i4>
      </vt:variant>
      <vt:variant>
        <vt:i4>0</vt:i4>
      </vt:variant>
      <vt:variant>
        <vt:i4>5</vt:i4>
      </vt:variant>
      <vt:variant>
        <vt:lpwstr/>
      </vt:variant>
      <vt:variant>
        <vt:lpwstr>_Toc80878065</vt:lpwstr>
      </vt:variant>
      <vt:variant>
        <vt:i4>1310782</vt:i4>
      </vt:variant>
      <vt:variant>
        <vt:i4>182</vt:i4>
      </vt:variant>
      <vt:variant>
        <vt:i4>0</vt:i4>
      </vt:variant>
      <vt:variant>
        <vt:i4>5</vt:i4>
      </vt:variant>
      <vt:variant>
        <vt:lpwstr/>
      </vt:variant>
      <vt:variant>
        <vt:lpwstr>_Toc80878064</vt:lpwstr>
      </vt:variant>
      <vt:variant>
        <vt:i4>1245246</vt:i4>
      </vt:variant>
      <vt:variant>
        <vt:i4>176</vt:i4>
      </vt:variant>
      <vt:variant>
        <vt:i4>0</vt:i4>
      </vt:variant>
      <vt:variant>
        <vt:i4>5</vt:i4>
      </vt:variant>
      <vt:variant>
        <vt:lpwstr/>
      </vt:variant>
      <vt:variant>
        <vt:lpwstr>_Toc80878063</vt:lpwstr>
      </vt:variant>
      <vt:variant>
        <vt:i4>1179710</vt:i4>
      </vt:variant>
      <vt:variant>
        <vt:i4>170</vt:i4>
      </vt:variant>
      <vt:variant>
        <vt:i4>0</vt:i4>
      </vt:variant>
      <vt:variant>
        <vt:i4>5</vt:i4>
      </vt:variant>
      <vt:variant>
        <vt:lpwstr/>
      </vt:variant>
      <vt:variant>
        <vt:lpwstr>_Toc80878062</vt:lpwstr>
      </vt:variant>
      <vt:variant>
        <vt:i4>1114174</vt:i4>
      </vt:variant>
      <vt:variant>
        <vt:i4>164</vt:i4>
      </vt:variant>
      <vt:variant>
        <vt:i4>0</vt:i4>
      </vt:variant>
      <vt:variant>
        <vt:i4>5</vt:i4>
      </vt:variant>
      <vt:variant>
        <vt:lpwstr/>
      </vt:variant>
      <vt:variant>
        <vt:lpwstr>_Toc80878061</vt:lpwstr>
      </vt:variant>
      <vt:variant>
        <vt:i4>1048638</vt:i4>
      </vt:variant>
      <vt:variant>
        <vt:i4>158</vt:i4>
      </vt:variant>
      <vt:variant>
        <vt:i4>0</vt:i4>
      </vt:variant>
      <vt:variant>
        <vt:i4>5</vt:i4>
      </vt:variant>
      <vt:variant>
        <vt:lpwstr/>
      </vt:variant>
      <vt:variant>
        <vt:lpwstr>_Toc80878060</vt:lpwstr>
      </vt:variant>
      <vt:variant>
        <vt:i4>1638461</vt:i4>
      </vt:variant>
      <vt:variant>
        <vt:i4>152</vt:i4>
      </vt:variant>
      <vt:variant>
        <vt:i4>0</vt:i4>
      </vt:variant>
      <vt:variant>
        <vt:i4>5</vt:i4>
      </vt:variant>
      <vt:variant>
        <vt:lpwstr/>
      </vt:variant>
      <vt:variant>
        <vt:lpwstr>_Toc80878059</vt:lpwstr>
      </vt:variant>
      <vt:variant>
        <vt:i4>1572925</vt:i4>
      </vt:variant>
      <vt:variant>
        <vt:i4>146</vt:i4>
      </vt:variant>
      <vt:variant>
        <vt:i4>0</vt:i4>
      </vt:variant>
      <vt:variant>
        <vt:i4>5</vt:i4>
      </vt:variant>
      <vt:variant>
        <vt:lpwstr/>
      </vt:variant>
      <vt:variant>
        <vt:lpwstr>_Toc80878058</vt:lpwstr>
      </vt:variant>
      <vt:variant>
        <vt:i4>1507389</vt:i4>
      </vt:variant>
      <vt:variant>
        <vt:i4>140</vt:i4>
      </vt:variant>
      <vt:variant>
        <vt:i4>0</vt:i4>
      </vt:variant>
      <vt:variant>
        <vt:i4>5</vt:i4>
      </vt:variant>
      <vt:variant>
        <vt:lpwstr/>
      </vt:variant>
      <vt:variant>
        <vt:lpwstr>_Toc80878057</vt:lpwstr>
      </vt:variant>
      <vt:variant>
        <vt:i4>1441853</vt:i4>
      </vt:variant>
      <vt:variant>
        <vt:i4>134</vt:i4>
      </vt:variant>
      <vt:variant>
        <vt:i4>0</vt:i4>
      </vt:variant>
      <vt:variant>
        <vt:i4>5</vt:i4>
      </vt:variant>
      <vt:variant>
        <vt:lpwstr/>
      </vt:variant>
      <vt:variant>
        <vt:lpwstr>_Toc80878056</vt:lpwstr>
      </vt:variant>
      <vt:variant>
        <vt:i4>1376317</vt:i4>
      </vt:variant>
      <vt:variant>
        <vt:i4>128</vt:i4>
      </vt:variant>
      <vt:variant>
        <vt:i4>0</vt:i4>
      </vt:variant>
      <vt:variant>
        <vt:i4>5</vt:i4>
      </vt:variant>
      <vt:variant>
        <vt:lpwstr/>
      </vt:variant>
      <vt:variant>
        <vt:lpwstr>_Toc80878055</vt:lpwstr>
      </vt:variant>
      <vt:variant>
        <vt:i4>1310781</vt:i4>
      </vt:variant>
      <vt:variant>
        <vt:i4>122</vt:i4>
      </vt:variant>
      <vt:variant>
        <vt:i4>0</vt:i4>
      </vt:variant>
      <vt:variant>
        <vt:i4>5</vt:i4>
      </vt:variant>
      <vt:variant>
        <vt:lpwstr/>
      </vt:variant>
      <vt:variant>
        <vt:lpwstr>_Toc80878054</vt:lpwstr>
      </vt:variant>
      <vt:variant>
        <vt:i4>1245245</vt:i4>
      </vt:variant>
      <vt:variant>
        <vt:i4>116</vt:i4>
      </vt:variant>
      <vt:variant>
        <vt:i4>0</vt:i4>
      </vt:variant>
      <vt:variant>
        <vt:i4>5</vt:i4>
      </vt:variant>
      <vt:variant>
        <vt:lpwstr/>
      </vt:variant>
      <vt:variant>
        <vt:lpwstr>_Toc80878053</vt:lpwstr>
      </vt:variant>
      <vt:variant>
        <vt:i4>1179709</vt:i4>
      </vt:variant>
      <vt:variant>
        <vt:i4>110</vt:i4>
      </vt:variant>
      <vt:variant>
        <vt:i4>0</vt:i4>
      </vt:variant>
      <vt:variant>
        <vt:i4>5</vt:i4>
      </vt:variant>
      <vt:variant>
        <vt:lpwstr/>
      </vt:variant>
      <vt:variant>
        <vt:lpwstr>_Toc80878052</vt:lpwstr>
      </vt:variant>
      <vt:variant>
        <vt:i4>1114173</vt:i4>
      </vt:variant>
      <vt:variant>
        <vt:i4>104</vt:i4>
      </vt:variant>
      <vt:variant>
        <vt:i4>0</vt:i4>
      </vt:variant>
      <vt:variant>
        <vt:i4>5</vt:i4>
      </vt:variant>
      <vt:variant>
        <vt:lpwstr/>
      </vt:variant>
      <vt:variant>
        <vt:lpwstr>_Toc80878051</vt:lpwstr>
      </vt:variant>
      <vt:variant>
        <vt:i4>1048637</vt:i4>
      </vt:variant>
      <vt:variant>
        <vt:i4>98</vt:i4>
      </vt:variant>
      <vt:variant>
        <vt:i4>0</vt:i4>
      </vt:variant>
      <vt:variant>
        <vt:i4>5</vt:i4>
      </vt:variant>
      <vt:variant>
        <vt:lpwstr/>
      </vt:variant>
      <vt:variant>
        <vt:lpwstr>_Toc80878050</vt:lpwstr>
      </vt:variant>
      <vt:variant>
        <vt:i4>1638460</vt:i4>
      </vt:variant>
      <vt:variant>
        <vt:i4>92</vt:i4>
      </vt:variant>
      <vt:variant>
        <vt:i4>0</vt:i4>
      </vt:variant>
      <vt:variant>
        <vt:i4>5</vt:i4>
      </vt:variant>
      <vt:variant>
        <vt:lpwstr/>
      </vt:variant>
      <vt:variant>
        <vt:lpwstr>_Toc80878049</vt:lpwstr>
      </vt:variant>
      <vt:variant>
        <vt:i4>1572924</vt:i4>
      </vt:variant>
      <vt:variant>
        <vt:i4>86</vt:i4>
      </vt:variant>
      <vt:variant>
        <vt:i4>0</vt:i4>
      </vt:variant>
      <vt:variant>
        <vt:i4>5</vt:i4>
      </vt:variant>
      <vt:variant>
        <vt:lpwstr/>
      </vt:variant>
      <vt:variant>
        <vt:lpwstr>_Toc80878048</vt:lpwstr>
      </vt:variant>
      <vt:variant>
        <vt:i4>1507388</vt:i4>
      </vt:variant>
      <vt:variant>
        <vt:i4>80</vt:i4>
      </vt:variant>
      <vt:variant>
        <vt:i4>0</vt:i4>
      </vt:variant>
      <vt:variant>
        <vt:i4>5</vt:i4>
      </vt:variant>
      <vt:variant>
        <vt:lpwstr/>
      </vt:variant>
      <vt:variant>
        <vt:lpwstr>_Toc80878047</vt:lpwstr>
      </vt:variant>
      <vt:variant>
        <vt:i4>1441852</vt:i4>
      </vt:variant>
      <vt:variant>
        <vt:i4>74</vt:i4>
      </vt:variant>
      <vt:variant>
        <vt:i4>0</vt:i4>
      </vt:variant>
      <vt:variant>
        <vt:i4>5</vt:i4>
      </vt:variant>
      <vt:variant>
        <vt:lpwstr/>
      </vt:variant>
      <vt:variant>
        <vt:lpwstr>_Toc80878046</vt:lpwstr>
      </vt:variant>
      <vt:variant>
        <vt:i4>1376316</vt:i4>
      </vt:variant>
      <vt:variant>
        <vt:i4>68</vt:i4>
      </vt:variant>
      <vt:variant>
        <vt:i4>0</vt:i4>
      </vt:variant>
      <vt:variant>
        <vt:i4>5</vt:i4>
      </vt:variant>
      <vt:variant>
        <vt:lpwstr/>
      </vt:variant>
      <vt:variant>
        <vt:lpwstr>_Toc80878045</vt:lpwstr>
      </vt:variant>
      <vt:variant>
        <vt:i4>1310780</vt:i4>
      </vt:variant>
      <vt:variant>
        <vt:i4>62</vt:i4>
      </vt:variant>
      <vt:variant>
        <vt:i4>0</vt:i4>
      </vt:variant>
      <vt:variant>
        <vt:i4>5</vt:i4>
      </vt:variant>
      <vt:variant>
        <vt:lpwstr/>
      </vt:variant>
      <vt:variant>
        <vt:lpwstr>_Toc80878044</vt:lpwstr>
      </vt:variant>
      <vt:variant>
        <vt:i4>1245244</vt:i4>
      </vt:variant>
      <vt:variant>
        <vt:i4>56</vt:i4>
      </vt:variant>
      <vt:variant>
        <vt:i4>0</vt:i4>
      </vt:variant>
      <vt:variant>
        <vt:i4>5</vt:i4>
      </vt:variant>
      <vt:variant>
        <vt:lpwstr/>
      </vt:variant>
      <vt:variant>
        <vt:lpwstr>_Toc80878043</vt:lpwstr>
      </vt:variant>
      <vt:variant>
        <vt:i4>1179708</vt:i4>
      </vt:variant>
      <vt:variant>
        <vt:i4>50</vt:i4>
      </vt:variant>
      <vt:variant>
        <vt:i4>0</vt:i4>
      </vt:variant>
      <vt:variant>
        <vt:i4>5</vt:i4>
      </vt:variant>
      <vt:variant>
        <vt:lpwstr/>
      </vt:variant>
      <vt:variant>
        <vt:lpwstr>_Toc80878042</vt:lpwstr>
      </vt:variant>
      <vt:variant>
        <vt:i4>1114172</vt:i4>
      </vt:variant>
      <vt:variant>
        <vt:i4>44</vt:i4>
      </vt:variant>
      <vt:variant>
        <vt:i4>0</vt:i4>
      </vt:variant>
      <vt:variant>
        <vt:i4>5</vt:i4>
      </vt:variant>
      <vt:variant>
        <vt:lpwstr/>
      </vt:variant>
      <vt:variant>
        <vt:lpwstr>_Toc80878041</vt:lpwstr>
      </vt:variant>
      <vt:variant>
        <vt:i4>1048636</vt:i4>
      </vt:variant>
      <vt:variant>
        <vt:i4>38</vt:i4>
      </vt:variant>
      <vt:variant>
        <vt:i4>0</vt:i4>
      </vt:variant>
      <vt:variant>
        <vt:i4>5</vt:i4>
      </vt:variant>
      <vt:variant>
        <vt:lpwstr/>
      </vt:variant>
      <vt:variant>
        <vt:lpwstr>_Toc80878040</vt:lpwstr>
      </vt:variant>
      <vt:variant>
        <vt:i4>1638459</vt:i4>
      </vt:variant>
      <vt:variant>
        <vt:i4>32</vt:i4>
      </vt:variant>
      <vt:variant>
        <vt:i4>0</vt:i4>
      </vt:variant>
      <vt:variant>
        <vt:i4>5</vt:i4>
      </vt:variant>
      <vt:variant>
        <vt:lpwstr/>
      </vt:variant>
      <vt:variant>
        <vt:lpwstr>_Toc80878039</vt:lpwstr>
      </vt:variant>
      <vt:variant>
        <vt:i4>1572923</vt:i4>
      </vt:variant>
      <vt:variant>
        <vt:i4>26</vt:i4>
      </vt:variant>
      <vt:variant>
        <vt:i4>0</vt:i4>
      </vt:variant>
      <vt:variant>
        <vt:i4>5</vt:i4>
      </vt:variant>
      <vt:variant>
        <vt:lpwstr/>
      </vt:variant>
      <vt:variant>
        <vt:lpwstr>_Toc80878038</vt:lpwstr>
      </vt:variant>
      <vt:variant>
        <vt:i4>1507387</vt:i4>
      </vt:variant>
      <vt:variant>
        <vt:i4>20</vt:i4>
      </vt:variant>
      <vt:variant>
        <vt:i4>0</vt:i4>
      </vt:variant>
      <vt:variant>
        <vt:i4>5</vt:i4>
      </vt:variant>
      <vt:variant>
        <vt:lpwstr/>
      </vt:variant>
      <vt:variant>
        <vt:lpwstr>_Toc80878037</vt:lpwstr>
      </vt:variant>
      <vt:variant>
        <vt:i4>1441851</vt:i4>
      </vt:variant>
      <vt:variant>
        <vt:i4>14</vt:i4>
      </vt:variant>
      <vt:variant>
        <vt:i4>0</vt:i4>
      </vt:variant>
      <vt:variant>
        <vt:i4>5</vt:i4>
      </vt:variant>
      <vt:variant>
        <vt:lpwstr/>
      </vt:variant>
      <vt:variant>
        <vt:lpwstr>_Toc80878036</vt:lpwstr>
      </vt:variant>
      <vt:variant>
        <vt:i4>1376315</vt:i4>
      </vt:variant>
      <vt:variant>
        <vt:i4>8</vt:i4>
      </vt:variant>
      <vt:variant>
        <vt:i4>0</vt:i4>
      </vt:variant>
      <vt:variant>
        <vt:i4>5</vt:i4>
      </vt:variant>
      <vt:variant>
        <vt:lpwstr/>
      </vt:variant>
      <vt:variant>
        <vt:lpwstr>_Toc80878035</vt:lpwstr>
      </vt:variant>
      <vt:variant>
        <vt:i4>1310779</vt:i4>
      </vt:variant>
      <vt:variant>
        <vt:i4>2</vt:i4>
      </vt:variant>
      <vt:variant>
        <vt:i4>0</vt:i4>
      </vt:variant>
      <vt:variant>
        <vt:i4>5</vt:i4>
      </vt:variant>
      <vt:variant>
        <vt:lpwstr/>
      </vt:variant>
      <vt:variant>
        <vt:lpwstr>_Toc80878034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トヨタ自動車株式会社</dc:creator>
  <cp:keywords/>
  <cp:lastModifiedBy>Sasaki, Kenji/佐々木 研二</cp:lastModifiedBy>
  <cp:revision>20</cp:revision>
  <cp:lastPrinted>2018-12-08T02:44:00Z</cp:lastPrinted>
  <dcterms:created xsi:type="dcterms:W3CDTF">2022-02-09T19:26:00Z</dcterms:created>
  <dcterms:modified xsi:type="dcterms:W3CDTF">2025-06-06T05:55:00Z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b3c382-541a-4789-80ed-24b21ea5b276_Enabled">
    <vt:lpwstr>true</vt:lpwstr>
  </property>
  <property fmtid="{D5CDD505-2E9C-101B-9397-08002B2CF9AE}" pid="3" name="MSIP_Label_fbb3c382-541a-4789-80ed-24b21ea5b276_SetDate">
    <vt:lpwstr>2022-02-09T19:28:02Z</vt:lpwstr>
  </property>
  <property fmtid="{D5CDD505-2E9C-101B-9397-08002B2CF9AE}" pid="4" name="MSIP_Label_fbb3c382-541a-4789-80ed-24b21ea5b276_Method">
    <vt:lpwstr>Standard</vt:lpwstr>
  </property>
  <property fmtid="{D5CDD505-2E9C-101B-9397-08002B2CF9AE}" pid="5" name="MSIP_Label_fbb3c382-541a-4789-80ed-24b21ea5b276_Name">
    <vt:lpwstr>Protected 関係者外秘</vt:lpwstr>
  </property>
  <property fmtid="{D5CDD505-2E9C-101B-9397-08002B2CF9AE}" pid="6" name="MSIP_Label_fbb3c382-541a-4789-80ed-24b21ea5b276_SiteId">
    <vt:lpwstr>8c642d1d-d709-47b0-ab10-080af10798fb</vt:lpwstr>
  </property>
  <property fmtid="{D5CDD505-2E9C-101B-9397-08002B2CF9AE}" pid="7" name="MSIP_Label_fbb3c382-541a-4789-80ed-24b21ea5b276_ActionId">
    <vt:lpwstr>60387632-fb63-47de-9c1c-d5c630427ea1</vt:lpwstr>
  </property>
  <property fmtid="{D5CDD505-2E9C-101B-9397-08002B2CF9AE}" pid="8" name="MSIP_Label_fbb3c382-541a-4789-80ed-24b21ea5b276_ContentBits">
    <vt:lpwstr>1</vt:lpwstr>
  </property>
  <property fmtid="{D5CDD505-2E9C-101B-9397-08002B2CF9AE}" pid="9" name="ContentTypeId">
    <vt:lpwstr>0x01010025F83E827035304DBCB4799EFCB2469A</vt:lpwstr>
  </property>
  <property fmtid="{D5CDD505-2E9C-101B-9397-08002B2CF9AE}" pid="10" name="MediaServiceImageTags">
    <vt:lpwstr/>
  </property>
  <property fmtid="{D5CDD505-2E9C-101B-9397-08002B2CF9AE}" pid="11" name="Order">
    <vt:r8>8047000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