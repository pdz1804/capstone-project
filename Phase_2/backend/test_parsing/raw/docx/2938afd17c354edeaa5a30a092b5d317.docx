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9EC14" w14:textId="65763DC7" w:rsidR="00C778EC" w:rsidRPr="007C3599" w:rsidRDefault="00202305" w:rsidP="003B43A0">
      <w:pPr>
        <w:pStyle w:val="1"/>
        <w:ind w:firstLineChars="0" w:firstLine="0"/>
      </w:pPr>
      <w:bookmarkStart w:id="0" w:name="_Toc258526119"/>
      <w:bookmarkStart w:id="1" w:name="_Toc260502788"/>
      <w:bookmarkStart w:id="2" w:name="_Toc260502956"/>
      <w:bookmarkStart w:id="3" w:name="_Toc258526120"/>
      <w:bookmarkStart w:id="4" w:name="_Toc260502789"/>
      <w:bookmarkStart w:id="5" w:name="_Toc260502957"/>
      <w:bookmarkStart w:id="6" w:name="_Toc87878025"/>
      <w:r w:rsidRPr="007C3599">
        <w:rPr>
          <w:lang w:val="en"/>
        </w:rPr>
        <w:t xml:space="preserve">0－1． </w:t>
      </w:r>
      <w:r w:rsidR="002147AF" w:rsidRPr="007C3599">
        <w:rPr>
          <w:rFonts w:hint="eastAsia"/>
          <w:lang w:val="en"/>
        </w:rPr>
        <w:t>変更履歴</w:t>
      </w:r>
      <w:r w:rsidR="002147AF" w:rsidRPr="007C3599">
        <w:rPr>
          <w:lang w:val="en"/>
        </w:rPr>
        <w:t xml:space="preserve"> </w:t>
      </w:r>
      <w:r w:rsidRPr="007C3599">
        <w:rPr>
          <w:lang w:val="en"/>
        </w:rPr>
        <w:t>Tracked changes</w:t>
      </w:r>
      <w:bookmarkEnd w:id="0"/>
      <w:bookmarkEnd w:id="1"/>
      <w:bookmarkEnd w:id="2"/>
      <w:bookmarkEnd w:id="3"/>
      <w:bookmarkEnd w:id="4"/>
      <w:bookmarkEnd w:id="5"/>
      <w:bookmarkEnd w:id="6"/>
    </w:p>
    <w:tbl>
      <w:tblPr>
        <w:tblpPr w:leftFromText="142" w:rightFromText="142" w:vertAnchor="text" w:horzAnchor="margin" w:tblpX="108" w:tblpY="208"/>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3657"/>
        <w:gridCol w:w="1275"/>
        <w:gridCol w:w="1872"/>
        <w:gridCol w:w="1417"/>
        <w:gridCol w:w="681"/>
      </w:tblGrid>
      <w:tr w:rsidR="007C3599" w:rsidRPr="007C3599" w14:paraId="05B15F4A" w14:textId="77777777" w:rsidTr="4A17D67C">
        <w:trPr>
          <w:trHeight w:val="343"/>
        </w:trPr>
        <w:tc>
          <w:tcPr>
            <w:tcW w:w="846" w:type="dxa"/>
            <w:vAlign w:val="center"/>
          </w:tcPr>
          <w:p w14:paraId="24E284EC" w14:textId="42735C7F" w:rsidR="009E14B2" w:rsidRPr="007C3599" w:rsidRDefault="009E14B2" w:rsidP="004403E2">
            <w:pPr>
              <w:jc w:val="center"/>
            </w:pPr>
            <w:r w:rsidRPr="007C3599">
              <w:rPr>
                <w:lang w:val="en"/>
              </w:rPr>
              <w:t>Ver</w:t>
            </w:r>
          </w:p>
        </w:tc>
        <w:tc>
          <w:tcPr>
            <w:tcW w:w="3657" w:type="dxa"/>
            <w:vAlign w:val="center"/>
          </w:tcPr>
          <w:p w14:paraId="3D7AD070" w14:textId="70F78226" w:rsidR="009E14B2" w:rsidRPr="007C3599" w:rsidRDefault="009E14B2" w:rsidP="004403E2">
            <w:pPr>
              <w:jc w:val="center"/>
              <w:rPr>
                <w:lang w:val="en"/>
              </w:rPr>
            </w:pPr>
            <w:r w:rsidRPr="007C3599">
              <w:rPr>
                <w:rFonts w:hint="eastAsia"/>
                <w:lang w:val="en"/>
              </w:rPr>
              <w:t>変更履歴</w:t>
            </w:r>
          </w:p>
          <w:p w14:paraId="21121A6B" w14:textId="304761AC" w:rsidR="009E14B2" w:rsidRPr="007C3599" w:rsidRDefault="009E14B2" w:rsidP="004403E2">
            <w:pPr>
              <w:jc w:val="center"/>
            </w:pPr>
            <w:r w:rsidRPr="5C3B83D0">
              <w:t>What's changed?</w:t>
            </w:r>
          </w:p>
        </w:tc>
        <w:tc>
          <w:tcPr>
            <w:tcW w:w="1275" w:type="dxa"/>
            <w:vAlign w:val="center"/>
          </w:tcPr>
          <w:p w14:paraId="49DA8825" w14:textId="65842132" w:rsidR="009E14B2" w:rsidRPr="007C3599" w:rsidRDefault="009E14B2" w:rsidP="004403E2">
            <w:pPr>
              <w:jc w:val="center"/>
              <w:rPr>
                <w:lang w:val="en"/>
              </w:rPr>
            </w:pPr>
            <w:r w:rsidRPr="007C3599">
              <w:rPr>
                <w:rFonts w:hint="eastAsia"/>
                <w:lang w:val="en"/>
              </w:rPr>
              <w:t>作成者</w:t>
            </w:r>
          </w:p>
          <w:p w14:paraId="4E8C35B0" w14:textId="6EBC5374" w:rsidR="009E14B2" w:rsidRPr="007C3599" w:rsidRDefault="009E14B2" w:rsidP="004403E2">
            <w:pPr>
              <w:jc w:val="center"/>
            </w:pPr>
            <w:r w:rsidRPr="007C3599">
              <w:rPr>
                <w:lang w:val="en"/>
              </w:rPr>
              <w:t>author</w:t>
            </w:r>
          </w:p>
        </w:tc>
        <w:tc>
          <w:tcPr>
            <w:tcW w:w="1872" w:type="dxa"/>
            <w:vAlign w:val="center"/>
          </w:tcPr>
          <w:p w14:paraId="4B082939" w14:textId="77777777" w:rsidR="000C1041" w:rsidRPr="007C3599" w:rsidRDefault="000C1041">
            <w:pPr>
              <w:jc w:val="center"/>
              <w:rPr>
                <w:ins w:id="7" w:author="Iijima, Akira/飯島 玲" w:date="2022-12-13T17:47:00Z"/>
                <w:lang w:val="en"/>
              </w:rPr>
              <w:pPrChange w:id="8" w:author="Iijima, Akira/飯島 玲" w:date="2022-12-13T17:47:00Z">
                <w:pPr>
                  <w:framePr w:hSpace="142" w:wrap="around" w:vAnchor="text" w:hAnchor="margin" w:x="108" w:y="208"/>
                </w:pPr>
              </w:pPrChange>
            </w:pPr>
            <w:ins w:id="9" w:author="Iijima, Akira/飯島 玲" w:date="2022-12-13T17:47:00Z">
              <w:r w:rsidRPr="00775111">
                <w:rPr>
                  <w:rFonts w:hint="eastAsia"/>
                  <w:lang w:val="en"/>
                </w:rPr>
                <w:t>変更理由</w:t>
              </w:r>
            </w:ins>
          </w:p>
          <w:p w14:paraId="26E0916B" w14:textId="6FB422DC" w:rsidR="000C1041" w:rsidRPr="007C3599" w:rsidRDefault="000C1041" w:rsidP="004F7515">
            <w:pPr>
              <w:jc w:val="center"/>
              <w:rPr>
                <w:lang w:val="en"/>
              </w:rPr>
            </w:pPr>
            <w:ins w:id="10" w:author="Iijima, Akira/飯島 玲" w:date="2022-12-13T17:47:00Z">
              <w:r w:rsidRPr="007C3599">
                <w:rPr>
                  <w:lang w:val="en"/>
                </w:rPr>
                <w:t>Change reason</w:t>
              </w:r>
            </w:ins>
          </w:p>
        </w:tc>
        <w:tc>
          <w:tcPr>
            <w:tcW w:w="1417" w:type="dxa"/>
            <w:vAlign w:val="center"/>
          </w:tcPr>
          <w:p w14:paraId="19358359" w14:textId="2763487C" w:rsidR="009E14B2" w:rsidRPr="007C3599" w:rsidRDefault="009E14B2" w:rsidP="004403E2">
            <w:pPr>
              <w:jc w:val="center"/>
              <w:rPr>
                <w:lang w:val="en"/>
              </w:rPr>
            </w:pPr>
            <w:r w:rsidRPr="007C3599">
              <w:rPr>
                <w:rFonts w:hint="eastAsia"/>
                <w:lang w:val="en"/>
              </w:rPr>
              <w:t>日付</w:t>
            </w:r>
          </w:p>
          <w:p w14:paraId="73F49154" w14:textId="325C47A6" w:rsidR="009E14B2" w:rsidRPr="007C3599" w:rsidRDefault="009E14B2" w:rsidP="004403E2">
            <w:pPr>
              <w:jc w:val="center"/>
            </w:pPr>
            <w:r w:rsidRPr="007C3599">
              <w:rPr>
                <w:lang w:val="en"/>
              </w:rPr>
              <w:t>date</w:t>
            </w:r>
          </w:p>
        </w:tc>
        <w:tc>
          <w:tcPr>
            <w:tcW w:w="681" w:type="dxa"/>
            <w:vAlign w:val="center"/>
          </w:tcPr>
          <w:p w14:paraId="6F283E28" w14:textId="1630D9DE" w:rsidR="009E14B2" w:rsidRPr="007C3599" w:rsidRDefault="009E14B2" w:rsidP="004403E2">
            <w:pPr>
              <w:jc w:val="center"/>
              <w:rPr>
                <w:lang w:val="en"/>
              </w:rPr>
            </w:pPr>
            <w:r w:rsidRPr="007C3599">
              <w:rPr>
                <w:rFonts w:hint="eastAsia"/>
                <w:lang w:val="en"/>
              </w:rPr>
              <w:t>正式発行</w:t>
            </w:r>
          </w:p>
          <w:p w14:paraId="08782F0B" w14:textId="2AC553B0" w:rsidR="009E14B2" w:rsidRPr="007C3599" w:rsidRDefault="009E14B2" w:rsidP="004403E2">
            <w:pPr>
              <w:jc w:val="center"/>
            </w:pPr>
            <w:r w:rsidRPr="007C3599">
              <w:rPr>
                <w:lang w:val="en"/>
              </w:rPr>
              <w:t>Official publication</w:t>
            </w:r>
          </w:p>
        </w:tc>
      </w:tr>
      <w:tr w:rsidR="007C3599" w:rsidRPr="007C3599" w14:paraId="72F71E25" w14:textId="77777777" w:rsidTr="4A17D67C">
        <w:trPr>
          <w:trHeight w:val="85"/>
        </w:trPr>
        <w:tc>
          <w:tcPr>
            <w:tcW w:w="846" w:type="dxa"/>
            <w:vAlign w:val="center"/>
          </w:tcPr>
          <w:p w14:paraId="00A14665" w14:textId="57122BF4" w:rsidR="009E14B2" w:rsidRPr="007C3599" w:rsidRDefault="009E14B2" w:rsidP="004403E2">
            <w:pPr>
              <w:jc w:val="center"/>
            </w:pPr>
            <w:r w:rsidRPr="007C3599">
              <w:rPr>
                <w:lang w:val="en"/>
              </w:rPr>
              <w:t>2.00</w:t>
            </w:r>
          </w:p>
        </w:tc>
        <w:tc>
          <w:tcPr>
            <w:tcW w:w="3657" w:type="dxa"/>
            <w:vAlign w:val="center"/>
          </w:tcPr>
          <w:p w14:paraId="4616401F" w14:textId="77777777" w:rsidR="009E14B2" w:rsidRPr="007C3599" w:rsidRDefault="009E14B2" w:rsidP="00CF307C">
            <w:r w:rsidRPr="007C3599">
              <w:rPr>
                <w:lang w:val="en"/>
              </w:rPr>
              <w:t>New</w:t>
            </w:r>
          </w:p>
        </w:tc>
        <w:tc>
          <w:tcPr>
            <w:tcW w:w="1275" w:type="dxa"/>
            <w:vAlign w:val="center"/>
          </w:tcPr>
          <w:p w14:paraId="5EA6BE47" w14:textId="30DF622E" w:rsidR="009E14B2" w:rsidRPr="007C3599" w:rsidRDefault="009E14B2" w:rsidP="004403E2">
            <w:pPr>
              <w:jc w:val="center"/>
            </w:pPr>
            <w:r w:rsidRPr="007C3599">
              <w:rPr>
                <w:lang w:val="en"/>
              </w:rPr>
              <w:t>VC-based LBS</w:t>
            </w:r>
          </w:p>
        </w:tc>
        <w:tc>
          <w:tcPr>
            <w:tcW w:w="1872" w:type="dxa"/>
          </w:tcPr>
          <w:p w14:paraId="3BD96A16" w14:textId="77777777" w:rsidR="009E14B2" w:rsidRPr="007C3599" w:rsidRDefault="009E14B2" w:rsidP="004403E2">
            <w:pPr>
              <w:jc w:val="center"/>
              <w:rPr>
                <w:lang w:val="en"/>
              </w:rPr>
            </w:pPr>
          </w:p>
        </w:tc>
        <w:tc>
          <w:tcPr>
            <w:tcW w:w="1417" w:type="dxa"/>
            <w:vAlign w:val="center"/>
          </w:tcPr>
          <w:p w14:paraId="3DDE8701" w14:textId="10377D95" w:rsidR="009E14B2" w:rsidRPr="007C3599" w:rsidRDefault="009E14B2" w:rsidP="004403E2">
            <w:pPr>
              <w:jc w:val="center"/>
            </w:pPr>
            <w:r w:rsidRPr="007C3599">
              <w:rPr>
                <w:lang w:val="en"/>
              </w:rPr>
              <w:t>2021/09/06</w:t>
            </w:r>
          </w:p>
        </w:tc>
        <w:tc>
          <w:tcPr>
            <w:tcW w:w="681" w:type="dxa"/>
            <w:vAlign w:val="center"/>
          </w:tcPr>
          <w:p w14:paraId="1CEE09B5" w14:textId="7CDDC6D4" w:rsidR="009E14B2" w:rsidRPr="007C3599" w:rsidRDefault="009E14B2" w:rsidP="00FE69F3">
            <w:pPr>
              <w:jc w:val="center"/>
            </w:pPr>
            <w:r w:rsidRPr="007C3599">
              <w:rPr>
                <w:lang w:val="en"/>
              </w:rPr>
              <w:t>－</w:t>
            </w:r>
          </w:p>
        </w:tc>
      </w:tr>
      <w:tr w:rsidR="007C3599" w:rsidRPr="007C3599" w14:paraId="697B3F97" w14:textId="77777777" w:rsidTr="4A17D67C">
        <w:trPr>
          <w:trHeight w:val="197"/>
        </w:trPr>
        <w:tc>
          <w:tcPr>
            <w:tcW w:w="846" w:type="dxa"/>
            <w:vAlign w:val="center"/>
          </w:tcPr>
          <w:p w14:paraId="0D4C76E4" w14:textId="6321BE01" w:rsidR="009E14B2" w:rsidRPr="007C3599" w:rsidRDefault="009E14B2" w:rsidP="004403E2">
            <w:pPr>
              <w:jc w:val="center"/>
            </w:pPr>
            <w:r w:rsidRPr="007C3599">
              <w:rPr>
                <w:lang w:val="en"/>
              </w:rPr>
              <w:t>3.00</w:t>
            </w:r>
          </w:p>
        </w:tc>
        <w:tc>
          <w:tcPr>
            <w:tcW w:w="3657" w:type="dxa"/>
            <w:vAlign w:val="center"/>
          </w:tcPr>
          <w:p w14:paraId="4979CFA3" w14:textId="77777777" w:rsidR="009E14B2" w:rsidRPr="007C3599" w:rsidRDefault="009E14B2" w:rsidP="004403E2">
            <w:pPr>
              <w:spacing w:line="180" w:lineRule="exact"/>
              <w:jc w:val="left"/>
              <w:rPr>
                <w:sz w:val="16"/>
                <w:szCs w:val="16"/>
              </w:rPr>
            </w:pPr>
            <w:r w:rsidRPr="007C3599">
              <w:rPr>
                <w:sz w:val="16"/>
                <w:szCs w:val="16"/>
                <w:lang w:val="en"/>
              </w:rPr>
              <w:t>1) Remove mod-related specifications</w:t>
            </w:r>
          </w:p>
          <w:p w14:paraId="611F6CA4" w14:textId="77777777" w:rsidR="009E14B2" w:rsidRPr="007C3599" w:rsidRDefault="009E14B2" w:rsidP="004403E2">
            <w:pPr>
              <w:spacing w:line="180" w:lineRule="exact"/>
              <w:jc w:val="left"/>
              <w:rPr>
                <w:sz w:val="16"/>
                <w:szCs w:val="16"/>
              </w:rPr>
            </w:pPr>
            <w:r w:rsidRPr="007C3599">
              <w:rPr>
                <w:rFonts w:hint="eastAsia"/>
                <w:sz w:val="16"/>
                <w:szCs w:val="16"/>
                <w:lang w:val="en"/>
              </w:rPr>
              <w:t>※</w:t>
            </w:r>
            <w:r w:rsidRPr="007C3599">
              <w:rPr>
                <w:sz w:val="16"/>
                <w:szCs w:val="16"/>
                <w:lang w:val="en"/>
              </w:rPr>
              <w:t>One</w:t>
            </w:r>
          </w:p>
          <w:p w14:paraId="0D97B3E9" w14:textId="77777777" w:rsidR="009E14B2" w:rsidRPr="007C3599" w:rsidRDefault="009E14B2" w:rsidP="004403E2">
            <w:pPr>
              <w:spacing w:line="180" w:lineRule="exact"/>
              <w:jc w:val="left"/>
              <w:rPr>
                <w:sz w:val="16"/>
                <w:szCs w:val="16"/>
              </w:rPr>
            </w:pPr>
            <w:r w:rsidRPr="007C3599">
              <w:rPr>
                <w:sz w:val="16"/>
                <w:szCs w:val="16"/>
                <w:lang w:val="en"/>
              </w:rPr>
              <w:t>3． Service Contents Table</w:t>
            </w:r>
          </w:p>
          <w:p w14:paraId="0FDDAD71" w14:textId="77777777" w:rsidR="009E14B2" w:rsidRPr="007C3599" w:rsidRDefault="009E14B2" w:rsidP="004403E2">
            <w:pPr>
              <w:spacing w:line="180" w:lineRule="exact"/>
              <w:jc w:val="left"/>
              <w:rPr>
                <w:sz w:val="16"/>
                <w:szCs w:val="16"/>
              </w:rPr>
            </w:pPr>
            <w:r w:rsidRPr="007C3599">
              <w:rPr>
                <w:sz w:val="16"/>
                <w:szCs w:val="16"/>
                <w:lang w:val="en"/>
              </w:rPr>
              <w:t>6－11． Map Content</w:t>
            </w:r>
          </w:p>
          <w:p w14:paraId="46537994" w14:textId="77777777" w:rsidR="009E14B2" w:rsidRPr="007C3599" w:rsidRDefault="009E14B2" w:rsidP="004403E2">
            <w:pPr>
              <w:spacing w:line="180" w:lineRule="exact"/>
              <w:jc w:val="left"/>
              <w:rPr>
                <w:sz w:val="16"/>
                <w:szCs w:val="16"/>
              </w:rPr>
            </w:pPr>
            <w:r w:rsidRPr="007C3599">
              <w:rPr>
                <w:sz w:val="16"/>
                <w:szCs w:val="16"/>
                <w:lang w:val="en"/>
              </w:rPr>
              <w:t>6－14． Map distribution portal site</w:t>
            </w:r>
          </w:p>
          <w:p w14:paraId="0B6BFF15" w14:textId="77777777" w:rsidR="009E14B2" w:rsidRPr="007C3599" w:rsidRDefault="009E14B2" w:rsidP="004403E2">
            <w:pPr>
              <w:spacing w:line="180" w:lineRule="exact"/>
              <w:jc w:val="left"/>
              <w:rPr>
                <w:sz w:val="16"/>
                <w:szCs w:val="16"/>
              </w:rPr>
            </w:pPr>
            <w:r w:rsidRPr="007C3599">
              <w:rPr>
                <w:sz w:val="16"/>
                <w:szCs w:val="16"/>
                <w:lang w:val="en"/>
              </w:rPr>
              <w:t>6－19． Map update (Map Distribution Center)</w:t>
            </w:r>
          </w:p>
          <w:p w14:paraId="492573B6" w14:textId="77777777" w:rsidR="009E14B2" w:rsidRPr="007C3599" w:rsidRDefault="009E14B2" w:rsidP="004403E2">
            <w:pPr>
              <w:spacing w:line="120" w:lineRule="exact"/>
              <w:jc w:val="left"/>
              <w:rPr>
                <w:sz w:val="16"/>
                <w:szCs w:val="16"/>
              </w:rPr>
            </w:pPr>
          </w:p>
          <w:p w14:paraId="3CD4F7F7" w14:textId="77777777" w:rsidR="009E14B2" w:rsidRPr="007C3599" w:rsidRDefault="009E14B2" w:rsidP="004403E2">
            <w:pPr>
              <w:spacing w:line="180" w:lineRule="exact"/>
              <w:jc w:val="left"/>
              <w:rPr>
                <w:sz w:val="16"/>
                <w:szCs w:val="16"/>
              </w:rPr>
            </w:pPr>
            <w:r w:rsidRPr="007C3599">
              <w:rPr>
                <w:rFonts w:hint="eastAsia"/>
                <w:sz w:val="16"/>
                <w:szCs w:val="16"/>
                <w:lang w:val="en"/>
              </w:rPr>
              <w:t>※</w:t>
            </w:r>
            <w:r w:rsidRPr="007C3599">
              <w:rPr>
                <w:sz w:val="16"/>
                <w:szCs w:val="16"/>
                <w:lang w:val="en"/>
              </w:rPr>
              <w:t>Chapter all</w:t>
            </w:r>
          </w:p>
          <w:p w14:paraId="51399951" w14:textId="77777777" w:rsidR="009E14B2" w:rsidRPr="007C3599" w:rsidRDefault="009E14B2" w:rsidP="004403E2">
            <w:pPr>
              <w:spacing w:line="180" w:lineRule="exact"/>
              <w:jc w:val="left"/>
              <w:rPr>
                <w:sz w:val="16"/>
                <w:szCs w:val="16"/>
              </w:rPr>
            </w:pPr>
            <w:r w:rsidRPr="007C3599">
              <w:rPr>
                <w:sz w:val="16"/>
                <w:szCs w:val="16"/>
                <w:lang w:val="en"/>
              </w:rPr>
              <w:t>3－2． Map update by communication equipment</w:t>
            </w:r>
          </w:p>
          <w:p w14:paraId="29BBA96B" w14:textId="77777777" w:rsidR="009E14B2" w:rsidRPr="007C3599" w:rsidRDefault="009E14B2" w:rsidP="004403E2">
            <w:pPr>
              <w:spacing w:line="180" w:lineRule="exact"/>
              <w:jc w:val="left"/>
              <w:rPr>
                <w:sz w:val="16"/>
                <w:szCs w:val="16"/>
              </w:rPr>
            </w:pPr>
            <w:r w:rsidRPr="007C3599">
              <w:rPr>
                <w:sz w:val="16"/>
                <w:szCs w:val="16"/>
                <w:lang w:val="en"/>
              </w:rPr>
              <w:t>3－3． Map update by update media</w:t>
            </w:r>
          </w:p>
          <w:p w14:paraId="1F5F446A" w14:textId="77777777" w:rsidR="009E14B2" w:rsidRPr="007C3599" w:rsidRDefault="009E14B2" w:rsidP="004403E2">
            <w:pPr>
              <w:spacing w:line="180" w:lineRule="exact"/>
              <w:jc w:val="left"/>
              <w:rPr>
                <w:sz w:val="16"/>
                <w:szCs w:val="16"/>
              </w:rPr>
            </w:pPr>
            <w:r w:rsidRPr="007C3599">
              <w:rPr>
                <w:sz w:val="16"/>
                <w:szCs w:val="16"/>
                <w:lang w:val="en"/>
              </w:rPr>
              <w:t>5－2． Map update by communication equipment</w:t>
            </w:r>
          </w:p>
          <w:p w14:paraId="24D0687B" w14:textId="77777777" w:rsidR="009E14B2" w:rsidRPr="007C3599" w:rsidRDefault="009E14B2" w:rsidP="004403E2">
            <w:pPr>
              <w:spacing w:line="180" w:lineRule="exact"/>
              <w:jc w:val="left"/>
              <w:rPr>
                <w:sz w:val="16"/>
                <w:szCs w:val="16"/>
              </w:rPr>
            </w:pPr>
            <w:r w:rsidRPr="007C3599">
              <w:rPr>
                <w:sz w:val="16"/>
                <w:szCs w:val="16"/>
                <w:lang w:val="en"/>
              </w:rPr>
              <w:t>5－3． Map update by update media</w:t>
            </w:r>
          </w:p>
          <w:p w14:paraId="6A450595" w14:textId="77777777" w:rsidR="009E14B2" w:rsidRPr="007C3599" w:rsidRDefault="009E14B2" w:rsidP="004403E2">
            <w:pPr>
              <w:spacing w:line="180" w:lineRule="exact"/>
              <w:jc w:val="left"/>
              <w:rPr>
                <w:sz w:val="16"/>
                <w:szCs w:val="16"/>
              </w:rPr>
            </w:pPr>
            <w:r w:rsidRPr="007C3599">
              <w:rPr>
                <w:sz w:val="16"/>
                <w:szCs w:val="16"/>
                <w:lang w:val="en"/>
              </w:rPr>
              <w:t>6－12． Update area</w:t>
            </w:r>
          </w:p>
          <w:p w14:paraId="74F4093B" w14:textId="77777777" w:rsidR="009E14B2" w:rsidRPr="007C3599" w:rsidRDefault="009E14B2" w:rsidP="004403E2">
            <w:pPr>
              <w:spacing w:line="180" w:lineRule="exact"/>
              <w:jc w:val="left"/>
              <w:rPr>
                <w:sz w:val="16"/>
                <w:szCs w:val="16"/>
              </w:rPr>
            </w:pPr>
            <w:r w:rsidRPr="007C3599">
              <w:rPr>
                <w:sz w:val="16"/>
                <w:szCs w:val="16"/>
                <w:lang w:val="en"/>
              </w:rPr>
              <w:t>6－13． Suppression of delivery data (updated data)</w:t>
            </w:r>
          </w:p>
          <w:p w14:paraId="5113100C" w14:textId="77777777" w:rsidR="009E14B2" w:rsidRPr="007C3599" w:rsidRDefault="009E14B2" w:rsidP="004403E2">
            <w:pPr>
              <w:spacing w:line="180" w:lineRule="exact"/>
              <w:jc w:val="left"/>
              <w:rPr>
                <w:sz w:val="16"/>
                <w:szCs w:val="16"/>
              </w:rPr>
            </w:pPr>
            <w:r w:rsidRPr="007C3599">
              <w:rPr>
                <w:sz w:val="16"/>
                <w:szCs w:val="16"/>
                <w:lang w:val="en"/>
              </w:rPr>
              <w:t>6－15． G-BOOK Support Center Service</w:t>
            </w:r>
          </w:p>
          <w:p w14:paraId="635B80B0" w14:textId="77777777" w:rsidR="009E14B2" w:rsidRPr="007C3599" w:rsidRDefault="009E14B2" w:rsidP="004403E2">
            <w:pPr>
              <w:spacing w:line="180" w:lineRule="exact"/>
              <w:jc w:val="left"/>
              <w:rPr>
                <w:sz w:val="16"/>
                <w:szCs w:val="16"/>
              </w:rPr>
            </w:pPr>
            <w:r w:rsidRPr="007C3599">
              <w:rPr>
                <w:sz w:val="16"/>
                <w:szCs w:val="16"/>
                <w:lang w:val="en"/>
              </w:rPr>
              <w:t>6－18． Recovery of map data</w:t>
            </w:r>
          </w:p>
          <w:p w14:paraId="4864C218" w14:textId="77777777" w:rsidR="009E14B2" w:rsidRPr="007C3599" w:rsidRDefault="009E14B2" w:rsidP="004403E2">
            <w:pPr>
              <w:spacing w:line="180" w:lineRule="exact"/>
              <w:jc w:val="left"/>
              <w:rPr>
                <w:sz w:val="16"/>
                <w:szCs w:val="16"/>
              </w:rPr>
            </w:pPr>
            <w:r w:rsidRPr="007C3599">
              <w:rPr>
                <w:sz w:val="16"/>
                <w:szCs w:val="16"/>
                <w:lang w:val="en"/>
              </w:rPr>
              <w:t>6－22． What to do when a map update conflict</w:t>
            </w:r>
          </w:p>
          <w:p w14:paraId="5C76EA9C" w14:textId="77777777" w:rsidR="009E14B2" w:rsidRPr="007C3599" w:rsidRDefault="009E14B2" w:rsidP="00700EBE">
            <w:pPr>
              <w:spacing w:line="120" w:lineRule="exact"/>
              <w:jc w:val="left"/>
              <w:rPr>
                <w:sz w:val="16"/>
                <w:szCs w:val="16"/>
              </w:rPr>
            </w:pPr>
          </w:p>
          <w:p w14:paraId="59133EFB" w14:textId="77777777" w:rsidR="009E14B2" w:rsidRPr="007C3599" w:rsidRDefault="009E14B2" w:rsidP="004403E2">
            <w:pPr>
              <w:spacing w:line="180" w:lineRule="exact"/>
              <w:jc w:val="left"/>
              <w:rPr>
                <w:sz w:val="16"/>
                <w:szCs w:val="16"/>
              </w:rPr>
            </w:pPr>
            <w:r w:rsidRPr="007C3599">
              <w:rPr>
                <w:sz w:val="16"/>
                <w:szCs w:val="16"/>
                <w:lang w:val="en"/>
              </w:rPr>
              <w:t>2) Fixed map updates to all updates</w:t>
            </w:r>
          </w:p>
          <w:p w14:paraId="52641AFE" w14:textId="77777777" w:rsidR="009E14B2" w:rsidRPr="007C3599" w:rsidRDefault="009E14B2" w:rsidP="004403E2">
            <w:pPr>
              <w:spacing w:line="180" w:lineRule="exact"/>
              <w:jc w:val="left"/>
              <w:rPr>
                <w:sz w:val="16"/>
                <w:szCs w:val="16"/>
              </w:rPr>
            </w:pPr>
            <w:r w:rsidRPr="007C3599">
              <w:rPr>
                <w:sz w:val="16"/>
                <w:szCs w:val="16"/>
                <w:lang w:val="en"/>
              </w:rPr>
              <w:t>6－5． Map update service period</w:t>
            </w:r>
          </w:p>
          <w:p w14:paraId="656C6D1F" w14:textId="77777777" w:rsidR="009E14B2" w:rsidRPr="007C3599" w:rsidRDefault="009E14B2" w:rsidP="004403E2">
            <w:pPr>
              <w:spacing w:line="180" w:lineRule="exact"/>
              <w:jc w:val="left"/>
              <w:rPr>
                <w:sz w:val="16"/>
                <w:szCs w:val="16"/>
              </w:rPr>
            </w:pPr>
            <w:r w:rsidRPr="007C3599">
              <w:rPr>
                <w:sz w:val="16"/>
                <w:szCs w:val="16"/>
                <w:lang w:val="en"/>
              </w:rPr>
              <w:t>6－6． Map update service rights accrual and termination conditions</w:t>
            </w:r>
          </w:p>
          <w:p w14:paraId="0BA318DB" w14:textId="77777777" w:rsidR="009E14B2" w:rsidRPr="007C3599" w:rsidRDefault="009E14B2" w:rsidP="004403E2">
            <w:pPr>
              <w:spacing w:line="180" w:lineRule="exact"/>
              <w:jc w:val="left"/>
              <w:rPr>
                <w:sz w:val="16"/>
                <w:szCs w:val="16"/>
              </w:rPr>
            </w:pPr>
            <w:r w:rsidRPr="007C3599">
              <w:rPr>
                <w:sz w:val="16"/>
                <w:szCs w:val="16"/>
                <w:lang w:val="en"/>
              </w:rPr>
              <w:t>6－7． Behavior after the end of the map update service</w:t>
            </w:r>
          </w:p>
          <w:p w14:paraId="0AFD2DD4" w14:textId="77777777" w:rsidR="009E14B2" w:rsidRPr="007C3599" w:rsidRDefault="009E14B2" w:rsidP="004403E2">
            <w:pPr>
              <w:spacing w:line="180" w:lineRule="exact"/>
              <w:jc w:val="left"/>
              <w:rPr>
                <w:sz w:val="16"/>
                <w:szCs w:val="16"/>
              </w:rPr>
            </w:pPr>
            <w:r w:rsidRPr="007C3599">
              <w:rPr>
                <w:sz w:val="16"/>
                <w:szCs w:val="16"/>
                <w:lang w:val="en"/>
              </w:rPr>
              <w:t>6－8． Map update billing model</w:t>
            </w:r>
          </w:p>
          <w:p w14:paraId="2DD3CE32" w14:textId="77777777" w:rsidR="009E14B2" w:rsidRPr="007C3599" w:rsidRDefault="009E14B2" w:rsidP="004403E2">
            <w:pPr>
              <w:spacing w:line="180" w:lineRule="exact"/>
              <w:jc w:val="left"/>
              <w:rPr>
                <w:sz w:val="16"/>
                <w:szCs w:val="16"/>
              </w:rPr>
            </w:pPr>
            <w:r w:rsidRPr="007C3599">
              <w:rPr>
                <w:sz w:val="16"/>
                <w:szCs w:val="16"/>
                <w:lang w:val="en"/>
              </w:rPr>
              <w:t>6－9． Maintain map renewal service periods</w:t>
            </w:r>
          </w:p>
          <w:p w14:paraId="319A2623" w14:textId="77777777" w:rsidR="009E14B2" w:rsidRPr="007C3599" w:rsidRDefault="009E14B2" w:rsidP="00700EBE">
            <w:pPr>
              <w:spacing w:line="120" w:lineRule="exact"/>
              <w:jc w:val="left"/>
              <w:rPr>
                <w:sz w:val="16"/>
                <w:szCs w:val="16"/>
              </w:rPr>
            </w:pPr>
          </w:p>
          <w:p w14:paraId="01B5DB9E" w14:textId="77777777" w:rsidR="009E14B2" w:rsidRPr="007C3599" w:rsidRDefault="009E14B2" w:rsidP="004403E2">
            <w:pPr>
              <w:spacing w:line="180" w:lineRule="exact"/>
              <w:jc w:val="left"/>
              <w:rPr>
                <w:sz w:val="16"/>
                <w:szCs w:val="16"/>
              </w:rPr>
            </w:pPr>
            <w:r w:rsidRPr="007C3599">
              <w:rPr>
                <w:sz w:val="16"/>
                <w:szCs w:val="16"/>
                <w:lang w:val="en"/>
              </w:rPr>
              <w:t>3) 1) Correct the chapter numbers of the following and chapters</w:t>
            </w:r>
          </w:p>
          <w:p w14:paraId="38B6FA24" w14:textId="77777777" w:rsidR="009E14B2" w:rsidRPr="007C3599" w:rsidRDefault="009E14B2" w:rsidP="004403E2">
            <w:pPr>
              <w:spacing w:line="180" w:lineRule="exact"/>
              <w:jc w:val="left"/>
              <w:rPr>
                <w:sz w:val="16"/>
                <w:szCs w:val="16"/>
              </w:rPr>
            </w:pPr>
            <w:r w:rsidRPr="007C3599">
              <w:rPr>
                <w:sz w:val="16"/>
                <w:szCs w:val="16"/>
                <w:lang w:val="en"/>
              </w:rPr>
              <w:t>6． Service Requirements Table</w:t>
            </w:r>
          </w:p>
          <w:p w14:paraId="5EA70454" w14:textId="77777777" w:rsidR="009E14B2" w:rsidRPr="007C3599" w:rsidRDefault="009E14B2" w:rsidP="004403E2">
            <w:pPr>
              <w:spacing w:line="180" w:lineRule="exact"/>
              <w:jc w:val="left"/>
              <w:rPr>
                <w:sz w:val="16"/>
                <w:szCs w:val="16"/>
              </w:rPr>
            </w:pPr>
            <w:r w:rsidRPr="007C3599">
              <w:rPr>
                <w:sz w:val="16"/>
                <w:szCs w:val="16"/>
                <w:lang w:val="en"/>
              </w:rPr>
              <w:t>9． How to operate</w:t>
            </w:r>
          </w:p>
          <w:p w14:paraId="485E05C6" w14:textId="77777777" w:rsidR="009E14B2" w:rsidRPr="007C3599" w:rsidRDefault="009E14B2" w:rsidP="00700EBE">
            <w:pPr>
              <w:spacing w:line="120" w:lineRule="exact"/>
              <w:jc w:val="left"/>
              <w:rPr>
                <w:sz w:val="16"/>
                <w:szCs w:val="16"/>
              </w:rPr>
            </w:pPr>
          </w:p>
          <w:p w14:paraId="5A104F0D" w14:textId="77777777" w:rsidR="009E14B2" w:rsidRPr="007C3599" w:rsidRDefault="009E14B2" w:rsidP="004403E2">
            <w:pPr>
              <w:spacing w:line="180" w:lineRule="exact"/>
              <w:jc w:val="left"/>
              <w:rPr>
                <w:sz w:val="16"/>
                <w:szCs w:val="16"/>
              </w:rPr>
            </w:pPr>
            <w:r w:rsidRPr="007C3599">
              <w:rPr>
                <w:sz w:val="16"/>
                <w:szCs w:val="16"/>
                <w:lang w:val="en"/>
              </w:rPr>
              <w:t>4) Remove differential update related from QOS</w:t>
            </w:r>
          </w:p>
          <w:p w14:paraId="3EB5828F" w14:textId="77777777" w:rsidR="009E14B2" w:rsidRPr="007C3599" w:rsidRDefault="009E14B2" w:rsidP="004403E2">
            <w:pPr>
              <w:spacing w:line="180" w:lineRule="exact"/>
              <w:jc w:val="left"/>
              <w:rPr>
                <w:sz w:val="16"/>
                <w:szCs w:val="16"/>
              </w:rPr>
            </w:pPr>
            <w:r w:rsidRPr="007C3599">
              <w:rPr>
                <w:sz w:val="16"/>
                <w:szCs w:val="16"/>
                <w:lang w:val="en"/>
              </w:rPr>
              <w:t>7． QOS (Quality of Service)</w:t>
            </w:r>
          </w:p>
          <w:p w14:paraId="545E83CF" w14:textId="77777777" w:rsidR="009E14B2" w:rsidRPr="007C3599" w:rsidRDefault="009E14B2" w:rsidP="00700EBE">
            <w:pPr>
              <w:spacing w:line="120" w:lineRule="exact"/>
              <w:jc w:val="left"/>
              <w:rPr>
                <w:sz w:val="16"/>
                <w:szCs w:val="16"/>
              </w:rPr>
            </w:pPr>
          </w:p>
          <w:p w14:paraId="48F39090" w14:textId="77777777" w:rsidR="009E14B2" w:rsidRPr="007C3599" w:rsidRDefault="009E14B2" w:rsidP="004403E2">
            <w:pPr>
              <w:spacing w:line="180" w:lineRule="exact"/>
              <w:jc w:val="left"/>
              <w:rPr>
                <w:sz w:val="16"/>
                <w:szCs w:val="16"/>
              </w:rPr>
            </w:pPr>
            <w:r w:rsidRPr="007C3599">
              <w:rPr>
                <w:sz w:val="16"/>
                <w:szCs w:val="16"/>
                <w:lang w:val="en"/>
              </w:rPr>
              <w:t>5) Add a supplement to all updates</w:t>
            </w:r>
          </w:p>
          <w:p w14:paraId="42FDC186" w14:textId="77777777" w:rsidR="009E14B2" w:rsidRPr="007C3599" w:rsidRDefault="009E14B2" w:rsidP="004403E2">
            <w:pPr>
              <w:spacing w:line="180" w:lineRule="exact"/>
              <w:jc w:val="left"/>
              <w:rPr>
                <w:sz w:val="16"/>
                <w:szCs w:val="16"/>
              </w:rPr>
            </w:pPr>
            <w:r w:rsidRPr="007C3599">
              <w:rPr>
                <w:rFonts w:hint="eastAsia"/>
                <w:sz w:val="16"/>
                <w:szCs w:val="16"/>
                <w:lang w:val="en"/>
              </w:rPr>
              <w:t>５－２－２．</w:t>
            </w:r>
            <w:r w:rsidRPr="007C3599">
              <w:rPr>
                <w:sz w:val="16"/>
                <w:szCs w:val="16"/>
                <w:lang w:val="en"/>
              </w:rPr>
              <w:t xml:space="preserve"> Basic movements (normal system)</w:t>
            </w:r>
          </w:p>
          <w:p w14:paraId="1BF60A06" w14:textId="77777777" w:rsidR="009E14B2" w:rsidRPr="007C3599" w:rsidRDefault="009E14B2" w:rsidP="00700EBE">
            <w:pPr>
              <w:spacing w:line="120" w:lineRule="exact"/>
              <w:jc w:val="left"/>
              <w:rPr>
                <w:sz w:val="16"/>
                <w:szCs w:val="16"/>
              </w:rPr>
            </w:pPr>
          </w:p>
          <w:p w14:paraId="48EB4193" w14:textId="77777777" w:rsidR="009E14B2" w:rsidRPr="007C3599" w:rsidRDefault="009E14B2" w:rsidP="004403E2">
            <w:pPr>
              <w:spacing w:line="180" w:lineRule="exact"/>
              <w:jc w:val="left"/>
              <w:rPr>
                <w:sz w:val="16"/>
                <w:szCs w:val="16"/>
              </w:rPr>
            </w:pPr>
            <w:r w:rsidRPr="007C3599">
              <w:rPr>
                <w:sz w:val="16"/>
                <w:szCs w:val="16"/>
                <w:lang w:val="en"/>
              </w:rPr>
              <w:t xml:space="preserve">6) Removed </w:t>
            </w:r>
            <w:proofErr w:type="spellStart"/>
            <w:r w:rsidRPr="007C3599">
              <w:rPr>
                <w:sz w:val="16"/>
                <w:szCs w:val="16"/>
                <w:lang w:val="en"/>
              </w:rPr>
              <w:t>qr</w:t>
            </w:r>
            <w:proofErr w:type="spellEnd"/>
            <w:r w:rsidRPr="007C3599">
              <w:rPr>
                <w:sz w:val="16"/>
                <w:szCs w:val="16"/>
                <w:lang w:val="en"/>
              </w:rPr>
              <w:t xml:space="preserve"> code display for all </w:t>
            </w:r>
            <w:proofErr w:type="spellStart"/>
            <w:r w:rsidRPr="007C3599">
              <w:rPr>
                <w:sz w:val="16"/>
                <w:szCs w:val="16"/>
                <w:lang w:val="en"/>
              </w:rPr>
              <w:t>european</w:t>
            </w:r>
            <w:proofErr w:type="spellEnd"/>
            <w:r w:rsidRPr="007C3599">
              <w:rPr>
                <w:sz w:val="16"/>
                <w:szCs w:val="16"/>
                <w:lang w:val="en"/>
              </w:rPr>
              <w:t xml:space="preserve"> direction updates</w:t>
            </w:r>
          </w:p>
          <w:p w14:paraId="043F837E" w14:textId="77777777" w:rsidR="009E14B2" w:rsidRPr="007C3599" w:rsidRDefault="009E14B2" w:rsidP="004403E2">
            <w:pPr>
              <w:spacing w:line="180" w:lineRule="exact"/>
              <w:jc w:val="left"/>
              <w:rPr>
                <w:sz w:val="16"/>
                <w:szCs w:val="16"/>
              </w:rPr>
            </w:pPr>
            <w:r w:rsidRPr="007C3599">
              <w:rPr>
                <w:sz w:val="16"/>
                <w:szCs w:val="16"/>
                <w:lang w:val="en"/>
              </w:rPr>
              <w:t>5－2－3． Requirements for HMI specifications</w:t>
            </w:r>
          </w:p>
          <w:p w14:paraId="13A41925" w14:textId="77777777" w:rsidR="009E14B2" w:rsidRPr="007C3599" w:rsidRDefault="009E14B2" w:rsidP="00700EBE">
            <w:pPr>
              <w:spacing w:line="120" w:lineRule="exact"/>
              <w:jc w:val="left"/>
              <w:rPr>
                <w:sz w:val="16"/>
                <w:szCs w:val="16"/>
              </w:rPr>
            </w:pPr>
          </w:p>
          <w:p w14:paraId="196565E7" w14:textId="77777777" w:rsidR="009E14B2" w:rsidRPr="007C3599" w:rsidRDefault="009E14B2" w:rsidP="004403E2">
            <w:pPr>
              <w:spacing w:line="180" w:lineRule="exact"/>
              <w:jc w:val="left"/>
              <w:rPr>
                <w:sz w:val="16"/>
                <w:szCs w:val="16"/>
              </w:rPr>
            </w:pPr>
            <w:r w:rsidRPr="007C3599">
              <w:rPr>
                <w:sz w:val="16"/>
                <w:szCs w:val="16"/>
                <w:lang w:val="en"/>
              </w:rPr>
              <w:lastRenderedPageBreak/>
              <w:t>7) Revised to exclude European and Australian countries</w:t>
            </w:r>
          </w:p>
          <w:p w14:paraId="62031101" w14:textId="77777777" w:rsidR="009E14B2" w:rsidRPr="007C3599" w:rsidRDefault="009E14B2" w:rsidP="004403E2">
            <w:pPr>
              <w:spacing w:line="180" w:lineRule="exact"/>
              <w:jc w:val="left"/>
              <w:rPr>
                <w:sz w:val="16"/>
                <w:szCs w:val="16"/>
              </w:rPr>
            </w:pPr>
            <w:r w:rsidRPr="007C3599">
              <w:rPr>
                <w:sz w:val="16"/>
                <w:szCs w:val="16"/>
                <w:lang w:val="en"/>
              </w:rPr>
              <w:t>5－1－1． Target countries and regions</w:t>
            </w:r>
          </w:p>
          <w:p w14:paraId="2AB03525" w14:textId="77777777" w:rsidR="009E14B2" w:rsidRPr="007C3599" w:rsidRDefault="009E14B2" w:rsidP="004403E2">
            <w:pPr>
              <w:spacing w:line="180" w:lineRule="exact"/>
              <w:jc w:val="left"/>
              <w:rPr>
                <w:sz w:val="16"/>
                <w:szCs w:val="16"/>
              </w:rPr>
            </w:pPr>
            <w:r w:rsidRPr="007C3599">
              <w:rPr>
                <w:sz w:val="16"/>
                <w:szCs w:val="16"/>
                <w:lang w:val="en"/>
              </w:rPr>
              <w:t>5－2－1． Target countries and regions</w:t>
            </w:r>
          </w:p>
          <w:p w14:paraId="44F3A7DB" w14:textId="77777777" w:rsidR="009E14B2" w:rsidRPr="007C3599" w:rsidRDefault="009E14B2" w:rsidP="00700EBE">
            <w:pPr>
              <w:spacing w:line="120" w:lineRule="exact"/>
              <w:jc w:val="left"/>
              <w:rPr>
                <w:sz w:val="16"/>
                <w:szCs w:val="16"/>
              </w:rPr>
            </w:pPr>
          </w:p>
          <w:p w14:paraId="527B471D" w14:textId="77777777" w:rsidR="009E14B2" w:rsidRPr="007C3599" w:rsidRDefault="009E14B2" w:rsidP="004403E2">
            <w:pPr>
              <w:spacing w:line="180" w:lineRule="exact"/>
              <w:jc w:val="left"/>
              <w:rPr>
                <w:sz w:val="16"/>
                <w:szCs w:val="16"/>
              </w:rPr>
            </w:pPr>
            <w:r w:rsidRPr="007C3599">
              <w:rPr>
                <w:sz w:val="16"/>
                <w:szCs w:val="16"/>
                <w:lang w:val="en"/>
              </w:rPr>
              <w:t>8) Added the entire renewal service period for Lexus/Toyota models</w:t>
            </w:r>
          </w:p>
          <w:p w14:paraId="5E63F31C" w14:textId="77777777" w:rsidR="009E14B2" w:rsidRPr="007C3599" w:rsidRDefault="009E14B2" w:rsidP="004403E2">
            <w:pPr>
              <w:spacing w:line="180" w:lineRule="exact"/>
              <w:jc w:val="left"/>
              <w:rPr>
                <w:sz w:val="16"/>
                <w:szCs w:val="16"/>
              </w:rPr>
            </w:pPr>
            <w:r w:rsidRPr="007C3599">
              <w:rPr>
                <w:sz w:val="16"/>
                <w:szCs w:val="16"/>
                <w:lang w:val="en"/>
              </w:rPr>
              <w:t>6－5． All renewal service periods</w:t>
            </w:r>
          </w:p>
          <w:p w14:paraId="3B724F44" w14:textId="77777777" w:rsidR="009E14B2" w:rsidRPr="007C3599" w:rsidRDefault="009E14B2" w:rsidP="00700EBE">
            <w:pPr>
              <w:spacing w:line="120" w:lineRule="exact"/>
              <w:jc w:val="left"/>
              <w:rPr>
                <w:sz w:val="16"/>
                <w:szCs w:val="16"/>
              </w:rPr>
            </w:pPr>
          </w:p>
          <w:p w14:paraId="2B57B23B" w14:textId="77777777" w:rsidR="009E14B2" w:rsidRPr="007C3599" w:rsidRDefault="009E14B2" w:rsidP="004403E2">
            <w:pPr>
              <w:spacing w:line="180" w:lineRule="exact"/>
              <w:jc w:val="left"/>
              <w:rPr>
                <w:sz w:val="16"/>
                <w:szCs w:val="16"/>
              </w:rPr>
            </w:pPr>
            <w:r w:rsidRPr="007C3599">
              <w:rPr>
                <w:sz w:val="16"/>
                <w:szCs w:val="16"/>
                <w:lang w:val="en"/>
              </w:rPr>
              <w:t>9) Revised notification processing regarding service deadlines</w:t>
            </w:r>
          </w:p>
          <w:p w14:paraId="5E5D42B2" w14:textId="77777777" w:rsidR="009E14B2" w:rsidRPr="007C3599" w:rsidRDefault="009E14B2" w:rsidP="004403E2">
            <w:pPr>
              <w:spacing w:line="180" w:lineRule="exact"/>
              <w:jc w:val="left"/>
              <w:rPr>
                <w:sz w:val="16"/>
                <w:szCs w:val="16"/>
              </w:rPr>
            </w:pPr>
            <w:r w:rsidRPr="007C3599">
              <w:rPr>
                <w:rFonts w:hint="eastAsia"/>
                <w:sz w:val="16"/>
                <w:szCs w:val="16"/>
                <w:lang w:val="en"/>
              </w:rPr>
              <w:t>５－１－２．</w:t>
            </w:r>
            <w:r w:rsidRPr="007C3599">
              <w:rPr>
                <w:sz w:val="16"/>
                <w:szCs w:val="16"/>
                <w:lang w:val="en"/>
              </w:rPr>
              <w:t xml:space="preserve"> Basic movements (normal system)</w:t>
            </w:r>
          </w:p>
          <w:p w14:paraId="3AD48885" w14:textId="77777777" w:rsidR="009E14B2" w:rsidRPr="007C3599" w:rsidRDefault="009E14B2" w:rsidP="00700EBE">
            <w:pPr>
              <w:spacing w:line="120" w:lineRule="exact"/>
              <w:jc w:val="left"/>
              <w:rPr>
                <w:sz w:val="16"/>
                <w:szCs w:val="16"/>
              </w:rPr>
            </w:pPr>
          </w:p>
          <w:p w14:paraId="068638B3" w14:textId="77777777" w:rsidR="009E14B2" w:rsidRPr="007C3599" w:rsidRDefault="009E14B2" w:rsidP="004403E2">
            <w:pPr>
              <w:spacing w:line="180" w:lineRule="exact"/>
              <w:jc w:val="left"/>
              <w:rPr>
                <w:sz w:val="16"/>
                <w:szCs w:val="16"/>
              </w:rPr>
            </w:pPr>
            <w:r w:rsidRPr="007C3599">
              <w:rPr>
                <w:sz w:val="16"/>
                <w:szCs w:val="16"/>
                <w:lang w:val="en"/>
              </w:rPr>
              <w:t>10) Removed "17CY"</w:t>
            </w:r>
          </w:p>
          <w:p w14:paraId="6639F175" w14:textId="77777777" w:rsidR="009E14B2" w:rsidRPr="007C3599" w:rsidRDefault="009E14B2" w:rsidP="004403E2">
            <w:pPr>
              <w:spacing w:line="180" w:lineRule="exact"/>
              <w:jc w:val="left"/>
              <w:rPr>
                <w:sz w:val="16"/>
                <w:szCs w:val="16"/>
              </w:rPr>
            </w:pPr>
            <w:r w:rsidRPr="007C3599">
              <w:rPr>
                <w:sz w:val="16"/>
                <w:szCs w:val="16"/>
                <w:lang w:val="en"/>
              </w:rPr>
              <w:t>6－5． All renewal service periods</w:t>
            </w:r>
          </w:p>
          <w:p w14:paraId="57F10BD1" w14:textId="77777777" w:rsidR="009E14B2" w:rsidRPr="007C3599" w:rsidRDefault="009E14B2" w:rsidP="004403E2">
            <w:pPr>
              <w:spacing w:line="180" w:lineRule="exact"/>
              <w:jc w:val="left"/>
              <w:rPr>
                <w:sz w:val="16"/>
                <w:szCs w:val="16"/>
              </w:rPr>
            </w:pPr>
            <w:r w:rsidRPr="007C3599">
              <w:rPr>
                <w:sz w:val="16"/>
                <w:szCs w:val="16"/>
                <w:lang w:val="en"/>
              </w:rPr>
              <w:t>6－9． Maintain all renewal service periods</w:t>
            </w:r>
          </w:p>
          <w:p w14:paraId="555F237F" w14:textId="77777777" w:rsidR="009E14B2" w:rsidRPr="007C3599" w:rsidRDefault="009E14B2" w:rsidP="004403E2">
            <w:pPr>
              <w:spacing w:line="180" w:lineRule="exact"/>
              <w:jc w:val="left"/>
              <w:rPr>
                <w:sz w:val="16"/>
                <w:szCs w:val="16"/>
              </w:rPr>
            </w:pPr>
          </w:p>
          <w:p w14:paraId="3DE19F6C" w14:textId="77777777" w:rsidR="009E14B2" w:rsidRPr="007C3599" w:rsidRDefault="009E14B2" w:rsidP="004403E2">
            <w:pPr>
              <w:spacing w:line="180" w:lineRule="exact"/>
              <w:jc w:val="left"/>
              <w:rPr>
                <w:sz w:val="16"/>
                <w:szCs w:val="16"/>
              </w:rPr>
            </w:pPr>
            <w:r w:rsidRPr="007C3599">
              <w:rPr>
                <w:sz w:val="16"/>
                <w:szCs w:val="16"/>
                <w:lang w:val="en"/>
              </w:rPr>
              <w:t>11) Remove "_Overseas" from the name of the content specification</w:t>
            </w:r>
          </w:p>
          <w:p w14:paraId="13ADB560" w14:textId="77777777" w:rsidR="009E14B2" w:rsidRPr="007C3599" w:rsidRDefault="009E14B2" w:rsidP="004403E2">
            <w:pPr>
              <w:spacing w:line="180" w:lineRule="exact"/>
              <w:jc w:val="left"/>
              <w:rPr>
                <w:sz w:val="16"/>
                <w:szCs w:val="16"/>
              </w:rPr>
            </w:pPr>
            <w:r w:rsidRPr="007C3599">
              <w:rPr>
                <w:sz w:val="16"/>
                <w:szCs w:val="16"/>
                <w:lang w:val="en"/>
              </w:rPr>
              <w:t>6－10． Freshness of information</w:t>
            </w:r>
          </w:p>
          <w:p w14:paraId="0A13CDC3" w14:textId="77777777" w:rsidR="009E14B2" w:rsidRPr="007C3599" w:rsidRDefault="009E14B2" w:rsidP="004403E2">
            <w:pPr>
              <w:spacing w:line="180" w:lineRule="exact"/>
              <w:jc w:val="left"/>
              <w:rPr>
                <w:sz w:val="16"/>
                <w:szCs w:val="16"/>
              </w:rPr>
            </w:pPr>
            <w:r w:rsidRPr="007C3599">
              <w:rPr>
                <w:sz w:val="16"/>
                <w:szCs w:val="16"/>
                <w:lang w:val="en"/>
              </w:rPr>
              <w:t>7． QOS (Quality of Service)</w:t>
            </w:r>
          </w:p>
          <w:p w14:paraId="34C979EC" w14:textId="77777777" w:rsidR="009E14B2" w:rsidRPr="007C3599" w:rsidRDefault="009E14B2" w:rsidP="00700EBE">
            <w:pPr>
              <w:spacing w:line="120" w:lineRule="exact"/>
              <w:jc w:val="left"/>
              <w:rPr>
                <w:sz w:val="16"/>
                <w:szCs w:val="16"/>
              </w:rPr>
            </w:pPr>
          </w:p>
          <w:p w14:paraId="30572289" w14:textId="77777777" w:rsidR="009E14B2" w:rsidRPr="007C3599" w:rsidRDefault="009E14B2" w:rsidP="004403E2">
            <w:pPr>
              <w:spacing w:line="180" w:lineRule="exact"/>
              <w:jc w:val="left"/>
              <w:rPr>
                <w:sz w:val="16"/>
                <w:szCs w:val="16"/>
              </w:rPr>
            </w:pPr>
            <w:r w:rsidRPr="007C3599">
              <w:rPr>
                <w:sz w:val="16"/>
                <w:szCs w:val="16"/>
                <w:lang w:val="en"/>
              </w:rPr>
              <w:t>12) Removed "Toyota and"</w:t>
            </w:r>
          </w:p>
          <w:p w14:paraId="19D4A668" w14:textId="77777777" w:rsidR="009E14B2" w:rsidRPr="007C3599" w:rsidRDefault="009E14B2" w:rsidP="004403E2">
            <w:pPr>
              <w:spacing w:line="180" w:lineRule="exact"/>
              <w:jc w:val="left"/>
              <w:rPr>
                <w:sz w:val="16"/>
                <w:szCs w:val="16"/>
              </w:rPr>
            </w:pPr>
            <w:r w:rsidRPr="007C3599">
              <w:rPr>
                <w:sz w:val="16"/>
                <w:szCs w:val="16"/>
                <w:lang w:val="en"/>
              </w:rPr>
              <w:t>6－16． Number of years of system support</w:t>
            </w:r>
          </w:p>
          <w:p w14:paraId="0E00A5F2" w14:textId="77777777" w:rsidR="009E14B2" w:rsidRPr="007C3599" w:rsidRDefault="009E14B2" w:rsidP="00700EBE">
            <w:pPr>
              <w:spacing w:line="120" w:lineRule="exact"/>
              <w:jc w:val="left"/>
              <w:rPr>
                <w:sz w:val="16"/>
                <w:szCs w:val="16"/>
              </w:rPr>
            </w:pPr>
          </w:p>
          <w:p w14:paraId="49EAF74D" w14:textId="77777777" w:rsidR="009E14B2" w:rsidRPr="007C3599" w:rsidRDefault="009E14B2" w:rsidP="004403E2">
            <w:pPr>
              <w:spacing w:line="180" w:lineRule="exact"/>
              <w:jc w:val="left"/>
              <w:rPr>
                <w:sz w:val="16"/>
                <w:szCs w:val="16"/>
              </w:rPr>
            </w:pPr>
            <w:r w:rsidRPr="007C3599">
              <w:rPr>
                <w:sz w:val="16"/>
                <w:szCs w:val="16"/>
                <w:lang w:val="en"/>
              </w:rPr>
              <w:t>13) Changed the "In-vehicle navigation" to "in-vehicle machine"</w:t>
            </w:r>
          </w:p>
          <w:p w14:paraId="07F9530D" w14:textId="1EB89CC2" w:rsidR="009E14B2" w:rsidRPr="007C3599" w:rsidRDefault="009E14B2" w:rsidP="004403E2">
            <w:pPr>
              <w:spacing w:line="180" w:lineRule="exact"/>
              <w:jc w:val="left"/>
              <w:rPr>
                <w:sz w:val="16"/>
                <w:szCs w:val="16"/>
              </w:rPr>
            </w:pPr>
            <w:r w:rsidRPr="007C3599">
              <w:rPr>
                <w:sz w:val="16"/>
                <w:szCs w:val="16"/>
                <w:lang w:val="en"/>
              </w:rPr>
              <w:t>５－１－２． Basic movements (normal system)</w:t>
            </w:r>
          </w:p>
          <w:p w14:paraId="42B369B8" w14:textId="4FD74AE6" w:rsidR="009E14B2" w:rsidRPr="007C3599" w:rsidRDefault="009E14B2">
            <w:pPr>
              <w:spacing w:line="180" w:lineRule="exact"/>
              <w:jc w:val="left"/>
              <w:rPr>
                <w:sz w:val="18"/>
                <w:lang w:val="en"/>
              </w:rPr>
            </w:pPr>
          </w:p>
          <w:p w14:paraId="4DE375B8" w14:textId="60C0106B" w:rsidR="009E14B2" w:rsidRPr="007C3599" w:rsidRDefault="009E14B2">
            <w:pPr>
              <w:spacing w:line="180" w:lineRule="exact"/>
              <w:jc w:val="left"/>
              <w:rPr>
                <w:sz w:val="18"/>
                <w:lang w:val="en"/>
              </w:rPr>
            </w:pPr>
            <w:r w:rsidRPr="007C3599">
              <w:rPr>
                <w:sz w:val="18"/>
                <w:lang w:val="en"/>
              </w:rPr>
              <w:t>14) Added Section 10</w:t>
            </w:r>
          </w:p>
          <w:p w14:paraId="06047286" w14:textId="163A1013" w:rsidR="009E14B2" w:rsidRPr="007C3599" w:rsidRDefault="009E14B2">
            <w:pPr>
              <w:spacing w:line="180" w:lineRule="exact"/>
              <w:jc w:val="left"/>
              <w:rPr>
                <w:sz w:val="18"/>
                <w:lang w:val="en"/>
              </w:rPr>
            </w:pPr>
            <w:r w:rsidRPr="007C3599">
              <w:rPr>
                <w:sz w:val="18"/>
                <w:lang w:val="en"/>
              </w:rPr>
              <w:t>Map update and triggers, logging, and parameters.</w:t>
            </w:r>
          </w:p>
          <w:p w14:paraId="733BBCDB" w14:textId="77777777" w:rsidR="009E14B2" w:rsidRPr="007C3599" w:rsidRDefault="009E14B2">
            <w:pPr>
              <w:spacing w:line="180" w:lineRule="exact"/>
              <w:jc w:val="left"/>
              <w:rPr>
                <w:sz w:val="18"/>
                <w:lang w:val="en"/>
              </w:rPr>
            </w:pPr>
          </w:p>
          <w:p w14:paraId="24F172DA" w14:textId="610AFAC8" w:rsidR="009E14B2" w:rsidRPr="007C3599" w:rsidRDefault="009E14B2" w:rsidP="004403E2">
            <w:pPr>
              <w:spacing w:line="180" w:lineRule="exact"/>
              <w:jc w:val="left"/>
              <w:rPr>
                <w:sz w:val="18"/>
                <w:lang w:val="en"/>
              </w:rPr>
            </w:pPr>
            <w:r w:rsidRPr="007C3599">
              <w:rPr>
                <w:sz w:val="18"/>
                <w:lang w:val="en"/>
              </w:rPr>
              <w:t>Updated the QoS section</w:t>
            </w:r>
          </w:p>
          <w:p w14:paraId="13D5E087" w14:textId="77777777" w:rsidR="009E14B2" w:rsidRPr="007C3599" w:rsidRDefault="009E14B2" w:rsidP="004403E2">
            <w:pPr>
              <w:spacing w:line="180" w:lineRule="exact"/>
              <w:jc w:val="left"/>
              <w:rPr>
                <w:sz w:val="18"/>
                <w:lang w:val="en"/>
              </w:rPr>
            </w:pPr>
          </w:p>
          <w:p w14:paraId="771B854E" w14:textId="1993BB0E" w:rsidR="009E14B2" w:rsidRPr="007C3599" w:rsidRDefault="009E14B2" w:rsidP="004403E2">
            <w:pPr>
              <w:spacing w:line="180" w:lineRule="exact"/>
              <w:jc w:val="left"/>
            </w:pPr>
          </w:p>
        </w:tc>
        <w:tc>
          <w:tcPr>
            <w:tcW w:w="1275" w:type="dxa"/>
            <w:vAlign w:val="center"/>
          </w:tcPr>
          <w:p w14:paraId="204F8294" w14:textId="77777777" w:rsidR="009E14B2" w:rsidRPr="007C3599" w:rsidRDefault="009E14B2" w:rsidP="004403E2">
            <w:pPr>
              <w:jc w:val="center"/>
              <w:rPr>
                <w:lang w:val="en"/>
              </w:rPr>
            </w:pPr>
            <w:r w:rsidRPr="007C3599">
              <w:rPr>
                <w:lang w:val="en"/>
              </w:rPr>
              <w:lastRenderedPageBreak/>
              <w:t>VC-based LBS</w:t>
            </w:r>
          </w:p>
          <w:p w14:paraId="276F0949" w14:textId="77777777" w:rsidR="009E14B2" w:rsidRPr="007C3599" w:rsidRDefault="009E14B2" w:rsidP="004403E2">
            <w:pPr>
              <w:jc w:val="center"/>
            </w:pPr>
          </w:p>
          <w:p w14:paraId="29526B3F" w14:textId="77777777" w:rsidR="009E14B2" w:rsidRPr="007C3599" w:rsidRDefault="009E14B2" w:rsidP="004403E2">
            <w:pPr>
              <w:jc w:val="center"/>
            </w:pPr>
          </w:p>
          <w:p w14:paraId="583A3F66" w14:textId="77777777" w:rsidR="009E14B2" w:rsidRPr="007C3599" w:rsidRDefault="009E14B2" w:rsidP="004403E2">
            <w:pPr>
              <w:jc w:val="center"/>
            </w:pPr>
          </w:p>
          <w:p w14:paraId="6645907C" w14:textId="77777777" w:rsidR="009E14B2" w:rsidRPr="007C3599" w:rsidRDefault="009E14B2" w:rsidP="004403E2">
            <w:pPr>
              <w:jc w:val="center"/>
            </w:pPr>
          </w:p>
          <w:p w14:paraId="5DC9D02D" w14:textId="77777777" w:rsidR="009E14B2" w:rsidRPr="007C3599" w:rsidRDefault="009E14B2" w:rsidP="004403E2">
            <w:pPr>
              <w:jc w:val="center"/>
            </w:pPr>
          </w:p>
          <w:p w14:paraId="655763D4" w14:textId="77777777" w:rsidR="009E14B2" w:rsidRPr="007C3599" w:rsidRDefault="009E14B2" w:rsidP="004403E2">
            <w:pPr>
              <w:jc w:val="center"/>
            </w:pPr>
          </w:p>
          <w:p w14:paraId="72FB373A" w14:textId="77777777" w:rsidR="009E14B2" w:rsidRPr="007C3599" w:rsidRDefault="009E14B2" w:rsidP="004403E2">
            <w:pPr>
              <w:jc w:val="center"/>
            </w:pPr>
          </w:p>
          <w:p w14:paraId="6712AD6E" w14:textId="77777777" w:rsidR="009E14B2" w:rsidRPr="007C3599" w:rsidRDefault="009E14B2" w:rsidP="004403E2">
            <w:pPr>
              <w:jc w:val="center"/>
            </w:pPr>
          </w:p>
          <w:p w14:paraId="3DD139C8" w14:textId="77777777" w:rsidR="009E14B2" w:rsidRPr="007C3599" w:rsidRDefault="009E14B2" w:rsidP="004403E2">
            <w:pPr>
              <w:jc w:val="center"/>
            </w:pPr>
          </w:p>
          <w:p w14:paraId="21E05917" w14:textId="77777777" w:rsidR="009E14B2" w:rsidRPr="007C3599" w:rsidRDefault="009E14B2" w:rsidP="004403E2">
            <w:pPr>
              <w:jc w:val="center"/>
            </w:pPr>
          </w:p>
          <w:p w14:paraId="6DE63469" w14:textId="77777777" w:rsidR="009E14B2" w:rsidRPr="007C3599" w:rsidRDefault="009E14B2" w:rsidP="004403E2">
            <w:pPr>
              <w:jc w:val="center"/>
            </w:pPr>
          </w:p>
          <w:p w14:paraId="581E1A35" w14:textId="77777777" w:rsidR="009E14B2" w:rsidRPr="007C3599" w:rsidRDefault="009E14B2" w:rsidP="004403E2">
            <w:pPr>
              <w:jc w:val="center"/>
            </w:pPr>
          </w:p>
          <w:p w14:paraId="3060B8E6" w14:textId="77777777" w:rsidR="009E14B2" w:rsidRPr="007C3599" w:rsidRDefault="009E14B2" w:rsidP="004403E2">
            <w:pPr>
              <w:jc w:val="center"/>
            </w:pPr>
          </w:p>
          <w:p w14:paraId="5B2F9C8A" w14:textId="77777777" w:rsidR="009E14B2" w:rsidRPr="007C3599" w:rsidRDefault="009E14B2" w:rsidP="004403E2">
            <w:pPr>
              <w:jc w:val="center"/>
            </w:pPr>
          </w:p>
          <w:p w14:paraId="1433DAE8" w14:textId="77777777" w:rsidR="009E14B2" w:rsidRPr="007C3599" w:rsidRDefault="009E14B2" w:rsidP="004403E2">
            <w:pPr>
              <w:jc w:val="center"/>
            </w:pPr>
          </w:p>
          <w:p w14:paraId="52B73DC4" w14:textId="77777777" w:rsidR="009E14B2" w:rsidRPr="007C3599" w:rsidRDefault="009E14B2" w:rsidP="004403E2">
            <w:pPr>
              <w:jc w:val="center"/>
            </w:pPr>
          </w:p>
          <w:p w14:paraId="7DD6AE3B" w14:textId="77777777" w:rsidR="009E14B2" w:rsidRPr="007C3599" w:rsidRDefault="009E14B2" w:rsidP="004403E2">
            <w:pPr>
              <w:jc w:val="center"/>
            </w:pPr>
          </w:p>
          <w:p w14:paraId="4B739573" w14:textId="77777777" w:rsidR="009E14B2" w:rsidRPr="007C3599" w:rsidRDefault="009E14B2" w:rsidP="004403E2">
            <w:pPr>
              <w:jc w:val="center"/>
            </w:pPr>
          </w:p>
          <w:p w14:paraId="27FFD372" w14:textId="77777777" w:rsidR="009E14B2" w:rsidRPr="007C3599" w:rsidRDefault="009E14B2" w:rsidP="004403E2">
            <w:pPr>
              <w:jc w:val="center"/>
            </w:pPr>
          </w:p>
          <w:p w14:paraId="179E899C" w14:textId="77777777" w:rsidR="009E14B2" w:rsidRPr="007C3599" w:rsidRDefault="009E14B2" w:rsidP="004403E2">
            <w:pPr>
              <w:jc w:val="center"/>
            </w:pPr>
          </w:p>
          <w:p w14:paraId="3F82B2BD" w14:textId="77777777" w:rsidR="009E14B2" w:rsidRPr="007C3599" w:rsidRDefault="009E14B2" w:rsidP="004403E2">
            <w:pPr>
              <w:jc w:val="center"/>
            </w:pPr>
          </w:p>
          <w:p w14:paraId="31D04F22" w14:textId="77777777" w:rsidR="009E14B2" w:rsidRPr="007C3599" w:rsidRDefault="009E14B2" w:rsidP="004403E2">
            <w:pPr>
              <w:jc w:val="center"/>
            </w:pPr>
          </w:p>
          <w:p w14:paraId="7C3E327D" w14:textId="77777777" w:rsidR="009E14B2" w:rsidRPr="007C3599" w:rsidRDefault="009E14B2" w:rsidP="004403E2">
            <w:pPr>
              <w:jc w:val="center"/>
            </w:pPr>
          </w:p>
          <w:p w14:paraId="67B06DB2" w14:textId="77777777" w:rsidR="009E14B2" w:rsidRPr="007C3599" w:rsidRDefault="009E14B2" w:rsidP="004403E2">
            <w:pPr>
              <w:jc w:val="center"/>
            </w:pPr>
          </w:p>
          <w:p w14:paraId="002D85BA" w14:textId="77777777" w:rsidR="009E14B2" w:rsidRPr="007C3599" w:rsidRDefault="009E14B2" w:rsidP="004403E2">
            <w:pPr>
              <w:jc w:val="center"/>
            </w:pPr>
          </w:p>
          <w:p w14:paraId="1A1C4CC5" w14:textId="77777777" w:rsidR="009E14B2" w:rsidRPr="007C3599" w:rsidRDefault="009E14B2" w:rsidP="004403E2">
            <w:pPr>
              <w:jc w:val="center"/>
            </w:pPr>
          </w:p>
          <w:p w14:paraId="1B5351C7" w14:textId="77777777" w:rsidR="009E14B2" w:rsidRPr="007C3599" w:rsidRDefault="009E14B2" w:rsidP="004403E2">
            <w:pPr>
              <w:jc w:val="center"/>
            </w:pPr>
          </w:p>
          <w:p w14:paraId="2723AA68" w14:textId="77777777" w:rsidR="009E14B2" w:rsidRPr="007C3599" w:rsidRDefault="009E14B2" w:rsidP="004403E2">
            <w:pPr>
              <w:jc w:val="center"/>
            </w:pPr>
          </w:p>
          <w:p w14:paraId="1678ED77" w14:textId="77777777" w:rsidR="009E14B2" w:rsidRPr="007C3599" w:rsidRDefault="009E14B2" w:rsidP="004403E2">
            <w:pPr>
              <w:jc w:val="center"/>
            </w:pPr>
          </w:p>
          <w:p w14:paraId="5EC57D81" w14:textId="77777777" w:rsidR="009E14B2" w:rsidRPr="007C3599" w:rsidRDefault="009E14B2" w:rsidP="004403E2">
            <w:pPr>
              <w:jc w:val="center"/>
            </w:pPr>
          </w:p>
          <w:p w14:paraId="4862DAA2" w14:textId="77777777" w:rsidR="009E14B2" w:rsidRPr="007C3599" w:rsidRDefault="009E14B2" w:rsidP="004403E2">
            <w:pPr>
              <w:jc w:val="center"/>
            </w:pPr>
          </w:p>
          <w:p w14:paraId="760B037F" w14:textId="77777777" w:rsidR="009E14B2" w:rsidRPr="007C3599" w:rsidRDefault="009E14B2" w:rsidP="004403E2">
            <w:pPr>
              <w:jc w:val="center"/>
            </w:pPr>
          </w:p>
          <w:p w14:paraId="09208AAD" w14:textId="77777777" w:rsidR="009E14B2" w:rsidRPr="007C3599" w:rsidRDefault="009E14B2" w:rsidP="004403E2">
            <w:pPr>
              <w:jc w:val="center"/>
            </w:pPr>
          </w:p>
          <w:p w14:paraId="598CD7DB" w14:textId="77777777" w:rsidR="009E14B2" w:rsidRPr="007C3599" w:rsidRDefault="009E14B2" w:rsidP="004403E2">
            <w:pPr>
              <w:jc w:val="center"/>
            </w:pPr>
          </w:p>
          <w:p w14:paraId="193CA790" w14:textId="77777777" w:rsidR="009E14B2" w:rsidRPr="007C3599" w:rsidRDefault="009E14B2" w:rsidP="004403E2">
            <w:pPr>
              <w:jc w:val="center"/>
            </w:pPr>
          </w:p>
          <w:p w14:paraId="4F2E0F4E" w14:textId="77777777" w:rsidR="009E14B2" w:rsidRPr="007C3599" w:rsidRDefault="009E14B2" w:rsidP="004403E2">
            <w:pPr>
              <w:jc w:val="center"/>
            </w:pPr>
          </w:p>
          <w:p w14:paraId="2A885EA9" w14:textId="77777777" w:rsidR="009E14B2" w:rsidRPr="007C3599" w:rsidRDefault="009E14B2" w:rsidP="004403E2">
            <w:pPr>
              <w:jc w:val="center"/>
            </w:pPr>
          </w:p>
          <w:p w14:paraId="45936AD1" w14:textId="77777777" w:rsidR="009E14B2" w:rsidRPr="007C3599" w:rsidRDefault="009E14B2" w:rsidP="004403E2">
            <w:pPr>
              <w:jc w:val="center"/>
            </w:pPr>
          </w:p>
          <w:p w14:paraId="52B61593" w14:textId="77777777" w:rsidR="009E14B2" w:rsidRPr="007C3599" w:rsidRDefault="009E14B2" w:rsidP="004403E2">
            <w:pPr>
              <w:jc w:val="center"/>
            </w:pPr>
            <w:r w:rsidRPr="007C3599">
              <w:t>TMNA</w:t>
            </w:r>
          </w:p>
          <w:p w14:paraId="3BE7571A" w14:textId="77777777" w:rsidR="009E14B2" w:rsidRPr="007C3599" w:rsidRDefault="009E14B2" w:rsidP="004403E2">
            <w:pPr>
              <w:jc w:val="center"/>
            </w:pPr>
          </w:p>
          <w:p w14:paraId="5A7E5A43" w14:textId="77777777" w:rsidR="009E14B2" w:rsidRPr="007C3599" w:rsidRDefault="009E14B2" w:rsidP="004403E2">
            <w:pPr>
              <w:jc w:val="center"/>
            </w:pPr>
          </w:p>
          <w:p w14:paraId="75D5ED14" w14:textId="537BC71A" w:rsidR="009E14B2" w:rsidRPr="007C3599" w:rsidRDefault="009E14B2" w:rsidP="004403E2">
            <w:pPr>
              <w:jc w:val="center"/>
            </w:pPr>
          </w:p>
        </w:tc>
        <w:tc>
          <w:tcPr>
            <w:tcW w:w="1872" w:type="dxa"/>
          </w:tcPr>
          <w:p w14:paraId="6C676915" w14:textId="77777777" w:rsidR="009E14B2" w:rsidRPr="007C3599" w:rsidRDefault="009E14B2" w:rsidP="004403E2">
            <w:pPr>
              <w:jc w:val="center"/>
              <w:rPr>
                <w:lang w:val="en"/>
              </w:rPr>
            </w:pPr>
          </w:p>
        </w:tc>
        <w:tc>
          <w:tcPr>
            <w:tcW w:w="1417" w:type="dxa"/>
            <w:vAlign w:val="center"/>
          </w:tcPr>
          <w:p w14:paraId="44A2BB4E" w14:textId="1EC7A73C" w:rsidR="009E14B2" w:rsidRPr="007C3599" w:rsidRDefault="009E14B2" w:rsidP="004403E2">
            <w:pPr>
              <w:jc w:val="center"/>
              <w:rPr>
                <w:lang w:val="en"/>
              </w:rPr>
            </w:pPr>
            <w:r w:rsidRPr="007C3599">
              <w:rPr>
                <w:lang w:val="en"/>
              </w:rPr>
              <w:t>2021/11/19</w:t>
            </w:r>
          </w:p>
          <w:p w14:paraId="44852170" w14:textId="77777777" w:rsidR="009E14B2" w:rsidRPr="007C3599" w:rsidRDefault="009E14B2" w:rsidP="004403E2">
            <w:pPr>
              <w:jc w:val="center"/>
              <w:rPr>
                <w:lang w:val="en"/>
              </w:rPr>
            </w:pPr>
          </w:p>
          <w:p w14:paraId="2D63CDB7" w14:textId="77777777" w:rsidR="009E14B2" w:rsidRPr="007C3599" w:rsidRDefault="009E14B2" w:rsidP="004403E2">
            <w:pPr>
              <w:jc w:val="center"/>
              <w:rPr>
                <w:lang w:val="en"/>
              </w:rPr>
            </w:pPr>
          </w:p>
          <w:p w14:paraId="2AC34618" w14:textId="77777777" w:rsidR="009E14B2" w:rsidRPr="007C3599" w:rsidRDefault="009E14B2" w:rsidP="004403E2">
            <w:pPr>
              <w:jc w:val="center"/>
              <w:rPr>
                <w:lang w:val="en"/>
              </w:rPr>
            </w:pPr>
          </w:p>
          <w:p w14:paraId="6A7420BB" w14:textId="77777777" w:rsidR="009E14B2" w:rsidRPr="007C3599" w:rsidRDefault="009E14B2" w:rsidP="004403E2">
            <w:pPr>
              <w:jc w:val="center"/>
              <w:rPr>
                <w:lang w:val="en"/>
              </w:rPr>
            </w:pPr>
          </w:p>
          <w:p w14:paraId="52D2250D" w14:textId="77777777" w:rsidR="009E14B2" w:rsidRPr="007C3599" w:rsidRDefault="009E14B2" w:rsidP="004403E2">
            <w:pPr>
              <w:jc w:val="center"/>
              <w:rPr>
                <w:lang w:val="en"/>
              </w:rPr>
            </w:pPr>
          </w:p>
          <w:p w14:paraId="1FEF0C9A" w14:textId="77777777" w:rsidR="009E14B2" w:rsidRPr="007C3599" w:rsidRDefault="009E14B2" w:rsidP="004403E2">
            <w:pPr>
              <w:jc w:val="center"/>
              <w:rPr>
                <w:lang w:val="en"/>
              </w:rPr>
            </w:pPr>
          </w:p>
          <w:p w14:paraId="19294D27" w14:textId="77777777" w:rsidR="009E14B2" w:rsidRPr="007C3599" w:rsidRDefault="009E14B2" w:rsidP="004403E2">
            <w:pPr>
              <w:jc w:val="center"/>
              <w:rPr>
                <w:lang w:val="en"/>
              </w:rPr>
            </w:pPr>
          </w:p>
          <w:p w14:paraId="0D9F8C06" w14:textId="77777777" w:rsidR="009E14B2" w:rsidRPr="007C3599" w:rsidRDefault="009E14B2" w:rsidP="004403E2">
            <w:pPr>
              <w:jc w:val="center"/>
              <w:rPr>
                <w:lang w:val="en"/>
              </w:rPr>
            </w:pPr>
          </w:p>
          <w:p w14:paraId="42157C73" w14:textId="77777777" w:rsidR="009E14B2" w:rsidRPr="007C3599" w:rsidRDefault="009E14B2" w:rsidP="004403E2">
            <w:pPr>
              <w:jc w:val="center"/>
              <w:rPr>
                <w:lang w:val="en"/>
              </w:rPr>
            </w:pPr>
          </w:p>
          <w:p w14:paraId="4EA6EF79" w14:textId="77777777" w:rsidR="009E14B2" w:rsidRPr="007C3599" w:rsidRDefault="009E14B2" w:rsidP="004403E2">
            <w:pPr>
              <w:jc w:val="center"/>
              <w:rPr>
                <w:lang w:val="en"/>
              </w:rPr>
            </w:pPr>
          </w:p>
          <w:p w14:paraId="611903EC" w14:textId="77777777" w:rsidR="009E14B2" w:rsidRPr="007C3599" w:rsidRDefault="009E14B2" w:rsidP="004403E2">
            <w:pPr>
              <w:jc w:val="center"/>
              <w:rPr>
                <w:lang w:val="en"/>
              </w:rPr>
            </w:pPr>
          </w:p>
          <w:p w14:paraId="197977BA" w14:textId="77777777" w:rsidR="009E14B2" w:rsidRPr="007C3599" w:rsidRDefault="009E14B2" w:rsidP="004403E2">
            <w:pPr>
              <w:jc w:val="center"/>
              <w:rPr>
                <w:lang w:val="en"/>
              </w:rPr>
            </w:pPr>
          </w:p>
          <w:p w14:paraId="74E8B341" w14:textId="77777777" w:rsidR="009E14B2" w:rsidRPr="007C3599" w:rsidRDefault="009E14B2" w:rsidP="004403E2">
            <w:pPr>
              <w:jc w:val="center"/>
              <w:rPr>
                <w:lang w:val="en"/>
              </w:rPr>
            </w:pPr>
          </w:p>
          <w:p w14:paraId="72928320" w14:textId="77777777" w:rsidR="009E14B2" w:rsidRPr="007C3599" w:rsidRDefault="009E14B2" w:rsidP="004403E2">
            <w:pPr>
              <w:jc w:val="center"/>
              <w:rPr>
                <w:lang w:val="en"/>
              </w:rPr>
            </w:pPr>
          </w:p>
          <w:p w14:paraId="6D498197" w14:textId="77777777" w:rsidR="009E14B2" w:rsidRPr="007C3599" w:rsidRDefault="009E14B2" w:rsidP="004403E2">
            <w:pPr>
              <w:jc w:val="center"/>
              <w:rPr>
                <w:lang w:val="en"/>
              </w:rPr>
            </w:pPr>
          </w:p>
          <w:p w14:paraId="11FF6107" w14:textId="77777777" w:rsidR="009E14B2" w:rsidRPr="007C3599" w:rsidRDefault="009E14B2" w:rsidP="004403E2">
            <w:pPr>
              <w:jc w:val="center"/>
              <w:rPr>
                <w:lang w:val="en"/>
              </w:rPr>
            </w:pPr>
          </w:p>
          <w:p w14:paraId="06980461" w14:textId="77777777" w:rsidR="009E14B2" w:rsidRPr="007C3599" w:rsidRDefault="009E14B2" w:rsidP="004403E2">
            <w:pPr>
              <w:jc w:val="center"/>
              <w:rPr>
                <w:lang w:val="en"/>
              </w:rPr>
            </w:pPr>
          </w:p>
          <w:p w14:paraId="6113A75F" w14:textId="77777777" w:rsidR="009E14B2" w:rsidRPr="007C3599" w:rsidRDefault="009E14B2" w:rsidP="004403E2">
            <w:pPr>
              <w:jc w:val="center"/>
              <w:rPr>
                <w:lang w:val="en"/>
              </w:rPr>
            </w:pPr>
          </w:p>
          <w:p w14:paraId="7C162A21" w14:textId="77777777" w:rsidR="009E14B2" w:rsidRPr="007C3599" w:rsidRDefault="009E14B2" w:rsidP="004403E2">
            <w:pPr>
              <w:jc w:val="center"/>
              <w:rPr>
                <w:lang w:val="en"/>
              </w:rPr>
            </w:pPr>
          </w:p>
          <w:p w14:paraId="09CD2161" w14:textId="77777777" w:rsidR="009E14B2" w:rsidRPr="007C3599" w:rsidRDefault="009E14B2" w:rsidP="004403E2">
            <w:pPr>
              <w:jc w:val="center"/>
              <w:rPr>
                <w:lang w:val="en"/>
              </w:rPr>
            </w:pPr>
          </w:p>
          <w:p w14:paraId="3D5B12DD" w14:textId="77777777" w:rsidR="009E14B2" w:rsidRPr="007C3599" w:rsidRDefault="009E14B2" w:rsidP="004403E2">
            <w:pPr>
              <w:jc w:val="center"/>
              <w:rPr>
                <w:lang w:val="en"/>
              </w:rPr>
            </w:pPr>
          </w:p>
          <w:p w14:paraId="2C071C4A" w14:textId="77777777" w:rsidR="009E14B2" w:rsidRPr="007C3599" w:rsidRDefault="009E14B2" w:rsidP="004403E2">
            <w:pPr>
              <w:jc w:val="center"/>
              <w:rPr>
                <w:lang w:val="en"/>
              </w:rPr>
            </w:pPr>
          </w:p>
          <w:p w14:paraId="31096FF0" w14:textId="77777777" w:rsidR="009E14B2" w:rsidRPr="007C3599" w:rsidRDefault="009E14B2" w:rsidP="004403E2">
            <w:pPr>
              <w:jc w:val="center"/>
              <w:rPr>
                <w:lang w:val="en"/>
              </w:rPr>
            </w:pPr>
          </w:p>
          <w:p w14:paraId="68741431" w14:textId="77777777" w:rsidR="009E14B2" w:rsidRPr="007C3599" w:rsidRDefault="009E14B2" w:rsidP="004403E2">
            <w:pPr>
              <w:jc w:val="center"/>
              <w:rPr>
                <w:lang w:val="en"/>
              </w:rPr>
            </w:pPr>
          </w:p>
          <w:p w14:paraId="48B8CB90" w14:textId="77777777" w:rsidR="009E14B2" w:rsidRPr="007C3599" w:rsidRDefault="009E14B2" w:rsidP="004403E2">
            <w:pPr>
              <w:jc w:val="center"/>
              <w:rPr>
                <w:lang w:val="en"/>
              </w:rPr>
            </w:pPr>
          </w:p>
          <w:p w14:paraId="3FA2A9E3" w14:textId="77777777" w:rsidR="009E14B2" w:rsidRPr="007C3599" w:rsidRDefault="009E14B2" w:rsidP="004403E2">
            <w:pPr>
              <w:jc w:val="center"/>
              <w:rPr>
                <w:lang w:val="en"/>
              </w:rPr>
            </w:pPr>
          </w:p>
          <w:p w14:paraId="7C9ADA14" w14:textId="77777777" w:rsidR="009E14B2" w:rsidRPr="007C3599" w:rsidRDefault="009E14B2" w:rsidP="004403E2">
            <w:pPr>
              <w:jc w:val="center"/>
              <w:rPr>
                <w:lang w:val="en"/>
              </w:rPr>
            </w:pPr>
          </w:p>
          <w:p w14:paraId="3300BF1B" w14:textId="77777777" w:rsidR="009E14B2" w:rsidRPr="007C3599" w:rsidRDefault="009E14B2" w:rsidP="004403E2">
            <w:pPr>
              <w:jc w:val="center"/>
              <w:rPr>
                <w:lang w:val="en"/>
              </w:rPr>
            </w:pPr>
          </w:p>
          <w:p w14:paraId="19B1E9D5" w14:textId="77777777" w:rsidR="009E14B2" w:rsidRPr="007C3599" w:rsidRDefault="009E14B2" w:rsidP="004403E2">
            <w:pPr>
              <w:jc w:val="center"/>
              <w:rPr>
                <w:lang w:val="en"/>
              </w:rPr>
            </w:pPr>
          </w:p>
          <w:p w14:paraId="689ECA1A" w14:textId="77777777" w:rsidR="009E14B2" w:rsidRPr="007C3599" w:rsidRDefault="009E14B2" w:rsidP="004403E2">
            <w:pPr>
              <w:jc w:val="center"/>
              <w:rPr>
                <w:lang w:val="en"/>
              </w:rPr>
            </w:pPr>
          </w:p>
          <w:p w14:paraId="1A41A045" w14:textId="77777777" w:rsidR="009E14B2" w:rsidRPr="007C3599" w:rsidRDefault="009E14B2" w:rsidP="004403E2">
            <w:pPr>
              <w:jc w:val="center"/>
              <w:rPr>
                <w:lang w:val="en"/>
              </w:rPr>
            </w:pPr>
          </w:p>
          <w:p w14:paraId="1AC3F456" w14:textId="77777777" w:rsidR="009E14B2" w:rsidRPr="007C3599" w:rsidRDefault="009E14B2" w:rsidP="004403E2">
            <w:pPr>
              <w:jc w:val="center"/>
              <w:rPr>
                <w:lang w:val="en"/>
              </w:rPr>
            </w:pPr>
          </w:p>
          <w:p w14:paraId="08BF925D" w14:textId="77777777" w:rsidR="009E14B2" w:rsidRPr="007C3599" w:rsidRDefault="009E14B2" w:rsidP="004403E2">
            <w:pPr>
              <w:jc w:val="center"/>
              <w:rPr>
                <w:lang w:val="en"/>
              </w:rPr>
            </w:pPr>
          </w:p>
          <w:p w14:paraId="4DA227F6" w14:textId="77777777" w:rsidR="009E14B2" w:rsidRPr="007C3599" w:rsidRDefault="009E14B2" w:rsidP="004403E2">
            <w:pPr>
              <w:jc w:val="center"/>
              <w:rPr>
                <w:lang w:val="en"/>
              </w:rPr>
            </w:pPr>
          </w:p>
          <w:p w14:paraId="0F253289" w14:textId="77777777" w:rsidR="009E14B2" w:rsidRPr="007C3599" w:rsidRDefault="009E14B2" w:rsidP="004403E2">
            <w:pPr>
              <w:jc w:val="center"/>
              <w:rPr>
                <w:lang w:val="en"/>
              </w:rPr>
            </w:pPr>
          </w:p>
          <w:p w14:paraId="134124B7" w14:textId="77777777" w:rsidR="009E14B2" w:rsidRPr="007C3599" w:rsidRDefault="009E14B2" w:rsidP="004403E2">
            <w:pPr>
              <w:jc w:val="center"/>
              <w:rPr>
                <w:lang w:val="en"/>
              </w:rPr>
            </w:pPr>
          </w:p>
          <w:p w14:paraId="6A432069" w14:textId="77777777" w:rsidR="009E14B2" w:rsidRPr="007C3599" w:rsidRDefault="009E14B2" w:rsidP="004403E2">
            <w:pPr>
              <w:jc w:val="center"/>
              <w:rPr>
                <w:lang w:val="en"/>
              </w:rPr>
            </w:pPr>
          </w:p>
          <w:p w14:paraId="08763778" w14:textId="77777777" w:rsidR="009E14B2" w:rsidRPr="007C3599" w:rsidRDefault="009E14B2" w:rsidP="004403E2">
            <w:pPr>
              <w:jc w:val="center"/>
              <w:rPr>
                <w:lang w:val="en"/>
              </w:rPr>
            </w:pPr>
          </w:p>
          <w:p w14:paraId="3B578C3E" w14:textId="77777777" w:rsidR="009E14B2" w:rsidRPr="007C3599" w:rsidRDefault="009E14B2" w:rsidP="004403E2">
            <w:pPr>
              <w:jc w:val="center"/>
              <w:rPr>
                <w:lang w:val="en"/>
              </w:rPr>
            </w:pPr>
          </w:p>
          <w:p w14:paraId="10EA6E8A" w14:textId="064B9120" w:rsidR="009E14B2" w:rsidRPr="007C3599" w:rsidRDefault="009E14B2" w:rsidP="004403E2">
            <w:pPr>
              <w:jc w:val="center"/>
              <w:rPr>
                <w:lang w:val="en"/>
              </w:rPr>
            </w:pPr>
            <w:r w:rsidRPr="007C3599">
              <w:rPr>
                <w:lang w:val="en"/>
              </w:rPr>
              <w:t>2022/3/8</w:t>
            </w:r>
          </w:p>
          <w:p w14:paraId="07EB7134" w14:textId="77777777" w:rsidR="009E14B2" w:rsidRPr="007C3599" w:rsidRDefault="009E14B2" w:rsidP="004403E2">
            <w:pPr>
              <w:jc w:val="center"/>
              <w:rPr>
                <w:lang w:val="en"/>
              </w:rPr>
            </w:pPr>
          </w:p>
          <w:p w14:paraId="434F237D" w14:textId="77777777" w:rsidR="009E14B2" w:rsidRPr="007C3599" w:rsidRDefault="009E14B2" w:rsidP="004403E2">
            <w:pPr>
              <w:jc w:val="center"/>
              <w:rPr>
                <w:lang w:val="en"/>
              </w:rPr>
            </w:pPr>
          </w:p>
          <w:p w14:paraId="2AF52043" w14:textId="4E920111" w:rsidR="009E14B2" w:rsidRPr="007C3599" w:rsidRDefault="009E14B2" w:rsidP="004403E2">
            <w:pPr>
              <w:jc w:val="center"/>
            </w:pPr>
          </w:p>
        </w:tc>
        <w:tc>
          <w:tcPr>
            <w:tcW w:w="681" w:type="dxa"/>
            <w:vAlign w:val="center"/>
          </w:tcPr>
          <w:p w14:paraId="18E377E5" w14:textId="77777777" w:rsidR="009E14B2" w:rsidRPr="007C3599" w:rsidRDefault="009E14B2" w:rsidP="004403E2">
            <w:pPr>
              <w:jc w:val="center"/>
            </w:pPr>
            <w:r w:rsidRPr="007C3599">
              <w:rPr>
                <w:lang w:val="en"/>
              </w:rPr>
              <w:lastRenderedPageBreak/>
              <w:t>〇</w:t>
            </w:r>
          </w:p>
        </w:tc>
      </w:tr>
      <w:tr w:rsidR="007C3599" w:rsidRPr="007C3599" w14:paraId="79596FCA" w14:textId="77777777" w:rsidTr="4A17D67C">
        <w:tblPrEx>
          <w:tblCellMar>
            <w:left w:w="99" w:type="dxa"/>
            <w:right w:w="99" w:type="dxa"/>
          </w:tblCellMar>
          <w:tblLook w:val="0000" w:firstRow="0" w:lastRow="0" w:firstColumn="0" w:lastColumn="0" w:noHBand="0" w:noVBand="0"/>
        </w:tblPrEx>
        <w:trPr>
          <w:trHeight w:val="85"/>
        </w:trPr>
        <w:tc>
          <w:tcPr>
            <w:tcW w:w="846" w:type="dxa"/>
            <w:vAlign w:val="center"/>
          </w:tcPr>
          <w:p w14:paraId="384374EC" w14:textId="48AB3CD8" w:rsidR="009E14B2" w:rsidRPr="007C3599" w:rsidRDefault="009E14B2" w:rsidP="004403E2">
            <w:pPr>
              <w:jc w:val="center"/>
            </w:pPr>
            <w:r w:rsidRPr="007C3599">
              <w:rPr>
                <w:lang w:val="en"/>
              </w:rPr>
              <w:t>1.00</w:t>
            </w:r>
          </w:p>
        </w:tc>
        <w:tc>
          <w:tcPr>
            <w:tcW w:w="3657" w:type="dxa"/>
            <w:vAlign w:val="center"/>
          </w:tcPr>
          <w:p w14:paraId="0EE95F40" w14:textId="1F190F09" w:rsidR="009E14B2" w:rsidRPr="007C3599" w:rsidRDefault="009E14B2" w:rsidP="00CF307C">
            <w:r w:rsidRPr="007C3599">
              <w:rPr>
                <w:lang w:val="en"/>
              </w:rPr>
              <w:t>New</w:t>
            </w:r>
          </w:p>
        </w:tc>
        <w:tc>
          <w:tcPr>
            <w:tcW w:w="1275" w:type="dxa"/>
            <w:vAlign w:val="center"/>
          </w:tcPr>
          <w:p w14:paraId="29F7C1BD" w14:textId="1F629793" w:rsidR="009E14B2" w:rsidRPr="007C3599" w:rsidRDefault="009E14B2" w:rsidP="004403E2">
            <w:pPr>
              <w:jc w:val="center"/>
            </w:pPr>
            <w:r w:rsidRPr="007C3599">
              <w:rPr>
                <w:lang w:val="en"/>
              </w:rPr>
              <w:t>VC LBS</w:t>
            </w:r>
          </w:p>
        </w:tc>
        <w:tc>
          <w:tcPr>
            <w:tcW w:w="1872" w:type="dxa"/>
          </w:tcPr>
          <w:p w14:paraId="215E6937" w14:textId="77777777" w:rsidR="009E14B2" w:rsidRPr="007C3599" w:rsidRDefault="009E14B2" w:rsidP="004403E2">
            <w:pPr>
              <w:jc w:val="center"/>
              <w:rPr>
                <w:lang w:val="en"/>
              </w:rPr>
            </w:pPr>
          </w:p>
        </w:tc>
        <w:tc>
          <w:tcPr>
            <w:tcW w:w="1417" w:type="dxa"/>
            <w:vAlign w:val="center"/>
          </w:tcPr>
          <w:p w14:paraId="20D03EF0" w14:textId="563744FC" w:rsidR="009E14B2" w:rsidRPr="007C3599" w:rsidRDefault="009E14B2" w:rsidP="004403E2">
            <w:pPr>
              <w:jc w:val="center"/>
            </w:pPr>
            <w:r w:rsidRPr="007C3599">
              <w:rPr>
                <w:lang w:val="en"/>
              </w:rPr>
              <w:t>2022/3/31</w:t>
            </w:r>
          </w:p>
        </w:tc>
        <w:tc>
          <w:tcPr>
            <w:tcW w:w="681" w:type="dxa"/>
            <w:vAlign w:val="center"/>
          </w:tcPr>
          <w:p w14:paraId="700B3767" w14:textId="38736612" w:rsidR="009E14B2" w:rsidRPr="007C3599" w:rsidRDefault="009E14B2" w:rsidP="004403E2">
            <w:pPr>
              <w:jc w:val="center"/>
            </w:pPr>
            <w:r w:rsidRPr="007C3599">
              <w:rPr>
                <w:rFonts w:hint="eastAsia"/>
                <w:lang w:val="en"/>
              </w:rPr>
              <w:t>○</w:t>
            </w:r>
          </w:p>
        </w:tc>
      </w:tr>
      <w:tr w:rsidR="007C3599" w:rsidRPr="007C3599" w14:paraId="126D4337" w14:textId="77777777" w:rsidTr="4A17D67C">
        <w:tblPrEx>
          <w:tblCellMar>
            <w:left w:w="99" w:type="dxa"/>
            <w:right w:w="99" w:type="dxa"/>
          </w:tblCellMar>
          <w:tblLook w:val="0000" w:firstRow="0" w:lastRow="0" w:firstColumn="0" w:lastColumn="0" w:noHBand="0" w:noVBand="0"/>
        </w:tblPrEx>
        <w:trPr>
          <w:trHeight w:val="85"/>
        </w:trPr>
        <w:tc>
          <w:tcPr>
            <w:tcW w:w="846" w:type="dxa"/>
            <w:vAlign w:val="center"/>
          </w:tcPr>
          <w:p w14:paraId="6E69C710" w14:textId="1593E28F" w:rsidR="009E14B2" w:rsidRPr="007C3599" w:rsidRDefault="009E14B2" w:rsidP="00745C26">
            <w:pPr>
              <w:jc w:val="center"/>
              <w:rPr>
                <w:sz w:val="18"/>
                <w:lang w:val="en"/>
              </w:rPr>
            </w:pPr>
            <w:r w:rsidRPr="007C3599">
              <w:rPr>
                <w:sz w:val="18"/>
                <w:lang w:val="en"/>
              </w:rPr>
              <w:t>RFQ 3.2</w:t>
            </w:r>
          </w:p>
        </w:tc>
        <w:tc>
          <w:tcPr>
            <w:tcW w:w="3657" w:type="dxa"/>
            <w:vAlign w:val="center"/>
          </w:tcPr>
          <w:p w14:paraId="6B06925E" w14:textId="6567391A" w:rsidR="009E14B2" w:rsidRPr="007C3599" w:rsidRDefault="009E14B2" w:rsidP="00745C26">
            <w:pPr>
              <w:jc w:val="left"/>
              <w:rPr>
                <w:sz w:val="18"/>
                <w:lang w:val="en"/>
              </w:rPr>
            </w:pPr>
            <w:r w:rsidRPr="007C3599">
              <w:rPr>
                <w:sz w:val="18"/>
                <w:lang w:val="en"/>
              </w:rPr>
              <w:t>Accepted Changes and created version RFQ 3.2</w:t>
            </w:r>
          </w:p>
        </w:tc>
        <w:tc>
          <w:tcPr>
            <w:tcW w:w="1275" w:type="dxa"/>
            <w:vAlign w:val="center"/>
          </w:tcPr>
          <w:p w14:paraId="762A0D2B" w14:textId="44067A47" w:rsidR="009E14B2" w:rsidRPr="007C3599" w:rsidRDefault="009E14B2" w:rsidP="00745C26">
            <w:pPr>
              <w:jc w:val="center"/>
              <w:rPr>
                <w:sz w:val="18"/>
                <w:lang w:val="en"/>
              </w:rPr>
            </w:pPr>
            <w:r w:rsidRPr="007C3599">
              <w:rPr>
                <w:sz w:val="18"/>
                <w:lang w:val="en"/>
              </w:rPr>
              <w:t>TMNA</w:t>
            </w:r>
          </w:p>
        </w:tc>
        <w:tc>
          <w:tcPr>
            <w:tcW w:w="1872" w:type="dxa"/>
          </w:tcPr>
          <w:p w14:paraId="4E4D13D6" w14:textId="77777777" w:rsidR="009E14B2" w:rsidRPr="007C3599" w:rsidRDefault="009E14B2" w:rsidP="00745C26">
            <w:pPr>
              <w:jc w:val="center"/>
              <w:rPr>
                <w:sz w:val="18"/>
                <w:lang w:val="en"/>
              </w:rPr>
            </w:pPr>
          </w:p>
        </w:tc>
        <w:tc>
          <w:tcPr>
            <w:tcW w:w="1417" w:type="dxa"/>
            <w:vAlign w:val="center"/>
          </w:tcPr>
          <w:p w14:paraId="46480F8D" w14:textId="3DF72B83" w:rsidR="009E14B2" w:rsidRPr="007C3599" w:rsidRDefault="009E14B2" w:rsidP="00745C26">
            <w:pPr>
              <w:jc w:val="center"/>
              <w:rPr>
                <w:sz w:val="18"/>
                <w:lang w:val="en"/>
              </w:rPr>
            </w:pPr>
            <w:r w:rsidRPr="007C3599">
              <w:rPr>
                <w:sz w:val="18"/>
                <w:lang w:val="en"/>
              </w:rPr>
              <w:t>2022/4/5</w:t>
            </w:r>
          </w:p>
        </w:tc>
        <w:tc>
          <w:tcPr>
            <w:tcW w:w="681" w:type="dxa"/>
            <w:vAlign w:val="center"/>
          </w:tcPr>
          <w:p w14:paraId="55896179" w14:textId="77777777" w:rsidR="009E14B2" w:rsidRPr="007C3599" w:rsidRDefault="009E14B2" w:rsidP="00745C26">
            <w:pPr>
              <w:jc w:val="center"/>
              <w:rPr>
                <w:sz w:val="18"/>
                <w:lang w:val="en"/>
              </w:rPr>
            </w:pPr>
          </w:p>
        </w:tc>
      </w:tr>
      <w:tr w:rsidR="007C3599" w:rsidRPr="007C3599" w14:paraId="218B4786" w14:textId="77777777" w:rsidTr="4A17D67C">
        <w:tblPrEx>
          <w:tblCellMar>
            <w:left w:w="99" w:type="dxa"/>
            <w:right w:w="99" w:type="dxa"/>
          </w:tblCellMar>
          <w:tblLook w:val="0000" w:firstRow="0" w:lastRow="0" w:firstColumn="0" w:lastColumn="0" w:noHBand="0" w:noVBand="0"/>
        </w:tblPrEx>
        <w:trPr>
          <w:trHeight w:val="85"/>
        </w:trPr>
        <w:tc>
          <w:tcPr>
            <w:tcW w:w="846" w:type="dxa"/>
            <w:vAlign w:val="center"/>
          </w:tcPr>
          <w:p w14:paraId="4C517093" w14:textId="58BDD8D6" w:rsidR="009E14B2" w:rsidRPr="007C3599" w:rsidRDefault="009E14B2" w:rsidP="00745C26">
            <w:pPr>
              <w:jc w:val="center"/>
              <w:rPr>
                <w:sz w:val="18"/>
                <w:lang w:val="en"/>
              </w:rPr>
            </w:pPr>
            <w:r w:rsidRPr="007C3599">
              <w:rPr>
                <w:sz w:val="18"/>
                <w:lang w:val="en"/>
              </w:rPr>
              <w:t>1.10</w:t>
            </w:r>
          </w:p>
        </w:tc>
        <w:tc>
          <w:tcPr>
            <w:tcW w:w="3657" w:type="dxa"/>
            <w:vAlign w:val="center"/>
          </w:tcPr>
          <w:p w14:paraId="26A96D92" w14:textId="77777777" w:rsidR="009E14B2" w:rsidRPr="007C3599" w:rsidRDefault="009E14B2" w:rsidP="00745C26">
            <w:pPr>
              <w:jc w:val="left"/>
              <w:rPr>
                <w:sz w:val="18"/>
                <w:lang w:val="en"/>
              </w:rPr>
            </w:pPr>
            <w:r w:rsidRPr="007C3599">
              <w:rPr>
                <w:rFonts w:hint="eastAsia"/>
                <w:sz w:val="18"/>
                <w:lang w:val="en"/>
              </w:rPr>
              <w:t>和英併記</w:t>
            </w:r>
            <w:r w:rsidRPr="007C3599">
              <w:rPr>
                <w:sz w:val="18"/>
                <w:lang w:val="en"/>
              </w:rPr>
              <w:br/>
              <w:t>Also in Japanese</w:t>
            </w:r>
          </w:p>
          <w:p w14:paraId="42975FA5" w14:textId="702B0CF0" w:rsidR="009E14B2" w:rsidRPr="007C3599" w:rsidRDefault="009E14B2" w:rsidP="00745C26">
            <w:pPr>
              <w:jc w:val="left"/>
              <w:rPr>
                <w:sz w:val="18"/>
                <w:lang w:val="en"/>
              </w:rPr>
            </w:pPr>
            <w:r w:rsidRPr="007C3599">
              <w:rPr>
                <w:sz w:val="18"/>
                <w:lang w:val="en"/>
              </w:rPr>
              <w:t>5-1-2</w:t>
            </w:r>
          </w:p>
          <w:p w14:paraId="477AF924" w14:textId="77777777" w:rsidR="009E14B2" w:rsidRPr="007C3599" w:rsidRDefault="009E14B2" w:rsidP="00745C26">
            <w:pPr>
              <w:jc w:val="left"/>
              <w:rPr>
                <w:sz w:val="18"/>
                <w:lang w:val="en"/>
              </w:rPr>
            </w:pPr>
            <w:r w:rsidRPr="007C3599">
              <w:rPr>
                <w:sz w:val="18"/>
                <w:lang w:val="en"/>
              </w:rPr>
              <w:t>QA</w:t>
            </w:r>
            <w:r w:rsidRPr="007C3599">
              <w:rPr>
                <w:rFonts w:hint="eastAsia"/>
                <w:sz w:val="18"/>
                <w:lang w:val="en"/>
              </w:rPr>
              <w:t>に対応し、対象仕向を日本だけに修正</w:t>
            </w:r>
          </w:p>
          <w:p w14:paraId="732CE3A8" w14:textId="42033159" w:rsidR="009E14B2" w:rsidRPr="007C3599" w:rsidRDefault="009E14B2" w:rsidP="00745C26">
            <w:pPr>
              <w:jc w:val="left"/>
              <w:rPr>
                <w:sz w:val="18"/>
                <w:lang w:val="en"/>
              </w:rPr>
            </w:pPr>
            <w:r w:rsidRPr="007C3599">
              <w:rPr>
                <w:sz w:val="18"/>
                <w:lang w:val="en"/>
              </w:rPr>
              <w:t>According JIRA(WNSDK24-295),  modifying the description for target country toward only for JP</w:t>
            </w:r>
          </w:p>
          <w:p w14:paraId="7D451CB4" w14:textId="6B6C053D" w:rsidR="009E14B2" w:rsidRPr="007C3599" w:rsidRDefault="009E14B2" w:rsidP="006E5DD9">
            <w:pPr>
              <w:jc w:val="left"/>
              <w:rPr>
                <w:sz w:val="18"/>
                <w:lang w:val="en"/>
              </w:rPr>
            </w:pPr>
            <w:r w:rsidRPr="007C3599">
              <w:rPr>
                <w:sz w:val="18"/>
                <w:lang w:val="en"/>
              </w:rPr>
              <w:t>QA</w:t>
            </w:r>
            <w:r w:rsidRPr="007C3599">
              <w:rPr>
                <w:rFonts w:hint="eastAsia"/>
                <w:sz w:val="18"/>
                <w:lang w:val="en"/>
              </w:rPr>
              <w:t>に対応し、図中に英訳を追記</w:t>
            </w:r>
          </w:p>
          <w:p w14:paraId="6B58A086" w14:textId="2ED123E8" w:rsidR="009E14B2" w:rsidRPr="007C3599" w:rsidRDefault="009E14B2" w:rsidP="006F0F1A">
            <w:pPr>
              <w:jc w:val="left"/>
              <w:rPr>
                <w:sz w:val="18"/>
                <w:lang w:val="en"/>
              </w:rPr>
            </w:pPr>
            <w:r w:rsidRPr="007C3599">
              <w:rPr>
                <w:sz w:val="18"/>
                <w:lang w:val="en"/>
              </w:rPr>
              <w:t>According JIRA(WNSDK24-295), adding the description for each figure in English.</w:t>
            </w:r>
          </w:p>
        </w:tc>
        <w:tc>
          <w:tcPr>
            <w:tcW w:w="1275" w:type="dxa"/>
            <w:vAlign w:val="center"/>
          </w:tcPr>
          <w:p w14:paraId="245DF8DF" w14:textId="77777777" w:rsidR="009E14B2" w:rsidRPr="007C3599" w:rsidRDefault="009E14B2" w:rsidP="00745C26">
            <w:pPr>
              <w:jc w:val="center"/>
              <w:rPr>
                <w:sz w:val="18"/>
                <w:lang w:val="en"/>
              </w:rPr>
            </w:pPr>
            <w:r w:rsidRPr="007C3599">
              <w:rPr>
                <w:sz w:val="18"/>
                <w:lang w:val="en"/>
              </w:rPr>
              <w:t>VC LBS</w:t>
            </w:r>
          </w:p>
          <w:p w14:paraId="42132ED0" w14:textId="08B85375" w:rsidR="009E14B2" w:rsidRPr="007C3599" w:rsidRDefault="009E14B2" w:rsidP="00FF67CD">
            <w:pPr>
              <w:jc w:val="center"/>
              <w:rPr>
                <w:sz w:val="18"/>
                <w:lang w:val="en"/>
              </w:rPr>
            </w:pPr>
            <w:r w:rsidRPr="007C3599">
              <w:rPr>
                <w:rFonts w:hint="eastAsia"/>
                <w:sz w:val="18"/>
                <w:lang w:val="en"/>
              </w:rPr>
              <w:t>飯島</w:t>
            </w:r>
            <w:r w:rsidRPr="007C3599">
              <w:rPr>
                <w:sz w:val="18"/>
                <w:lang w:val="en"/>
              </w:rPr>
              <w:t xml:space="preserve"> </w:t>
            </w:r>
            <w:proofErr w:type="spellStart"/>
            <w:r w:rsidRPr="007C3599">
              <w:rPr>
                <w:sz w:val="18"/>
                <w:lang w:val="en"/>
              </w:rPr>
              <w:t>Iijima</w:t>
            </w:r>
            <w:proofErr w:type="spellEnd"/>
          </w:p>
        </w:tc>
        <w:tc>
          <w:tcPr>
            <w:tcW w:w="1872" w:type="dxa"/>
          </w:tcPr>
          <w:p w14:paraId="32BF1CDD" w14:textId="77777777" w:rsidR="009E14B2" w:rsidRPr="007C3599" w:rsidRDefault="009E14B2" w:rsidP="00745C26">
            <w:pPr>
              <w:jc w:val="center"/>
              <w:rPr>
                <w:sz w:val="18"/>
                <w:lang w:val="en"/>
              </w:rPr>
            </w:pPr>
          </w:p>
        </w:tc>
        <w:tc>
          <w:tcPr>
            <w:tcW w:w="1417" w:type="dxa"/>
            <w:vAlign w:val="center"/>
          </w:tcPr>
          <w:p w14:paraId="74F7BE65" w14:textId="7DFECB03" w:rsidR="009E14B2" w:rsidRPr="007C3599" w:rsidRDefault="009E14B2" w:rsidP="00745C26">
            <w:pPr>
              <w:jc w:val="center"/>
              <w:rPr>
                <w:sz w:val="18"/>
                <w:lang w:val="en"/>
              </w:rPr>
            </w:pPr>
            <w:r w:rsidRPr="007C3599">
              <w:rPr>
                <w:sz w:val="18"/>
                <w:lang w:val="en"/>
              </w:rPr>
              <w:t>2022/7/21</w:t>
            </w:r>
          </w:p>
        </w:tc>
        <w:tc>
          <w:tcPr>
            <w:tcW w:w="681" w:type="dxa"/>
            <w:vAlign w:val="center"/>
          </w:tcPr>
          <w:p w14:paraId="5F502AEA" w14:textId="0D9040CC" w:rsidR="009E14B2" w:rsidRPr="007C3599" w:rsidRDefault="009E14B2" w:rsidP="00745C26">
            <w:pPr>
              <w:jc w:val="center"/>
              <w:rPr>
                <w:sz w:val="18"/>
                <w:lang w:val="en"/>
              </w:rPr>
            </w:pPr>
            <w:r w:rsidRPr="007C3599">
              <w:rPr>
                <w:rFonts w:hint="eastAsia"/>
                <w:sz w:val="18"/>
                <w:lang w:val="en"/>
              </w:rPr>
              <w:t>〇</w:t>
            </w:r>
          </w:p>
        </w:tc>
      </w:tr>
      <w:tr w:rsidR="007C3599" w:rsidRPr="007C3599" w14:paraId="2B25F912" w14:textId="77777777" w:rsidTr="4A17D67C">
        <w:tblPrEx>
          <w:tblCellMar>
            <w:left w:w="99" w:type="dxa"/>
            <w:right w:w="99" w:type="dxa"/>
          </w:tblCellMar>
          <w:tblLook w:val="0000" w:firstRow="0" w:lastRow="0" w:firstColumn="0" w:lastColumn="0" w:noHBand="0" w:noVBand="0"/>
        </w:tblPrEx>
        <w:trPr>
          <w:trHeight w:val="85"/>
        </w:trPr>
        <w:tc>
          <w:tcPr>
            <w:tcW w:w="846" w:type="dxa"/>
            <w:vAlign w:val="center"/>
          </w:tcPr>
          <w:p w14:paraId="7022A761" w14:textId="4448E091" w:rsidR="009E14B2" w:rsidRPr="007C3599" w:rsidRDefault="009E14B2" w:rsidP="006F0F1A">
            <w:pPr>
              <w:jc w:val="center"/>
              <w:rPr>
                <w:sz w:val="18"/>
                <w:lang w:val="en"/>
              </w:rPr>
            </w:pPr>
            <w:r w:rsidRPr="007C3599">
              <w:rPr>
                <w:sz w:val="18"/>
                <w:lang w:val="en"/>
              </w:rPr>
              <w:t>v1.10</w:t>
            </w:r>
          </w:p>
        </w:tc>
        <w:tc>
          <w:tcPr>
            <w:tcW w:w="3657" w:type="dxa"/>
            <w:vAlign w:val="center"/>
          </w:tcPr>
          <w:p w14:paraId="191FFACD" w14:textId="77777777" w:rsidR="009E14B2" w:rsidRPr="007C3599" w:rsidRDefault="009E14B2" w:rsidP="006F0F1A">
            <w:pPr>
              <w:jc w:val="left"/>
              <w:rPr>
                <w:sz w:val="18"/>
                <w:szCs w:val="22"/>
                <w:lang w:val="en"/>
              </w:rPr>
            </w:pPr>
            <w:r w:rsidRPr="007C3599">
              <w:rPr>
                <w:sz w:val="18"/>
                <w:lang w:val="en"/>
              </w:rPr>
              <w:t xml:space="preserve">5-2 Updated Section </w:t>
            </w:r>
            <w:r w:rsidRPr="007C3599">
              <w:rPr>
                <w:sz w:val="18"/>
                <w:szCs w:val="22"/>
                <w:lang w:val="en"/>
              </w:rPr>
              <w:t xml:space="preserve">▲1.10 WNSDK24-661 </w:t>
            </w:r>
          </w:p>
          <w:p w14:paraId="7AE53AB9" w14:textId="77777777" w:rsidR="009E14B2" w:rsidRPr="007C3599" w:rsidRDefault="009E14B2" w:rsidP="006F0F1A">
            <w:pPr>
              <w:jc w:val="left"/>
              <w:rPr>
                <w:sz w:val="16"/>
                <w:szCs w:val="22"/>
                <w:lang w:val="en"/>
              </w:rPr>
            </w:pPr>
            <w:r w:rsidRPr="007C3599">
              <w:rPr>
                <w:sz w:val="18"/>
                <w:lang w:val="en"/>
              </w:rPr>
              <w:lastRenderedPageBreak/>
              <w:t xml:space="preserve">5-2-1 Added EU as a supported region </w:t>
            </w:r>
            <w:r w:rsidRPr="007C3599">
              <w:rPr>
                <w:sz w:val="18"/>
                <w:szCs w:val="22"/>
                <w:lang w:val="en"/>
              </w:rPr>
              <w:t>▲1.10</w:t>
            </w:r>
          </w:p>
          <w:p w14:paraId="470ACA83" w14:textId="77777777" w:rsidR="009E14B2" w:rsidRPr="007C3599" w:rsidRDefault="009E14B2" w:rsidP="006F0F1A">
            <w:pPr>
              <w:jc w:val="left"/>
              <w:rPr>
                <w:sz w:val="16"/>
                <w:szCs w:val="22"/>
                <w:lang w:val="en"/>
              </w:rPr>
            </w:pPr>
            <w:r w:rsidRPr="007C3599">
              <w:rPr>
                <w:sz w:val="18"/>
                <w:lang w:val="en"/>
              </w:rPr>
              <w:t xml:space="preserve">5-2-2 Added the EU map update flow for users/dealers </w:t>
            </w:r>
            <w:r w:rsidRPr="007C3599">
              <w:rPr>
                <w:sz w:val="18"/>
                <w:szCs w:val="22"/>
                <w:lang w:val="en"/>
              </w:rPr>
              <w:t>▲1.10</w:t>
            </w:r>
          </w:p>
          <w:p w14:paraId="0407CE72" w14:textId="77777777" w:rsidR="009E14B2" w:rsidRPr="007C3599" w:rsidRDefault="009E14B2" w:rsidP="006F0F1A">
            <w:pPr>
              <w:jc w:val="left"/>
              <w:rPr>
                <w:sz w:val="16"/>
                <w:szCs w:val="22"/>
                <w:lang w:val="en"/>
              </w:rPr>
            </w:pPr>
            <w:r w:rsidRPr="007C3599">
              <w:rPr>
                <w:sz w:val="18"/>
                <w:lang w:val="en"/>
              </w:rPr>
              <w:t xml:space="preserve">5-2-3 QR code support for EU </w:t>
            </w:r>
            <w:r w:rsidRPr="007C3599">
              <w:rPr>
                <w:sz w:val="18"/>
                <w:szCs w:val="22"/>
                <w:lang w:val="en"/>
              </w:rPr>
              <w:t>▲1.10</w:t>
            </w:r>
          </w:p>
          <w:p w14:paraId="7C7C14F8" w14:textId="77777777" w:rsidR="009E14B2" w:rsidRPr="007C3599" w:rsidRDefault="009E14B2" w:rsidP="006F0F1A">
            <w:pPr>
              <w:jc w:val="left"/>
              <w:rPr>
                <w:sz w:val="18"/>
                <w:lang w:val="en"/>
              </w:rPr>
            </w:pPr>
          </w:p>
        </w:tc>
        <w:tc>
          <w:tcPr>
            <w:tcW w:w="1275" w:type="dxa"/>
            <w:vAlign w:val="center"/>
          </w:tcPr>
          <w:p w14:paraId="3F3D5B1D" w14:textId="3A87B080" w:rsidR="009E14B2" w:rsidRPr="007C3599" w:rsidRDefault="009E14B2" w:rsidP="006F0F1A">
            <w:pPr>
              <w:jc w:val="center"/>
              <w:rPr>
                <w:sz w:val="18"/>
                <w:lang w:val="en"/>
              </w:rPr>
            </w:pPr>
            <w:r w:rsidRPr="007C3599">
              <w:rPr>
                <w:sz w:val="18"/>
                <w:lang w:val="en"/>
              </w:rPr>
              <w:lastRenderedPageBreak/>
              <w:t>TMNA Yazid Kadir</w:t>
            </w:r>
          </w:p>
        </w:tc>
        <w:tc>
          <w:tcPr>
            <w:tcW w:w="1872" w:type="dxa"/>
          </w:tcPr>
          <w:p w14:paraId="2061FBE7" w14:textId="77777777" w:rsidR="009E14B2" w:rsidRPr="007C3599" w:rsidRDefault="009E14B2" w:rsidP="006F0F1A">
            <w:pPr>
              <w:jc w:val="center"/>
              <w:rPr>
                <w:sz w:val="18"/>
                <w:lang w:val="en"/>
              </w:rPr>
            </w:pPr>
          </w:p>
        </w:tc>
        <w:tc>
          <w:tcPr>
            <w:tcW w:w="1417" w:type="dxa"/>
            <w:vAlign w:val="center"/>
          </w:tcPr>
          <w:p w14:paraId="2FDD4C77" w14:textId="68C31DFA" w:rsidR="009E14B2" w:rsidRPr="007C3599" w:rsidRDefault="009E14B2" w:rsidP="006F0F1A">
            <w:pPr>
              <w:jc w:val="center"/>
              <w:rPr>
                <w:sz w:val="18"/>
                <w:lang w:val="en"/>
              </w:rPr>
            </w:pPr>
            <w:r w:rsidRPr="007C3599">
              <w:rPr>
                <w:sz w:val="18"/>
                <w:lang w:val="en"/>
              </w:rPr>
              <w:t>2022/7/11</w:t>
            </w:r>
          </w:p>
        </w:tc>
        <w:tc>
          <w:tcPr>
            <w:tcW w:w="681" w:type="dxa"/>
            <w:vAlign w:val="center"/>
          </w:tcPr>
          <w:p w14:paraId="57CB3E68" w14:textId="4C467347" w:rsidR="009E14B2" w:rsidRPr="007C3599" w:rsidRDefault="009E14B2" w:rsidP="006F0F1A">
            <w:pPr>
              <w:jc w:val="center"/>
              <w:rPr>
                <w:sz w:val="18"/>
                <w:lang w:val="en"/>
              </w:rPr>
            </w:pPr>
            <w:r w:rsidRPr="007C3599">
              <w:rPr>
                <w:rFonts w:hint="eastAsia"/>
                <w:sz w:val="18"/>
                <w:lang w:val="en"/>
              </w:rPr>
              <w:t>〇</w:t>
            </w:r>
          </w:p>
        </w:tc>
      </w:tr>
      <w:tr w:rsidR="007C3599" w:rsidRPr="007C3599" w14:paraId="024D35E9" w14:textId="77777777" w:rsidTr="4A17D67C">
        <w:tblPrEx>
          <w:tblCellMar>
            <w:left w:w="99" w:type="dxa"/>
            <w:right w:w="99" w:type="dxa"/>
          </w:tblCellMar>
          <w:tblLook w:val="0000" w:firstRow="0" w:lastRow="0" w:firstColumn="0" w:lastColumn="0" w:noHBand="0" w:noVBand="0"/>
        </w:tblPrEx>
        <w:trPr>
          <w:trHeight w:val="85"/>
        </w:trPr>
        <w:tc>
          <w:tcPr>
            <w:tcW w:w="846" w:type="dxa"/>
            <w:vAlign w:val="center"/>
          </w:tcPr>
          <w:p w14:paraId="2C4BE7BF" w14:textId="569D812F" w:rsidR="009E14B2" w:rsidRPr="007C3599" w:rsidRDefault="009E14B2" w:rsidP="006F0F1A">
            <w:pPr>
              <w:jc w:val="center"/>
              <w:rPr>
                <w:sz w:val="18"/>
                <w:lang w:val="en"/>
              </w:rPr>
            </w:pPr>
            <w:r w:rsidRPr="007C3599">
              <w:rPr>
                <w:sz w:val="18"/>
                <w:lang w:val="en"/>
              </w:rPr>
              <w:t>1.20</w:t>
            </w:r>
          </w:p>
        </w:tc>
        <w:tc>
          <w:tcPr>
            <w:tcW w:w="3657" w:type="dxa"/>
            <w:vAlign w:val="center"/>
          </w:tcPr>
          <w:p w14:paraId="7EED378A" w14:textId="413EE4E9" w:rsidR="009E14B2" w:rsidRPr="007C3599" w:rsidRDefault="009E14B2" w:rsidP="00F16F60">
            <w:pPr>
              <w:jc w:val="left"/>
              <w:rPr>
                <w:sz w:val="18"/>
                <w:lang w:val="en"/>
              </w:rPr>
            </w:pPr>
            <w:r w:rsidRPr="007C3599">
              <w:rPr>
                <w:sz w:val="18"/>
                <w:lang w:val="en"/>
              </w:rPr>
              <w:t>5-1-1 Temporary map update</w:t>
            </w:r>
          </w:p>
          <w:p w14:paraId="2512F3E8" w14:textId="7E5AED12" w:rsidR="009E14B2" w:rsidRPr="007C3599" w:rsidRDefault="009E14B2" w:rsidP="00F16F60">
            <w:pPr>
              <w:jc w:val="left"/>
              <w:rPr>
                <w:sz w:val="18"/>
                <w:lang w:val="en"/>
              </w:rPr>
            </w:pPr>
            <w:r w:rsidRPr="007C3599">
              <w:rPr>
                <w:sz w:val="18"/>
                <w:lang w:val="en"/>
              </w:rPr>
              <w:t>5-2-1 Full map update</w:t>
            </w:r>
          </w:p>
          <w:p w14:paraId="52479646" w14:textId="7F290F55" w:rsidR="009E14B2" w:rsidRPr="007C3599" w:rsidRDefault="009E14B2" w:rsidP="006F0F1A">
            <w:pPr>
              <w:jc w:val="left"/>
              <w:rPr>
                <w:sz w:val="18"/>
                <w:lang w:val="en"/>
              </w:rPr>
            </w:pPr>
            <w:r w:rsidRPr="007C3599">
              <w:rPr>
                <w:sz w:val="18"/>
                <w:lang w:val="en"/>
              </w:rPr>
              <w:t xml:space="preserve"> </w:t>
            </w:r>
            <w:r w:rsidRPr="007C3599">
              <w:rPr>
                <w:rFonts w:hint="eastAsia"/>
                <w:sz w:val="18"/>
                <w:lang w:val="en"/>
              </w:rPr>
              <w:t>対象国・地域</w:t>
            </w:r>
            <w:r w:rsidRPr="007C3599">
              <w:rPr>
                <w:sz w:val="18"/>
                <w:lang w:val="en"/>
              </w:rPr>
              <w:t xml:space="preserve"> Target countries and regions</w:t>
            </w:r>
          </w:p>
          <w:p w14:paraId="57E54D74" w14:textId="06B06BA2" w:rsidR="009E14B2" w:rsidRPr="007C3599" w:rsidRDefault="009E14B2" w:rsidP="006F0F1A">
            <w:pPr>
              <w:jc w:val="left"/>
              <w:rPr>
                <w:sz w:val="18"/>
                <w:lang w:val="en"/>
              </w:rPr>
            </w:pPr>
            <w:r w:rsidRPr="007C3599">
              <w:rPr>
                <w:rFonts w:hint="eastAsia"/>
                <w:sz w:val="18"/>
                <w:lang w:val="en"/>
              </w:rPr>
              <w:t>対象国・地域の表を削除</w:t>
            </w:r>
          </w:p>
          <w:p w14:paraId="391DD821" w14:textId="508B3965" w:rsidR="009E14B2" w:rsidRPr="007C3599" w:rsidRDefault="009E14B2" w:rsidP="006F0F1A">
            <w:pPr>
              <w:jc w:val="left"/>
              <w:rPr>
                <w:sz w:val="18"/>
                <w:lang w:val="en"/>
              </w:rPr>
            </w:pPr>
            <w:r w:rsidRPr="007C3599">
              <w:rPr>
                <w:sz w:val="18"/>
                <w:lang w:val="en"/>
              </w:rPr>
              <w:t>Delete target countries and regions</w:t>
            </w:r>
          </w:p>
          <w:p w14:paraId="4408FD9A" w14:textId="77777777" w:rsidR="009E14B2" w:rsidRPr="007C3599" w:rsidRDefault="009E14B2" w:rsidP="4A17D67C">
            <w:pPr>
              <w:jc w:val="left"/>
              <w:rPr>
                <w:sz w:val="18"/>
                <w:szCs w:val="18"/>
                <w:lang w:val="en"/>
              </w:rPr>
            </w:pPr>
          </w:p>
          <w:p w14:paraId="49754441" w14:textId="74ED64F9" w:rsidR="009E14B2" w:rsidRPr="007C3599" w:rsidRDefault="009E14B2" w:rsidP="006F0F1A">
            <w:pPr>
              <w:jc w:val="left"/>
              <w:rPr>
                <w:sz w:val="18"/>
                <w:lang w:val="en"/>
              </w:rPr>
            </w:pPr>
            <w:r w:rsidRPr="007C3599">
              <w:rPr>
                <w:sz w:val="18"/>
                <w:lang w:val="en"/>
              </w:rPr>
              <w:t xml:space="preserve">6-5. </w:t>
            </w:r>
            <w:r w:rsidRPr="007C3599">
              <w:rPr>
                <w:rFonts w:hint="eastAsia"/>
                <w:sz w:val="18"/>
                <w:lang w:val="en"/>
              </w:rPr>
              <w:t>全更新サービス期間</w:t>
            </w:r>
            <w:r w:rsidRPr="007C3599">
              <w:rPr>
                <w:sz w:val="18"/>
                <w:lang w:val="en"/>
              </w:rPr>
              <w:t xml:space="preserve"> Map renewal service period</w:t>
            </w:r>
          </w:p>
          <w:p w14:paraId="6E313B12" w14:textId="47310D0A" w:rsidR="009E14B2" w:rsidRPr="007C3599" w:rsidRDefault="009E14B2" w:rsidP="006F0F1A">
            <w:pPr>
              <w:jc w:val="left"/>
              <w:rPr>
                <w:sz w:val="18"/>
                <w:lang w:val="en"/>
              </w:rPr>
            </w:pPr>
            <w:r w:rsidRPr="007C3599">
              <w:rPr>
                <w:rFonts w:hint="eastAsia"/>
                <w:sz w:val="18"/>
                <w:lang w:val="en"/>
              </w:rPr>
              <w:t>欧州</w:t>
            </w:r>
            <w:r w:rsidRPr="007C3599">
              <w:rPr>
                <w:sz w:val="18"/>
                <w:lang w:val="en"/>
              </w:rPr>
              <w:t>GSR-ISA</w:t>
            </w:r>
            <w:r w:rsidRPr="007C3599">
              <w:rPr>
                <w:rFonts w:hint="eastAsia"/>
                <w:sz w:val="18"/>
                <w:lang w:val="en"/>
              </w:rPr>
              <w:t>法規要件により、全地図更新サービスの欧州無償</w:t>
            </w:r>
            <w:r w:rsidRPr="007C3599">
              <w:rPr>
                <w:sz w:val="18"/>
                <w:lang w:val="en"/>
              </w:rPr>
              <w:t>7年を追記</w:t>
            </w:r>
          </w:p>
          <w:p w14:paraId="0855ED12" w14:textId="4CBF7509" w:rsidR="009E14B2" w:rsidRPr="007C3599" w:rsidRDefault="009E14B2" w:rsidP="00113079">
            <w:pPr>
              <w:jc w:val="left"/>
              <w:rPr>
                <w:sz w:val="18"/>
                <w:lang w:val="en"/>
              </w:rPr>
            </w:pPr>
            <w:r w:rsidRPr="007C3599">
              <w:rPr>
                <w:sz w:val="18"/>
                <w:lang w:val="en"/>
              </w:rPr>
              <w:t>In order to comply with GSR-ISA regulation, add the description for full map update service for 7 years free period in EU.</w:t>
            </w:r>
          </w:p>
          <w:p w14:paraId="6ECB8772" w14:textId="77777777" w:rsidR="009E14B2" w:rsidRPr="007C3599" w:rsidRDefault="009E14B2" w:rsidP="00113079">
            <w:pPr>
              <w:jc w:val="left"/>
              <w:rPr>
                <w:sz w:val="18"/>
                <w:lang w:val="en"/>
              </w:rPr>
            </w:pPr>
          </w:p>
          <w:p w14:paraId="2F2082DD" w14:textId="77777777" w:rsidR="009E14B2" w:rsidRPr="007C3599" w:rsidRDefault="009E14B2" w:rsidP="00113079">
            <w:pPr>
              <w:jc w:val="left"/>
              <w:rPr>
                <w:sz w:val="18"/>
                <w:lang w:val="en"/>
              </w:rPr>
            </w:pPr>
            <w:r w:rsidRPr="007C3599">
              <w:rPr>
                <w:sz w:val="18"/>
                <w:lang w:val="en"/>
              </w:rPr>
              <w:t xml:space="preserve">6-16. </w:t>
            </w:r>
            <w:r w:rsidRPr="007C3599">
              <w:rPr>
                <w:rFonts w:hint="eastAsia"/>
                <w:sz w:val="18"/>
                <w:lang w:val="en"/>
              </w:rPr>
              <w:t>システム耐用年数</w:t>
            </w:r>
            <w:r w:rsidRPr="007C3599">
              <w:rPr>
                <w:sz w:val="18"/>
                <w:lang w:val="en"/>
              </w:rPr>
              <w:t xml:space="preserve"> Number of years of system support</w:t>
            </w:r>
          </w:p>
          <w:p w14:paraId="6E48E41E" w14:textId="1038F5C2" w:rsidR="009E14B2" w:rsidRPr="007C3599" w:rsidRDefault="009E14B2" w:rsidP="00113079">
            <w:pPr>
              <w:jc w:val="left"/>
              <w:rPr>
                <w:sz w:val="18"/>
                <w:lang w:val="en"/>
              </w:rPr>
            </w:pPr>
            <w:r w:rsidRPr="007C3599">
              <w:rPr>
                <w:rFonts w:hint="eastAsia"/>
                <w:sz w:val="18"/>
                <w:lang w:val="en"/>
              </w:rPr>
              <w:t>欧州</w:t>
            </w:r>
            <w:r w:rsidRPr="007C3599">
              <w:rPr>
                <w:sz w:val="18"/>
                <w:lang w:val="en"/>
              </w:rPr>
              <w:t>GSR-ISA</w:t>
            </w:r>
            <w:r w:rsidRPr="007C3599">
              <w:rPr>
                <w:rFonts w:hint="eastAsia"/>
                <w:sz w:val="18"/>
                <w:lang w:val="en"/>
              </w:rPr>
              <w:t>法規要件により、欧州の全地図更新サービス終了期間</w:t>
            </w:r>
            <w:r w:rsidRPr="007C3599">
              <w:rPr>
                <w:sz w:val="18"/>
                <w:lang w:val="en"/>
              </w:rPr>
              <w:t>14</w:t>
            </w:r>
            <w:r w:rsidRPr="007C3599">
              <w:rPr>
                <w:rFonts w:hint="eastAsia"/>
                <w:sz w:val="18"/>
                <w:lang w:val="en"/>
              </w:rPr>
              <w:t>年間の参照先を追記。</w:t>
            </w:r>
          </w:p>
          <w:p w14:paraId="25E24142" w14:textId="468C6EA9" w:rsidR="009E14B2" w:rsidRPr="007C3599" w:rsidRDefault="009E14B2" w:rsidP="00D377CD">
            <w:pPr>
              <w:jc w:val="left"/>
              <w:rPr>
                <w:sz w:val="18"/>
                <w:lang w:val="en"/>
              </w:rPr>
            </w:pPr>
            <w:r w:rsidRPr="007C3599">
              <w:rPr>
                <w:sz w:val="18"/>
                <w:lang w:val="en"/>
              </w:rPr>
              <w:t>In order to comply with GSR-ISA regulation, add the description</w:t>
            </w:r>
            <w:r w:rsidRPr="007C3599">
              <w:rPr>
                <w:rFonts w:hint="eastAsia"/>
                <w:sz w:val="18"/>
                <w:lang w:val="en"/>
              </w:rPr>
              <w:t xml:space="preserve">　</w:t>
            </w:r>
            <w:r w:rsidRPr="007C3599">
              <w:rPr>
                <w:sz w:val="18"/>
                <w:lang w:val="en"/>
              </w:rPr>
              <w:t>for reference of full map update service for 14 years from the last vehicle production in EU.</w:t>
            </w:r>
          </w:p>
          <w:p w14:paraId="74C31BE1" w14:textId="77777777" w:rsidR="009E14B2" w:rsidRPr="007C3599" w:rsidRDefault="009E14B2" w:rsidP="00F16F60">
            <w:pPr>
              <w:jc w:val="left"/>
              <w:rPr>
                <w:sz w:val="18"/>
                <w:lang w:val="en"/>
              </w:rPr>
            </w:pPr>
          </w:p>
          <w:p w14:paraId="5E18BF5A" w14:textId="77777777" w:rsidR="009E14B2" w:rsidRPr="007C3599" w:rsidRDefault="009E14B2" w:rsidP="00C75483">
            <w:pPr>
              <w:jc w:val="left"/>
              <w:rPr>
                <w:sz w:val="18"/>
                <w:lang w:val="en"/>
              </w:rPr>
            </w:pPr>
            <w:r w:rsidRPr="007C3599">
              <w:rPr>
                <w:sz w:val="18"/>
                <w:lang w:val="en"/>
              </w:rPr>
              <w:t xml:space="preserve">6-17 </w:t>
            </w:r>
            <w:r w:rsidRPr="007C3599">
              <w:rPr>
                <w:rFonts w:hint="eastAsia"/>
                <w:sz w:val="18"/>
                <w:lang w:val="en"/>
              </w:rPr>
              <w:t>更新動作中のほか機能への影響について</w:t>
            </w:r>
            <w:r w:rsidRPr="007C3599">
              <w:rPr>
                <w:sz w:val="18"/>
                <w:lang w:val="en"/>
              </w:rPr>
              <w:t xml:space="preserve"> Impact on functions during update operation</w:t>
            </w:r>
          </w:p>
          <w:p w14:paraId="0E612804" w14:textId="77777777" w:rsidR="009E14B2" w:rsidRPr="007C3599" w:rsidRDefault="009E14B2" w:rsidP="00C75483">
            <w:pPr>
              <w:jc w:val="left"/>
              <w:rPr>
                <w:sz w:val="18"/>
                <w:lang w:val="en"/>
              </w:rPr>
            </w:pPr>
            <w:r w:rsidRPr="007C3599">
              <w:rPr>
                <w:sz w:val="18"/>
                <w:lang w:val="en"/>
              </w:rPr>
              <w:lastRenderedPageBreak/>
              <w:t>JIRA QA(DC24-5025)</w:t>
            </w:r>
            <w:r w:rsidRPr="007C3599">
              <w:rPr>
                <w:rFonts w:hint="eastAsia"/>
                <w:sz w:val="18"/>
                <w:lang w:val="en"/>
              </w:rPr>
              <w:t>に対応し、該当箇所の記載を削除</w:t>
            </w:r>
          </w:p>
          <w:p w14:paraId="77064BCC" w14:textId="44FE7FE2" w:rsidR="009E14B2" w:rsidRPr="007C3599" w:rsidRDefault="009E14B2" w:rsidP="00C75483">
            <w:pPr>
              <w:jc w:val="left"/>
              <w:rPr>
                <w:sz w:val="18"/>
                <w:lang w:val="en"/>
              </w:rPr>
            </w:pPr>
            <w:r w:rsidRPr="007C3599">
              <w:rPr>
                <w:sz w:val="18"/>
                <w:lang w:val="en"/>
              </w:rPr>
              <w:t>To comply with JIRA QA(DC24-5025), delete the request for some description.</w:t>
            </w:r>
          </w:p>
        </w:tc>
        <w:tc>
          <w:tcPr>
            <w:tcW w:w="1275" w:type="dxa"/>
            <w:vAlign w:val="center"/>
          </w:tcPr>
          <w:p w14:paraId="7ABCD7F6" w14:textId="77777777" w:rsidR="009E14B2" w:rsidRPr="007C3599" w:rsidRDefault="009E14B2" w:rsidP="00E774F8">
            <w:pPr>
              <w:jc w:val="center"/>
              <w:rPr>
                <w:sz w:val="18"/>
                <w:lang w:val="en"/>
              </w:rPr>
            </w:pPr>
            <w:r w:rsidRPr="007C3599">
              <w:rPr>
                <w:sz w:val="18"/>
                <w:lang w:val="en"/>
              </w:rPr>
              <w:lastRenderedPageBreak/>
              <w:t>VC Agent/LBS</w:t>
            </w:r>
          </w:p>
          <w:p w14:paraId="4796C0E7" w14:textId="39B5F413" w:rsidR="009E14B2" w:rsidRPr="007C3599" w:rsidRDefault="009E14B2" w:rsidP="00E774F8">
            <w:pPr>
              <w:jc w:val="center"/>
              <w:rPr>
                <w:sz w:val="18"/>
                <w:lang w:val="en"/>
              </w:rPr>
            </w:pPr>
            <w:r w:rsidRPr="007C3599">
              <w:rPr>
                <w:rFonts w:hint="eastAsia"/>
                <w:sz w:val="18"/>
                <w:lang w:val="en"/>
              </w:rPr>
              <w:t>飯島</w:t>
            </w:r>
            <w:r w:rsidRPr="007C3599">
              <w:rPr>
                <w:sz w:val="18"/>
                <w:lang w:val="en"/>
              </w:rPr>
              <w:t xml:space="preserve"> </w:t>
            </w:r>
            <w:proofErr w:type="spellStart"/>
            <w:r w:rsidRPr="007C3599">
              <w:rPr>
                <w:sz w:val="18"/>
                <w:lang w:val="en"/>
              </w:rPr>
              <w:t>Iijima</w:t>
            </w:r>
            <w:proofErr w:type="spellEnd"/>
          </w:p>
        </w:tc>
        <w:tc>
          <w:tcPr>
            <w:tcW w:w="1872" w:type="dxa"/>
          </w:tcPr>
          <w:p w14:paraId="0E243F9A" w14:textId="229CE7CF" w:rsidR="009E14B2" w:rsidRPr="007C3599" w:rsidRDefault="009E14B2" w:rsidP="006F0F1A">
            <w:pPr>
              <w:jc w:val="center"/>
              <w:rPr>
                <w:sz w:val="18"/>
                <w:lang w:val="en"/>
              </w:rPr>
            </w:pPr>
          </w:p>
        </w:tc>
        <w:tc>
          <w:tcPr>
            <w:tcW w:w="1417" w:type="dxa"/>
            <w:vAlign w:val="center"/>
          </w:tcPr>
          <w:p w14:paraId="7D73380E" w14:textId="16697A42" w:rsidR="009E14B2" w:rsidRPr="007C3599" w:rsidRDefault="009E14B2" w:rsidP="006F0F1A">
            <w:pPr>
              <w:jc w:val="center"/>
              <w:rPr>
                <w:sz w:val="18"/>
                <w:lang w:val="en"/>
              </w:rPr>
            </w:pPr>
            <w:r w:rsidRPr="007C3599">
              <w:rPr>
                <w:sz w:val="18"/>
                <w:lang w:val="en"/>
              </w:rPr>
              <w:t>2022/8/12</w:t>
            </w:r>
          </w:p>
        </w:tc>
        <w:tc>
          <w:tcPr>
            <w:tcW w:w="681" w:type="dxa"/>
            <w:vAlign w:val="center"/>
          </w:tcPr>
          <w:p w14:paraId="483A5EA2" w14:textId="5ECFA485" w:rsidR="009E14B2" w:rsidRPr="007C3599" w:rsidRDefault="009E14B2" w:rsidP="006F0F1A">
            <w:pPr>
              <w:jc w:val="center"/>
              <w:rPr>
                <w:sz w:val="18"/>
                <w:lang w:val="en"/>
              </w:rPr>
            </w:pPr>
            <w:r w:rsidRPr="007C3599">
              <w:rPr>
                <w:rFonts w:hint="eastAsia"/>
                <w:sz w:val="18"/>
                <w:lang w:val="en"/>
              </w:rPr>
              <w:t>○</w:t>
            </w:r>
          </w:p>
        </w:tc>
      </w:tr>
      <w:tr w:rsidR="007C3599" w:rsidRPr="007C3599" w14:paraId="26CBB120" w14:textId="77777777" w:rsidTr="4A17D67C">
        <w:tblPrEx>
          <w:tblCellMar>
            <w:left w:w="99" w:type="dxa"/>
            <w:right w:w="99" w:type="dxa"/>
          </w:tblCellMar>
          <w:tblLook w:val="0000" w:firstRow="0" w:lastRow="0" w:firstColumn="0" w:lastColumn="0" w:noHBand="0" w:noVBand="0"/>
        </w:tblPrEx>
        <w:trPr>
          <w:trHeight w:val="85"/>
        </w:trPr>
        <w:tc>
          <w:tcPr>
            <w:tcW w:w="846" w:type="dxa"/>
            <w:vAlign w:val="center"/>
          </w:tcPr>
          <w:p w14:paraId="7D9254AE" w14:textId="23A6595C" w:rsidR="009E14B2" w:rsidRPr="007C3599" w:rsidRDefault="009E14B2" w:rsidP="001B5CC7">
            <w:pPr>
              <w:jc w:val="center"/>
              <w:rPr>
                <w:sz w:val="18"/>
                <w:lang w:val="en"/>
                <w:rPrChange w:id="11" w:author="Moriyama, Shoya/森山 翔也" w:date="2025-04-02T21:08:00Z">
                  <w:rPr>
                    <w:color w:val="FF0000"/>
                    <w:sz w:val="18"/>
                    <w:lang w:val="en"/>
                  </w:rPr>
                </w:rPrChange>
              </w:rPr>
            </w:pPr>
            <w:ins w:id="12" w:author="Iijima, Akira/飯島 玲" w:date="2022-09-21T14:56:00Z">
              <w:r w:rsidRPr="007C3599">
                <w:rPr>
                  <w:sz w:val="18"/>
                  <w:lang w:val="en"/>
                  <w:rPrChange w:id="13" w:author="Moriyama, Shoya/森山 翔也" w:date="2025-04-02T21:08:00Z">
                    <w:rPr>
                      <w:color w:val="FF0000"/>
                      <w:sz w:val="18"/>
                      <w:lang w:val="en"/>
                    </w:rPr>
                  </w:rPrChange>
                </w:rPr>
                <w:t>1.50</w:t>
              </w:r>
            </w:ins>
          </w:p>
        </w:tc>
        <w:tc>
          <w:tcPr>
            <w:tcW w:w="3657" w:type="dxa"/>
            <w:vAlign w:val="center"/>
          </w:tcPr>
          <w:p w14:paraId="3822C46F" w14:textId="7F657850" w:rsidR="009E14B2" w:rsidRPr="007C3599" w:rsidRDefault="009E14B2" w:rsidP="001B5CC7">
            <w:pPr>
              <w:widowControl/>
              <w:jc w:val="left"/>
              <w:rPr>
                <w:ins w:id="14" w:author="Iijima, Akira/飯島 玲" w:date="2022-09-21T14:58:00Z"/>
                <w:lang w:val="en"/>
              </w:rPr>
            </w:pPr>
            <w:ins w:id="15" w:author="Iijima, Akira/飯島 玲" w:date="2022-09-21T14:58:00Z">
              <w:r w:rsidRPr="007C3599">
                <w:rPr>
                  <w:sz w:val="21"/>
                  <w:szCs w:val="22"/>
                  <w:rPrChange w:id="16" w:author="Moriyama, Shoya/森山 翔也" w:date="2025-04-02T21:08:00Z">
                    <w:rPr>
                      <w:color w:val="FF0000"/>
                      <w:sz w:val="21"/>
                      <w:szCs w:val="22"/>
                    </w:rPr>
                  </w:rPrChange>
                </w:rPr>
                <w:t>6-5</w:t>
              </w:r>
              <w:r w:rsidRPr="007C3599">
                <w:rPr>
                  <w:rFonts w:hint="eastAsia"/>
                </w:rPr>
                <w:t>全更新サービス期間</w:t>
              </w:r>
              <w:r w:rsidRPr="007C3599">
                <w:rPr>
                  <w:lang w:val="en"/>
                </w:rPr>
                <w:t xml:space="preserve"> Map renewal service period</w:t>
              </w:r>
            </w:ins>
          </w:p>
          <w:p w14:paraId="71C799BC" w14:textId="7E0C0A6A" w:rsidR="009E14B2" w:rsidRPr="007C3599" w:rsidRDefault="009E14B2" w:rsidP="001B5CC7">
            <w:pPr>
              <w:widowControl/>
              <w:jc w:val="left"/>
              <w:rPr>
                <w:rFonts w:ascii="ＭＳ Ｐゴシック" w:eastAsia="ＭＳ Ｐゴシック" w:hAnsi="ＭＳ Ｐゴシック" w:cs="ＭＳ Ｐゴシック"/>
                <w:kern w:val="0"/>
                <w:sz w:val="21"/>
                <w:szCs w:val="22"/>
                <w:rPrChange w:id="17" w:author="Moriyama, Shoya/森山 翔也" w:date="2025-04-02T21:08:00Z">
                  <w:rPr>
                    <w:rFonts w:ascii="ＭＳ Ｐゴシック" w:eastAsia="ＭＳ Ｐゴシック" w:hAnsi="ＭＳ Ｐゴシック" w:cs="ＭＳ Ｐゴシック"/>
                    <w:color w:val="FF0000"/>
                    <w:kern w:val="0"/>
                    <w:sz w:val="21"/>
                    <w:szCs w:val="22"/>
                  </w:rPr>
                </w:rPrChange>
              </w:rPr>
            </w:pPr>
            <w:ins w:id="18" w:author="Iijima, Akira/飯島 玲" w:date="2022-09-21T14:56:00Z">
              <w:r w:rsidRPr="007C3599">
                <w:rPr>
                  <w:rFonts w:hint="eastAsia"/>
                  <w:sz w:val="21"/>
                  <w:szCs w:val="22"/>
                  <w:rPrChange w:id="19" w:author="Moriyama, Shoya/森山 翔也" w:date="2025-04-02T21:08:00Z">
                    <w:rPr>
                      <w:rFonts w:hint="eastAsia"/>
                      <w:color w:val="FF0000"/>
                      <w:sz w:val="21"/>
                      <w:szCs w:val="22"/>
                    </w:rPr>
                  </w:rPrChange>
                </w:rPr>
                <w:t>地図認証、法規対応必要項目に▼</w:t>
              </w:r>
              <w:r w:rsidRPr="007C3599">
                <w:rPr>
                  <w:sz w:val="21"/>
                  <w:szCs w:val="22"/>
                  <w:rPrChange w:id="20" w:author="Moriyama, Shoya/森山 翔也" w:date="2025-04-02T21:08:00Z">
                    <w:rPr>
                      <w:color w:val="FF0000"/>
                      <w:sz w:val="21"/>
                      <w:szCs w:val="22"/>
                    </w:rPr>
                  </w:rPrChange>
                </w:rPr>
                <w:t>Rを追記</w:t>
              </w:r>
              <w:r w:rsidRPr="007C3599">
                <w:rPr>
                  <w:sz w:val="21"/>
                  <w:szCs w:val="22"/>
                  <w:rPrChange w:id="21" w:author="Moriyama, Shoya/森山 翔也" w:date="2025-04-02T21:08:00Z">
                    <w:rPr>
                      <w:color w:val="FF0000"/>
                      <w:sz w:val="21"/>
                      <w:szCs w:val="22"/>
                    </w:rPr>
                  </w:rPrChange>
                </w:rPr>
                <w:br/>
                <w:t xml:space="preserve">Add the description as </w:t>
              </w:r>
              <w:r w:rsidRPr="007C3599">
                <w:rPr>
                  <w:rFonts w:hint="eastAsia"/>
                  <w:sz w:val="21"/>
                  <w:szCs w:val="22"/>
                  <w:rPrChange w:id="22" w:author="Moriyama, Shoya/森山 翔也" w:date="2025-04-02T21:08:00Z">
                    <w:rPr>
                      <w:rFonts w:hint="eastAsia"/>
                      <w:color w:val="FF0000"/>
                      <w:sz w:val="21"/>
                      <w:szCs w:val="22"/>
                    </w:rPr>
                  </w:rPrChange>
                </w:rPr>
                <w:t>▼</w:t>
              </w:r>
              <w:r w:rsidRPr="007C3599">
                <w:rPr>
                  <w:sz w:val="21"/>
                  <w:szCs w:val="22"/>
                  <w:rPrChange w:id="23" w:author="Moriyama, Shoya/森山 翔也" w:date="2025-04-02T21:08:00Z">
                    <w:rPr>
                      <w:color w:val="FF0000"/>
                      <w:sz w:val="21"/>
                      <w:szCs w:val="22"/>
                    </w:rPr>
                  </w:rPrChange>
                </w:rPr>
                <w:t>R for countries which need map approval or to apply regulation.</w:t>
              </w:r>
            </w:ins>
          </w:p>
        </w:tc>
        <w:tc>
          <w:tcPr>
            <w:tcW w:w="1275" w:type="dxa"/>
            <w:vAlign w:val="center"/>
          </w:tcPr>
          <w:p w14:paraId="0276B476" w14:textId="77777777" w:rsidR="009E14B2" w:rsidRPr="007C3599" w:rsidRDefault="009E14B2" w:rsidP="001B5CC7">
            <w:pPr>
              <w:jc w:val="center"/>
              <w:rPr>
                <w:ins w:id="24" w:author="Iijima, Akira/飯島 玲" w:date="2022-09-21T14:56:00Z"/>
                <w:sz w:val="18"/>
                <w:lang w:val="en"/>
                <w:rPrChange w:id="25" w:author="Moriyama, Shoya/森山 翔也" w:date="2025-04-02T21:08:00Z">
                  <w:rPr>
                    <w:ins w:id="26" w:author="Iijima, Akira/飯島 玲" w:date="2022-09-21T14:56:00Z"/>
                    <w:color w:val="FF0000"/>
                    <w:sz w:val="18"/>
                    <w:lang w:val="en"/>
                  </w:rPr>
                </w:rPrChange>
              </w:rPr>
            </w:pPr>
            <w:ins w:id="27" w:author="Iijima, Akira/飯島 玲" w:date="2022-09-21T14:56:00Z">
              <w:r w:rsidRPr="007C3599">
                <w:rPr>
                  <w:sz w:val="18"/>
                  <w:lang w:val="en"/>
                  <w:rPrChange w:id="28" w:author="Moriyama, Shoya/森山 翔也" w:date="2025-04-02T21:08:00Z">
                    <w:rPr>
                      <w:color w:val="FF0000"/>
                      <w:sz w:val="18"/>
                      <w:lang w:val="en"/>
                    </w:rPr>
                  </w:rPrChange>
                </w:rPr>
                <w:t>VC Agent/LBS</w:t>
              </w:r>
            </w:ins>
          </w:p>
          <w:p w14:paraId="1161AB53" w14:textId="1EF5C512" w:rsidR="009E14B2" w:rsidRPr="007C3599" w:rsidRDefault="009E14B2" w:rsidP="001B5CC7">
            <w:pPr>
              <w:jc w:val="center"/>
              <w:rPr>
                <w:sz w:val="18"/>
                <w:lang w:val="en"/>
                <w:rPrChange w:id="29" w:author="Moriyama, Shoya/森山 翔也" w:date="2025-04-02T21:08:00Z">
                  <w:rPr>
                    <w:color w:val="FF0000"/>
                    <w:sz w:val="18"/>
                    <w:lang w:val="en"/>
                  </w:rPr>
                </w:rPrChange>
              </w:rPr>
            </w:pPr>
            <w:ins w:id="30" w:author="Iijima, Akira/飯島 玲" w:date="2022-09-21T14:56:00Z">
              <w:r w:rsidRPr="007C3599">
                <w:rPr>
                  <w:rFonts w:hint="eastAsia"/>
                  <w:sz w:val="18"/>
                  <w:lang w:val="en"/>
                  <w:rPrChange w:id="31" w:author="Moriyama, Shoya/森山 翔也" w:date="2025-04-02T21:08:00Z">
                    <w:rPr>
                      <w:rFonts w:hint="eastAsia"/>
                      <w:color w:val="FF0000"/>
                      <w:sz w:val="18"/>
                      <w:lang w:val="en"/>
                    </w:rPr>
                  </w:rPrChange>
                </w:rPr>
                <w:t>飯島</w:t>
              </w:r>
              <w:r w:rsidRPr="007C3599">
                <w:rPr>
                  <w:sz w:val="18"/>
                  <w:lang w:val="en"/>
                  <w:rPrChange w:id="32" w:author="Moriyama, Shoya/森山 翔也" w:date="2025-04-02T21:08:00Z">
                    <w:rPr>
                      <w:color w:val="FF0000"/>
                      <w:sz w:val="18"/>
                      <w:lang w:val="en"/>
                    </w:rPr>
                  </w:rPrChange>
                </w:rPr>
                <w:t xml:space="preserve"> </w:t>
              </w:r>
              <w:proofErr w:type="spellStart"/>
              <w:r w:rsidRPr="007C3599">
                <w:rPr>
                  <w:sz w:val="18"/>
                  <w:lang w:val="en"/>
                  <w:rPrChange w:id="33" w:author="Moriyama, Shoya/森山 翔也" w:date="2025-04-02T21:08:00Z">
                    <w:rPr>
                      <w:color w:val="FF0000"/>
                      <w:sz w:val="18"/>
                      <w:lang w:val="en"/>
                    </w:rPr>
                  </w:rPrChange>
                </w:rPr>
                <w:t>Iijima</w:t>
              </w:r>
            </w:ins>
            <w:proofErr w:type="spellEnd"/>
          </w:p>
        </w:tc>
        <w:tc>
          <w:tcPr>
            <w:tcW w:w="1872" w:type="dxa"/>
          </w:tcPr>
          <w:p w14:paraId="258A784E" w14:textId="77777777" w:rsidR="009E14B2" w:rsidRPr="007C3599" w:rsidRDefault="009E14B2" w:rsidP="001B5CC7">
            <w:pPr>
              <w:jc w:val="center"/>
              <w:rPr>
                <w:sz w:val="18"/>
                <w:lang w:val="en"/>
              </w:rPr>
            </w:pPr>
          </w:p>
        </w:tc>
        <w:tc>
          <w:tcPr>
            <w:tcW w:w="1417" w:type="dxa"/>
            <w:vAlign w:val="center"/>
          </w:tcPr>
          <w:p w14:paraId="6AF64386" w14:textId="1FA8B091" w:rsidR="009E14B2" w:rsidRPr="007C3599" w:rsidRDefault="009E14B2" w:rsidP="001B5CC7">
            <w:pPr>
              <w:jc w:val="center"/>
              <w:rPr>
                <w:sz w:val="18"/>
                <w:lang w:val="en"/>
                <w:rPrChange w:id="34" w:author="Moriyama, Shoya/森山 翔也" w:date="2025-04-02T21:08:00Z">
                  <w:rPr>
                    <w:color w:val="FF0000"/>
                    <w:sz w:val="18"/>
                    <w:lang w:val="en"/>
                  </w:rPr>
                </w:rPrChange>
              </w:rPr>
            </w:pPr>
            <w:ins w:id="35" w:author="Iijima, Akira/飯島 玲" w:date="2022-09-21T14:56:00Z">
              <w:r w:rsidRPr="007C3599">
                <w:rPr>
                  <w:sz w:val="18"/>
                  <w:lang w:val="en"/>
                  <w:rPrChange w:id="36" w:author="Moriyama, Shoya/森山 翔也" w:date="2025-04-02T21:08:00Z">
                    <w:rPr>
                      <w:color w:val="FF0000"/>
                      <w:sz w:val="18"/>
                      <w:lang w:val="en"/>
                    </w:rPr>
                  </w:rPrChange>
                </w:rPr>
                <w:t>2022/9/21</w:t>
              </w:r>
            </w:ins>
          </w:p>
        </w:tc>
        <w:tc>
          <w:tcPr>
            <w:tcW w:w="681" w:type="dxa"/>
            <w:vAlign w:val="center"/>
          </w:tcPr>
          <w:p w14:paraId="04896A9D" w14:textId="79374ED3" w:rsidR="009E14B2" w:rsidRPr="007C3599" w:rsidRDefault="009E14B2" w:rsidP="001B5CC7">
            <w:pPr>
              <w:jc w:val="center"/>
              <w:rPr>
                <w:sz w:val="18"/>
                <w:lang w:val="en"/>
                <w:rPrChange w:id="37" w:author="Moriyama, Shoya/森山 翔也" w:date="2025-04-02T21:08:00Z">
                  <w:rPr>
                    <w:color w:val="FF0000"/>
                    <w:sz w:val="18"/>
                    <w:lang w:val="en"/>
                  </w:rPr>
                </w:rPrChange>
              </w:rPr>
            </w:pPr>
            <w:ins w:id="38" w:author="Iijima, Akira/飯島 玲" w:date="2022-09-21T14:56:00Z">
              <w:r w:rsidRPr="007C3599">
                <w:rPr>
                  <w:rFonts w:hint="eastAsia"/>
                  <w:sz w:val="18"/>
                  <w:lang w:val="en"/>
                  <w:rPrChange w:id="39" w:author="Moriyama, Shoya/森山 翔也" w:date="2025-04-02T21:08:00Z">
                    <w:rPr>
                      <w:rFonts w:hint="eastAsia"/>
                      <w:color w:val="FF0000"/>
                      <w:sz w:val="18"/>
                      <w:lang w:val="en"/>
                    </w:rPr>
                  </w:rPrChange>
                </w:rPr>
                <w:t>○</w:t>
              </w:r>
            </w:ins>
          </w:p>
        </w:tc>
      </w:tr>
      <w:tr w:rsidR="007C3599" w:rsidRPr="007C3599" w14:paraId="56C7AD37" w14:textId="77777777" w:rsidTr="4A17D67C">
        <w:tblPrEx>
          <w:tblCellMar>
            <w:left w:w="99" w:type="dxa"/>
            <w:right w:w="99" w:type="dxa"/>
          </w:tblCellMar>
          <w:tblLook w:val="0000" w:firstRow="0" w:lastRow="0" w:firstColumn="0" w:lastColumn="0" w:noHBand="0" w:noVBand="0"/>
        </w:tblPrEx>
        <w:trPr>
          <w:trHeight w:val="85"/>
          <w:ins w:id="40" w:author="Kashima, Takuya/鹿島 卓也" w:date="2022-09-21T19:39:00Z"/>
        </w:trPr>
        <w:tc>
          <w:tcPr>
            <w:tcW w:w="846" w:type="dxa"/>
            <w:vAlign w:val="center"/>
          </w:tcPr>
          <w:p w14:paraId="696D43EC" w14:textId="365D22F7" w:rsidR="009E14B2" w:rsidRPr="007C3599" w:rsidRDefault="009E14B2" w:rsidP="0036074E">
            <w:pPr>
              <w:jc w:val="center"/>
              <w:rPr>
                <w:ins w:id="41" w:author="Kashima, Takuya/鹿島 卓也" w:date="2022-09-21T19:39:00Z"/>
                <w:sz w:val="18"/>
                <w:lang w:val="en"/>
              </w:rPr>
            </w:pPr>
            <w:ins w:id="42" w:author="Kashima, Takuya/鹿島 卓也" w:date="2022-09-21T19:39:00Z">
              <w:r w:rsidRPr="007C3599">
                <w:rPr>
                  <w:sz w:val="18"/>
                  <w:lang w:val="en"/>
                  <w:rPrChange w:id="43" w:author="Moriyama, Shoya/森山 翔也" w:date="2025-04-02T21:08:00Z">
                    <w:rPr>
                      <w:color w:val="FF0000"/>
                      <w:sz w:val="18"/>
                      <w:lang w:val="en"/>
                    </w:rPr>
                  </w:rPrChange>
                </w:rPr>
                <w:t>1.60</w:t>
              </w:r>
            </w:ins>
          </w:p>
        </w:tc>
        <w:tc>
          <w:tcPr>
            <w:tcW w:w="3657" w:type="dxa"/>
            <w:vAlign w:val="center"/>
          </w:tcPr>
          <w:p w14:paraId="131AA796" w14:textId="260765B1" w:rsidR="009E14B2" w:rsidRPr="007C3599" w:rsidRDefault="009E14B2" w:rsidP="0036074E">
            <w:pPr>
              <w:jc w:val="left"/>
              <w:rPr>
                <w:ins w:id="44" w:author="Kashima, Takuya/鹿島 卓也" w:date="2022-09-21T19:39:00Z"/>
                <w:sz w:val="18"/>
                <w:lang w:val="en"/>
                <w:rPrChange w:id="45" w:author="Moriyama, Shoya/森山 翔也" w:date="2025-04-02T21:08:00Z">
                  <w:rPr>
                    <w:ins w:id="46" w:author="Kashima, Takuya/鹿島 卓也" w:date="2022-09-21T19:39:00Z"/>
                    <w:color w:val="FF0000"/>
                    <w:sz w:val="18"/>
                    <w:lang w:val="en"/>
                  </w:rPr>
                </w:rPrChange>
              </w:rPr>
            </w:pPr>
            <w:ins w:id="47" w:author="Kashima, Takuya/鹿島 卓也" w:date="2022-09-21T19:39:00Z">
              <w:r w:rsidRPr="007C3599">
                <w:rPr>
                  <w:rFonts w:hint="eastAsia"/>
                  <w:sz w:val="18"/>
                  <w:lang w:val="en"/>
                  <w:rPrChange w:id="48" w:author="Moriyama, Shoya/森山 翔也" w:date="2025-04-02T21:08:00Z">
                    <w:rPr>
                      <w:rFonts w:hint="eastAsia"/>
                      <w:color w:val="FF0000"/>
                      <w:sz w:val="18"/>
                      <w:lang w:val="en"/>
                    </w:rPr>
                  </w:rPrChange>
                </w:rPr>
                <w:t>誤記訂正</w:t>
              </w:r>
              <w:r w:rsidRPr="007C3599">
                <w:rPr>
                  <w:sz w:val="18"/>
                  <w:lang w:val="en"/>
                  <w:rPrChange w:id="49" w:author="Moriyama, Shoya/森山 翔也" w:date="2025-04-02T21:08:00Z">
                    <w:rPr>
                      <w:color w:val="FF0000"/>
                      <w:sz w:val="18"/>
                      <w:lang w:val="en"/>
                    </w:rPr>
                  </w:rPrChange>
                </w:rPr>
                <w:t>/Modification for the typo</w:t>
              </w:r>
            </w:ins>
          </w:p>
          <w:p w14:paraId="009BD9DF" w14:textId="7C80E970" w:rsidR="009E14B2" w:rsidRPr="007C3599" w:rsidRDefault="00321F23" w:rsidP="0036074E">
            <w:pPr>
              <w:jc w:val="left"/>
              <w:rPr>
                <w:ins w:id="50" w:author="Kashima, Takuya/鹿島 卓也" w:date="2022-09-21T19:39:00Z"/>
                <w:sz w:val="18"/>
                <w:lang w:val="en"/>
                <w:rPrChange w:id="51" w:author="Moriyama, Shoya/森山 翔也" w:date="2025-04-02T21:08:00Z">
                  <w:rPr>
                    <w:ins w:id="52" w:author="Kashima, Takuya/鹿島 卓也" w:date="2022-09-21T19:39:00Z"/>
                    <w:color w:val="FF0000"/>
                    <w:sz w:val="18"/>
                    <w:lang w:val="en"/>
                  </w:rPr>
                </w:rPrChange>
              </w:rPr>
            </w:pPr>
            <w:ins w:id="53" w:author="Iijima, Akira/飯島 玲" w:date="2022-12-13T13:21:00Z">
              <w:del w:id="54" w:author="Kashima, Takuya/鹿島 卓也" w:date="2023-03-13T14:01:00Z">
                <w:r w:rsidRPr="007C3599" w:rsidDel="00321F23">
                  <w:rPr>
                    <w:noProof/>
                  </w:rPr>
                  <mc:AlternateContent>
                    <mc:Choice Requires="wps">
                      <w:drawing>
                        <wp:anchor distT="0" distB="0" distL="114300" distR="114300" simplePos="0" relativeHeight="251658296" behindDoc="0" locked="0" layoutInCell="1" allowOverlap="1" wp14:anchorId="1D269AFE" wp14:editId="788862F2">
                          <wp:simplePos x="0" y="0"/>
                          <wp:positionH relativeFrom="column">
                            <wp:posOffset>350520</wp:posOffset>
                          </wp:positionH>
                          <wp:positionV relativeFrom="paragraph">
                            <wp:posOffset>429895</wp:posOffset>
                          </wp:positionV>
                          <wp:extent cx="5232400" cy="4852035"/>
                          <wp:effectExtent l="0" t="0" r="6350" b="5715"/>
                          <wp:wrapNone/>
                          <wp:docPr id="1440" name="正方形/長方形 2"/>
                          <wp:cNvGraphicFramePr/>
                          <a:graphic xmlns:a="http://schemas.openxmlformats.org/drawingml/2006/main">
                            <a:graphicData uri="http://schemas.microsoft.com/office/word/2010/wordprocessingShape">
                              <wps:wsp>
                                <wps:cNvSpPr/>
                                <wps:spPr>
                                  <a:xfrm>
                                    <a:off x="0" y="0"/>
                                    <a:ext cx="5232400" cy="4852035"/>
                                  </a:xfrm>
                                  <a:custGeom>
                                    <a:avLst/>
                                    <a:gdLst>
                                      <a:gd name="connsiteX0" fmla="*/ 0 w 6138545"/>
                                      <a:gd name="connsiteY0" fmla="*/ 0 h 3762375"/>
                                      <a:gd name="connsiteX1" fmla="*/ 6138545 w 6138545"/>
                                      <a:gd name="connsiteY1" fmla="*/ 0 h 3762375"/>
                                      <a:gd name="connsiteX2" fmla="*/ 6138545 w 6138545"/>
                                      <a:gd name="connsiteY2" fmla="*/ 3762375 h 3762375"/>
                                      <a:gd name="connsiteX3" fmla="*/ 0 w 6138545"/>
                                      <a:gd name="connsiteY3" fmla="*/ 3762375 h 3762375"/>
                                      <a:gd name="connsiteX4" fmla="*/ 0 w 6138545"/>
                                      <a:gd name="connsiteY4" fmla="*/ 0 h 3762375"/>
                                      <a:gd name="connsiteX0" fmla="*/ 0 w 6138545"/>
                                      <a:gd name="connsiteY0" fmla="*/ 4762 h 3767137"/>
                                      <a:gd name="connsiteX1" fmla="*/ 3600450 w 6138545"/>
                                      <a:gd name="connsiteY1" fmla="*/ 0 h 3767137"/>
                                      <a:gd name="connsiteX2" fmla="*/ 6138545 w 6138545"/>
                                      <a:gd name="connsiteY2" fmla="*/ 4762 h 3767137"/>
                                      <a:gd name="connsiteX3" fmla="*/ 6138545 w 6138545"/>
                                      <a:gd name="connsiteY3" fmla="*/ 3767137 h 3767137"/>
                                      <a:gd name="connsiteX4" fmla="*/ 0 w 6138545"/>
                                      <a:gd name="connsiteY4" fmla="*/ 3767137 h 3767137"/>
                                      <a:gd name="connsiteX5" fmla="*/ 0 w 6138545"/>
                                      <a:gd name="connsiteY5" fmla="*/ 4762 h 3767137"/>
                                      <a:gd name="connsiteX0" fmla="*/ 0 w 6138545"/>
                                      <a:gd name="connsiteY0" fmla="*/ 19051 h 3781426"/>
                                      <a:gd name="connsiteX1" fmla="*/ 3600450 w 6138545"/>
                                      <a:gd name="connsiteY1" fmla="*/ 14289 h 3781426"/>
                                      <a:gd name="connsiteX2" fmla="*/ 6138545 w 6138545"/>
                                      <a:gd name="connsiteY2" fmla="*/ 19051 h 3781426"/>
                                      <a:gd name="connsiteX3" fmla="*/ 6119813 w 6138545"/>
                                      <a:gd name="connsiteY3" fmla="*/ 0 h 3781426"/>
                                      <a:gd name="connsiteX4" fmla="*/ 6138545 w 6138545"/>
                                      <a:gd name="connsiteY4" fmla="*/ 3781426 h 3781426"/>
                                      <a:gd name="connsiteX5" fmla="*/ 0 w 6138545"/>
                                      <a:gd name="connsiteY5" fmla="*/ 3781426 h 3781426"/>
                                      <a:gd name="connsiteX6" fmla="*/ 0 w 6138545"/>
                                      <a:gd name="connsiteY6" fmla="*/ 19051 h 3781426"/>
                                      <a:gd name="connsiteX0" fmla="*/ 0 w 6224588"/>
                                      <a:gd name="connsiteY0" fmla="*/ 1786235 h 5548610"/>
                                      <a:gd name="connsiteX1" fmla="*/ 3600450 w 6224588"/>
                                      <a:gd name="connsiteY1" fmla="*/ 1781473 h 5548610"/>
                                      <a:gd name="connsiteX2" fmla="*/ 6138545 w 6224588"/>
                                      <a:gd name="connsiteY2" fmla="*/ 1786235 h 5548610"/>
                                      <a:gd name="connsiteX3" fmla="*/ 6224588 w 6224588"/>
                                      <a:gd name="connsiteY3" fmla="*/ 0 h 5548610"/>
                                      <a:gd name="connsiteX4" fmla="*/ 6138545 w 6224588"/>
                                      <a:gd name="connsiteY4" fmla="*/ 5548610 h 5548610"/>
                                      <a:gd name="connsiteX5" fmla="*/ 0 w 6224588"/>
                                      <a:gd name="connsiteY5" fmla="*/ 5548610 h 5548610"/>
                                      <a:gd name="connsiteX6" fmla="*/ 0 w 6224588"/>
                                      <a:gd name="connsiteY6" fmla="*/ 1786235 h 5548610"/>
                                      <a:gd name="connsiteX0" fmla="*/ 0 w 6224588"/>
                                      <a:gd name="connsiteY0" fmla="*/ 1805394 h 5567769"/>
                                      <a:gd name="connsiteX1" fmla="*/ 3600450 w 6224588"/>
                                      <a:gd name="connsiteY1" fmla="*/ 1800632 h 5567769"/>
                                      <a:gd name="connsiteX2" fmla="*/ 3680970 w 6224588"/>
                                      <a:gd name="connsiteY2" fmla="*/ 0 h 5567769"/>
                                      <a:gd name="connsiteX3" fmla="*/ 6224588 w 6224588"/>
                                      <a:gd name="connsiteY3" fmla="*/ 19159 h 5567769"/>
                                      <a:gd name="connsiteX4" fmla="*/ 6138545 w 6224588"/>
                                      <a:gd name="connsiteY4" fmla="*/ 5567769 h 5567769"/>
                                      <a:gd name="connsiteX5" fmla="*/ 0 w 6224588"/>
                                      <a:gd name="connsiteY5" fmla="*/ 5567769 h 5567769"/>
                                      <a:gd name="connsiteX6" fmla="*/ 0 w 6224588"/>
                                      <a:gd name="connsiteY6" fmla="*/ 1805394 h 5567769"/>
                                      <a:gd name="connsiteX0" fmla="*/ 0 w 6224588"/>
                                      <a:gd name="connsiteY0" fmla="*/ 1805394 h 5567769"/>
                                      <a:gd name="connsiteX1" fmla="*/ 3690942 w 6224588"/>
                                      <a:gd name="connsiteY1" fmla="*/ 1791105 h 5567769"/>
                                      <a:gd name="connsiteX2" fmla="*/ 3680970 w 6224588"/>
                                      <a:gd name="connsiteY2" fmla="*/ 0 h 5567769"/>
                                      <a:gd name="connsiteX3" fmla="*/ 6224588 w 6224588"/>
                                      <a:gd name="connsiteY3" fmla="*/ 19159 h 5567769"/>
                                      <a:gd name="connsiteX4" fmla="*/ 6138545 w 6224588"/>
                                      <a:gd name="connsiteY4" fmla="*/ 5567769 h 5567769"/>
                                      <a:gd name="connsiteX5" fmla="*/ 0 w 6224588"/>
                                      <a:gd name="connsiteY5" fmla="*/ 5567769 h 5567769"/>
                                      <a:gd name="connsiteX6" fmla="*/ 0 w 6224588"/>
                                      <a:gd name="connsiteY6" fmla="*/ 1805394 h 5567769"/>
                                      <a:gd name="connsiteX0" fmla="*/ 0 w 6224588"/>
                                      <a:gd name="connsiteY0" fmla="*/ 1786235 h 5548610"/>
                                      <a:gd name="connsiteX1" fmla="*/ 3690942 w 6224588"/>
                                      <a:gd name="connsiteY1" fmla="*/ 1771946 h 5548610"/>
                                      <a:gd name="connsiteX2" fmla="*/ 3709547 w 6224588"/>
                                      <a:gd name="connsiteY2" fmla="*/ 14187 h 5548610"/>
                                      <a:gd name="connsiteX3" fmla="*/ 6224588 w 6224588"/>
                                      <a:gd name="connsiteY3" fmla="*/ 0 h 5548610"/>
                                      <a:gd name="connsiteX4" fmla="*/ 6138545 w 6224588"/>
                                      <a:gd name="connsiteY4" fmla="*/ 5548610 h 5548610"/>
                                      <a:gd name="connsiteX5" fmla="*/ 0 w 6224588"/>
                                      <a:gd name="connsiteY5" fmla="*/ 5548610 h 5548610"/>
                                      <a:gd name="connsiteX6" fmla="*/ 0 w 6224588"/>
                                      <a:gd name="connsiteY6" fmla="*/ 1786235 h 5548610"/>
                                      <a:gd name="connsiteX0" fmla="*/ 0 w 6224588"/>
                                      <a:gd name="connsiteY0" fmla="*/ 1786235 h 5548610"/>
                                      <a:gd name="connsiteX1" fmla="*/ 3648077 w 6224588"/>
                                      <a:gd name="connsiteY1" fmla="*/ 1767182 h 5548610"/>
                                      <a:gd name="connsiteX2" fmla="*/ 3709547 w 6224588"/>
                                      <a:gd name="connsiteY2" fmla="*/ 14187 h 5548610"/>
                                      <a:gd name="connsiteX3" fmla="*/ 6224588 w 6224588"/>
                                      <a:gd name="connsiteY3" fmla="*/ 0 h 5548610"/>
                                      <a:gd name="connsiteX4" fmla="*/ 6138545 w 6224588"/>
                                      <a:gd name="connsiteY4" fmla="*/ 5548610 h 5548610"/>
                                      <a:gd name="connsiteX5" fmla="*/ 0 w 6224588"/>
                                      <a:gd name="connsiteY5" fmla="*/ 5548610 h 5548610"/>
                                      <a:gd name="connsiteX6" fmla="*/ 0 w 6224588"/>
                                      <a:gd name="connsiteY6" fmla="*/ 1786235 h 5548610"/>
                                      <a:gd name="connsiteX0" fmla="*/ 0 w 6224588"/>
                                      <a:gd name="connsiteY0" fmla="*/ 1786235 h 5548610"/>
                                      <a:gd name="connsiteX1" fmla="*/ 3648077 w 6224588"/>
                                      <a:gd name="connsiteY1" fmla="*/ 1767182 h 5548610"/>
                                      <a:gd name="connsiteX2" fmla="*/ 3657158 w 6224588"/>
                                      <a:gd name="connsiteY2" fmla="*/ 28480 h 5548610"/>
                                      <a:gd name="connsiteX3" fmla="*/ 6224588 w 6224588"/>
                                      <a:gd name="connsiteY3" fmla="*/ 0 h 5548610"/>
                                      <a:gd name="connsiteX4" fmla="*/ 6138545 w 6224588"/>
                                      <a:gd name="connsiteY4" fmla="*/ 5548610 h 5548610"/>
                                      <a:gd name="connsiteX5" fmla="*/ 0 w 6224588"/>
                                      <a:gd name="connsiteY5" fmla="*/ 5548610 h 5548610"/>
                                      <a:gd name="connsiteX6" fmla="*/ 0 w 6224588"/>
                                      <a:gd name="connsiteY6" fmla="*/ 1786235 h 5548610"/>
                                      <a:gd name="connsiteX0" fmla="*/ 0 w 6162672"/>
                                      <a:gd name="connsiteY0" fmla="*/ 1757755 h 5520130"/>
                                      <a:gd name="connsiteX1" fmla="*/ 3648077 w 6162672"/>
                                      <a:gd name="connsiteY1" fmla="*/ 1738702 h 5520130"/>
                                      <a:gd name="connsiteX2" fmla="*/ 3657158 w 6162672"/>
                                      <a:gd name="connsiteY2" fmla="*/ 0 h 5520130"/>
                                      <a:gd name="connsiteX3" fmla="*/ 6162672 w 6162672"/>
                                      <a:gd name="connsiteY3" fmla="*/ 14398 h 5520130"/>
                                      <a:gd name="connsiteX4" fmla="*/ 6138545 w 6162672"/>
                                      <a:gd name="connsiteY4" fmla="*/ 5520130 h 5520130"/>
                                      <a:gd name="connsiteX5" fmla="*/ 0 w 6162672"/>
                                      <a:gd name="connsiteY5" fmla="*/ 5520130 h 5520130"/>
                                      <a:gd name="connsiteX6" fmla="*/ 0 w 6162672"/>
                                      <a:gd name="connsiteY6" fmla="*/ 1757755 h 5520130"/>
                                      <a:gd name="connsiteX0" fmla="*/ 0 w 6162672"/>
                                      <a:gd name="connsiteY0" fmla="*/ 1757755 h 5520130"/>
                                      <a:gd name="connsiteX1" fmla="*/ 3648077 w 6162672"/>
                                      <a:gd name="connsiteY1" fmla="*/ 1738702 h 5520130"/>
                                      <a:gd name="connsiteX2" fmla="*/ 3657158 w 6162672"/>
                                      <a:gd name="connsiteY2" fmla="*/ 0 h 5520130"/>
                                      <a:gd name="connsiteX3" fmla="*/ 6162672 w 6162672"/>
                                      <a:gd name="connsiteY3" fmla="*/ 14398 h 5520130"/>
                                      <a:gd name="connsiteX4" fmla="*/ 6157597 w 6162672"/>
                                      <a:gd name="connsiteY4" fmla="*/ 5520130 h 5520130"/>
                                      <a:gd name="connsiteX5" fmla="*/ 0 w 6162672"/>
                                      <a:gd name="connsiteY5" fmla="*/ 5520130 h 5520130"/>
                                      <a:gd name="connsiteX6" fmla="*/ 0 w 6162672"/>
                                      <a:gd name="connsiteY6" fmla="*/ 1757755 h 55201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162672" h="5520130">
                                        <a:moveTo>
                                          <a:pt x="0" y="1757755"/>
                                        </a:moveTo>
                                        <a:lnTo>
                                          <a:pt x="3648077" y="1738702"/>
                                        </a:lnTo>
                                        <a:lnTo>
                                          <a:pt x="3657158" y="0"/>
                                        </a:lnTo>
                                        <a:lnTo>
                                          <a:pt x="6162672" y="14398"/>
                                        </a:lnTo>
                                        <a:cubicBezTo>
                                          <a:pt x="6160980" y="1849642"/>
                                          <a:pt x="6159289" y="3684886"/>
                                          <a:pt x="6157597" y="5520130"/>
                                        </a:cubicBezTo>
                                        <a:lnTo>
                                          <a:pt x="0" y="5520130"/>
                                        </a:lnTo>
                                        <a:lnTo>
                                          <a:pt x="0" y="1757755"/>
                                        </a:lnTo>
                                        <a:close/>
                                      </a:path>
                                    </a:pathLst>
                                  </a:custGeom>
                                  <a:solidFill>
                                    <a:schemeClr val="tx1">
                                      <a:alpha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FE33737" w14:textId="77777777" w:rsidR="009E14B2" w:rsidRDefault="009E14B2" w:rsidP="00995095">
                                      <w:pPr>
                                        <w:spacing w:line="300" w:lineRule="exact"/>
                                        <w:jc w:val="center"/>
                                        <w:rPr>
                                          <w:rFonts w:asciiTheme="minorHAnsi" w:eastAsia="游明朝" w:hAnsi="Calibri" w:cs="Times New Roman"/>
                                          <w:color w:val="FFFFFF"/>
                                          <w:sz w:val="21"/>
                                          <w:szCs w:val="21"/>
                                        </w:rPr>
                                      </w:pPr>
                                      <w:r>
                                        <w:rPr>
                                          <w:rFonts w:asciiTheme="minorHAnsi" w:eastAsia="游明朝" w:hAnsi="Calibri" w:cs="Times New Roman"/>
                                          <w:color w:val="FFFFFF"/>
                                          <w:sz w:val="21"/>
                                          <w:szCs w:val="21"/>
                                        </w:rPr>
                                        <w:t>Ver1.70</w:t>
                                      </w:r>
                                      <w:r>
                                        <w:rPr>
                                          <w:rFonts w:asciiTheme="minorHAnsi" w:eastAsia="游明朝" w:hAnsi="游明朝" w:cs="Times New Roman" w:hint="eastAsia"/>
                                          <w:color w:val="FFFFFF"/>
                                          <w:sz w:val="21"/>
                                          <w:szCs w:val="21"/>
                                        </w:rPr>
                                        <w:t>以降で、改訂予定部分</w:t>
                                      </w:r>
                                    </w:p>
                                    <w:p w14:paraId="6AC9E9E8" w14:textId="28DC61A6" w:rsidR="009E14B2" w:rsidRDefault="009E14B2" w:rsidP="00995095">
                                      <w:pPr>
                                        <w:spacing w:line="200" w:lineRule="exact"/>
                                        <w:jc w:val="center"/>
                                        <w:rPr>
                                          <w:rFonts w:asciiTheme="minorHAnsi" w:eastAsia="游明朝" w:hAnsi="Calibri" w:cs="Times New Roman"/>
                                          <w:color w:val="FFFFFF"/>
                                          <w:sz w:val="21"/>
                                          <w:szCs w:val="21"/>
                                        </w:rPr>
                                      </w:pPr>
                                      <w:r>
                                        <w:rPr>
                                          <w:rFonts w:asciiTheme="minorHAnsi" w:eastAsia="游明朝" w:hAnsi="Calibri" w:cs="Times New Roman"/>
                                          <w:color w:val="FFFFFF"/>
                                          <w:sz w:val="21"/>
                                          <w:szCs w:val="21"/>
                                        </w:rPr>
                                        <w:t xml:space="preserve">Under </w:t>
                                      </w:r>
                                      <w:ins w:id="55" w:author="Iijima, Akira/飯島 玲" w:date="2022-12-13T13:21:00Z">
                                        <w:r>
                                          <w:rPr>
                                            <w:rFonts w:asciiTheme="minorHAnsi" w:eastAsia="游明朝" w:hAnsi="Calibri" w:cs="Times New Roman"/>
                                            <w:color w:val="FFFFFF"/>
                                            <w:sz w:val="21"/>
                                            <w:szCs w:val="21"/>
                                          </w:rPr>
                                          <w:t>consideration</w:t>
                                        </w:r>
                                      </w:ins>
                                      <w:del w:id="56" w:author="Iijima, Akira/飯島 玲" w:date="2022-12-13T13:21:00Z">
                                        <w:r w:rsidDel="00995095">
                                          <w:rPr>
                                            <w:rFonts w:asciiTheme="minorHAnsi" w:eastAsia="游明朝" w:hAnsi="Calibri" w:cs="Times New Roman"/>
                                            <w:color w:val="FFFFFF"/>
                                            <w:sz w:val="21"/>
                                            <w:szCs w:val="21"/>
                                          </w:rPr>
                                          <w:delText>adjustment</w:delText>
                                        </w:r>
                                      </w:del>
                                      <w:r>
                                        <w:rPr>
                                          <w:rFonts w:asciiTheme="minorHAnsi" w:eastAsia="游明朝" w:hAnsi="Calibri" w:cs="Times New Roman"/>
                                          <w:color w:val="FFFFFF"/>
                                          <w:sz w:val="21"/>
                                          <w:szCs w:val="21"/>
                                        </w:rPr>
                                        <w:t xml:space="preserve"> for 1.70 or later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69AFE" id="正方形/長方形 2" o:spid="_x0000_s1026" style="position:absolute;margin-left:27.6pt;margin-top:33.85pt;width:412pt;height:382.0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62672,55201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" adj="-11796480,,5400" path="m,1757755r3648077,-19053l3657158,,6162672,14398v-1692,1835244,-3383,3670488,-5075,5505732l,5520130,,1757755xe" fillcolor="black [3213]" stroked="f" strokeweight="1pt">
                          <v:fill opacity="26214f"/>
                          <v:stroke joinstyle="miter"/>
                          <v:formulas/>
                          <v:path arrowok="t" o:connecttype="custom" o:connectlocs="0,1545016;3097390,1528269;3105100,0;5232400,12655;5228091,4852035;0,4852035;0,1545016" o:connectangles="0,0,0,0,0,0,0" textboxrect="0,0,6162672,5520130"/>
                          <v:textbox>
                            <w:txbxContent>
                              <w:p w14:paraId="1FE33737" w14:textId="77777777" w:rsidR="009E14B2" w:rsidRDefault="009E14B2" w:rsidP="00995095">
                                <w:pPr>
                                  <w:spacing w:line="300" w:lineRule="exact"/>
                                  <w:jc w:val="center"/>
                                  <w:rPr>
                                    <w:rFonts w:asciiTheme="minorHAnsi" w:eastAsia="游明朝" w:hAnsi="Calibri" w:cs="Times New Roman"/>
                                    <w:color w:val="FFFFFF"/>
                                    <w:sz w:val="21"/>
                                    <w:szCs w:val="21"/>
                                  </w:rPr>
                                </w:pPr>
                                <w:r>
                                  <w:rPr>
                                    <w:rFonts w:asciiTheme="minorHAnsi" w:eastAsia="游明朝" w:hAnsi="Calibri" w:cs="Times New Roman"/>
                                    <w:color w:val="FFFFFF"/>
                                    <w:sz w:val="21"/>
                                    <w:szCs w:val="21"/>
                                  </w:rPr>
                                  <w:t>Ver1.70</w:t>
                                </w:r>
                                <w:r>
                                  <w:rPr>
                                    <w:rFonts w:asciiTheme="minorHAnsi" w:eastAsia="游明朝" w:hAnsi="游明朝" w:cs="Times New Roman" w:hint="eastAsia"/>
                                    <w:color w:val="FFFFFF"/>
                                    <w:sz w:val="21"/>
                                    <w:szCs w:val="21"/>
                                  </w:rPr>
                                  <w:t>以降で、改訂予定部分</w:t>
                                </w:r>
                              </w:p>
                              <w:p w14:paraId="6AC9E9E8" w14:textId="28DC61A6" w:rsidR="009E14B2" w:rsidRDefault="009E14B2" w:rsidP="00995095">
                                <w:pPr>
                                  <w:spacing w:line="200" w:lineRule="exact"/>
                                  <w:jc w:val="center"/>
                                  <w:rPr>
                                    <w:rFonts w:asciiTheme="minorHAnsi" w:eastAsia="游明朝" w:hAnsi="Calibri" w:cs="Times New Roman"/>
                                    <w:color w:val="FFFFFF"/>
                                    <w:sz w:val="21"/>
                                    <w:szCs w:val="21"/>
                                  </w:rPr>
                                </w:pPr>
                                <w:r>
                                  <w:rPr>
                                    <w:rFonts w:asciiTheme="minorHAnsi" w:eastAsia="游明朝" w:hAnsi="Calibri" w:cs="Times New Roman"/>
                                    <w:color w:val="FFFFFF"/>
                                    <w:sz w:val="21"/>
                                    <w:szCs w:val="21"/>
                                  </w:rPr>
                                  <w:t xml:space="preserve">Under </w:t>
                                </w:r>
                                <w:ins w:id="57" w:author="Iijima, Akira/飯島 玲" w:date="2022-12-13T13:21:00Z">
                                  <w:r>
                                    <w:rPr>
                                      <w:rFonts w:asciiTheme="minorHAnsi" w:eastAsia="游明朝" w:hAnsi="Calibri" w:cs="Times New Roman"/>
                                      <w:color w:val="FFFFFF"/>
                                      <w:sz w:val="21"/>
                                      <w:szCs w:val="21"/>
                                    </w:rPr>
                                    <w:t>consideration</w:t>
                                  </w:r>
                                </w:ins>
                                <w:del w:id="58" w:author="Iijima, Akira/飯島 玲" w:date="2022-12-13T13:21:00Z">
                                  <w:r w:rsidDel="00995095">
                                    <w:rPr>
                                      <w:rFonts w:asciiTheme="minorHAnsi" w:eastAsia="游明朝" w:hAnsi="Calibri" w:cs="Times New Roman"/>
                                      <w:color w:val="FFFFFF"/>
                                      <w:sz w:val="21"/>
                                      <w:szCs w:val="21"/>
                                    </w:rPr>
                                    <w:delText>adjustment</w:delText>
                                  </w:r>
                                </w:del>
                                <w:r>
                                  <w:rPr>
                                    <w:rFonts w:asciiTheme="minorHAnsi" w:eastAsia="游明朝" w:hAnsi="Calibri" w:cs="Times New Roman"/>
                                    <w:color w:val="FFFFFF"/>
                                    <w:sz w:val="21"/>
                                    <w:szCs w:val="21"/>
                                  </w:rPr>
                                  <w:t xml:space="preserve"> for 1.70 or later</w:t>
                                </w:r>
                              </w:p>
                            </w:txbxContent>
                          </v:textbox>
                        </v:shape>
                      </w:pict>
                    </mc:Fallback>
                  </mc:AlternateContent>
                </w:r>
              </w:del>
            </w:ins>
            <w:ins w:id="59" w:author="Kashima, Takuya/鹿島 卓也" w:date="2022-09-21T19:39:00Z">
              <w:r w:rsidR="009E14B2" w:rsidRPr="007C3599">
                <w:rPr>
                  <w:rFonts w:hint="eastAsia"/>
                  <w:sz w:val="18"/>
                  <w:lang w:val="en"/>
                  <w:rPrChange w:id="60" w:author="Moriyama, Shoya/森山 翔也" w:date="2025-04-02T21:08:00Z">
                    <w:rPr>
                      <w:rFonts w:hint="eastAsia"/>
                      <w:color w:val="FF0000"/>
                      <w:sz w:val="18"/>
                      <w:lang w:val="en"/>
                    </w:rPr>
                  </w:rPrChange>
                </w:rPr>
                <w:t>対象</w:t>
              </w:r>
              <w:r w:rsidR="009E14B2" w:rsidRPr="007C3599">
                <w:rPr>
                  <w:sz w:val="18"/>
                  <w:lang w:val="en"/>
                  <w:rPrChange w:id="61" w:author="Moriyama, Shoya/森山 翔也" w:date="2025-04-02T21:08:00Z">
                    <w:rPr>
                      <w:color w:val="FF0000"/>
                      <w:sz w:val="18"/>
                      <w:lang w:val="en"/>
                    </w:rPr>
                  </w:rPrChange>
                </w:rPr>
                <w:t>JIRA</w:t>
              </w:r>
              <w:r w:rsidR="009E14B2" w:rsidRPr="007C3599">
                <w:rPr>
                  <w:rFonts w:hint="eastAsia"/>
                  <w:sz w:val="18"/>
                  <w:lang w:val="en"/>
                  <w:rPrChange w:id="62" w:author="Moriyama, Shoya/森山 翔也" w:date="2025-04-02T21:08:00Z">
                    <w:rPr>
                      <w:rFonts w:hint="eastAsia"/>
                      <w:color w:val="FF0000"/>
                      <w:sz w:val="18"/>
                      <w:lang w:val="en"/>
                    </w:rPr>
                  </w:rPrChange>
                </w:rPr>
                <w:t>チケット</w:t>
              </w:r>
              <w:r w:rsidR="009E14B2" w:rsidRPr="007C3599">
                <w:rPr>
                  <w:sz w:val="18"/>
                  <w:lang w:val="en"/>
                  <w:rPrChange w:id="63" w:author="Moriyama, Shoya/森山 翔也" w:date="2025-04-02T21:08:00Z">
                    <w:rPr>
                      <w:color w:val="FF0000"/>
                      <w:sz w:val="18"/>
                      <w:lang w:val="en"/>
                    </w:rPr>
                  </w:rPrChange>
                </w:rPr>
                <w:t>/Affected JIRA ticket: DCQA24-471</w:t>
              </w:r>
            </w:ins>
          </w:p>
          <w:p w14:paraId="7601F236" w14:textId="77777777" w:rsidR="009E14B2" w:rsidRPr="007C3599" w:rsidRDefault="009E14B2" w:rsidP="0036074E">
            <w:pPr>
              <w:jc w:val="left"/>
              <w:rPr>
                <w:ins w:id="64" w:author="Kashima, Takuya/鹿島 卓也" w:date="2022-09-21T19:39:00Z"/>
                <w:sz w:val="18"/>
                <w:lang w:val="en"/>
                <w:rPrChange w:id="65" w:author="Moriyama, Shoya/森山 翔也" w:date="2025-04-02T21:08:00Z">
                  <w:rPr>
                    <w:ins w:id="66" w:author="Kashima, Takuya/鹿島 卓也" w:date="2022-09-21T19:39:00Z"/>
                    <w:color w:val="FF0000"/>
                    <w:sz w:val="18"/>
                    <w:lang w:val="en"/>
                  </w:rPr>
                </w:rPrChange>
              </w:rPr>
            </w:pPr>
            <w:ins w:id="67" w:author="Kashima, Takuya/鹿島 卓也" w:date="2022-09-21T19:39:00Z">
              <w:r w:rsidRPr="007C3599">
                <w:rPr>
                  <w:rFonts w:hint="eastAsia"/>
                  <w:sz w:val="18"/>
                  <w:lang w:val="en"/>
                  <w:rPrChange w:id="68" w:author="Moriyama, Shoya/森山 翔也" w:date="2025-04-02T21:08:00Z">
                    <w:rPr>
                      <w:rFonts w:hint="eastAsia"/>
                      <w:color w:val="FF0000"/>
                      <w:sz w:val="18"/>
                      <w:lang w:val="en"/>
                    </w:rPr>
                  </w:rPrChange>
                </w:rPr>
                <w:t>・５－１－２．基本動作（正常系）</w:t>
              </w:r>
              <w:r w:rsidRPr="007C3599">
                <w:rPr>
                  <w:sz w:val="18"/>
                  <w:lang w:val="en"/>
                  <w:rPrChange w:id="69" w:author="Moriyama, Shoya/森山 翔也" w:date="2025-04-02T21:08:00Z">
                    <w:rPr>
                      <w:color w:val="FF0000"/>
                      <w:sz w:val="18"/>
                      <w:lang w:val="en"/>
                    </w:rPr>
                  </w:rPrChange>
                </w:rPr>
                <w:t xml:space="preserve"> Basic movements (normal system)</w:t>
              </w:r>
            </w:ins>
          </w:p>
          <w:p w14:paraId="43B5F648" w14:textId="36981437" w:rsidR="009E14B2" w:rsidRPr="007C3599" w:rsidDel="00321F23" w:rsidRDefault="009E14B2" w:rsidP="0036074E">
            <w:pPr>
              <w:jc w:val="left"/>
              <w:rPr>
                <w:ins w:id="70" w:author="Kashima, Takuya/鹿島 卓也" w:date="2022-09-21T19:39:00Z"/>
                <w:del w:id="71" w:author="Kashima, Takuya/鹿島 卓也" w:date="2023-03-13T14:02:00Z"/>
                <w:sz w:val="18"/>
                <w:lang w:val="en"/>
                <w:rPrChange w:id="72" w:author="Moriyama, Shoya/森山 翔也" w:date="2025-04-02T21:08:00Z">
                  <w:rPr>
                    <w:ins w:id="73" w:author="Kashima, Takuya/鹿島 卓也" w:date="2022-09-21T19:39:00Z"/>
                    <w:del w:id="74" w:author="Kashima, Takuya/鹿島 卓也" w:date="2023-03-13T14:02:00Z"/>
                    <w:color w:val="FF0000"/>
                    <w:sz w:val="18"/>
                    <w:lang w:val="en"/>
                  </w:rPr>
                </w:rPrChange>
              </w:rPr>
            </w:pPr>
            <w:ins w:id="75" w:author="Kashima, Takuya/鹿島 卓也" w:date="2022-09-21T19:39:00Z">
              <w:r w:rsidRPr="007C3599">
                <w:rPr>
                  <w:rFonts w:hint="eastAsia"/>
                  <w:sz w:val="18"/>
                  <w:lang w:val="en"/>
                  <w:rPrChange w:id="76" w:author="Moriyama, Shoya/森山 翔也" w:date="2025-04-02T21:08:00Z">
                    <w:rPr>
                      <w:rFonts w:hint="eastAsia"/>
                      <w:color w:val="FF0000"/>
                      <w:sz w:val="18"/>
                      <w:lang w:val="en"/>
                    </w:rPr>
                  </w:rPrChange>
                </w:rPr>
                <w:t>・５－２－２．基本動作（正常系）</w:t>
              </w:r>
              <w:r w:rsidRPr="007C3599">
                <w:rPr>
                  <w:sz w:val="18"/>
                  <w:lang w:val="en"/>
                  <w:rPrChange w:id="77" w:author="Moriyama, Shoya/森山 翔也" w:date="2025-04-02T21:08:00Z">
                    <w:rPr>
                      <w:color w:val="FF0000"/>
                      <w:sz w:val="18"/>
                      <w:lang w:val="en"/>
                    </w:rPr>
                  </w:rPrChange>
                </w:rPr>
                <w:t xml:space="preserve"> Basic movements (normal system)</w:t>
              </w:r>
            </w:ins>
          </w:p>
          <w:p w14:paraId="36B6067E" w14:textId="7E74E749" w:rsidR="009E14B2" w:rsidRPr="007C3599" w:rsidRDefault="009E14B2" w:rsidP="0036074E">
            <w:pPr>
              <w:jc w:val="left"/>
              <w:rPr>
                <w:ins w:id="78" w:author="Kashima, Takuya/鹿島 卓也" w:date="2022-09-29T11:52:00Z"/>
                <w:sz w:val="18"/>
                <w:lang w:val="en"/>
                <w:rPrChange w:id="79" w:author="Moriyama, Shoya/森山 翔也" w:date="2025-04-02T21:08:00Z">
                  <w:rPr>
                    <w:ins w:id="80" w:author="Kashima, Takuya/鹿島 卓也" w:date="2022-09-29T11:52:00Z"/>
                    <w:color w:val="FF0000"/>
                    <w:sz w:val="18"/>
                    <w:lang w:val="en"/>
                  </w:rPr>
                </w:rPrChange>
              </w:rPr>
            </w:pPr>
          </w:p>
          <w:p w14:paraId="3E95DD5D" w14:textId="16610D37" w:rsidR="009E14B2" w:rsidRPr="007C3599" w:rsidDel="00321F23" w:rsidRDefault="009E14B2" w:rsidP="0036074E">
            <w:pPr>
              <w:jc w:val="left"/>
              <w:rPr>
                <w:ins w:id="81" w:author="Iijima, Akira/飯島 玲" w:date="2022-12-13T13:20:00Z"/>
                <w:del w:id="82" w:author="Kashima, Takuya/鹿島 卓也" w:date="2023-03-13T14:02:00Z"/>
                <w:sz w:val="18"/>
                <w:lang w:val="en"/>
                <w:rPrChange w:id="83" w:author="Moriyama, Shoya/森山 翔也" w:date="2025-04-02T21:08:00Z">
                  <w:rPr>
                    <w:ins w:id="84" w:author="Iijima, Akira/飯島 玲" w:date="2022-12-13T13:20:00Z"/>
                    <w:del w:id="85" w:author="Kashima, Takuya/鹿島 卓也" w:date="2023-03-13T14:02:00Z"/>
                    <w:color w:val="FF0000"/>
                    <w:sz w:val="18"/>
                    <w:lang w:val="en"/>
                  </w:rPr>
                </w:rPrChange>
              </w:rPr>
            </w:pPr>
            <w:ins w:id="86" w:author="Kashima, Takuya/鹿島 卓也" w:date="2022-09-29T11:52:00Z">
              <w:del w:id="87" w:author="Kashima, Takuya/鹿島 卓也" w:date="2023-03-13T14:02:00Z">
                <w:r w:rsidRPr="007C3599" w:rsidDel="00321F23">
                  <w:rPr>
                    <w:rFonts w:hint="eastAsia"/>
                    <w:sz w:val="18"/>
                    <w:lang w:val="en"/>
                    <w:rPrChange w:id="88" w:author="Moriyama, Shoya/森山 翔也" w:date="2025-04-02T21:08:00Z">
                      <w:rPr>
                        <w:rFonts w:hint="eastAsia"/>
                        <w:color w:val="FF0000"/>
                        <w:sz w:val="18"/>
                        <w:lang w:val="en"/>
                      </w:rPr>
                    </w:rPrChange>
                  </w:rPr>
                  <w:delText>機能追加</w:delText>
                </w:r>
                <w:r w:rsidRPr="007C3599" w:rsidDel="00321F23">
                  <w:rPr>
                    <w:sz w:val="18"/>
                    <w:lang w:val="en"/>
                    <w:rPrChange w:id="89" w:author="Moriyama, Shoya/森山 翔也" w:date="2025-04-02T21:08:00Z">
                      <w:rPr>
                        <w:color w:val="FF0000"/>
                        <w:sz w:val="18"/>
                        <w:lang w:val="en"/>
                      </w:rPr>
                    </w:rPrChange>
                  </w:rPr>
                  <w:delText>/Function addition</w:delText>
                </w:r>
              </w:del>
            </w:ins>
          </w:p>
          <w:p w14:paraId="6B351443" w14:textId="4194F179" w:rsidR="009E14B2" w:rsidRPr="007C3599" w:rsidDel="00321F23" w:rsidRDefault="009E14B2" w:rsidP="0036074E">
            <w:pPr>
              <w:jc w:val="left"/>
              <w:rPr>
                <w:ins w:id="90" w:author="Kashima, Takuya/鹿島 卓也" w:date="2022-09-29T11:51:00Z"/>
                <w:del w:id="91" w:author="Kashima, Takuya/鹿島 卓也" w:date="2023-03-13T14:02:00Z"/>
                <w:sz w:val="18"/>
                <w:lang w:val="en"/>
                <w:rPrChange w:id="92" w:author="Moriyama, Shoya/森山 翔也" w:date="2025-04-02T21:08:00Z">
                  <w:rPr>
                    <w:ins w:id="93" w:author="Kashima, Takuya/鹿島 卓也" w:date="2022-09-29T11:51:00Z"/>
                    <w:del w:id="94" w:author="Kashima, Takuya/鹿島 卓也" w:date="2023-03-13T14:02:00Z"/>
                    <w:color w:val="FF0000"/>
                    <w:sz w:val="18"/>
                    <w:lang w:val="en"/>
                  </w:rPr>
                </w:rPrChange>
              </w:rPr>
            </w:pPr>
            <w:ins w:id="95" w:author="Iijima, Akira/飯島 玲" w:date="2022-12-13T13:20:00Z">
              <w:del w:id="96" w:author="Kashima, Takuya/鹿島 卓也" w:date="2023-03-13T14:02:00Z">
                <w:r w:rsidRPr="007C3599" w:rsidDel="00321F23">
                  <w:rPr>
                    <w:rFonts w:hint="eastAsia"/>
                    <w:sz w:val="18"/>
                    <w:lang w:val="en"/>
                    <w:rPrChange w:id="97" w:author="Moriyama, Shoya/森山 翔也" w:date="2025-04-02T21:08:00Z">
                      <w:rPr>
                        <w:rFonts w:hint="eastAsia"/>
                        <w:color w:val="FF0000"/>
                        <w:sz w:val="18"/>
                        <w:lang w:val="en"/>
                      </w:rPr>
                    </w:rPrChange>
                  </w:rPr>
                  <w:delText>変連番号</w:delText>
                </w:r>
                <w:r w:rsidRPr="007C3599" w:rsidDel="00321F23">
                  <w:rPr>
                    <w:sz w:val="18"/>
                    <w:lang w:val="en"/>
                    <w:rPrChange w:id="98" w:author="Moriyama, Shoya/森山 翔也" w:date="2025-04-02T21:08:00Z">
                      <w:rPr>
                        <w:color w:val="FF0000"/>
                        <w:sz w:val="18"/>
                        <w:lang w:val="en"/>
                      </w:rPr>
                    </w:rPrChange>
                  </w:rPr>
                  <w:delText>:</w:delText>
                </w:r>
              </w:del>
            </w:ins>
            <w:ins w:id="99" w:author="Iijima, Akira/飯島 玲" w:date="2022-12-13T17:54:00Z">
              <w:del w:id="100" w:author="Kashima, Takuya/鹿島 卓也" w:date="2023-03-13T14:02:00Z">
                <w:r w:rsidR="00EF7E4E" w:rsidRPr="007C3599" w:rsidDel="00321F23">
                  <w:rPr>
                    <w:sz w:val="18"/>
                    <w:lang w:val="en"/>
                    <w:rPrChange w:id="101" w:author="Moriyama, Shoya/森山 翔也" w:date="2025-04-02T21:08:00Z">
                      <w:rPr>
                        <w:color w:val="FF0000"/>
                        <w:sz w:val="18"/>
                        <w:lang w:val="en"/>
                      </w:rPr>
                    </w:rPrChange>
                  </w:rPr>
                  <w:delText>DC24-9609</w:delText>
                </w:r>
              </w:del>
            </w:ins>
          </w:p>
          <w:p w14:paraId="3A1C6040" w14:textId="57833975" w:rsidR="009E14B2" w:rsidRPr="007C3599" w:rsidDel="00321F23" w:rsidRDefault="009E14B2" w:rsidP="004F7515">
            <w:pPr>
              <w:jc w:val="left"/>
              <w:rPr>
                <w:ins w:id="102" w:author="Kashima, Takuya/鹿島 卓也" w:date="2022-09-21T19:39:00Z"/>
                <w:del w:id="103" w:author="Kashima, Takuya/鹿島 卓也" w:date="2023-03-13T14:02:00Z"/>
                <w:sz w:val="18"/>
                <w:lang w:val="en"/>
                <w:rPrChange w:id="104" w:author="Moriyama, Shoya/森山 翔也" w:date="2025-04-02T21:08:00Z">
                  <w:rPr>
                    <w:ins w:id="105" w:author="Kashima, Takuya/鹿島 卓也" w:date="2022-09-21T19:39:00Z"/>
                    <w:del w:id="106" w:author="Kashima, Takuya/鹿島 卓也" w:date="2023-03-13T14:02:00Z"/>
                    <w:color w:val="FF0000"/>
                    <w:sz w:val="18"/>
                    <w:lang w:val="en"/>
                  </w:rPr>
                </w:rPrChange>
              </w:rPr>
            </w:pPr>
            <w:ins w:id="107" w:author="Kashima, Takuya/鹿島 卓也" w:date="2022-09-29T11:51:00Z">
              <w:del w:id="108" w:author="Kashima, Takuya/鹿島 卓也" w:date="2023-03-13T14:02:00Z">
                <w:r w:rsidRPr="007C3599" w:rsidDel="00321F23">
                  <w:rPr>
                    <w:rFonts w:hint="eastAsia"/>
                    <w:sz w:val="18"/>
                    <w:lang w:val="en"/>
                    <w:rPrChange w:id="109" w:author="Moriyama, Shoya/森山 翔也" w:date="2025-04-02T21:08:00Z">
                      <w:rPr>
                        <w:rFonts w:hint="eastAsia"/>
                        <w:color w:val="FF0000"/>
                        <w:sz w:val="18"/>
                        <w:lang w:val="en"/>
                      </w:rPr>
                    </w:rPrChange>
                  </w:rPr>
                  <w:delText>対象</w:delText>
                </w:r>
                <w:r w:rsidRPr="007C3599" w:rsidDel="00321F23">
                  <w:rPr>
                    <w:sz w:val="18"/>
                    <w:lang w:val="en"/>
                    <w:rPrChange w:id="110" w:author="Moriyama, Shoya/森山 翔也" w:date="2025-04-02T21:08:00Z">
                      <w:rPr>
                        <w:color w:val="FF0000"/>
                        <w:sz w:val="18"/>
                        <w:lang w:val="en"/>
                      </w:rPr>
                    </w:rPrChange>
                  </w:rPr>
                  <w:delText>JIRA</w:delText>
                </w:r>
                <w:r w:rsidRPr="007C3599" w:rsidDel="00321F23">
                  <w:rPr>
                    <w:rFonts w:hint="eastAsia"/>
                    <w:sz w:val="18"/>
                    <w:lang w:val="en"/>
                    <w:rPrChange w:id="111" w:author="Moriyama, Shoya/森山 翔也" w:date="2025-04-02T21:08:00Z">
                      <w:rPr>
                        <w:rFonts w:hint="eastAsia"/>
                        <w:color w:val="FF0000"/>
                        <w:sz w:val="18"/>
                        <w:lang w:val="en"/>
                      </w:rPr>
                    </w:rPrChange>
                  </w:rPr>
                  <w:delText>チケット</w:delText>
                </w:r>
                <w:r w:rsidRPr="007C3599" w:rsidDel="00321F23">
                  <w:rPr>
                    <w:sz w:val="18"/>
                    <w:lang w:val="en"/>
                    <w:rPrChange w:id="112" w:author="Moriyama, Shoya/森山 翔也" w:date="2025-04-02T21:08:00Z">
                      <w:rPr>
                        <w:color w:val="FF0000"/>
                        <w:sz w:val="18"/>
                        <w:lang w:val="en"/>
                      </w:rPr>
                    </w:rPrChange>
                  </w:rPr>
                  <w:delText>/Affected JIRA ticket: WNSDK24-3274</w:delText>
                </w:r>
              </w:del>
            </w:ins>
          </w:p>
          <w:p w14:paraId="29687907" w14:textId="6040189D" w:rsidR="009E14B2" w:rsidRPr="007C3599" w:rsidDel="00321F23" w:rsidRDefault="009E14B2">
            <w:pPr>
              <w:rPr>
                <w:ins w:id="113" w:author="Iijima, Akira/飯島 玲" w:date="2022-12-13T13:13:00Z"/>
                <w:del w:id="114" w:author="Kashima, Takuya/鹿島 卓也" w:date="2023-03-13T14:02:00Z"/>
                <w:sz w:val="18"/>
                <w:lang w:val="en"/>
                <w:rPrChange w:id="115" w:author="Moriyama, Shoya/森山 翔也" w:date="2025-04-02T21:08:00Z">
                  <w:rPr>
                    <w:ins w:id="116" w:author="Iijima, Akira/飯島 玲" w:date="2022-12-13T13:13:00Z"/>
                    <w:del w:id="117" w:author="Kashima, Takuya/鹿島 卓也" w:date="2023-03-13T14:02:00Z"/>
                    <w:color w:val="FF0000"/>
                    <w:sz w:val="18"/>
                    <w:lang w:val="en"/>
                  </w:rPr>
                </w:rPrChange>
              </w:rPr>
              <w:pPrChange w:id="118" w:author="Iijima, Akira/飯島 玲" w:date="2022-12-13T13:20:00Z">
                <w:pPr>
                  <w:framePr w:hSpace="142" w:wrap="around" w:vAnchor="text" w:hAnchor="margin" w:x="108" w:y="208"/>
                  <w:jc w:val="left"/>
                </w:pPr>
              </w:pPrChange>
            </w:pPr>
          </w:p>
          <w:p w14:paraId="0023DD8E" w14:textId="5F43C3C4" w:rsidR="009E14B2" w:rsidRPr="007C3599" w:rsidDel="00321F23" w:rsidRDefault="009E14B2" w:rsidP="0036074E">
            <w:pPr>
              <w:jc w:val="left"/>
              <w:rPr>
                <w:ins w:id="119" w:author="Kashima, Takuya/鹿島 卓也" w:date="2022-09-21T19:39:00Z"/>
                <w:del w:id="120" w:author="Kashima, Takuya/鹿島 卓也" w:date="2023-03-13T14:02:00Z"/>
                <w:sz w:val="18"/>
                <w:lang w:val="en"/>
                <w:rPrChange w:id="121" w:author="Moriyama, Shoya/森山 翔也" w:date="2025-04-02T21:08:00Z">
                  <w:rPr>
                    <w:ins w:id="122" w:author="Kashima, Takuya/鹿島 卓也" w:date="2022-09-21T19:39:00Z"/>
                    <w:del w:id="123" w:author="Kashima, Takuya/鹿島 卓也" w:date="2023-03-13T14:02:00Z"/>
                    <w:color w:val="FF0000"/>
                    <w:sz w:val="18"/>
                    <w:lang w:val="en"/>
                  </w:rPr>
                </w:rPrChange>
              </w:rPr>
            </w:pPr>
            <w:ins w:id="124" w:author="Kashima, Takuya/鹿島 卓也" w:date="2022-09-21T19:39:00Z">
              <w:del w:id="125" w:author="Kashima, Takuya/鹿島 卓也" w:date="2023-03-13T14:02:00Z">
                <w:r w:rsidRPr="007C3599" w:rsidDel="00321F23">
                  <w:rPr>
                    <w:rFonts w:hint="eastAsia"/>
                    <w:sz w:val="18"/>
                    <w:lang w:val="en"/>
                    <w:rPrChange w:id="126" w:author="Moriyama, Shoya/森山 翔也" w:date="2025-04-02T21:08:00Z">
                      <w:rPr>
                        <w:rFonts w:hint="eastAsia"/>
                        <w:color w:val="FF0000"/>
                        <w:sz w:val="18"/>
                        <w:lang w:val="en"/>
                      </w:rPr>
                    </w:rPrChange>
                  </w:rPr>
                  <w:delText>・５－２－２．基本動作（正常系）</w:delText>
                </w:r>
                <w:r w:rsidRPr="007C3599" w:rsidDel="00321F23">
                  <w:rPr>
                    <w:sz w:val="18"/>
                    <w:lang w:val="en"/>
                    <w:rPrChange w:id="127" w:author="Moriyama, Shoya/森山 翔也" w:date="2025-04-02T21:08:00Z">
                      <w:rPr>
                        <w:color w:val="FF0000"/>
                        <w:sz w:val="18"/>
                        <w:lang w:val="en"/>
                      </w:rPr>
                    </w:rPrChange>
                  </w:rPr>
                  <w:delText xml:space="preserve"> Basic movements (normal system)</w:delText>
                </w:r>
              </w:del>
            </w:ins>
          </w:p>
          <w:p w14:paraId="7AF73286" w14:textId="0E70A2E3" w:rsidR="009E14B2" w:rsidRPr="007C3599" w:rsidDel="00321F23" w:rsidRDefault="009E14B2" w:rsidP="0036074E">
            <w:pPr>
              <w:rPr>
                <w:ins w:id="128" w:author="Kashima, Takuya/鹿島 卓也" w:date="2022-09-21T19:39:00Z"/>
                <w:del w:id="129" w:author="Kashima, Takuya/鹿島 卓也" w:date="2023-03-13T14:02:00Z"/>
                <w:rPrChange w:id="130" w:author="Moriyama, Shoya/森山 翔也" w:date="2025-04-02T21:08:00Z">
                  <w:rPr>
                    <w:ins w:id="131" w:author="Kashima, Takuya/鹿島 卓也" w:date="2022-09-21T19:39:00Z"/>
                    <w:del w:id="132" w:author="Kashima, Takuya/鹿島 卓也" w:date="2023-03-13T14:02:00Z"/>
                    <w:color w:val="FF0000"/>
                  </w:rPr>
                </w:rPrChange>
              </w:rPr>
            </w:pPr>
            <w:ins w:id="133" w:author="Kashima, Takuya/鹿島 卓也" w:date="2022-09-21T19:39:00Z">
              <w:del w:id="134" w:author="Kashima, Takuya/鹿島 卓也" w:date="2023-03-13T14:02:00Z">
                <w:r w:rsidRPr="007C3599" w:rsidDel="00321F23">
                  <w:rPr>
                    <w:rFonts w:hint="eastAsia"/>
                    <w:rPrChange w:id="135" w:author="Moriyama, Shoya/森山 翔也" w:date="2025-04-02T21:08:00Z">
                      <w:rPr>
                        <w:rFonts w:hint="eastAsia"/>
                        <w:color w:val="FF0000"/>
                      </w:rPr>
                    </w:rPrChange>
                  </w:rPr>
                  <w:delText>標準ダイアグにて地図品番が出力できることを追記。</w:delText>
                </w:r>
              </w:del>
            </w:ins>
          </w:p>
          <w:p w14:paraId="55D95C4D" w14:textId="4670BB51" w:rsidR="009E14B2" w:rsidRPr="007C3599" w:rsidDel="00321F23" w:rsidRDefault="009E14B2">
            <w:pPr>
              <w:rPr>
                <w:ins w:id="136" w:author="Iijima, Akira/飯島 玲" w:date="2022-09-22T13:24:00Z"/>
                <w:del w:id="137" w:author="Kashima, Takuya/鹿島 卓也" w:date="2023-03-13T14:02:00Z"/>
                <w:rPrChange w:id="138" w:author="Moriyama, Shoya/森山 翔也" w:date="2025-04-02T21:08:00Z">
                  <w:rPr>
                    <w:ins w:id="139" w:author="Iijima, Akira/飯島 玲" w:date="2022-09-22T13:24:00Z"/>
                    <w:del w:id="140" w:author="Kashima, Takuya/鹿島 卓也" w:date="2023-03-13T14:02:00Z"/>
                    <w:color w:val="FF0000"/>
                  </w:rPr>
                </w:rPrChange>
              </w:rPr>
              <w:pPrChange w:id="141" w:author="Kashima, Takuya/鹿島 卓也" w:date="2022-09-21T19:46:00Z">
                <w:pPr>
                  <w:framePr w:hSpace="142" w:wrap="around" w:vAnchor="text" w:hAnchor="margin" w:x="108" w:y="208"/>
                  <w:widowControl/>
                  <w:jc w:val="left"/>
                </w:pPr>
              </w:pPrChange>
            </w:pPr>
            <w:ins w:id="142" w:author="Kashima, Takuya/鹿島 卓也" w:date="2022-09-21T19:39:00Z">
              <w:del w:id="143" w:author="Kashima, Takuya/鹿島 卓也" w:date="2023-03-13T14:02:00Z">
                <w:r w:rsidRPr="007C3599" w:rsidDel="00321F23">
                  <w:rPr>
                    <w:rPrChange w:id="144" w:author="Moriyama, Shoya/森山 翔也" w:date="2025-04-02T21:08:00Z">
                      <w:rPr>
                        <w:color w:val="FF0000"/>
                      </w:rPr>
                    </w:rPrChange>
                  </w:rPr>
                  <w:delText>Add the description for output the parts number of map via standard diag.</w:delText>
                </w:r>
              </w:del>
            </w:ins>
          </w:p>
          <w:p w14:paraId="53E29F14" w14:textId="6DCEF554" w:rsidR="009E14B2" w:rsidRPr="007C3599" w:rsidDel="00321F23" w:rsidRDefault="009E14B2">
            <w:pPr>
              <w:rPr>
                <w:ins w:id="145" w:author="Kashima, Takuya/鹿島 卓也" w:date="2022-10-20T17:15:00Z"/>
                <w:del w:id="146" w:author="Kashima, Takuya/鹿島 卓也" w:date="2023-03-13T14:02:00Z"/>
                <w:rPrChange w:id="147" w:author="Moriyama, Shoya/森山 翔也" w:date="2025-04-02T21:08:00Z">
                  <w:rPr>
                    <w:ins w:id="148" w:author="Kashima, Takuya/鹿島 卓也" w:date="2022-10-20T17:15:00Z"/>
                    <w:del w:id="149" w:author="Kashima, Takuya/鹿島 卓也" w:date="2023-03-13T14:02:00Z"/>
                    <w:color w:val="FF0000"/>
                  </w:rPr>
                </w:rPrChange>
              </w:rPr>
              <w:pPrChange w:id="150" w:author="Kashima, Takuya/鹿島 卓也" w:date="2022-09-21T19:46:00Z">
                <w:pPr>
                  <w:framePr w:hSpace="142" w:wrap="around" w:vAnchor="text" w:hAnchor="margin" w:x="108" w:y="208"/>
                  <w:widowControl/>
                  <w:jc w:val="left"/>
                </w:pPr>
              </w:pPrChange>
            </w:pPr>
          </w:p>
          <w:p w14:paraId="20604922" w14:textId="1EEDC156" w:rsidR="009E14B2" w:rsidRPr="007C3599" w:rsidDel="00321F23" w:rsidRDefault="009E14B2" w:rsidP="00B26785">
            <w:pPr>
              <w:jc w:val="left"/>
              <w:rPr>
                <w:ins w:id="151" w:author="Iijima, Akira/飯島 玲" w:date="2022-12-13T13:20:00Z"/>
                <w:del w:id="152" w:author="Kashima, Takuya/鹿島 卓也" w:date="2023-03-13T14:02:00Z"/>
                <w:sz w:val="18"/>
                <w:lang w:val="en"/>
                <w:rPrChange w:id="153" w:author="Moriyama, Shoya/森山 翔也" w:date="2025-04-02T21:08:00Z">
                  <w:rPr>
                    <w:ins w:id="154" w:author="Iijima, Akira/飯島 玲" w:date="2022-12-13T13:20:00Z"/>
                    <w:del w:id="155" w:author="Kashima, Takuya/鹿島 卓也" w:date="2023-03-13T14:02:00Z"/>
                    <w:color w:val="FF0000"/>
                    <w:sz w:val="18"/>
                    <w:lang w:val="en"/>
                  </w:rPr>
                </w:rPrChange>
              </w:rPr>
            </w:pPr>
            <w:ins w:id="156" w:author="Kashima, Takuya/鹿島 卓也" w:date="2022-10-21T17:00:00Z">
              <w:del w:id="157" w:author="Kashima, Takuya/鹿島 卓也" w:date="2023-03-13T14:02:00Z">
                <w:r w:rsidRPr="007C3599" w:rsidDel="00321F23">
                  <w:rPr>
                    <w:rFonts w:hint="eastAsia"/>
                    <w:sz w:val="18"/>
                    <w:lang w:val="en"/>
                    <w:rPrChange w:id="158" w:author="Moriyama, Shoya/森山 翔也" w:date="2025-04-02T21:08:00Z">
                      <w:rPr>
                        <w:rFonts w:hint="eastAsia"/>
                        <w:color w:val="FF0000"/>
                        <w:sz w:val="18"/>
                        <w:lang w:val="en"/>
                      </w:rPr>
                    </w:rPrChange>
                  </w:rPr>
                  <w:delText>機能追加</w:delText>
                </w:r>
                <w:r w:rsidRPr="007C3599" w:rsidDel="00321F23">
                  <w:rPr>
                    <w:sz w:val="18"/>
                    <w:lang w:val="en"/>
                    <w:rPrChange w:id="159" w:author="Moriyama, Shoya/森山 翔也" w:date="2025-04-02T21:08:00Z">
                      <w:rPr>
                        <w:color w:val="FF0000"/>
                        <w:sz w:val="18"/>
                        <w:lang w:val="en"/>
                      </w:rPr>
                    </w:rPrChange>
                  </w:rPr>
                  <w:delText>/Function addition</w:delText>
                </w:r>
              </w:del>
            </w:ins>
          </w:p>
          <w:p w14:paraId="463CDB6E" w14:textId="644F6466" w:rsidR="009E14B2" w:rsidRPr="007C3599" w:rsidDel="00321F23" w:rsidRDefault="009E14B2" w:rsidP="004F7515">
            <w:pPr>
              <w:jc w:val="left"/>
              <w:rPr>
                <w:ins w:id="160" w:author="Kashima, Takuya/鹿島 卓也" w:date="2022-10-21T17:00:00Z"/>
                <w:del w:id="161" w:author="Kashima, Takuya/鹿島 卓也" w:date="2023-03-13T14:02:00Z"/>
                <w:sz w:val="18"/>
                <w:lang w:val="en"/>
                <w:rPrChange w:id="162" w:author="Moriyama, Shoya/森山 翔也" w:date="2025-04-02T21:08:00Z">
                  <w:rPr>
                    <w:ins w:id="163" w:author="Kashima, Takuya/鹿島 卓也" w:date="2022-10-21T17:00:00Z"/>
                    <w:del w:id="164" w:author="Kashima, Takuya/鹿島 卓也" w:date="2023-03-13T14:02:00Z"/>
                    <w:color w:val="FF0000"/>
                    <w:sz w:val="18"/>
                    <w:lang w:val="en"/>
                  </w:rPr>
                </w:rPrChange>
              </w:rPr>
            </w:pPr>
            <w:ins w:id="165" w:author="Iijima, Akira/飯島 玲" w:date="2022-12-13T13:20:00Z">
              <w:del w:id="166" w:author="Kashima, Takuya/鹿島 卓也" w:date="2023-03-13T14:02:00Z">
                <w:r w:rsidRPr="007C3599" w:rsidDel="00321F23">
                  <w:rPr>
                    <w:rFonts w:hint="eastAsia"/>
                    <w:sz w:val="18"/>
                    <w:lang w:val="en"/>
                    <w:rPrChange w:id="167" w:author="Moriyama, Shoya/森山 翔也" w:date="2025-04-02T21:08:00Z">
                      <w:rPr>
                        <w:rFonts w:hint="eastAsia"/>
                        <w:color w:val="FF0000"/>
                        <w:sz w:val="18"/>
                        <w:lang w:val="en"/>
                      </w:rPr>
                    </w:rPrChange>
                  </w:rPr>
                  <w:delText>変連番号</w:delText>
                </w:r>
                <w:r w:rsidRPr="007C3599" w:rsidDel="00321F23">
                  <w:rPr>
                    <w:sz w:val="18"/>
                    <w:lang w:val="en"/>
                    <w:rPrChange w:id="168" w:author="Moriyama, Shoya/森山 翔也" w:date="2025-04-02T21:08:00Z">
                      <w:rPr>
                        <w:color w:val="FF0000"/>
                        <w:sz w:val="18"/>
                        <w:lang w:val="en"/>
                      </w:rPr>
                    </w:rPrChange>
                  </w:rPr>
                  <w:delText>:</w:delText>
                </w:r>
              </w:del>
            </w:ins>
            <w:ins w:id="169" w:author="Iijima, Akira/飯島 玲" w:date="2022-12-13T17:55:00Z">
              <w:del w:id="170" w:author="Kashima, Takuya/鹿島 卓也" w:date="2023-03-13T14:02:00Z">
                <w:r w:rsidR="00EF7E4E" w:rsidRPr="007C3599" w:rsidDel="00321F23">
                  <w:rPr>
                    <w:sz w:val="18"/>
                    <w:lang w:val="en"/>
                    <w:rPrChange w:id="171" w:author="Moriyama, Shoya/森山 翔也" w:date="2025-04-02T21:08:00Z">
                      <w:rPr>
                        <w:color w:val="FF0000"/>
                        <w:sz w:val="18"/>
                        <w:lang w:val="en"/>
                      </w:rPr>
                    </w:rPrChange>
                  </w:rPr>
                  <w:delText>DC24-9612</w:delText>
                </w:r>
              </w:del>
            </w:ins>
            <w:ins w:id="172" w:author="Iijima, Akira/飯島 玲" w:date="2022-12-13T13:20:00Z">
              <w:del w:id="173" w:author="Kashima, Takuya/鹿島 卓也" w:date="2023-03-13T14:02:00Z">
                <w:r w:rsidRPr="007C3599" w:rsidDel="00321F23">
                  <w:rPr>
                    <w:sz w:val="18"/>
                    <w:lang w:val="en"/>
                    <w:rPrChange w:id="174" w:author="Moriyama, Shoya/森山 翔也" w:date="2025-04-02T21:08:00Z">
                      <w:rPr>
                        <w:color w:val="FF0000"/>
                        <w:sz w:val="18"/>
                        <w:lang w:val="en"/>
                      </w:rPr>
                    </w:rPrChange>
                  </w:rPr>
                  <w:delText>,</w:delText>
                </w:r>
              </w:del>
            </w:ins>
            <w:ins w:id="175" w:author="Iijima, Akira/飯島 玲" w:date="2022-12-13T17:55:00Z">
              <w:del w:id="176" w:author="Kashima, Takuya/鹿島 卓也" w:date="2023-03-13T14:02:00Z">
                <w:r w:rsidR="00EF7E4E" w:rsidRPr="007C3599" w:rsidDel="00321F23">
                  <w:rPr>
                    <w:sz w:val="18"/>
                    <w:lang w:val="en"/>
                    <w:rPrChange w:id="177" w:author="Moriyama, Shoya/森山 翔也" w:date="2025-04-02T21:08:00Z">
                      <w:rPr>
                        <w:color w:val="FF0000"/>
                        <w:sz w:val="18"/>
                        <w:lang w:val="en"/>
                      </w:rPr>
                    </w:rPrChange>
                  </w:rPr>
                  <w:delText>DC24-12704</w:delText>
                </w:r>
              </w:del>
            </w:ins>
          </w:p>
          <w:p w14:paraId="70179FE9" w14:textId="74A871E6" w:rsidR="009E14B2" w:rsidRPr="007C3599" w:rsidDel="00321F23" w:rsidRDefault="009E14B2">
            <w:pPr>
              <w:jc w:val="left"/>
              <w:rPr>
                <w:ins w:id="178" w:author="Iijima, Akira/飯島 玲" w:date="2022-12-13T13:13:00Z"/>
                <w:del w:id="179" w:author="Kashima, Takuya/鹿島 卓也" w:date="2023-03-13T14:02:00Z"/>
                <w:sz w:val="18"/>
                <w:lang w:val="en"/>
                <w:rPrChange w:id="180" w:author="Moriyama, Shoya/森山 翔也" w:date="2025-04-02T21:08:00Z">
                  <w:rPr>
                    <w:ins w:id="181" w:author="Iijima, Akira/飯島 玲" w:date="2022-12-13T13:13:00Z"/>
                    <w:del w:id="182" w:author="Kashima, Takuya/鹿島 卓也" w:date="2023-03-13T14:02:00Z"/>
                    <w:color w:val="FF0000"/>
                    <w:sz w:val="18"/>
                    <w:lang w:val="en"/>
                  </w:rPr>
                </w:rPrChange>
              </w:rPr>
            </w:pPr>
            <w:ins w:id="183" w:author="Kashima, Takuya/鹿島 卓也" w:date="2022-10-21T17:00:00Z">
              <w:del w:id="184" w:author="Kashima, Takuya/鹿島 卓也" w:date="2023-03-13T14:02:00Z">
                <w:r w:rsidRPr="007C3599" w:rsidDel="00321F23">
                  <w:rPr>
                    <w:rFonts w:hint="eastAsia"/>
                    <w:sz w:val="18"/>
                    <w:lang w:val="en"/>
                    <w:rPrChange w:id="185" w:author="Moriyama, Shoya/森山 翔也" w:date="2025-04-02T21:08:00Z">
                      <w:rPr>
                        <w:rFonts w:hint="eastAsia"/>
                        <w:color w:val="FF0000"/>
                        <w:sz w:val="18"/>
                        <w:lang w:val="en"/>
                      </w:rPr>
                    </w:rPrChange>
                  </w:rPr>
                  <w:delText>対象</w:delText>
                </w:r>
                <w:r w:rsidRPr="007C3599" w:rsidDel="00321F23">
                  <w:rPr>
                    <w:sz w:val="18"/>
                    <w:lang w:val="en"/>
                    <w:rPrChange w:id="186" w:author="Moriyama, Shoya/森山 翔也" w:date="2025-04-02T21:08:00Z">
                      <w:rPr>
                        <w:color w:val="FF0000"/>
                        <w:sz w:val="18"/>
                        <w:lang w:val="en"/>
                      </w:rPr>
                    </w:rPrChange>
                  </w:rPr>
                  <w:delText>JIRA</w:delText>
                </w:r>
                <w:r w:rsidRPr="007C3599" w:rsidDel="00321F23">
                  <w:rPr>
                    <w:rFonts w:hint="eastAsia"/>
                    <w:sz w:val="18"/>
                    <w:lang w:val="en"/>
                    <w:rPrChange w:id="187" w:author="Moriyama, Shoya/森山 翔也" w:date="2025-04-02T21:08:00Z">
                      <w:rPr>
                        <w:rFonts w:hint="eastAsia"/>
                        <w:color w:val="FF0000"/>
                        <w:sz w:val="18"/>
                        <w:lang w:val="en"/>
                      </w:rPr>
                    </w:rPrChange>
                  </w:rPr>
                  <w:delText>チケット</w:delText>
                </w:r>
                <w:r w:rsidRPr="007C3599" w:rsidDel="00321F23">
                  <w:rPr>
                    <w:sz w:val="18"/>
                    <w:lang w:val="en"/>
                    <w:rPrChange w:id="188" w:author="Moriyama, Shoya/森山 翔也" w:date="2025-04-02T21:08:00Z">
                      <w:rPr>
                        <w:color w:val="FF0000"/>
                        <w:sz w:val="18"/>
                        <w:lang w:val="en"/>
                      </w:rPr>
                    </w:rPrChange>
                  </w:rPr>
                  <w:delText xml:space="preserve">/Affected JIRA ticket: </w:delText>
                </w:r>
              </w:del>
            </w:ins>
            <w:ins w:id="189" w:author="Kashima, Takuya/鹿島 卓也" w:date="2022-10-21T17:01:00Z">
              <w:del w:id="190" w:author="Kashima, Takuya/鹿島 卓也" w:date="2023-03-13T14:02:00Z">
                <w:r w:rsidRPr="007C3599" w:rsidDel="00321F23">
                  <w:rPr>
                    <w:sz w:val="18"/>
                    <w:lang w:val="en"/>
                    <w:rPrChange w:id="191" w:author="Moriyama, Shoya/森山 翔也" w:date="2025-04-02T21:08:00Z">
                      <w:rPr>
                        <w:color w:val="FF0000"/>
                        <w:sz w:val="18"/>
                        <w:lang w:val="en"/>
                      </w:rPr>
                    </w:rPrChange>
                  </w:rPr>
                  <w:delText>WNSDK24-3287</w:delText>
                </w:r>
              </w:del>
            </w:ins>
          </w:p>
          <w:p w14:paraId="3F283040" w14:textId="4769F31F" w:rsidR="009E14B2" w:rsidRPr="007C3599" w:rsidDel="00995095" w:rsidRDefault="00EF7E4E">
            <w:pPr>
              <w:jc w:val="left"/>
              <w:rPr>
                <w:ins w:id="192" w:author="Iijima, Akira/飯島 玲" w:date="2022-09-22T13:24:00Z"/>
                <w:del w:id="193" w:author="Iijima, Akira/飯島 玲" w:date="2022-12-13T13:20:00Z"/>
                <w:sz w:val="18"/>
                <w:lang w:val="en"/>
                <w:rPrChange w:id="194" w:author="Moriyama, Shoya/森山 翔也" w:date="2025-04-02T21:08:00Z">
                  <w:rPr>
                    <w:ins w:id="195" w:author="Iijima, Akira/飯島 玲" w:date="2022-09-22T13:24:00Z"/>
                    <w:del w:id="196" w:author="Iijima, Akira/飯島 玲" w:date="2022-12-13T13:20:00Z"/>
                    <w:color w:val="FF0000"/>
                  </w:rPr>
                </w:rPrChange>
              </w:rPr>
              <w:pPrChange w:id="197" w:author="Iijima, Akira/飯島 玲" w:date="2022-12-13T13:13:00Z">
                <w:pPr>
                  <w:framePr w:hSpace="142" w:wrap="around" w:vAnchor="text" w:hAnchor="margin" w:x="108" w:y="208"/>
                  <w:widowControl/>
                  <w:jc w:val="left"/>
                </w:pPr>
              </w:pPrChange>
            </w:pPr>
            <w:ins w:id="198" w:author="Iijima, Akira/飯島 玲" w:date="2022-12-13T13:22:00Z">
              <w:del w:id="199" w:author="Kashima, Takuya/鹿島 卓也" w:date="2023-03-13T14:02:00Z">
                <w:r w:rsidRPr="007C3599" w:rsidDel="00321F23">
                  <w:rPr>
                    <w:noProof/>
                  </w:rPr>
                  <mc:AlternateContent>
                    <mc:Choice Requires="wps">
                      <w:drawing>
                        <wp:anchor distT="0" distB="0" distL="114300" distR="114300" simplePos="0" relativeHeight="251658297" behindDoc="0" locked="0" layoutInCell="1" allowOverlap="1" wp14:anchorId="57F7BE42" wp14:editId="46A0D9E2">
                          <wp:simplePos x="0" y="0"/>
                          <wp:positionH relativeFrom="column">
                            <wp:posOffset>-608330</wp:posOffset>
                          </wp:positionH>
                          <wp:positionV relativeFrom="paragraph">
                            <wp:posOffset>15875</wp:posOffset>
                          </wp:positionV>
                          <wp:extent cx="6181725" cy="4857750"/>
                          <wp:effectExtent l="0" t="0" r="9525" b="0"/>
                          <wp:wrapNone/>
                          <wp:docPr id="1441" name="正方形/長方形 2"/>
                          <wp:cNvGraphicFramePr/>
                          <a:graphic xmlns:a="http://schemas.openxmlformats.org/drawingml/2006/main">
                            <a:graphicData uri="http://schemas.microsoft.com/office/word/2010/wordprocessingShape">
                              <wps:wsp>
                                <wps:cNvSpPr/>
                                <wps:spPr>
                                  <a:xfrm>
                                    <a:off x="0" y="0"/>
                                    <a:ext cx="6181725" cy="4857750"/>
                                  </a:xfrm>
                                  <a:custGeom>
                                    <a:avLst/>
                                    <a:gdLst>
                                      <a:gd name="connsiteX0" fmla="*/ 0 w 6210300"/>
                                      <a:gd name="connsiteY0" fmla="*/ 0 h 1409700"/>
                                      <a:gd name="connsiteX1" fmla="*/ 6210300 w 6210300"/>
                                      <a:gd name="connsiteY1" fmla="*/ 0 h 1409700"/>
                                      <a:gd name="connsiteX2" fmla="*/ 6210300 w 6210300"/>
                                      <a:gd name="connsiteY2" fmla="*/ 1409700 h 1409700"/>
                                      <a:gd name="connsiteX3" fmla="*/ 0 w 6210300"/>
                                      <a:gd name="connsiteY3" fmla="*/ 1409700 h 1409700"/>
                                      <a:gd name="connsiteX4" fmla="*/ 0 w 6210300"/>
                                      <a:gd name="connsiteY4" fmla="*/ 0 h 1409700"/>
                                      <a:gd name="connsiteX0" fmla="*/ 0 w 6210300"/>
                                      <a:gd name="connsiteY0" fmla="*/ 0 h 1409700"/>
                                      <a:gd name="connsiteX1" fmla="*/ 6210300 w 6210300"/>
                                      <a:gd name="connsiteY1" fmla="*/ 0 h 1409700"/>
                                      <a:gd name="connsiteX2" fmla="*/ 6210300 w 6210300"/>
                                      <a:gd name="connsiteY2" fmla="*/ 1409700 h 1409700"/>
                                      <a:gd name="connsiteX3" fmla="*/ 3638550 w 6210300"/>
                                      <a:gd name="connsiteY3" fmla="*/ 1395413 h 1409700"/>
                                      <a:gd name="connsiteX4" fmla="*/ 0 w 6210300"/>
                                      <a:gd name="connsiteY4" fmla="*/ 1409700 h 1409700"/>
                                      <a:gd name="connsiteX5" fmla="*/ 0 w 6210300"/>
                                      <a:gd name="connsiteY5" fmla="*/ 0 h 1409700"/>
                                      <a:gd name="connsiteX0" fmla="*/ 0 w 6210300"/>
                                      <a:gd name="connsiteY0" fmla="*/ 0 h 1409700"/>
                                      <a:gd name="connsiteX1" fmla="*/ 6210300 w 6210300"/>
                                      <a:gd name="connsiteY1" fmla="*/ 0 h 1409700"/>
                                      <a:gd name="connsiteX2" fmla="*/ 6210300 w 6210300"/>
                                      <a:gd name="connsiteY2" fmla="*/ 1409700 h 1409700"/>
                                      <a:gd name="connsiteX3" fmla="*/ 6043613 w 6210300"/>
                                      <a:gd name="connsiteY3" fmla="*/ 1385888 h 1409700"/>
                                      <a:gd name="connsiteX4" fmla="*/ 3638550 w 6210300"/>
                                      <a:gd name="connsiteY4" fmla="*/ 1395413 h 1409700"/>
                                      <a:gd name="connsiteX5" fmla="*/ 0 w 6210300"/>
                                      <a:gd name="connsiteY5" fmla="*/ 1409700 h 1409700"/>
                                      <a:gd name="connsiteX6" fmla="*/ 0 w 6210300"/>
                                      <a:gd name="connsiteY6" fmla="*/ 0 h 1409700"/>
                                      <a:gd name="connsiteX0" fmla="*/ 0 w 6210300"/>
                                      <a:gd name="connsiteY0" fmla="*/ 0 h 4791076"/>
                                      <a:gd name="connsiteX1" fmla="*/ 6210300 w 6210300"/>
                                      <a:gd name="connsiteY1" fmla="*/ 0 h 4791076"/>
                                      <a:gd name="connsiteX2" fmla="*/ 6210300 w 6210300"/>
                                      <a:gd name="connsiteY2" fmla="*/ 1409700 h 4791076"/>
                                      <a:gd name="connsiteX3" fmla="*/ 6134101 w 6210300"/>
                                      <a:gd name="connsiteY3" fmla="*/ 4791076 h 4791076"/>
                                      <a:gd name="connsiteX4" fmla="*/ 3638550 w 6210300"/>
                                      <a:gd name="connsiteY4" fmla="*/ 1395413 h 4791076"/>
                                      <a:gd name="connsiteX5" fmla="*/ 0 w 6210300"/>
                                      <a:gd name="connsiteY5" fmla="*/ 1409700 h 4791076"/>
                                      <a:gd name="connsiteX6" fmla="*/ 0 w 6210300"/>
                                      <a:gd name="connsiteY6" fmla="*/ 0 h 4791076"/>
                                      <a:gd name="connsiteX0" fmla="*/ 0 w 6210300"/>
                                      <a:gd name="connsiteY0" fmla="*/ 0 h 4857751"/>
                                      <a:gd name="connsiteX1" fmla="*/ 6210300 w 6210300"/>
                                      <a:gd name="connsiteY1" fmla="*/ 0 h 4857751"/>
                                      <a:gd name="connsiteX2" fmla="*/ 6210300 w 6210300"/>
                                      <a:gd name="connsiteY2" fmla="*/ 1409700 h 4857751"/>
                                      <a:gd name="connsiteX3" fmla="*/ 3638551 w 6210300"/>
                                      <a:gd name="connsiteY3" fmla="*/ 4857751 h 4857751"/>
                                      <a:gd name="connsiteX4" fmla="*/ 3638550 w 6210300"/>
                                      <a:gd name="connsiteY4" fmla="*/ 1395413 h 4857751"/>
                                      <a:gd name="connsiteX5" fmla="*/ 0 w 6210300"/>
                                      <a:gd name="connsiteY5" fmla="*/ 1409700 h 4857751"/>
                                      <a:gd name="connsiteX6" fmla="*/ 0 w 6210300"/>
                                      <a:gd name="connsiteY6" fmla="*/ 0 h 4857751"/>
                                      <a:gd name="connsiteX0" fmla="*/ 0 w 6210300"/>
                                      <a:gd name="connsiteY0" fmla="*/ 0 h 4857751"/>
                                      <a:gd name="connsiteX1" fmla="*/ 6210300 w 6210300"/>
                                      <a:gd name="connsiteY1" fmla="*/ 0 h 4857751"/>
                                      <a:gd name="connsiteX2" fmla="*/ 6143625 w 6210300"/>
                                      <a:gd name="connsiteY2" fmla="*/ 4843463 h 4857751"/>
                                      <a:gd name="connsiteX3" fmla="*/ 3638551 w 6210300"/>
                                      <a:gd name="connsiteY3" fmla="*/ 4857751 h 4857751"/>
                                      <a:gd name="connsiteX4" fmla="*/ 3638550 w 6210300"/>
                                      <a:gd name="connsiteY4" fmla="*/ 1395413 h 4857751"/>
                                      <a:gd name="connsiteX5" fmla="*/ 0 w 6210300"/>
                                      <a:gd name="connsiteY5" fmla="*/ 1409700 h 4857751"/>
                                      <a:gd name="connsiteX6" fmla="*/ 0 w 6210300"/>
                                      <a:gd name="connsiteY6" fmla="*/ 0 h 4857751"/>
                                      <a:gd name="connsiteX0" fmla="*/ 0 w 6210300"/>
                                      <a:gd name="connsiteY0" fmla="*/ 0 h 4857751"/>
                                      <a:gd name="connsiteX1" fmla="*/ 6210300 w 6210300"/>
                                      <a:gd name="connsiteY1" fmla="*/ 0 h 4857751"/>
                                      <a:gd name="connsiteX2" fmla="*/ 6200775 w 6210300"/>
                                      <a:gd name="connsiteY2" fmla="*/ 4848226 h 4857751"/>
                                      <a:gd name="connsiteX3" fmla="*/ 3638551 w 6210300"/>
                                      <a:gd name="connsiteY3" fmla="*/ 4857751 h 4857751"/>
                                      <a:gd name="connsiteX4" fmla="*/ 3638550 w 6210300"/>
                                      <a:gd name="connsiteY4" fmla="*/ 1395413 h 4857751"/>
                                      <a:gd name="connsiteX5" fmla="*/ 0 w 6210300"/>
                                      <a:gd name="connsiteY5" fmla="*/ 1409700 h 4857751"/>
                                      <a:gd name="connsiteX6" fmla="*/ 0 w 6210300"/>
                                      <a:gd name="connsiteY6" fmla="*/ 0 h 4857751"/>
                                      <a:gd name="connsiteX0" fmla="*/ 0 w 6210300"/>
                                      <a:gd name="connsiteY0" fmla="*/ 0 h 4857751"/>
                                      <a:gd name="connsiteX1" fmla="*/ 6210300 w 6210300"/>
                                      <a:gd name="connsiteY1" fmla="*/ 0 h 4857751"/>
                                      <a:gd name="connsiteX2" fmla="*/ 6200775 w 6210300"/>
                                      <a:gd name="connsiteY2" fmla="*/ 4848226 h 4857751"/>
                                      <a:gd name="connsiteX3" fmla="*/ 3667126 w 6210300"/>
                                      <a:gd name="connsiteY3" fmla="*/ 4857751 h 4857751"/>
                                      <a:gd name="connsiteX4" fmla="*/ 3638550 w 6210300"/>
                                      <a:gd name="connsiteY4" fmla="*/ 1395413 h 4857751"/>
                                      <a:gd name="connsiteX5" fmla="*/ 0 w 6210300"/>
                                      <a:gd name="connsiteY5" fmla="*/ 1409700 h 4857751"/>
                                      <a:gd name="connsiteX6" fmla="*/ 0 w 6210300"/>
                                      <a:gd name="connsiteY6" fmla="*/ 0 h 4857751"/>
                                      <a:gd name="connsiteX0" fmla="*/ 0 w 6210300"/>
                                      <a:gd name="connsiteY0" fmla="*/ 0 h 4857751"/>
                                      <a:gd name="connsiteX1" fmla="*/ 6210300 w 6210300"/>
                                      <a:gd name="connsiteY1" fmla="*/ 0 h 4857751"/>
                                      <a:gd name="connsiteX2" fmla="*/ 6200775 w 6210300"/>
                                      <a:gd name="connsiteY2" fmla="*/ 4848226 h 4857751"/>
                                      <a:gd name="connsiteX3" fmla="*/ 3667126 w 6210300"/>
                                      <a:gd name="connsiteY3" fmla="*/ 4857751 h 4857751"/>
                                      <a:gd name="connsiteX4" fmla="*/ 3686175 w 6210300"/>
                                      <a:gd name="connsiteY4" fmla="*/ 1419226 h 4857751"/>
                                      <a:gd name="connsiteX5" fmla="*/ 0 w 6210300"/>
                                      <a:gd name="connsiteY5" fmla="*/ 1409700 h 4857751"/>
                                      <a:gd name="connsiteX6" fmla="*/ 0 w 6210300"/>
                                      <a:gd name="connsiteY6" fmla="*/ 0 h 4857751"/>
                                      <a:gd name="connsiteX0" fmla="*/ 0 w 6210300"/>
                                      <a:gd name="connsiteY0" fmla="*/ 0 h 4857751"/>
                                      <a:gd name="connsiteX1" fmla="*/ 6210300 w 6210300"/>
                                      <a:gd name="connsiteY1" fmla="*/ 0 h 4857751"/>
                                      <a:gd name="connsiteX2" fmla="*/ 6200775 w 6210300"/>
                                      <a:gd name="connsiteY2" fmla="*/ 4848226 h 4857751"/>
                                      <a:gd name="connsiteX3" fmla="*/ 3667126 w 6210300"/>
                                      <a:gd name="connsiteY3" fmla="*/ 4857751 h 4857751"/>
                                      <a:gd name="connsiteX4" fmla="*/ 3662363 w 6210300"/>
                                      <a:gd name="connsiteY4" fmla="*/ 1419226 h 4857751"/>
                                      <a:gd name="connsiteX5" fmla="*/ 0 w 6210300"/>
                                      <a:gd name="connsiteY5" fmla="*/ 1409700 h 4857751"/>
                                      <a:gd name="connsiteX6" fmla="*/ 0 w 6210300"/>
                                      <a:gd name="connsiteY6" fmla="*/ 0 h 4857751"/>
                                      <a:gd name="connsiteX0" fmla="*/ 0 w 6210300"/>
                                      <a:gd name="connsiteY0" fmla="*/ 0 h 4857751"/>
                                      <a:gd name="connsiteX1" fmla="*/ 6210300 w 6210300"/>
                                      <a:gd name="connsiteY1" fmla="*/ 0 h 4857751"/>
                                      <a:gd name="connsiteX2" fmla="*/ 6181725 w 6210300"/>
                                      <a:gd name="connsiteY2" fmla="*/ 4848226 h 4857751"/>
                                      <a:gd name="connsiteX3" fmla="*/ 3667126 w 6210300"/>
                                      <a:gd name="connsiteY3" fmla="*/ 4857751 h 4857751"/>
                                      <a:gd name="connsiteX4" fmla="*/ 3662363 w 6210300"/>
                                      <a:gd name="connsiteY4" fmla="*/ 1419226 h 4857751"/>
                                      <a:gd name="connsiteX5" fmla="*/ 0 w 6210300"/>
                                      <a:gd name="connsiteY5" fmla="*/ 1409700 h 4857751"/>
                                      <a:gd name="connsiteX6" fmla="*/ 0 w 6210300"/>
                                      <a:gd name="connsiteY6" fmla="*/ 0 h 4857751"/>
                                      <a:gd name="connsiteX0" fmla="*/ 0 w 6181725"/>
                                      <a:gd name="connsiteY0" fmla="*/ 0 h 4857751"/>
                                      <a:gd name="connsiteX1" fmla="*/ 6176963 w 6181725"/>
                                      <a:gd name="connsiteY1" fmla="*/ 0 h 4857751"/>
                                      <a:gd name="connsiteX2" fmla="*/ 6181725 w 6181725"/>
                                      <a:gd name="connsiteY2" fmla="*/ 4848226 h 4857751"/>
                                      <a:gd name="connsiteX3" fmla="*/ 3667126 w 6181725"/>
                                      <a:gd name="connsiteY3" fmla="*/ 4857751 h 4857751"/>
                                      <a:gd name="connsiteX4" fmla="*/ 3662363 w 6181725"/>
                                      <a:gd name="connsiteY4" fmla="*/ 1419226 h 4857751"/>
                                      <a:gd name="connsiteX5" fmla="*/ 0 w 6181725"/>
                                      <a:gd name="connsiteY5" fmla="*/ 1409700 h 4857751"/>
                                      <a:gd name="connsiteX6" fmla="*/ 0 w 6181725"/>
                                      <a:gd name="connsiteY6" fmla="*/ 0 h 48577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6181725" h="4857751">
                                        <a:moveTo>
                                          <a:pt x="0" y="0"/>
                                        </a:moveTo>
                                        <a:lnTo>
                                          <a:pt x="6176963" y="0"/>
                                        </a:lnTo>
                                        <a:cubicBezTo>
                                          <a:pt x="6178550" y="1616075"/>
                                          <a:pt x="6180138" y="3232151"/>
                                          <a:pt x="6181725" y="4848226"/>
                                        </a:cubicBezTo>
                                        <a:lnTo>
                                          <a:pt x="3667126" y="4857751"/>
                                        </a:lnTo>
                                        <a:cubicBezTo>
                                          <a:pt x="3667126" y="3703638"/>
                                          <a:pt x="3662363" y="2573339"/>
                                          <a:pt x="3662363" y="1419226"/>
                                        </a:cubicBezTo>
                                        <a:lnTo>
                                          <a:pt x="0" y="1409700"/>
                                        </a:lnTo>
                                        <a:lnTo>
                                          <a:pt x="0" y="0"/>
                                        </a:lnTo>
                                        <a:close/>
                                      </a:path>
                                    </a:pathLst>
                                  </a:custGeom>
                                  <a:solidFill>
                                    <a:sysClr val="windowText" lastClr="000000">
                                      <a:alpha val="40000"/>
                                    </a:sysClr>
                                  </a:solidFill>
                                  <a:ln w="12700" cap="flat" cmpd="sng" algn="ctr">
                                    <a:noFill/>
                                    <a:prstDash val="solid"/>
                                    <a:miter lim="800000"/>
                                  </a:ln>
                                  <a:effectLst/>
                                </wps:spPr>
                                <wps:txbx>
                                  <w:txbxContent>
                                    <w:p w14:paraId="4F7DD4FF" w14:textId="77777777" w:rsidR="00EF7E4E" w:rsidRDefault="00EF7E4E" w:rsidP="00995095">
                                      <w:pPr>
                                        <w:spacing w:line="300" w:lineRule="exact"/>
                                        <w:jc w:val="center"/>
                                        <w:rPr>
                                          <w:ins w:id="200" w:author="Iijima, Akira/飯島 玲" w:date="2022-12-13T17:58:00Z"/>
                                          <w:rFonts w:asciiTheme="minorHAnsi" w:eastAsia="游明朝" w:hAnsi="Calibri" w:cs="Times New Roman"/>
                                          <w:color w:val="FFFFFF"/>
                                          <w:sz w:val="21"/>
                                          <w:szCs w:val="21"/>
                                        </w:rPr>
                                      </w:pPr>
                                    </w:p>
                                    <w:p w14:paraId="0BAC05E2" w14:textId="77777777" w:rsidR="00EF7E4E" w:rsidRDefault="00EF7E4E" w:rsidP="00995095">
                                      <w:pPr>
                                        <w:spacing w:line="300" w:lineRule="exact"/>
                                        <w:jc w:val="center"/>
                                        <w:rPr>
                                          <w:ins w:id="201" w:author="Iijima, Akira/飯島 玲" w:date="2022-12-13T17:58:00Z"/>
                                          <w:rFonts w:asciiTheme="minorHAnsi" w:eastAsia="游明朝" w:hAnsi="Calibri" w:cs="Times New Roman"/>
                                          <w:color w:val="FFFFFF"/>
                                          <w:sz w:val="21"/>
                                          <w:szCs w:val="21"/>
                                        </w:rPr>
                                      </w:pPr>
                                    </w:p>
                                    <w:p w14:paraId="055EE438" w14:textId="616A7755" w:rsidR="009E14B2" w:rsidRDefault="009E14B2" w:rsidP="00995095">
                                      <w:pPr>
                                        <w:spacing w:line="300" w:lineRule="exact"/>
                                        <w:jc w:val="center"/>
                                        <w:rPr>
                                          <w:rFonts w:asciiTheme="minorHAnsi" w:eastAsia="游明朝" w:hAnsi="Calibri" w:cs="Times New Roman"/>
                                          <w:color w:val="FFFFFF"/>
                                          <w:sz w:val="21"/>
                                          <w:szCs w:val="21"/>
                                        </w:rPr>
                                      </w:pPr>
                                      <w:r>
                                        <w:rPr>
                                          <w:rFonts w:asciiTheme="minorHAnsi" w:eastAsia="游明朝" w:hAnsi="Calibri" w:cs="Times New Roman"/>
                                          <w:color w:val="FFFFFF"/>
                                          <w:sz w:val="21"/>
                                          <w:szCs w:val="21"/>
                                        </w:rPr>
                                        <w:t>Ver1.70</w:t>
                                      </w:r>
                                      <w:r>
                                        <w:rPr>
                                          <w:rFonts w:asciiTheme="minorHAnsi" w:eastAsia="游明朝" w:hAnsi="游明朝" w:cs="Times New Roman" w:hint="eastAsia"/>
                                          <w:color w:val="FFFFFF"/>
                                          <w:sz w:val="21"/>
                                          <w:szCs w:val="21"/>
                                        </w:rPr>
                                        <w:t>以降で、改訂予定部分</w:t>
                                      </w:r>
                                    </w:p>
                                    <w:p w14:paraId="2465E8AD" w14:textId="7D26752B" w:rsidR="009E14B2" w:rsidRDefault="009E14B2" w:rsidP="00995095">
                                      <w:pPr>
                                        <w:spacing w:line="200" w:lineRule="exact"/>
                                        <w:jc w:val="center"/>
                                        <w:rPr>
                                          <w:rFonts w:asciiTheme="minorHAnsi" w:eastAsia="游明朝" w:hAnsi="Calibri" w:cs="Times New Roman"/>
                                          <w:color w:val="FFFFFF"/>
                                          <w:sz w:val="21"/>
                                          <w:szCs w:val="21"/>
                                        </w:rPr>
                                      </w:pPr>
                                      <w:r>
                                        <w:rPr>
                                          <w:rFonts w:asciiTheme="minorHAnsi" w:eastAsia="游明朝" w:hAnsi="Calibri" w:cs="Times New Roman"/>
                                          <w:color w:val="FFFFFF"/>
                                          <w:sz w:val="21"/>
                                          <w:szCs w:val="21"/>
                                        </w:rPr>
                                        <w:t xml:space="preserve">Under </w:t>
                                      </w:r>
                                      <w:ins w:id="202" w:author="Iijima, Akira/飯島 玲" w:date="2022-12-13T13:21:00Z">
                                        <w:r>
                                          <w:rPr>
                                            <w:rFonts w:asciiTheme="minorHAnsi" w:eastAsia="游明朝" w:hAnsi="Calibri" w:cs="Times New Roman"/>
                                            <w:color w:val="FFFFFF"/>
                                            <w:sz w:val="21"/>
                                            <w:szCs w:val="21"/>
                                          </w:rPr>
                                          <w:t>consideration</w:t>
                                        </w:r>
                                      </w:ins>
                                      <w:del w:id="203" w:author="Iijima, Akira/飯島 玲" w:date="2022-12-13T13:21:00Z">
                                        <w:r w:rsidDel="00995095">
                                          <w:rPr>
                                            <w:rFonts w:asciiTheme="minorHAnsi" w:eastAsia="游明朝" w:hAnsi="Calibri" w:cs="Times New Roman"/>
                                            <w:color w:val="FFFFFF"/>
                                            <w:sz w:val="21"/>
                                            <w:szCs w:val="21"/>
                                          </w:rPr>
                                          <w:delText>adjustment</w:delText>
                                        </w:r>
                                      </w:del>
                                      <w:r>
                                        <w:rPr>
                                          <w:rFonts w:asciiTheme="minorHAnsi" w:eastAsia="游明朝" w:hAnsi="Calibri" w:cs="Times New Roman"/>
                                          <w:color w:val="FFFFFF"/>
                                          <w:sz w:val="21"/>
                                          <w:szCs w:val="21"/>
                                        </w:rPr>
                                        <w:t xml:space="preserve"> for 1.70 or late</w:t>
                                      </w:r>
                                      <w:del w:id="204" w:author="Kashima, Takuya/鹿島 卓也" w:date="2023-03-13T14:02:00Z">
                                        <w:r w:rsidDel="00321F23">
                                          <w:rPr>
                                            <w:rFonts w:asciiTheme="minorHAnsi" w:eastAsia="游明朝" w:hAnsi="Calibri" w:cs="Times New Roman"/>
                                            <w:color w:val="FFFFFF"/>
                                            <w:sz w:val="21"/>
                                            <w:szCs w:val="21"/>
                                          </w:rPr>
                                          <w:delText>r</w:delText>
                                        </w:r>
                                      </w:del>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7BE42" id="_x0000_s1027" style="position:absolute;margin-left:-47.9pt;margin-top:1.25pt;width:486.75pt;height:382.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181725,485775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" adj="-11796480,,5400" path="m,l6176963,v1587,1616075,3175,3232151,4762,4848226l3667126,4857751v,-1154113,-4763,-2284412,-4763,-3438525l,1409700,,xe" fillcolor="windowText" stroked="f" strokeweight="1pt">
                          <v:fill opacity="26214f"/>
                          <v:stroke joinstyle="miter"/>
                          <v:formulas/>
                          <v:path arrowok="t" o:connecttype="custom" o:connectlocs="0,0;6176963,0;6181725,4848225;3667126,4857750;3662363,1419226;0,1409700;0,0" o:connectangles="0,0,0,0,0,0,0" textboxrect="0,0,6181725,4857751"/>
                          <v:textbox>
                            <w:txbxContent>
                              <w:p w14:paraId="4F7DD4FF" w14:textId="77777777" w:rsidR="00EF7E4E" w:rsidRDefault="00EF7E4E" w:rsidP="00995095">
                                <w:pPr>
                                  <w:spacing w:line="300" w:lineRule="exact"/>
                                  <w:jc w:val="center"/>
                                  <w:rPr>
                                    <w:ins w:id="205" w:author="Iijima, Akira/飯島 玲" w:date="2022-12-13T17:58:00Z"/>
                                    <w:rFonts w:asciiTheme="minorHAnsi" w:eastAsia="游明朝" w:hAnsi="Calibri" w:cs="Times New Roman"/>
                                    <w:color w:val="FFFFFF"/>
                                    <w:sz w:val="21"/>
                                    <w:szCs w:val="21"/>
                                  </w:rPr>
                                </w:pPr>
                              </w:p>
                              <w:p w14:paraId="0BAC05E2" w14:textId="77777777" w:rsidR="00EF7E4E" w:rsidRDefault="00EF7E4E" w:rsidP="00995095">
                                <w:pPr>
                                  <w:spacing w:line="300" w:lineRule="exact"/>
                                  <w:jc w:val="center"/>
                                  <w:rPr>
                                    <w:ins w:id="206" w:author="Iijima, Akira/飯島 玲" w:date="2022-12-13T17:58:00Z"/>
                                    <w:rFonts w:asciiTheme="minorHAnsi" w:eastAsia="游明朝" w:hAnsi="Calibri" w:cs="Times New Roman"/>
                                    <w:color w:val="FFFFFF"/>
                                    <w:sz w:val="21"/>
                                    <w:szCs w:val="21"/>
                                  </w:rPr>
                                </w:pPr>
                              </w:p>
                              <w:p w14:paraId="055EE438" w14:textId="616A7755" w:rsidR="009E14B2" w:rsidRDefault="009E14B2" w:rsidP="00995095">
                                <w:pPr>
                                  <w:spacing w:line="300" w:lineRule="exact"/>
                                  <w:jc w:val="center"/>
                                  <w:rPr>
                                    <w:rFonts w:asciiTheme="minorHAnsi" w:eastAsia="游明朝" w:hAnsi="Calibri" w:cs="Times New Roman"/>
                                    <w:color w:val="FFFFFF"/>
                                    <w:sz w:val="21"/>
                                    <w:szCs w:val="21"/>
                                  </w:rPr>
                                </w:pPr>
                                <w:r>
                                  <w:rPr>
                                    <w:rFonts w:asciiTheme="minorHAnsi" w:eastAsia="游明朝" w:hAnsi="Calibri" w:cs="Times New Roman"/>
                                    <w:color w:val="FFFFFF"/>
                                    <w:sz w:val="21"/>
                                    <w:szCs w:val="21"/>
                                  </w:rPr>
                                  <w:t>Ver1.70</w:t>
                                </w:r>
                                <w:r>
                                  <w:rPr>
                                    <w:rFonts w:asciiTheme="minorHAnsi" w:eastAsia="游明朝" w:hAnsi="游明朝" w:cs="Times New Roman" w:hint="eastAsia"/>
                                    <w:color w:val="FFFFFF"/>
                                    <w:sz w:val="21"/>
                                    <w:szCs w:val="21"/>
                                  </w:rPr>
                                  <w:t>以降で、改訂予定部分</w:t>
                                </w:r>
                              </w:p>
                              <w:p w14:paraId="2465E8AD" w14:textId="7D26752B" w:rsidR="009E14B2" w:rsidRDefault="009E14B2" w:rsidP="00995095">
                                <w:pPr>
                                  <w:spacing w:line="200" w:lineRule="exact"/>
                                  <w:jc w:val="center"/>
                                  <w:rPr>
                                    <w:rFonts w:asciiTheme="minorHAnsi" w:eastAsia="游明朝" w:hAnsi="Calibri" w:cs="Times New Roman"/>
                                    <w:color w:val="FFFFFF"/>
                                    <w:sz w:val="21"/>
                                    <w:szCs w:val="21"/>
                                  </w:rPr>
                                </w:pPr>
                                <w:r>
                                  <w:rPr>
                                    <w:rFonts w:asciiTheme="minorHAnsi" w:eastAsia="游明朝" w:hAnsi="Calibri" w:cs="Times New Roman"/>
                                    <w:color w:val="FFFFFF"/>
                                    <w:sz w:val="21"/>
                                    <w:szCs w:val="21"/>
                                  </w:rPr>
                                  <w:t xml:space="preserve">Under </w:t>
                                </w:r>
                                <w:ins w:id="207" w:author="Iijima, Akira/飯島 玲" w:date="2022-12-13T13:21:00Z">
                                  <w:r>
                                    <w:rPr>
                                      <w:rFonts w:asciiTheme="minorHAnsi" w:eastAsia="游明朝" w:hAnsi="Calibri" w:cs="Times New Roman"/>
                                      <w:color w:val="FFFFFF"/>
                                      <w:sz w:val="21"/>
                                      <w:szCs w:val="21"/>
                                    </w:rPr>
                                    <w:t>consideration</w:t>
                                  </w:r>
                                </w:ins>
                                <w:del w:id="208" w:author="Iijima, Akira/飯島 玲" w:date="2022-12-13T13:21:00Z">
                                  <w:r w:rsidDel="00995095">
                                    <w:rPr>
                                      <w:rFonts w:asciiTheme="minorHAnsi" w:eastAsia="游明朝" w:hAnsi="Calibri" w:cs="Times New Roman"/>
                                      <w:color w:val="FFFFFF"/>
                                      <w:sz w:val="21"/>
                                      <w:szCs w:val="21"/>
                                    </w:rPr>
                                    <w:delText>adjustment</w:delText>
                                  </w:r>
                                </w:del>
                                <w:r>
                                  <w:rPr>
                                    <w:rFonts w:asciiTheme="minorHAnsi" w:eastAsia="游明朝" w:hAnsi="Calibri" w:cs="Times New Roman"/>
                                    <w:color w:val="FFFFFF"/>
                                    <w:sz w:val="21"/>
                                    <w:szCs w:val="21"/>
                                  </w:rPr>
                                  <w:t xml:space="preserve"> for 1.70 or late</w:t>
                                </w:r>
                                <w:del w:id="209" w:author="Kashima, Takuya/鹿島 卓也" w:date="2023-03-13T14:02:00Z">
                                  <w:r w:rsidDel="00321F23">
                                    <w:rPr>
                                      <w:rFonts w:asciiTheme="minorHAnsi" w:eastAsia="游明朝" w:hAnsi="Calibri" w:cs="Times New Roman"/>
                                      <w:color w:val="FFFFFF"/>
                                      <w:sz w:val="21"/>
                                      <w:szCs w:val="21"/>
                                    </w:rPr>
                                    <w:delText>r</w:delText>
                                  </w:r>
                                </w:del>
                              </w:p>
                            </w:txbxContent>
                          </v:textbox>
                        </v:shape>
                      </w:pict>
                    </mc:Fallback>
                  </mc:AlternateContent>
                </w:r>
              </w:del>
            </w:ins>
          </w:p>
          <w:p w14:paraId="2AD09992" w14:textId="04547C6D" w:rsidR="009E14B2" w:rsidRPr="007C3599" w:rsidDel="00321F23" w:rsidRDefault="009E14B2">
            <w:pPr>
              <w:rPr>
                <w:ins w:id="210" w:author="Iijima, Akira/飯島 玲" w:date="2022-09-22T13:32:00Z"/>
                <w:del w:id="211" w:author="Kashima, Takuya/鹿島 卓也" w:date="2023-03-13T14:02:00Z"/>
                <w:rPrChange w:id="212" w:author="Moriyama, Shoya/森山 翔也" w:date="2025-04-02T21:08:00Z">
                  <w:rPr>
                    <w:ins w:id="213" w:author="Iijima, Akira/飯島 玲" w:date="2022-09-22T13:32:00Z"/>
                    <w:del w:id="214" w:author="Kashima, Takuya/鹿島 卓也" w:date="2023-03-13T14:02:00Z"/>
                    <w:color w:val="FF0000"/>
                  </w:rPr>
                </w:rPrChange>
              </w:rPr>
              <w:pPrChange w:id="215" w:author="Kashima, Takuya/鹿島 卓也" w:date="2022-09-21T19:46:00Z">
                <w:pPr>
                  <w:framePr w:hSpace="142" w:wrap="around" w:vAnchor="text" w:hAnchor="margin" w:x="108" w:y="208"/>
                  <w:widowControl/>
                  <w:jc w:val="left"/>
                </w:pPr>
              </w:pPrChange>
            </w:pPr>
            <w:ins w:id="216" w:author="Iijima, Akira/飯島 玲" w:date="2022-09-22T13:32:00Z">
              <w:del w:id="217" w:author="Kashima, Takuya/鹿島 卓也" w:date="2023-03-13T14:02:00Z">
                <w:r w:rsidRPr="007C3599" w:rsidDel="00321F23">
                  <w:rPr>
                    <w:rFonts w:hint="eastAsia"/>
                    <w:rPrChange w:id="218" w:author="Moriyama, Shoya/森山 翔也" w:date="2025-04-02T21:08:00Z">
                      <w:rPr>
                        <w:rFonts w:hint="eastAsia"/>
                        <w:color w:val="FF0000"/>
                      </w:rPr>
                    </w:rPrChange>
                  </w:rPr>
                  <w:delText>地図更新時のソフト更新が必要な際の対応について追記</w:delText>
                </w:r>
              </w:del>
            </w:ins>
          </w:p>
          <w:p w14:paraId="3D653C9B" w14:textId="7B875CE0" w:rsidR="009E14B2" w:rsidRPr="007C3599" w:rsidDel="00321F23" w:rsidRDefault="009E14B2">
            <w:pPr>
              <w:rPr>
                <w:ins w:id="219" w:author="Iijima, Akira/飯島 玲" w:date="2022-09-22T13:35:00Z"/>
                <w:del w:id="220" w:author="Kashima, Takuya/鹿島 卓也" w:date="2023-03-13T14:02:00Z"/>
                <w:rPrChange w:id="221" w:author="Moriyama, Shoya/森山 翔也" w:date="2025-04-02T21:08:00Z">
                  <w:rPr>
                    <w:ins w:id="222" w:author="Iijima, Akira/飯島 玲" w:date="2022-09-22T13:35:00Z"/>
                    <w:del w:id="223" w:author="Kashima, Takuya/鹿島 卓也" w:date="2023-03-13T14:02:00Z"/>
                    <w:color w:val="FF0000"/>
                  </w:rPr>
                </w:rPrChange>
              </w:rPr>
              <w:pPrChange w:id="224" w:author="Iijima, Akira/飯島 玲" w:date="2022-09-22T13:34:00Z">
                <w:pPr>
                  <w:framePr w:hSpace="142" w:wrap="around" w:vAnchor="text" w:hAnchor="margin" w:x="108" w:y="208"/>
                  <w:widowControl/>
                  <w:jc w:val="left"/>
                </w:pPr>
              </w:pPrChange>
            </w:pPr>
            <w:ins w:id="225" w:author="Iijima, Akira/飯島 玲" w:date="2022-09-22T13:32:00Z">
              <w:del w:id="226" w:author="Kashima, Takuya/鹿島 卓也" w:date="2023-03-13T14:02:00Z">
                <w:r w:rsidRPr="007C3599" w:rsidDel="00321F23">
                  <w:rPr>
                    <w:rPrChange w:id="227" w:author="Moriyama, Shoya/森山 翔也" w:date="2025-04-02T21:08:00Z">
                      <w:rPr>
                        <w:color w:val="FF0000"/>
                      </w:rPr>
                    </w:rPrChange>
                  </w:rPr>
                  <w:delText>Add the description which s</w:delText>
                </w:r>
              </w:del>
            </w:ins>
            <w:ins w:id="228" w:author="Iijima, Akira/飯島 玲" w:date="2022-09-22T13:33:00Z">
              <w:del w:id="229" w:author="Kashima, Takuya/鹿島 卓也" w:date="2023-03-13T14:02:00Z">
                <w:r w:rsidRPr="007C3599" w:rsidDel="00321F23">
                  <w:rPr>
                    <w:rPrChange w:id="230" w:author="Moriyama, Shoya/森山 翔也" w:date="2025-04-02T21:08:00Z">
                      <w:rPr>
                        <w:color w:val="FF0000"/>
                      </w:rPr>
                    </w:rPrChange>
                  </w:rPr>
                  <w:delText xml:space="preserve">hows the behavior </w:delText>
                </w:r>
              </w:del>
            </w:ins>
            <w:ins w:id="231" w:author="Iijima, Akira/飯島 玲" w:date="2022-09-22T13:34:00Z">
              <w:del w:id="232" w:author="Kashima, Takuya/鹿島 卓也" w:date="2023-03-13T14:02:00Z">
                <w:r w:rsidRPr="007C3599" w:rsidDel="00321F23">
                  <w:rPr>
                    <w:rPrChange w:id="233" w:author="Moriyama, Shoya/森山 翔也" w:date="2025-04-02T21:08:00Z">
                      <w:rPr>
                        <w:color w:val="FF0000"/>
                      </w:rPr>
                    </w:rPrChange>
                  </w:rPr>
                  <w:delText xml:space="preserve">at the timing of </w:delText>
                </w:r>
              </w:del>
            </w:ins>
            <w:ins w:id="234" w:author="Iijima, Akira/飯島 玲" w:date="2022-09-22T13:33:00Z">
              <w:del w:id="235" w:author="Kashima, Takuya/鹿島 卓也" w:date="2023-03-13T14:02:00Z">
                <w:r w:rsidRPr="007C3599" w:rsidDel="00321F23">
                  <w:rPr>
                    <w:rPrChange w:id="236" w:author="Moriyama, Shoya/森山 翔也" w:date="2025-04-02T21:08:00Z">
                      <w:rPr>
                        <w:color w:val="FF0000"/>
                      </w:rPr>
                    </w:rPrChange>
                  </w:rPr>
                  <w:delText xml:space="preserve"> the sof</w:delText>
                </w:r>
              </w:del>
            </w:ins>
            <w:ins w:id="237" w:author="Iijima, Akira/飯島 玲" w:date="2022-09-22T13:34:00Z">
              <w:del w:id="238" w:author="Kashima, Takuya/鹿島 卓也" w:date="2023-03-13T14:02:00Z">
                <w:r w:rsidRPr="007C3599" w:rsidDel="00321F23">
                  <w:rPr>
                    <w:rPrChange w:id="239" w:author="Moriyama, Shoya/森山 翔也" w:date="2025-04-02T21:08:00Z">
                      <w:rPr>
                        <w:color w:val="FF0000"/>
                      </w:rPr>
                    </w:rPrChange>
                  </w:rPr>
                  <w:delText>tware</w:delText>
                </w:r>
              </w:del>
            </w:ins>
            <w:ins w:id="240" w:author="Iijima, Akira/飯島 玲" w:date="2022-09-22T13:33:00Z">
              <w:del w:id="241" w:author="Kashima, Takuya/鹿島 卓也" w:date="2023-03-13T14:02:00Z">
                <w:r w:rsidRPr="007C3599" w:rsidDel="00321F23">
                  <w:rPr>
                    <w:rPrChange w:id="242" w:author="Moriyama, Shoya/森山 翔也" w:date="2025-04-02T21:08:00Z">
                      <w:rPr>
                        <w:color w:val="FF0000"/>
                      </w:rPr>
                    </w:rPrChange>
                  </w:rPr>
                  <w:delText xml:space="preserve"> update combined map update.</w:delText>
                </w:r>
              </w:del>
            </w:ins>
          </w:p>
          <w:p w14:paraId="730D1823" w14:textId="4DE35988" w:rsidR="009E14B2" w:rsidRPr="007C3599" w:rsidDel="00B26785" w:rsidRDefault="009E14B2">
            <w:pPr>
              <w:rPr>
                <w:ins w:id="243" w:author="Iijima, Akira/飯島 玲" w:date="2022-09-22T13:35:00Z"/>
                <w:del w:id="244" w:author="Kashima, Takuya/鹿島 卓也" w:date="2022-10-21T16:59:00Z"/>
                <w:rPrChange w:id="245" w:author="Moriyama, Shoya/森山 翔也" w:date="2025-04-02T21:08:00Z">
                  <w:rPr>
                    <w:ins w:id="246" w:author="Iijima, Akira/飯島 玲" w:date="2022-09-22T13:35:00Z"/>
                    <w:del w:id="247" w:author="Kashima, Takuya/鹿島 卓也" w:date="2022-10-21T16:59:00Z"/>
                    <w:color w:val="FF0000"/>
                  </w:rPr>
                </w:rPrChange>
              </w:rPr>
              <w:pPrChange w:id="248" w:author="Iijima, Akira/飯島 玲" w:date="2022-09-22T13:34:00Z">
                <w:pPr>
                  <w:framePr w:hSpace="142" w:wrap="around" w:vAnchor="text" w:hAnchor="margin" w:x="108" w:y="208"/>
                  <w:widowControl/>
                  <w:jc w:val="left"/>
                </w:pPr>
              </w:pPrChange>
            </w:pPr>
          </w:p>
          <w:p w14:paraId="3BEAA0D4" w14:textId="0FFBF020" w:rsidR="009E14B2" w:rsidRPr="007C3599" w:rsidDel="00B26785" w:rsidRDefault="009E14B2">
            <w:pPr>
              <w:rPr>
                <w:ins w:id="249" w:author="Iijima, Akira/飯島 玲" w:date="2022-09-22T13:35:00Z"/>
                <w:del w:id="250" w:author="Kashima, Takuya/鹿島 卓也" w:date="2022-10-21T16:59:00Z"/>
                <w:rPrChange w:id="251" w:author="Moriyama, Shoya/森山 翔也" w:date="2025-04-02T21:08:00Z">
                  <w:rPr>
                    <w:ins w:id="252" w:author="Iijima, Akira/飯島 玲" w:date="2022-09-22T13:35:00Z"/>
                    <w:del w:id="253" w:author="Kashima, Takuya/鹿島 卓也" w:date="2022-10-21T16:59:00Z"/>
                    <w:color w:val="FF0000"/>
                  </w:rPr>
                </w:rPrChange>
              </w:rPr>
              <w:pPrChange w:id="254" w:author="Iijima, Akira/飯島 玲" w:date="2022-09-22T13:34:00Z">
                <w:pPr>
                  <w:framePr w:hSpace="142" w:wrap="around" w:vAnchor="text" w:hAnchor="margin" w:x="108" w:y="208"/>
                  <w:widowControl/>
                  <w:jc w:val="left"/>
                </w:pPr>
              </w:pPrChange>
            </w:pPr>
            <w:ins w:id="255" w:author="Iijima, Akira/飯島 玲" w:date="2022-09-22T13:35:00Z">
              <w:del w:id="256" w:author="Kashima, Takuya/鹿島 卓也" w:date="2022-10-21T16:59:00Z">
                <w:r w:rsidRPr="007C3599" w:rsidDel="00B26785">
                  <w:rPr>
                    <w:rFonts w:hint="eastAsia"/>
                    <w:rPrChange w:id="257" w:author="Moriyama, Shoya/森山 翔也" w:date="2025-04-02T21:08:00Z">
                      <w:rPr>
                        <w:rFonts w:hint="eastAsia"/>
                        <w:color w:val="FF0000"/>
                      </w:rPr>
                    </w:rPrChange>
                  </w:rPr>
                  <w:delText>ウクライナ販売車両について、ウクライナ単国表示モードに遷移する記載を追記。</w:delText>
                </w:r>
              </w:del>
            </w:ins>
          </w:p>
          <w:p w14:paraId="3D9F91F7" w14:textId="57A7B96B" w:rsidR="009E14B2" w:rsidRPr="007C3599" w:rsidRDefault="009E14B2">
            <w:pPr>
              <w:rPr>
                <w:ins w:id="258" w:author="Kashima, Takuya/鹿島 卓也" w:date="2022-10-11T19:40:00Z"/>
                <w:rPrChange w:id="259" w:author="Moriyama, Shoya/森山 翔也" w:date="2025-04-02T21:08:00Z">
                  <w:rPr>
                    <w:ins w:id="260" w:author="Kashima, Takuya/鹿島 卓也" w:date="2022-10-11T19:40:00Z"/>
                    <w:color w:val="FF0000"/>
                  </w:rPr>
                </w:rPrChange>
              </w:rPr>
              <w:pPrChange w:id="261" w:author="Iijima, Akira/飯島 玲" w:date="2022-09-22T13:34:00Z">
                <w:pPr>
                  <w:framePr w:hSpace="142" w:wrap="around" w:vAnchor="text" w:hAnchor="margin" w:x="108" w:y="208"/>
                  <w:widowControl/>
                  <w:jc w:val="left"/>
                </w:pPr>
              </w:pPrChange>
            </w:pPr>
            <w:ins w:id="262" w:author="Iijima, Akira/飯島 玲" w:date="2022-09-22T13:35:00Z">
              <w:del w:id="263" w:author="Kashima, Takuya/鹿島 卓也" w:date="2022-10-21T16:59:00Z">
                <w:r w:rsidRPr="007C3599" w:rsidDel="00B26785">
                  <w:rPr>
                    <w:rPrChange w:id="264" w:author="Moriyama, Shoya/森山 翔也" w:date="2025-04-02T21:08:00Z">
                      <w:rPr>
                        <w:color w:val="FF0000"/>
                      </w:rPr>
                    </w:rPrChange>
                  </w:rPr>
                  <w:delText>Add the description which shows the behavior wh</w:delText>
                </w:r>
              </w:del>
            </w:ins>
            <w:ins w:id="265" w:author="Iijima, Akira/飯島 玲" w:date="2022-09-22T13:36:00Z">
              <w:del w:id="266" w:author="Kashima, Takuya/鹿島 卓也" w:date="2022-10-21T16:59:00Z">
                <w:r w:rsidRPr="007C3599" w:rsidDel="00B26785">
                  <w:rPr>
                    <w:rPrChange w:id="267" w:author="Moriyama, Shoya/森山 翔也" w:date="2025-04-02T21:08:00Z">
                      <w:rPr>
                        <w:color w:val="FF0000"/>
                      </w:rPr>
                    </w:rPrChange>
                  </w:rPr>
                  <w:delText>en the vehicle is sold in Ukraine, Navi move to the Ukraine mode which displays only Ukraine map.</w:delText>
                </w:r>
              </w:del>
            </w:ins>
          </w:p>
          <w:p w14:paraId="692D7CDB" w14:textId="77777777" w:rsidR="009E14B2" w:rsidRPr="007C3599" w:rsidRDefault="009E14B2" w:rsidP="00D8511F">
            <w:pPr>
              <w:jc w:val="left"/>
              <w:rPr>
                <w:ins w:id="268" w:author="Kashima, Takuya/鹿島 卓也" w:date="2022-10-11T19:40:00Z"/>
                <w:sz w:val="18"/>
                <w:lang w:val="en"/>
                <w:rPrChange w:id="269" w:author="Moriyama, Shoya/森山 翔也" w:date="2025-04-02T21:08:00Z">
                  <w:rPr>
                    <w:ins w:id="270" w:author="Kashima, Takuya/鹿島 卓也" w:date="2022-10-11T19:40:00Z"/>
                    <w:color w:val="FF0000"/>
                    <w:sz w:val="18"/>
                    <w:lang w:val="en"/>
                  </w:rPr>
                </w:rPrChange>
              </w:rPr>
            </w:pPr>
            <w:ins w:id="271" w:author="Kashima, Takuya/鹿島 卓也" w:date="2022-10-11T19:40:00Z">
              <w:r w:rsidRPr="007C3599">
                <w:rPr>
                  <w:rFonts w:hint="eastAsia"/>
                  <w:sz w:val="18"/>
                  <w:lang w:val="en"/>
                  <w:rPrChange w:id="272" w:author="Moriyama, Shoya/森山 翔也" w:date="2025-04-02T21:08:00Z">
                    <w:rPr>
                      <w:rFonts w:hint="eastAsia"/>
                      <w:color w:val="FF0000"/>
                      <w:sz w:val="18"/>
                      <w:lang w:val="en"/>
                    </w:rPr>
                  </w:rPrChange>
                </w:rPr>
                <w:t>誤記訂正</w:t>
              </w:r>
              <w:r w:rsidRPr="007C3599">
                <w:rPr>
                  <w:sz w:val="18"/>
                  <w:lang w:val="en"/>
                  <w:rPrChange w:id="273" w:author="Moriyama, Shoya/森山 翔也" w:date="2025-04-02T21:08:00Z">
                    <w:rPr>
                      <w:color w:val="FF0000"/>
                      <w:sz w:val="18"/>
                      <w:lang w:val="en"/>
                    </w:rPr>
                  </w:rPrChange>
                </w:rPr>
                <w:t>/Modification for the typo</w:t>
              </w:r>
            </w:ins>
          </w:p>
          <w:p w14:paraId="111BD91E" w14:textId="7C4B07C6" w:rsidR="009E14B2" w:rsidRPr="007C3599" w:rsidRDefault="009E14B2" w:rsidP="00D8511F">
            <w:pPr>
              <w:jc w:val="left"/>
              <w:rPr>
                <w:ins w:id="274" w:author="Kashima, Takuya/鹿島 卓也" w:date="2022-10-11T19:41:00Z"/>
                <w:sz w:val="18"/>
                <w:lang w:val="en"/>
                <w:rPrChange w:id="275" w:author="Moriyama, Shoya/森山 翔也" w:date="2025-04-02T21:08:00Z">
                  <w:rPr>
                    <w:ins w:id="276" w:author="Kashima, Takuya/鹿島 卓也" w:date="2022-10-11T19:41:00Z"/>
                    <w:color w:val="FF0000"/>
                    <w:sz w:val="18"/>
                    <w:lang w:val="en"/>
                  </w:rPr>
                </w:rPrChange>
              </w:rPr>
            </w:pPr>
            <w:ins w:id="277" w:author="Kashima, Takuya/鹿島 卓也" w:date="2022-10-11T19:40:00Z">
              <w:r w:rsidRPr="007C3599">
                <w:rPr>
                  <w:rFonts w:hint="eastAsia"/>
                  <w:sz w:val="18"/>
                  <w:lang w:val="en"/>
                  <w:rPrChange w:id="278" w:author="Moriyama, Shoya/森山 翔也" w:date="2025-04-02T21:08:00Z">
                    <w:rPr>
                      <w:rFonts w:hint="eastAsia"/>
                      <w:color w:val="FF0000"/>
                      <w:sz w:val="18"/>
                      <w:lang w:val="en"/>
                    </w:rPr>
                  </w:rPrChange>
                </w:rPr>
                <w:t>対象</w:t>
              </w:r>
              <w:r w:rsidRPr="007C3599">
                <w:rPr>
                  <w:sz w:val="18"/>
                  <w:lang w:val="en"/>
                  <w:rPrChange w:id="279" w:author="Moriyama, Shoya/森山 翔也" w:date="2025-04-02T21:08:00Z">
                    <w:rPr>
                      <w:color w:val="FF0000"/>
                      <w:sz w:val="18"/>
                      <w:lang w:val="en"/>
                    </w:rPr>
                  </w:rPrChange>
                </w:rPr>
                <w:t>JIRA</w:t>
              </w:r>
              <w:r w:rsidRPr="007C3599">
                <w:rPr>
                  <w:rFonts w:hint="eastAsia"/>
                  <w:sz w:val="18"/>
                  <w:lang w:val="en"/>
                  <w:rPrChange w:id="280" w:author="Moriyama, Shoya/森山 翔也" w:date="2025-04-02T21:08:00Z">
                    <w:rPr>
                      <w:rFonts w:hint="eastAsia"/>
                      <w:color w:val="FF0000"/>
                      <w:sz w:val="18"/>
                      <w:lang w:val="en"/>
                    </w:rPr>
                  </w:rPrChange>
                </w:rPr>
                <w:t>チケット</w:t>
              </w:r>
              <w:r w:rsidRPr="007C3599">
                <w:rPr>
                  <w:sz w:val="18"/>
                  <w:lang w:val="en"/>
                  <w:rPrChange w:id="281" w:author="Moriyama, Shoya/森山 翔也" w:date="2025-04-02T21:08:00Z">
                    <w:rPr>
                      <w:color w:val="FF0000"/>
                      <w:sz w:val="18"/>
                      <w:lang w:val="en"/>
                    </w:rPr>
                  </w:rPrChange>
                </w:rPr>
                <w:t xml:space="preserve">/Affected JIRA ticket: </w:t>
              </w:r>
            </w:ins>
            <w:ins w:id="282" w:author="Kashima, Takuya/鹿島 卓也" w:date="2022-10-11T19:41:00Z">
              <w:r w:rsidRPr="007C3599">
                <w:rPr>
                  <w:sz w:val="18"/>
                  <w:lang w:val="en"/>
                  <w:rPrChange w:id="283" w:author="Moriyama, Shoya/森山 翔也" w:date="2025-04-02T21:08:00Z">
                    <w:rPr>
                      <w:color w:val="FF0000"/>
                      <w:sz w:val="18"/>
                      <w:lang w:val="en"/>
                    </w:rPr>
                  </w:rPrChange>
                </w:rPr>
                <w:t>WNSDK24-3006</w:t>
              </w:r>
            </w:ins>
          </w:p>
          <w:p w14:paraId="3F07227F" w14:textId="23B3B50F" w:rsidR="009E14B2" w:rsidRPr="007C3599" w:rsidRDefault="009E14B2" w:rsidP="00D8511F">
            <w:pPr>
              <w:jc w:val="left"/>
              <w:rPr>
                <w:ins w:id="284" w:author="Kashima, Takuya/鹿島 卓也" w:date="2022-10-21T17:08:00Z"/>
                <w:sz w:val="18"/>
                <w:lang w:val="en"/>
                <w:rPrChange w:id="285" w:author="Moriyama, Shoya/森山 翔也" w:date="2025-04-02T21:08:00Z">
                  <w:rPr>
                    <w:ins w:id="286" w:author="Kashima, Takuya/鹿島 卓也" w:date="2022-10-21T17:08:00Z"/>
                    <w:color w:val="FF0000"/>
                    <w:sz w:val="18"/>
                    <w:lang w:val="en"/>
                  </w:rPr>
                </w:rPrChange>
              </w:rPr>
            </w:pPr>
            <w:ins w:id="287" w:author="Kashima, Takuya/鹿島 卓也" w:date="2022-10-11T19:42:00Z">
              <w:r w:rsidRPr="007C3599">
                <w:rPr>
                  <w:rFonts w:hint="eastAsia"/>
                  <w:sz w:val="18"/>
                  <w:lang w:val="en"/>
                  <w:rPrChange w:id="288" w:author="Moriyama, Shoya/森山 翔也" w:date="2025-04-02T21:08:00Z">
                    <w:rPr>
                      <w:rFonts w:hint="eastAsia"/>
                      <w:color w:val="FF0000"/>
                      <w:sz w:val="18"/>
                      <w:lang w:val="en"/>
                    </w:rPr>
                  </w:rPrChange>
                </w:rPr>
                <w:t>・</w:t>
              </w:r>
            </w:ins>
            <w:ins w:id="289" w:author="Kashima, Takuya/鹿島 卓也" w:date="2022-10-11T19:43:00Z">
              <w:r w:rsidRPr="007C3599">
                <w:rPr>
                  <w:rFonts w:hint="eastAsia"/>
                  <w:sz w:val="18"/>
                  <w:lang w:val="en"/>
                  <w:rPrChange w:id="290" w:author="Moriyama, Shoya/森山 翔也" w:date="2025-04-02T21:08:00Z">
                    <w:rPr>
                      <w:rFonts w:hint="eastAsia"/>
                      <w:color w:val="FF0000"/>
                      <w:sz w:val="18"/>
                      <w:lang w:val="en"/>
                    </w:rPr>
                  </w:rPrChange>
                </w:rPr>
                <w:t>目次</w:t>
              </w:r>
            </w:ins>
            <w:ins w:id="291" w:author="Kashima, Takuya/鹿島 卓也" w:date="2022-10-11T19:47:00Z">
              <w:r w:rsidRPr="007C3599">
                <w:rPr>
                  <w:sz w:val="18"/>
                  <w:lang w:val="en"/>
                  <w:rPrChange w:id="292" w:author="Moriyama, Shoya/森山 翔也" w:date="2025-04-02T21:08:00Z">
                    <w:rPr>
                      <w:color w:val="FF0000"/>
                      <w:sz w:val="18"/>
                      <w:lang w:val="en"/>
                    </w:rPr>
                  </w:rPrChange>
                </w:rPr>
                <w:t>T</w:t>
              </w:r>
            </w:ins>
            <w:ins w:id="293" w:author="Kashima, Takuya/鹿島 卓也" w:date="2022-10-11T19:48:00Z">
              <w:r w:rsidRPr="007C3599">
                <w:rPr>
                  <w:sz w:val="18"/>
                  <w:lang w:val="en"/>
                  <w:rPrChange w:id="294" w:author="Moriyama, Shoya/森山 翔也" w:date="2025-04-02T21:08:00Z">
                    <w:rPr>
                      <w:color w:val="FF0000"/>
                      <w:sz w:val="18"/>
                      <w:lang w:val="en"/>
                    </w:rPr>
                  </w:rPrChange>
                </w:rPr>
                <w:t>arget region</w:t>
              </w:r>
              <w:r w:rsidRPr="007C3599">
                <w:rPr>
                  <w:rFonts w:hint="eastAsia"/>
                  <w:sz w:val="18"/>
                  <w:lang w:val="en"/>
                  <w:rPrChange w:id="295" w:author="Moriyama, Shoya/森山 翔也" w:date="2025-04-02T21:08:00Z">
                    <w:rPr>
                      <w:rFonts w:hint="eastAsia"/>
                      <w:color w:val="FF0000"/>
                      <w:sz w:val="18"/>
                      <w:lang w:val="en"/>
                    </w:rPr>
                  </w:rPrChange>
                </w:rPr>
                <w:t>の情報は、『</w:t>
              </w:r>
              <w:r w:rsidRPr="007C3599">
                <w:rPr>
                  <w:sz w:val="18"/>
                  <w:lang w:val="en"/>
                  <w:rPrChange w:id="296" w:author="Moriyama, Shoya/森山 翔也" w:date="2025-04-02T21:08:00Z">
                    <w:rPr>
                      <w:color w:val="FF0000"/>
                      <w:sz w:val="18"/>
                      <w:lang w:val="en"/>
                    </w:rPr>
                  </w:rPrChange>
                </w:rPr>
                <w:t>24MM_Navi_Target region for 522 common requirement spec Ver.*.**.xlsx</w:t>
              </w:r>
              <w:r w:rsidRPr="007C3599">
                <w:rPr>
                  <w:rFonts w:hint="eastAsia"/>
                  <w:sz w:val="18"/>
                  <w:lang w:val="en"/>
                  <w:rPrChange w:id="297" w:author="Moriyama, Shoya/森山 翔也" w:date="2025-04-02T21:08:00Z">
                    <w:rPr>
                      <w:rFonts w:hint="eastAsia"/>
                      <w:color w:val="FF0000"/>
                      <w:sz w:val="18"/>
                      <w:lang w:val="en"/>
                    </w:rPr>
                  </w:rPrChange>
                </w:rPr>
                <w:t>』で管理する為、</w:t>
              </w:r>
            </w:ins>
            <w:ins w:id="298" w:author="Kashima, Takuya/鹿島 卓也" w:date="2022-10-11T19:43:00Z">
              <w:r w:rsidRPr="007C3599">
                <w:rPr>
                  <w:rFonts w:hint="eastAsia"/>
                  <w:sz w:val="18"/>
                  <w:lang w:val="en"/>
                  <w:rPrChange w:id="299" w:author="Moriyama, Shoya/森山 翔也" w:date="2025-04-02T21:08:00Z">
                    <w:rPr>
                      <w:rFonts w:hint="eastAsia"/>
                      <w:color w:val="FF0000"/>
                      <w:sz w:val="18"/>
                      <w:lang w:val="en"/>
                    </w:rPr>
                  </w:rPrChange>
                </w:rPr>
                <w:t>『</w:t>
              </w:r>
            </w:ins>
            <w:ins w:id="300" w:author="Kashima, Takuya/鹿島 卓也" w:date="2022-10-11T19:46:00Z">
              <w:r w:rsidRPr="007C3599">
                <w:rPr>
                  <w:sz w:val="18"/>
                  <w:lang w:val="en"/>
                  <w:rPrChange w:id="301" w:author="Moriyama, Shoya/森山 翔也" w:date="2025-04-02T21:08:00Z">
                    <w:rPr>
                      <w:color w:val="FF0000"/>
                      <w:sz w:val="18"/>
                      <w:lang w:val="en"/>
                    </w:rPr>
                  </w:rPrChange>
                </w:rPr>
                <w:t>5-1-1</w:t>
              </w:r>
            </w:ins>
            <w:ins w:id="302" w:author="Kashima, Takuya/鹿島 卓也" w:date="2022-10-11T19:47:00Z">
              <w:r w:rsidRPr="007C3599">
                <w:rPr>
                  <w:sz w:val="18"/>
                  <w:lang w:val="en"/>
                  <w:rPrChange w:id="303" w:author="Moriyama, Shoya/森山 翔也" w:date="2025-04-02T21:08:00Z">
                    <w:rPr>
                      <w:color w:val="FF0000"/>
                      <w:sz w:val="18"/>
                      <w:lang w:val="en"/>
                    </w:rPr>
                  </w:rPrChange>
                </w:rPr>
                <w:t>.</w:t>
              </w:r>
            </w:ins>
            <w:ins w:id="304" w:author="Kashima, Takuya/鹿島 卓也" w:date="2022-10-11T19:43:00Z">
              <w:r w:rsidRPr="007C3599">
                <w:rPr>
                  <w:sz w:val="18"/>
                  <w:lang w:val="en"/>
                  <w:rPrChange w:id="305" w:author="Moriyama, Shoya/森山 翔也" w:date="2025-04-02T21:08:00Z">
                    <w:rPr>
                      <w:color w:val="FF0000"/>
                      <w:sz w:val="18"/>
                      <w:lang w:val="en"/>
                    </w:rPr>
                  </w:rPrChange>
                </w:rPr>
                <w:t>Target country/region</w:t>
              </w:r>
              <w:r w:rsidRPr="007C3599">
                <w:rPr>
                  <w:rFonts w:hint="eastAsia"/>
                  <w:sz w:val="18"/>
                  <w:lang w:val="en"/>
                  <w:rPrChange w:id="306" w:author="Moriyama, Shoya/森山 翔也" w:date="2025-04-02T21:08:00Z">
                    <w:rPr>
                      <w:rFonts w:hint="eastAsia"/>
                      <w:color w:val="FF0000"/>
                      <w:sz w:val="18"/>
                      <w:lang w:val="en"/>
                    </w:rPr>
                  </w:rPrChange>
                </w:rPr>
                <w:t>』</w:t>
              </w:r>
            </w:ins>
            <w:ins w:id="307" w:author="Kashima, Takuya/鹿島 卓也" w:date="2022-10-11T19:47:00Z">
              <w:r w:rsidRPr="007C3599">
                <w:rPr>
                  <w:rFonts w:hint="eastAsia"/>
                  <w:sz w:val="18"/>
                  <w:lang w:val="en"/>
                  <w:rPrChange w:id="308" w:author="Moriyama, Shoya/森山 翔也" w:date="2025-04-02T21:08:00Z">
                    <w:rPr>
                      <w:rFonts w:hint="eastAsia"/>
                      <w:color w:val="FF0000"/>
                      <w:sz w:val="18"/>
                      <w:lang w:val="en"/>
                    </w:rPr>
                  </w:rPrChange>
                </w:rPr>
                <w:t>、『</w:t>
              </w:r>
              <w:r w:rsidRPr="007C3599">
                <w:rPr>
                  <w:sz w:val="18"/>
                  <w:lang w:val="en"/>
                  <w:rPrChange w:id="309" w:author="Moriyama, Shoya/森山 翔也" w:date="2025-04-02T21:08:00Z">
                    <w:rPr>
                      <w:color w:val="FF0000"/>
                      <w:sz w:val="18"/>
                      <w:lang w:val="en"/>
                    </w:rPr>
                  </w:rPrChange>
                </w:rPr>
                <w:t>5-2-1.Target countries and regions</w:t>
              </w:r>
              <w:r w:rsidRPr="007C3599">
                <w:rPr>
                  <w:rFonts w:hint="eastAsia"/>
                  <w:sz w:val="18"/>
                  <w:lang w:val="en"/>
                  <w:rPrChange w:id="310" w:author="Moriyama, Shoya/森山 翔也" w:date="2025-04-02T21:08:00Z">
                    <w:rPr>
                      <w:rFonts w:hint="eastAsia"/>
                      <w:color w:val="FF0000"/>
                      <w:sz w:val="18"/>
                      <w:lang w:val="en"/>
                    </w:rPr>
                  </w:rPrChange>
                </w:rPr>
                <w:t>』</w:t>
              </w:r>
            </w:ins>
            <w:ins w:id="311" w:author="Kashima, Takuya/鹿島 卓也" w:date="2022-10-11T19:43:00Z">
              <w:r w:rsidRPr="007C3599">
                <w:rPr>
                  <w:rFonts w:hint="eastAsia"/>
                  <w:sz w:val="18"/>
                  <w:lang w:val="en"/>
                  <w:rPrChange w:id="312" w:author="Moriyama, Shoya/森山 翔也" w:date="2025-04-02T21:08:00Z">
                    <w:rPr>
                      <w:rFonts w:hint="eastAsia"/>
                      <w:color w:val="FF0000"/>
                      <w:sz w:val="18"/>
                      <w:lang w:val="en"/>
                    </w:rPr>
                  </w:rPrChange>
                </w:rPr>
                <w:t>を取り消し線で削除</w:t>
              </w:r>
            </w:ins>
            <w:ins w:id="313" w:author="Kashima, Takuya/鹿島 卓也" w:date="2022-10-11T19:47:00Z">
              <w:r w:rsidRPr="007C3599">
                <w:rPr>
                  <w:rFonts w:hint="eastAsia"/>
                  <w:sz w:val="18"/>
                  <w:lang w:val="en"/>
                  <w:rPrChange w:id="314" w:author="Moriyama, Shoya/森山 翔也" w:date="2025-04-02T21:08:00Z">
                    <w:rPr>
                      <w:rFonts w:hint="eastAsia"/>
                      <w:color w:val="FF0000"/>
                      <w:sz w:val="18"/>
                      <w:lang w:val="en"/>
                    </w:rPr>
                  </w:rPrChange>
                </w:rPr>
                <w:t>。</w:t>
              </w:r>
            </w:ins>
          </w:p>
          <w:p w14:paraId="1FD39AA4" w14:textId="4DB519E2" w:rsidR="009E14B2" w:rsidRPr="007C3599" w:rsidRDefault="009E14B2">
            <w:pPr>
              <w:jc w:val="left"/>
              <w:rPr>
                <w:ins w:id="315" w:author="Kashima, Takuya/鹿島 卓也" w:date="2022-09-21T19:39:00Z"/>
                <w:sz w:val="18"/>
                <w:lang w:val="en"/>
                <w:rPrChange w:id="316" w:author="Moriyama, Shoya/森山 翔也" w:date="2025-04-02T21:08:00Z">
                  <w:rPr>
                    <w:ins w:id="317" w:author="Kashima, Takuya/鹿島 卓也" w:date="2022-09-21T19:39:00Z"/>
                    <w:sz w:val="21"/>
                    <w:szCs w:val="22"/>
                  </w:rPr>
                </w:rPrChange>
              </w:rPr>
              <w:pPrChange w:id="318" w:author="Kashima, Takuya/鹿島 卓也" w:date="2022-10-21T17:11:00Z">
                <w:pPr>
                  <w:framePr w:hSpace="142" w:wrap="around" w:vAnchor="text" w:hAnchor="margin" w:x="108" w:y="208"/>
                  <w:widowControl/>
                  <w:jc w:val="left"/>
                </w:pPr>
              </w:pPrChange>
            </w:pPr>
            <w:ins w:id="319" w:author="Kashima, Takuya/鹿島 卓也" w:date="2022-10-21T17:09:00Z">
              <w:r w:rsidRPr="007C3599">
                <w:rPr>
                  <w:sz w:val="18"/>
                  <w:lang w:val="en"/>
                  <w:rPrChange w:id="320" w:author="Moriyama, Shoya/森山 翔也" w:date="2025-04-02T21:08:00Z">
                    <w:rPr>
                      <w:color w:val="FF0000"/>
                      <w:sz w:val="18"/>
                      <w:lang w:val="en"/>
                    </w:rPr>
                  </w:rPrChange>
                </w:rPr>
                <w:t>T</w:t>
              </w:r>
            </w:ins>
            <w:ins w:id="321" w:author="Kashima, Takuya/鹿島 卓也" w:date="2022-10-21T17:08:00Z">
              <w:r w:rsidRPr="007C3599">
                <w:rPr>
                  <w:sz w:val="18"/>
                  <w:lang w:val="en"/>
                  <w:rPrChange w:id="322" w:author="Moriyama, Shoya/森山 翔也" w:date="2025-04-02T21:08:00Z">
                    <w:rPr>
                      <w:color w:val="FF0000"/>
                      <w:sz w:val="18"/>
                      <w:lang w:val="en"/>
                    </w:rPr>
                  </w:rPrChange>
                </w:rPr>
                <w:t xml:space="preserve">he table of contents for “Target region” </w:t>
              </w:r>
            </w:ins>
            <w:ins w:id="323" w:author="Kashima, Takuya/鹿島 卓也" w:date="2022-10-21T17:10:00Z">
              <w:r w:rsidRPr="007C3599">
                <w:rPr>
                  <w:sz w:val="18"/>
                  <w:lang w:val="en"/>
                  <w:rPrChange w:id="324" w:author="Moriyama, Shoya/森山 翔也" w:date="2025-04-02T21:08:00Z">
                    <w:rPr>
                      <w:color w:val="FF0000"/>
                      <w:sz w:val="18"/>
                      <w:lang w:val="en"/>
                    </w:rPr>
                  </w:rPrChange>
                </w:rPr>
                <w:t>should be referred with the</w:t>
              </w:r>
            </w:ins>
            <w:ins w:id="325" w:author="Kashima, Takuya/鹿島 卓也" w:date="2022-10-21T17:11:00Z">
              <w:r w:rsidRPr="007C3599">
                <w:rPr>
                  <w:sz w:val="18"/>
                  <w:lang w:val="en"/>
                  <w:rPrChange w:id="326" w:author="Moriyama, Shoya/森山 翔也" w:date="2025-04-02T21:08:00Z">
                    <w:rPr>
                      <w:color w:val="FF0000"/>
                      <w:sz w:val="18"/>
                      <w:lang w:val="en"/>
                    </w:rPr>
                  </w:rPrChange>
                </w:rPr>
                <w:t xml:space="preserve"> different file of “24MM_Navi_Target region for 522 common requirement spec Ver.*.**.xlsx”. </w:t>
              </w:r>
            </w:ins>
            <w:ins w:id="327" w:author="Kashima, Takuya/鹿島 卓也" w:date="2022-10-21T17:12:00Z">
              <w:r w:rsidRPr="007C3599">
                <w:rPr>
                  <w:sz w:val="18"/>
                  <w:lang w:val="en"/>
                  <w:rPrChange w:id="328" w:author="Moriyama, Shoya/森山 翔也" w:date="2025-04-02T21:08:00Z">
                    <w:rPr>
                      <w:color w:val="FF0000"/>
                      <w:sz w:val="18"/>
                      <w:lang w:val="en"/>
                    </w:rPr>
                  </w:rPrChange>
                </w:rPr>
                <w:t xml:space="preserve">The strikethrough </w:t>
              </w:r>
            </w:ins>
            <w:ins w:id="329" w:author="Kashima, Takuya/鹿島 卓也" w:date="2022-10-21T17:13:00Z">
              <w:r w:rsidRPr="007C3599">
                <w:rPr>
                  <w:sz w:val="18"/>
                  <w:lang w:val="en"/>
                  <w:rPrChange w:id="330" w:author="Moriyama, Shoya/森山 翔也" w:date="2025-04-02T21:08:00Z">
                    <w:rPr>
                      <w:color w:val="FF0000"/>
                      <w:sz w:val="18"/>
                      <w:lang w:val="en"/>
                    </w:rPr>
                  </w:rPrChange>
                </w:rPr>
                <w:t xml:space="preserve">was added for the both of the table of </w:t>
              </w:r>
              <w:r w:rsidRPr="007C3599">
                <w:rPr>
                  <w:sz w:val="18"/>
                  <w:lang w:val="en"/>
                  <w:rPrChange w:id="331" w:author="Moriyama, Shoya/森山 翔也" w:date="2025-04-02T21:08:00Z">
                    <w:rPr>
                      <w:color w:val="FF0000"/>
                      <w:sz w:val="18"/>
                      <w:lang w:val="en"/>
                    </w:rPr>
                  </w:rPrChange>
                </w:rPr>
                <w:lastRenderedPageBreak/>
                <w:t>contents “5-1-1.Target country/region” and “5-2-1.Target countries and regions”.</w:t>
              </w:r>
            </w:ins>
          </w:p>
        </w:tc>
        <w:tc>
          <w:tcPr>
            <w:tcW w:w="1275" w:type="dxa"/>
            <w:vAlign w:val="center"/>
          </w:tcPr>
          <w:p w14:paraId="3062BE4B" w14:textId="56456186" w:rsidR="009E14B2" w:rsidRPr="007C3599" w:rsidRDefault="009E14B2" w:rsidP="0036074E">
            <w:pPr>
              <w:jc w:val="center"/>
              <w:rPr>
                <w:ins w:id="332" w:author="Kashima, Takuya/鹿島 卓也" w:date="2022-09-21T19:39:00Z"/>
                <w:sz w:val="18"/>
                <w:lang w:val="en"/>
                <w:rPrChange w:id="333" w:author="Moriyama, Shoya/森山 翔也" w:date="2025-04-02T21:08:00Z">
                  <w:rPr>
                    <w:ins w:id="334" w:author="Kashima, Takuya/鹿島 卓也" w:date="2022-09-21T19:39:00Z"/>
                    <w:color w:val="FF0000"/>
                    <w:sz w:val="18"/>
                    <w:lang w:val="en"/>
                  </w:rPr>
                </w:rPrChange>
              </w:rPr>
            </w:pPr>
            <w:ins w:id="335" w:author="Kashima, Takuya/鹿島 卓也" w:date="2022-09-21T19:39:00Z">
              <w:r w:rsidRPr="007C3599">
                <w:rPr>
                  <w:sz w:val="18"/>
                  <w:lang w:val="en"/>
                  <w:rPrChange w:id="336" w:author="Moriyama, Shoya/森山 翔也" w:date="2025-04-02T21:08:00Z">
                    <w:rPr>
                      <w:color w:val="FF0000"/>
                      <w:sz w:val="18"/>
                      <w:lang w:val="en"/>
                    </w:rPr>
                  </w:rPrChange>
                </w:rPr>
                <w:lastRenderedPageBreak/>
                <w:t>VC Agent/LBS</w:t>
              </w:r>
            </w:ins>
          </w:p>
          <w:p w14:paraId="13E03A41" w14:textId="26769927" w:rsidR="009E14B2" w:rsidRPr="007C3599" w:rsidRDefault="009E14B2" w:rsidP="0036074E">
            <w:pPr>
              <w:jc w:val="center"/>
              <w:rPr>
                <w:ins w:id="337" w:author="Kashima, Takuya/鹿島 卓也" w:date="2022-09-21T19:39:00Z"/>
                <w:sz w:val="18"/>
                <w:lang w:val="en"/>
              </w:rPr>
            </w:pPr>
            <w:ins w:id="338" w:author="Kashima, Takuya/鹿島 卓也" w:date="2022-09-21T19:39:00Z">
              <w:r w:rsidRPr="007C3599">
                <w:rPr>
                  <w:sz w:val="18"/>
                  <w:lang w:val="en"/>
                  <w:rPrChange w:id="339" w:author="Moriyama, Shoya/森山 翔也" w:date="2025-04-02T21:08:00Z">
                    <w:rPr>
                      <w:color w:val="FF0000"/>
                      <w:sz w:val="18"/>
                      <w:lang w:val="en"/>
                    </w:rPr>
                  </w:rPrChange>
                </w:rPr>
                <w:t>Kashima</w:t>
              </w:r>
            </w:ins>
          </w:p>
        </w:tc>
        <w:tc>
          <w:tcPr>
            <w:tcW w:w="1872" w:type="dxa"/>
          </w:tcPr>
          <w:p w14:paraId="029F9BDD" w14:textId="19981CC8" w:rsidR="009E14B2" w:rsidRPr="007C3599" w:rsidRDefault="009E14B2">
            <w:pPr>
              <w:jc w:val="left"/>
              <w:rPr>
                <w:ins w:id="340" w:author="Iijima, Akira/飯島 玲" w:date="2022-12-13T17:31:00Z"/>
                <w:sz w:val="18"/>
                <w:lang w:val="en"/>
                <w:rPrChange w:id="341" w:author="Moriyama, Shoya/森山 翔也" w:date="2025-04-02T21:08:00Z">
                  <w:rPr>
                    <w:ins w:id="342" w:author="Iijima, Akira/飯島 玲" w:date="2022-12-13T17:31:00Z"/>
                    <w:color w:val="FF0000"/>
                    <w:sz w:val="18"/>
                    <w:lang w:val="en"/>
                  </w:rPr>
                </w:rPrChange>
              </w:rPr>
              <w:pPrChange w:id="343" w:author="Iijima, Akira/飯島 玲" w:date="2022-12-13T17:32:00Z">
                <w:pPr>
                  <w:framePr w:hSpace="142" w:wrap="around" w:vAnchor="text" w:hAnchor="margin" w:x="108" w:y="208"/>
                  <w:jc w:val="center"/>
                </w:pPr>
              </w:pPrChange>
            </w:pPr>
            <w:ins w:id="344" w:author="Iijima, Akira/飯島 玲" w:date="2022-12-13T17:31:00Z">
              <w:r w:rsidRPr="007C3599">
                <w:rPr>
                  <w:sz w:val="18"/>
                  <w:lang w:val="en"/>
                  <w:rPrChange w:id="345" w:author="Moriyama, Shoya/森山 翔也" w:date="2025-04-02T21:08:00Z">
                    <w:rPr>
                      <w:color w:val="FF0000"/>
                      <w:sz w:val="18"/>
                      <w:lang w:val="en"/>
                    </w:rPr>
                  </w:rPrChange>
                </w:rPr>
                <w:t>[理由]</w:t>
              </w:r>
            </w:ins>
          </w:p>
          <w:p w14:paraId="508676AC" w14:textId="55BAE391" w:rsidR="009E14B2" w:rsidRPr="007C3599" w:rsidRDefault="00321F23">
            <w:pPr>
              <w:jc w:val="left"/>
              <w:rPr>
                <w:ins w:id="346" w:author="Iijima, Akira/飯島 玲" w:date="2022-12-13T17:31:00Z"/>
                <w:sz w:val="18"/>
                <w:lang w:val="en"/>
                <w:rPrChange w:id="347" w:author="Moriyama, Shoya/森山 翔也" w:date="2025-04-02T21:08:00Z">
                  <w:rPr>
                    <w:ins w:id="348" w:author="Iijima, Akira/飯島 玲" w:date="2022-12-13T17:31:00Z"/>
                    <w:color w:val="FF0000"/>
                    <w:sz w:val="18"/>
                    <w:lang w:val="en"/>
                  </w:rPr>
                </w:rPrChange>
              </w:rPr>
              <w:pPrChange w:id="349" w:author="Iijima, Akira/飯島 玲" w:date="2022-12-13T17:32:00Z">
                <w:pPr>
                  <w:framePr w:hSpace="142" w:wrap="around" w:vAnchor="text" w:hAnchor="margin" w:x="108" w:y="208"/>
                  <w:jc w:val="center"/>
                </w:pPr>
              </w:pPrChange>
            </w:pPr>
            <w:ins w:id="350" w:author="Kashima, Takuya/鹿島 卓也" w:date="2023-03-13T14:03:00Z">
              <w:r w:rsidRPr="007C3599">
                <w:rPr>
                  <w:rFonts w:hint="eastAsia"/>
                  <w:sz w:val="18"/>
                  <w:lang w:val="en"/>
                  <w:rPrChange w:id="351" w:author="Moriyama, Shoya/森山 翔也" w:date="2025-04-02T21:08:00Z">
                    <w:rPr>
                      <w:rFonts w:hint="eastAsia"/>
                      <w:color w:val="000000" w:themeColor="text1"/>
                      <w:sz w:val="18"/>
                      <w:lang w:val="en"/>
                    </w:rPr>
                  </w:rPrChange>
                </w:rPr>
                <w:t>誤記訂正</w:t>
              </w:r>
            </w:ins>
          </w:p>
          <w:p w14:paraId="253A6321" w14:textId="6E2D65DB" w:rsidR="009E14B2" w:rsidRPr="007C3599" w:rsidDel="00321F23" w:rsidRDefault="009E14B2">
            <w:pPr>
              <w:jc w:val="left"/>
              <w:rPr>
                <w:ins w:id="352" w:author="Iijima, Akira/飯島 玲" w:date="2022-12-13T17:31:00Z"/>
                <w:del w:id="353" w:author="Kashima, Takuya/鹿島 卓也" w:date="2023-03-13T14:02:00Z"/>
                <w:sz w:val="18"/>
                <w:lang w:val="en"/>
                <w:rPrChange w:id="354" w:author="Moriyama, Shoya/森山 翔也" w:date="2025-04-02T21:08:00Z">
                  <w:rPr>
                    <w:ins w:id="355" w:author="Iijima, Akira/飯島 玲" w:date="2022-12-13T17:31:00Z"/>
                    <w:del w:id="356" w:author="Kashima, Takuya/鹿島 卓也" w:date="2023-03-13T14:02:00Z"/>
                    <w:color w:val="FF0000"/>
                    <w:sz w:val="18"/>
                    <w:lang w:val="en"/>
                  </w:rPr>
                </w:rPrChange>
              </w:rPr>
            </w:pPr>
            <w:ins w:id="357" w:author="Iijima, Akira/飯島 玲" w:date="2022-12-13T17:31:00Z">
              <w:del w:id="358" w:author="Kashima, Takuya/鹿島 卓也" w:date="2023-03-13T14:02:00Z">
                <w:r w:rsidRPr="007C3599" w:rsidDel="00321F23">
                  <w:rPr>
                    <w:rFonts w:hint="eastAsia"/>
                    <w:sz w:val="18"/>
                    <w:lang w:val="en"/>
                    <w:rPrChange w:id="359" w:author="Moriyama, Shoya/森山 翔也" w:date="2025-04-02T21:08:00Z">
                      <w:rPr>
                        <w:rFonts w:hint="eastAsia"/>
                        <w:color w:val="FF0000"/>
                        <w:sz w:val="18"/>
                        <w:lang w:val="en"/>
                      </w:rPr>
                    </w:rPrChange>
                  </w:rPr>
                  <w:delText>機能追加</w:delText>
                </w:r>
                <w:r w:rsidRPr="007C3599" w:rsidDel="00321F23">
                  <w:rPr>
                    <w:sz w:val="18"/>
                    <w:lang w:val="en"/>
                    <w:rPrChange w:id="360" w:author="Moriyama, Shoya/森山 翔也" w:date="2025-04-02T21:08:00Z">
                      <w:rPr>
                        <w:color w:val="FF0000"/>
                        <w:sz w:val="18"/>
                        <w:lang w:val="en"/>
                      </w:rPr>
                    </w:rPrChange>
                  </w:rPr>
                  <w:delText>/Function addition</w:delText>
                </w:r>
              </w:del>
            </w:ins>
          </w:p>
          <w:p w14:paraId="4BF9A7C7" w14:textId="59E00FD5" w:rsidR="009E14B2" w:rsidRPr="007C3599" w:rsidDel="00321F23" w:rsidRDefault="009E14B2">
            <w:pPr>
              <w:jc w:val="left"/>
              <w:rPr>
                <w:ins w:id="361" w:author="Iijima, Akira/飯島 玲" w:date="2022-12-13T17:31:00Z"/>
                <w:del w:id="362" w:author="Kashima, Takuya/鹿島 卓也" w:date="2023-03-13T14:02:00Z"/>
                <w:sz w:val="18"/>
                <w:lang w:val="en"/>
                <w:rPrChange w:id="363" w:author="Moriyama, Shoya/森山 翔也" w:date="2025-04-02T21:08:00Z">
                  <w:rPr>
                    <w:ins w:id="364" w:author="Iijima, Akira/飯島 玲" w:date="2022-12-13T17:31:00Z"/>
                    <w:del w:id="365" w:author="Kashima, Takuya/鹿島 卓也" w:date="2023-03-13T14:02:00Z"/>
                    <w:color w:val="FF0000"/>
                    <w:sz w:val="18"/>
                    <w:lang w:val="en"/>
                  </w:rPr>
                </w:rPrChange>
              </w:rPr>
            </w:pPr>
            <w:ins w:id="366" w:author="Iijima, Akira/飯島 玲" w:date="2022-12-13T17:31:00Z">
              <w:del w:id="367" w:author="Kashima, Takuya/鹿島 卓也" w:date="2023-03-13T14:02:00Z">
                <w:r w:rsidRPr="007C3599" w:rsidDel="00321F23">
                  <w:rPr>
                    <w:rFonts w:hint="eastAsia"/>
                    <w:sz w:val="18"/>
                    <w:lang w:val="en"/>
                    <w:rPrChange w:id="368" w:author="Moriyama, Shoya/森山 翔也" w:date="2025-04-02T21:08:00Z">
                      <w:rPr>
                        <w:rFonts w:hint="eastAsia"/>
                        <w:color w:val="FF0000"/>
                        <w:sz w:val="18"/>
                        <w:lang w:val="en"/>
                      </w:rPr>
                    </w:rPrChange>
                  </w:rPr>
                  <w:delText>変連番号</w:delText>
                </w:r>
                <w:r w:rsidRPr="007C3599" w:rsidDel="00321F23">
                  <w:rPr>
                    <w:sz w:val="18"/>
                    <w:lang w:val="en"/>
                    <w:rPrChange w:id="369" w:author="Moriyama, Shoya/森山 翔也" w:date="2025-04-02T21:08:00Z">
                      <w:rPr>
                        <w:color w:val="FF0000"/>
                        <w:sz w:val="18"/>
                        <w:lang w:val="en"/>
                      </w:rPr>
                    </w:rPrChange>
                  </w:rPr>
                  <w:delText>:【140-1</w:delText>
                </w:r>
                <w:r w:rsidRPr="007C3599" w:rsidDel="00321F23">
                  <w:rPr>
                    <w:rFonts w:hint="eastAsia"/>
                    <w:sz w:val="18"/>
                    <w:lang w:val="en"/>
                    <w:rPrChange w:id="370" w:author="Moriyama, Shoya/森山 翔也" w:date="2025-04-02T21:08:00Z">
                      <w:rPr>
                        <w:rFonts w:hint="eastAsia"/>
                        <w:color w:val="FF0000"/>
                        <w:sz w:val="18"/>
                        <w:lang w:val="en"/>
                      </w:rPr>
                    </w:rPrChange>
                  </w:rPr>
                  <w:delText>】</w:delText>
                </w:r>
              </w:del>
            </w:ins>
          </w:p>
          <w:p w14:paraId="58B820AA" w14:textId="06FAA2B7" w:rsidR="009E14B2" w:rsidRPr="007C3599" w:rsidDel="00321F23" w:rsidRDefault="009E14B2" w:rsidP="009E14B2">
            <w:pPr>
              <w:jc w:val="left"/>
              <w:rPr>
                <w:ins w:id="371" w:author="Iijima, Akira/飯島 玲" w:date="2022-12-13T17:33:00Z"/>
                <w:del w:id="372" w:author="Kashima, Takuya/鹿島 卓也" w:date="2023-03-13T14:02:00Z"/>
                <w:sz w:val="18"/>
                <w:lang w:val="en"/>
                <w:rPrChange w:id="373" w:author="Moriyama, Shoya/森山 翔也" w:date="2025-04-02T21:08:00Z">
                  <w:rPr>
                    <w:ins w:id="374" w:author="Iijima, Akira/飯島 玲" w:date="2022-12-13T17:33:00Z"/>
                    <w:del w:id="375" w:author="Kashima, Takuya/鹿島 卓也" w:date="2023-03-13T14:02:00Z"/>
                    <w:color w:val="FF0000"/>
                    <w:sz w:val="18"/>
                    <w:lang w:val="en"/>
                  </w:rPr>
                </w:rPrChange>
              </w:rPr>
            </w:pPr>
            <w:ins w:id="376" w:author="Iijima, Akira/飯島 玲" w:date="2022-12-13T17:33:00Z">
              <w:del w:id="377" w:author="Kashima, Takuya/鹿島 卓也" w:date="2023-03-13T14:02:00Z">
                <w:r w:rsidRPr="007C3599" w:rsidDel="00321F23">
                  <w:rPr>
                    <w:sz w:val="18"/>
                    <w:lang w:val="en"/>
                    <w:rPrChange w:id="378" w:author="Moriyama, Shoya/森山 翔也" w:date="2025-04-02T21:08:00Z">
                      <w:rPr>
                        <w:color w:val="FF0000"/>
                        <w:sz w:val="18"/>
                        <w:lang w:val="en"/>
                      </w:rPr>
                    </w:rPrChange>
                  </w:rPr>
                  <w:delText>SU</w:delText>
                </w:r>
                <w:r w:rsidRPr="007C3599" w:rsidDel="00321F23">
                  <w:rPr>
                    <w:rFonts w:hint="eastAsia"/>
                    <w:sz w:val="18"/>
                    <w:lang w:val="en"/>
                    <w:rPrChange w:id="379" w:author="Moriyama, Shoya/森山 翔也" w:date="2025-04-02T21:08:00Z">
                      <w:rPr>
                        <w:rFonts w:hint="eastAsia"/>
                        <w:color w:val="FF0000"/>
                        <w:sz w:val="18"/>
                        <w:lang w:val="en"/>
                      </w:rPr>
                    </w:rPrChange>
                  </w:rPr>
                  <w:delText>法規要件のトレサビ取得のため、</w:delText>
                </w:r>
              </w:del>
            </w:ins>
            <w:ins w:id="380" w:author="Iijima, Akira/飯島 玲" w:date="2022-12-13T17:32:00Z">
              <w:del w:id="381" w:author="Kashima, Takuya/鹿島 卓也" w:date="2023-03-13T14:02:00Z">
                <w:r w:rsidRPr="007C3599" w:rsidDel="00321F23">
                  <w:rPr>
                    <w:sz w:val="18"/>
                    <w:lang w:val="en"/>
                    <w:rPrChange w:id="382" w:author="Moriyama, Shoya/森山 翔也" w:date="2025-04-02T21:08:00Z">
                      <w:rPr>
                        <w:color w:val="FF0000"/>
                        <w:sz w:val="18"/>
                        <w:lang w:val="en"/>
                      </w:rPr>
                    </w:rPrChange>
                  </w:rPr>
                  <w:delText>21MM</w:delText>
                </w:r>
                <w:r w:rsidRPr="007C3599" w:rsidDel="00321F23">
                  <w:rPr>
                    <w:rFonts w:hint="eastAsia"/>
                    <w:sz w:val="18"/>
                    <w:lang w:val="en"/>
                    <w:rPrChange w:id="383" w:author="Moriyama, Shoya/森山 翔也" w:date="2025-04-02T21:08:00Z">
                      <w:rPr>
                        <w:rFonts w:hint="eastAsia"/>
                        <w:color w:val="FF0000"/>
                        <w:sz w:val="18"/>
                        <w:lang w:val="en"/>
                      </w:rPr>
                    </w:rPrChange>
                  </w:rPr>
                  <w:delText>キャリーで個別対応していた</w:delText>
                </w:r>
              </w:del>
            </w:ins>
            <w:ins w:id="384" w:author="Iijima, Akira/飯島 玲" w:date="2022-12-13T17:33:00Z">
              <w:del w:id="385" w:author="Kashima, Takuya/鹿島 卓也" w:date="2023-03-13T14:02:00Z">
                <w:r w:rsidRPr="007C3599" w:rsidDel="00321F23">
                  <w:rPr>
                    <w:rFonts w:hint="eastAsia"/>
                    <w:sz w:val="18"/>
                    <w:lang w:val="en"/>
                    <w:rPrChange w:id="386" w:author="Moriyama, Shoya/森山 翔也" w:date="2025-04-02T21:08:00Z">
                      <w:rPr>
                        <w:rFonts w:hint="eastAsia"/>
                        <w:color w:val="FF0000"/>
                        <w:sz w:val="18"/>
                        <w:lang w:val="en"/>
                      </w:rPr>
                    </w:rPrChange>
                  </w:rPr>
                  <w:delText>ダイアグ</w:delText>
                </w:r>
              </w:del>
            </w:ins>
            <w:ins w:id="387" w:author="Iijima, Akira/飯島 玲" w:date="2022-12-13T17:50:00Z">
              <w:del w:id="388" w:author="Kashima, Takuya/鹿島 卓也" w:date="2023-03-13T14:02:00Z">
                <w:r w:rsidR="00CE76F4" w:rsidRPr="007C3599" w:rsidDel="00321F23">
                  <w:rPr>
                    <w:rFonts w:hint="eastAsia"/>
                    <w:sz w:val="18"/>
                    <w:lang w:val="en"/>
                    <w:rPrChange w:id="389" w:author="Moriyama, Shoya/森山 翔也" w:date="2025-04-02T21:08:00Z">
                      <w:rPr>
                        <w:rFonts w:hint="eastAsia"/>
                        <w:color w:val="FF0000"/>
                        <w:sz w:val="18"/>
                        <w:lang w:val="en"/>
                      </w:rPr>
                    </w:rPrChange>
                  </w:rPr>
                  <w:delText>出力</w:delText>
                </w:r>
              </w:del>
            </w:ins>
            <w:ins w:id="390" w:author="Iijima, Akira/飯島 玲" w:date="2022-12-13T17:33:00Z">
              <w:del w:id="391" w:author="Kashima, Takuya/鹿島 卓也" w:date="2023-03-13T14:02:00Z">
                <w:r w:rsidRPr="007C3599" w:rsidDel="00321F23">
                  <w:rPr>
                    <w:rFonts w:hint="eastAsia"/>
                    <w:sz w:val="18"/>
                    <w:lang w:val="en"/>
                    <w:rPrChange w:id="392" w:author="Moriyama, Shoya/森山 翔也" w:date="2025-04-02T21:08:00Z">
                      <w:rPr>
                        <w:rFonts w:hint="eastAsia"/>
                        <w:color w:val="FF0000"/>
                        <w:sz w:val="18"/>
                        <w:lang w:val="en"/>
                      </w:rPr>
                    </w:rPrChange>
                  </w:rPr>
                  <w:delText>を標準ダイアグで対応することで標準化を実現。</w:delText>
                </w:r>
              </w:del>
            </w:ins>
          </w:p>
          <w:p w14:paraId="18E18B8E" w14:textId="148531F5" w:rsidR="009E14B2" w:rsidRPr="007C3599" w:rsidDel="00321F23" w:rsidRDefault="009E14B2" w:rsidP="009E14B2">
            <w:pPr>
              <w:jc w:val="left"/>
              <w:rPr>
                <w:ins w:id="393" w:author="Iijima, Akira/飯島 玲" w:date="2022-12-13T17:38:00Z"/>
                <w:del w:id="394" w:author="Kashima, Takuya/鹿島 卓也" w:date="2023-03-13T14:02:00Z"/>
                <w:sz w:val="18"/>
                <w:lang w:val="en"/>
                <w:rPrChange w:id="395" w:author="Moriyama, Shoya/森山 翔也" w:date="2025-04-02T21:08:00Z">
                  <w:rPr>
                    <w:ins w:id="396" w:author="Iijima, Akira/飯島 玲" w:date="2022-12-13T17:38:00Z"/>
                    <w:del w:id="397" w:author="Kashima, Takuya/鹿島 卓也" w:date="2023-03-13T14:02:00Z"/>
                    <w:color w:val="FF0000"/>
                    <w:sz w:val="18"/>
                    <w:lang w:val="en"/>
                  </w:rPr>
                </w:rPrChange>
              </w:rPr>
            </w:pPr>
            <w:ins w:id="398" w:author="Iijima, Akira/飯島 玲" w:date="2022-12-13T17:36:00Z">
              <w:del w:id="399" w:author="Kashima, Takuya/鹿島 卓也" w:date="2023-03-13T14:02:00Z">
                <w:r w:rsidRPr="007C3599" w:rsidDel="00321F23">
                  <w:rPr>
                    <w:sz w:val="18"/>
                    <w:lang w:val="en"/>
                    <w:rPrChange w:id="400" w:author="Moriyama, Shoya/森山 翔也" w:date="2025-04-02T21:08:00Z">
                      <w:rPr>
                        <w:color w:val="FF0000"/>
                        <w:sz w:val="18"/>
                        <w:lang w:val="en"/>
                      </w:rPr>
                    </w:rPrChange>
                  </w:rPr>
                  <w:delText>To</w:delText>
                </w:r>
              </w:del>
            </w:ins>
            <w:ins w:id="401" w:author="Iijima, Akira/飯島 玲" w:date="2022-12-13T17:33:00Z">
              <w:del w:id="402" w:author="Kashima, Takuya/鹿島 卓也" w:date="2023-03-13T14:02:00Z">
                <w:r w:rsidRPr="007C3599" w:rsidDel="00321F23">
                  <w:rPr>
                    <w:sz w:val="18"/>
                    <w:lang w:val="en"/>
                    <w:rPrChange w:id="403" w:author="Moriyama, Shoya/森山 翔也" w:date="2025-04-02T21:08:00Z">
                      <w:rPr>
                        <w:color w:val="FF0000"/>
                        <w:sz w:val="18"/>
                        <w:lang w:val="en"/>
                      </w:rPr>
                    </w:rPrChange>
                  </w:rPr>
                  <w:delText xml:space="preserve"> apply to UN-R156 </w:delText>
                </w:r>
              </w:del>
            </w:ins>
            <w:ins w:id="404" w:author="Iijima, Akira/飯島 玲" w:date="2022-12-13T17:34:00Z">
              <w:del w:id="405" w:author="Kashima, Takuya/鹿島 卓也" w:date="2023-03-13T14:02:00Z">
                <w:r w:rsidRPr="007C3599" w:rsidDel="00321F23">
                  <w:rPr>
                    <w:sz w:val="18"/>
                    <w:lang w:val="en"/>
                    <w:rPrChange w:id="406" w:author="Moriyama, Shoya/森山 翔也" w:date="2025-04-02T21:08:00Z">
                      <w:rPr>
                        <w:color w:val="FF0000"/>
                        <w:sz w:val="18"/>
                        <w:lang w:val="en"/>
                      </w:rPr>
                    </w:rPrChange>
                  </w:rPr>
                  <w:delText xml:space="preserve">for traceability of map, we carried 21MM spec to </w:delText>
                </w:r>
              </w:del>
            </w:ins>
            <w:ins w:id="407" w:author="Iijima, Akira/飯島 玲" w:date="2022-12-13T17:35:00Z">
              <w:del w:id="408" w:author="Kashima, Takuya/鹿島 卓也" w:date="2023-03-13T14:02:00Z">
                <w:r w:rsidRPr="007C3599" w:rsidDel="00321F23">
                  <w:rPr>
                    <w:sz w:val="18"/>
                    <w:lang w:val="en"/>
                    <w:rPrChange w:id="409" w:author="Moriyama, Shoya/森山 翔也" w:date="2025-04-02T21:08:00Z">
                      <w:rPr>
                        <w:color w:val="FF0000"/>
                        <w:sz w:val="18"/>
                        <w:lang w:val="en"/>
                      </w:rPr>
                    </w:rPrChange>
                  </w:rPr>
                  <w:delText>output the traceability information in uni</w:delText>
                </w:r>
              </w:del>
            </w:ins>
            <w:ins w:id="410" w:author="Iijima, Akira/飯島 玲" w:date="2022-12-13T17:36:00Z">
              <w:del w:id="411" w:author="Kashima, Takuya/鹿島 卓也" w:date="2023-03-13T14:02:00Z">
                <w:r w:rsidRPr="007C3599" w:rsidDel="00321F23">
                  <w:rPr>
                    <w:sz w:val="18"/>
                    <w:lang w:val="en"/>
                    <w:rPrChange w:id="412" w:author="Moriyama, Shoya/森山 翔也" w:date="2025-04-02T21:08:00Z">
                      <w:rPr>
                        <w:color w:val="FF0000"/>
                        <w:sz w:val="18"/>
                        <w:lang w:val="en"/>
                      </w:rPr>
                    </w:rPrChange>
                  </w:rPr>
                  <w:delText>que way</w:delText>
                </w:r>
              </w:del>
            </w:ins>
            <w:ins w:id="413" w:author="Iijima, Akira/飯島 玲" w:date="2022-12-13T17:37:00Z">
              <w:del w:id="414" w:author="Kashima, Takuya/鹿島 卓也" w:date="2023-03-13T14:02:00Z">
                <w:r w:rsidRPr="007C3599" w:rsidDel="00321F23">
                  <w:rPr>
                    <w:sz w:val="18"/>
                    <w:lang w:val="en"/>
                    <w:rPrChange w:id="415" w:author="Moriyama, Shoya/森山 翔也" w:date="2025-04-02T21:08:00Z">
                      <w:rPr>
                        <w:color w:val="FF0000"/>
                        <w:sz w:val="18"/>
                        <w:lang w:val="en"/>
                      </w:rPr>
                    </w:rPrChange>
                  </w:rPr>
                  <w:delText>. We can realize standard way.</w:delText>
                </w:r>
              </w:del>
            </w:ins>
          </w:p>
          <w:p w14:paraId="45D40D29" w14:textId="54DA49FC" w:rsidR="009E14B2" w:rsidRPr="007C3599" w:rsidDel="00321F23" w:rsidRDefault="009E14B2" w:rsidP="009E14B2">
            <w:pPr>
              <w:jc w:val="left"/>
              <w:rPr>
                <w:ins w:id="416" w:author="Iijima, Akira/飯島 玲" w:date="2022-12-13T17:38:00Z"/>
                <w:del w:id="417" w:author="Kashima, Takuya/鹿島 卓也" w:date="2023-03-13T14:02:00Z"/>
                <w:sz w:val="18"/>
                <w:lang w:val="en"/>
                <w:rPrChange w:id="418" w:author="Moriyama, Shoya/森山 翔也" w:date="2025-04-02T21:08:00Z">
                  <w:rPr>
                    <w:ins w:id="419" w:author="Iijima, Akira/飯島 玲" w:date="2022-12-13T17:38:00Z"/>
                    <w:del w:id="420" w:author="Kashima, Takuya/鹿島 卓也" w:date="2023-03-13T14:02:00Z"/>
                    <w:color w:val="FF0000"/>
                    <w:sz w:val="18"/>
                    <w:lang w:val="en"/>
                  </w:rPr>
                </w:rPrChange>
              </w:rPr>
            </w:pPr>
          </w:p>
          <w:p w14:paraId="2D8FA3A6" w14:textId="26CACB16" w:rsidR="009E14B2" w:rsidRPr="007C3599" w:rsidDel="00321F23" w:rsidRDefault="009E14B2" w:rsidP="009E14B2">
            <w:pPr>
              <w:jc w:val="left"/>
              <w:rPr>
                <w:ins w:id="421" w:author="Iijima, Akira/飯島 玲" w:date="2022-12-13T17:38:00Z"/>
                <w:del w:id="422" w:author="Kashima, Takuya/鹿島 卓也" w:date="2023-03-13T14:02:00Z"/>
                <w:sz w:val="18"/>
                <w:lang w:val="en"/>
                <w:rPrChange w:id="423" w:author="Moriyama, Shoya/森山 翔也" w:date="2025-04-02T21:08:00Z">
                  <w:rPr>
                    <w:ins w:id="424" w:author="Iijima, Akira/飯島 玲" w:date="2022-12-13T17:38:00Z"/>
                    <w:del w:id="425" w:author="Kashima, Takuya/鹿島 卓也" w:date="2023-03-13T14:02:00Z"/>
                    <w:color w:val="FF0000"/>
                    <w:sz w:val="18"/>
                    <w:lang w:val="en"/>
                  </w:rPr>
                </w:rPrChange>
              </w:rPr>
            </w:pPr>
            <w:ins w:id="426" w:author="Iijima, Akira/飯島 玲" w:date="2022-12-13T17:38:00Z">
              <w:del w:id="427" w:author="Kashima, Takuya/鹿島 卓也" w:date="2023-03-13T14:02:00Z">
                <w:r w:rsidRPr="007C3599" w:rsidDel="00321F23">
                  <w:rPr>
                    <w:rFonts w:hint="eastAsia"/>
                    <w:sz w:val="18"/>
                    <w:lang w:val="en"/>
                    <w:rPrChange w:id="428" w:author="Moriyama, Shoya/森山 翔也" w:date="2025-04-02T21:08:00Z">
                      <w:rPr>
                        <w:rFonts w:hint="eastAsia"/>
                        <w:color w:val="FF0000"/>
                        <w:sz w:val="18"/>
                        <w:lang w:val="en"/>
                      </w:rPr>
                    </w:rPrChange>
                  </w:rPr>
                  <w:delText>機能追加</w:delText>
                </w:r>
                <w:r w:rsidRPr="007C3599" w:rsidDel="00321F23">
                  <w:rPr>
                    <w:sz w:val="18"/>
                    <w:lang w:val="en"/>
                    <w:rPrChange w:id="429" w:author="Moriyama, Shoya/森山 翔也" w:date="2025-04-02T21:08:00Z">
                      <w:rPr>
                        <w:color w:val="FF0000"/>
                        <w:sz w:val="18"/>
                        <w:lang w:val="en"/>
                      </w:rPr>
                    </w:rPrChange>
                  </w:rPr>
                  <w:delText>/Function addition</w:delText>
                </w:r>
              </w:del>
            </w:ins>
          </w:p>
          <w:p w14:paraId="7A85D232" w14:textId="6737A291" w:rsidR="009E14B2" w:rsidRPr="007C3599" w:rsidDel="00321F23" w:rsidRDefault="009E14B2" w:rsidP="009E14B2">
            <w:pPr>
              <w:jc w:val="left"/>
              <w:rPr>
                <w:ins w:id="430" w:author="Iijima, Akira/飯島 玲" w:date="2022-12-13T17:38:00Z"/>
                <w:del w:id="431" w:author="Kashima, Takuya/鹿島 卓也" w:date="2023-03-13T14:02:00Z"/>
                <w:sz w:val="18"/>
                <w:lang w:val="en"/>
                <w:rPrChange w:id="432" w:author="Moriyama, Shoya/森山 翔也" w:date="2025-04-02T21:08:00Z">
                  <w:rPr>
                    <w:ins w:id="433" w:author="Iijima, Akira/飯島 玲" w:date="2022-12-13T17:38:00Z"/>
                    <w:del w:id="434" w:author="Kashima, Takuya/鹿島 卓也" w:date="2023-03-13T14:02:00Z"/>
                    <w:color w:val="FF0000"/>
                    <w:sz w:val="18"/>
                    <w:lang w:val="en"/>
                  </w:rPr>
                </w:rPrChange>
              </w:rPr>
            </w:pPr>
            <w:ins w:id="435" w:author="Iijima, Akira/飯島 玲" w:date="2022-12-13T17:38:00Z">
              <w:del w:id="436" w:author="Kashima, Takuya/鹿島 卓也" w:date="2023-03-13T14:02:00Z">
                <w:r w:rsidRPr="007C3599" w:rsidDel="00321F23">
                  <w:rPr>
                    <w:rFonts w:hint="eastAsia"/>
                    <w:sz w:val="18"/>
                    <w:lang w:val="en"/>
                    <w:rPrChange w:id="437" w:author="Moriyama, Shoya/森山 翔也" w:date="2025-04-02T21:08:00Z">
                      <w:rPr>
                        <w:rFonts w:hint="eastAsia"/>
                        <w:color w:val="FF0000"/>
                        <w:sz w:val="18"/>
                        <w:lang w:val="en"/>
                      </w:rPr>
                    </w:rPrChange>
                  </w:rPr>
                  <w:delText>変連番号</w:delText>
                </w:r>
                <w:r w:rsidRPr="007C3599" w:rsidDel="00321F23">
                  <w:rPr>
                    <w:sz w:val="18"/>
                    <w:lang w:val="en"/>
                    <w:rPrChange w:id="438" w:author="Moriyama, Shoya/森山 翔也" w:date="2025-04-02T21:08:00Z">
                      <w:rPr>
                        <w:color w:val="FF0000"/>
                        <w:sz w:val="18"/>
                        <w:lang w:val="en"/>
                      </w:rPr>
                    </w:rPrChange>
                  </w:rPr>
                  <w:delText>:【142-1】,【142-2】</w:delText>
                </w:r>
              </w:del>
            </w:ins>
          </w:p>
          <w:p w14:paraId="68874915" w14:textId="10510EE6" w:rsidR="009E14B2" w:rsidRPr="007C3599" w:rsidDel="00321F23" w:rsidRDefault="000C1041" w:rsidP="009E14B2">
            <w:pPr>
              <w:jc w:val="left"/>
              <w:rPr>
                <w:ins w:id="439" w:author="Iijima, Akira/飯島 玲" w:date="2022-12-13T17:42:00Z"/>
                <w:del w:id="440" w:author="Kashima, Takuya/鹿島 卓也" w:date="2023-03-13T14:02:00Z"/>
                <w:sz w:val="18"/>
                <w:lang w:val="en"/>
                <w:rPrChange w:id="441" w:author="Moriyama, Shoya/森山 翔也" w:date="2025-04-02T21:08:00Z">
                  <w:rPr>
                    <w:ins w:id="442" w:author="Iijima, Akira/飯島 玲" w:date="2022-12-13T17:42:00Z"/>
                    <w:del w:id="443" w:author="Kashima, Takuya/鹿島 卓也" w:date="2023-03-13T14:02:00Z"/>
                    <w:color w:val="FF0000"/>
                    <w:sz w:val="18"/>
                    <w:lang w:val="en"/>
                  </w:rPr>
                </w:rPrChange>
              </w:rPr>
            </w:pPr>
            <w:ins w:id="444" w:author="Iijima, Akira/飯島 玲" w:date="2022-12-13T17:41:00Z">
              <w:del w:id="445" w:author="Kashima, Takuya/鹿島 卓也" w:date="2023-03-13T14:02:00Z">
                <w:r w:rsidRPr="007C3599" w:rsidDel="00321F23">
                  <w:rPr>
                    <w:rFonts w:hint="eastAsia"/>
                    <w:sz w:val="18"/>
                    <w:lang w:val="en"/>
                    <w:rPrChange w:id="446" w:author="Moriyama, Shoya/森山 翔也" w:date="2025-04-02T21:08:00Z">
                      <w:rPr>
                        <w:rFonts w:hint="eastAsia"/>
                        <w:color w:val="FF0000"/>
                        <w:sz w:val="18"/>
                        <w:lang w:val="en"/>
                      </w:rPr>
                    </w:rPrChange>
                  </w:rPr>
                  <w:delText>地図更新時にナビとして独自にソフト更新をする場合、</w:delText>
                </w:r>
                <w:r w:rsidRPr="007C3599" w:rsidDel="00321F23">
                  <w:rPr>
                    <w:sz w:val="18"/>
                    <w:lang w:val="en"/>
                    <w:rPrChange w:id="447" w:author="Moriyama, Shoya/森山 翔也" w:date="2025-04-02T21:08:00Z">
                      <w:rPr>
                        <w:color w:val="FF0000"/>
                        <w:sz w:val="18"/>
                        <w:lang w:val="en"/>
                      </w:rPr>
                    </w:rPrChange>
                  </w:rPr>
                  <w:delText>SUMS</w:delText>
                </w:r>
                <w:r w:rsidRPr="007C3599" w:rsidDel="00321F23">
                  <w:rPr>
                    <w:rFonts w:hint="eastAsia"/>
                    <w:sz w:val="18"/>
                    <w:lang w:val="en"/>
                    <w:rPrChange w:id="448" w:author="Moriyama, Shoya/森山 翔也" w:date="2025-04-02T21:08:00Z">
                      <w:rPr>
                        <w:rFonts w:hint="eastAsia"/>
                        <w:color w:val="FF0000"/>
                        <w:sz w:val="18"/>
                        <w:lang w:val="en"/>
                      </w:rPr>
                    </w:rPrChange>
                  </w:rPr>
                  <w:delText>認証が必要</w:delText>
                </w:r>
              </w:del>
            </w:ins>
            <w:ins w:id="449" w:author="Iijima, Akira/飯島 玲" w:date="2022-12-13T17:42:00Z">
              <w:del w:id="450" w:author="Kashima, Takuya/鹿島 卓也" w:date="2023-03-13T14:02:00Z">
                <w:r w:rsidRPr="007C3599" w:rsidDel="00321F23">
                  <w:rPr>
                    <w:rFonts w:hint="eastAsia"/>
                    <w:sz w:val="18"/>
                    <w:lang w:val="en"/>
                    <w:rPrChange w:id="451" w:author="Moriyama, Shoya/森山 翔也" w:date="2025-04-02T21:08:00Z">
                      <w:rPr>
                        <w:rFonts w:hint="eastAsia"/>
                        <w:color w:val="FF0000"/>
                        <w:sz w:val="18"/>
                        <w:lang w:val="en"/>
                      </w:rPr>
                    </w:rPrChange>
                  </w:rPr>
                  <w:delText>となってしまうため、ナビ地図とソフト更新を疎に作る。</w:delText>
                </w:r>
              </w:del>
            </w:ins>
          </w:p>
          <w:p w14:paraId="4F12A056" w14:textId="7CD79381" w:rsidR="000C1041" w:rsidRPr="007C3599" w:rsidRDefault="00321F23">
            <w:pPr>
              <w:jc w:val="left"/>
              <w:rPr>
                <w:ins w:id="452" w:author="Iijima, Akira/飯島 玲" w:date="2022-12-13T17:31:00Z"/>
                <w:sz w:val="18"/>
                <w:lang w:val="en"/>
                <w:rPrChange w:id="453" w:author="Moriyama, Shoya/森山 翔也" w:date="2025-04-02T21:08:00Z">
                  <w:rPr>
                    <w:ins w:id="454" w:author="Iijima, Akira/飯島 玲" w:date="2022-12-13T17:31:00Z"/>
                    <w:color w:val="FF0000"/>
                    <w:sz w:val="18"/>
                    <w:lang w:val="en"/>
                  </w:rPr>
                </w:rPrChange>
              </w:rPr>
              <w:pPrChange w:id="455" w:author="Iijima, Akira/飯島 玲" w:date="2022-12-13T17:32:00Z">
                <w:pPr>
                  <w:framePr w:hSpace="142" w:wrap="around" w:vAnchor="text" w:hAnchor="margin" w:x="108" w:y="208"/>
                  <w:jc w:val="center"/>
                </w:pPr>
              </w:pPrChange>
            </w:pPr>
            <w:ins w:id="456" w:author="Kashima, Takuya/鹿島 卓也" w:date="2023-03-13T14:03:00Z">
              <w:r w:rsidRPr="007C3599">
                <w:rPr>
                  <w:sz w:val="18"/>
                  <w:lang w:val="en"/>
                  <w:rPrChange w:id="457" w:author="Moriyama, Shoya/森山 翔也" w:date="2025-04-02T21:08:00Z">
                    <w:rPr>
                      <w:color w:val="000000" w:themeColor="text1"/>
                      <w:sz w:val="18"/>
                      <w:lang w:val="en"/>
                    </w:rPr>
                  </w:rPrChange>
                </w:rPr>
                <w:t>Modification for the specification document</w:t>
              </w:r>
            </w:ins>
            <w:ins w:id="458" w:author="Iijima, Akira/飯島 玲" w:date="2022-12-13T17:42:00Z">
              <w:del w:id="459" w:author="Kashima, Takuya/鹿島 卓也" w:date="2023-03-13T14:02:00Z">
                <w:r w:rsidR="000C1041" w:rsidRPr="007C3599" w:rsidDel="00321F23">
                  <w:rPr>
                    <w:sz w:val="18"/>
                    <w:lang w:val="en"/>
                    <w:rPrChange w:id="460" w:author="Moriyama, Shoya/森山 翔也" w:date="2025-04-02T21:08:00Z">
                      <w:rPr>
                        <w:color w:val="FF0000"/>
                        <w:sz w:val="18"/>
                        <w:lang w:val="en"/>
                      </w:rPr>
                    </w:rPrChange>
                  </w:rPr>
                  <w:delText xml:space="preserve">When HU update the </w:delText>
                </w:r>
              </w:del>
            </w:ins>
            <w:ins w:id="461" w:author="Iijima, Akira/飯島 玲" w:date="2022-12-13T17:44:00Z">
              <w:del w:id="462" w:author="Kashima, Takuya/鹿島 卓也" w:date="2023-03-13T14:02:00Z">
                <w:r w:rsidR="000C1041" w:rsidRPr="007C3599" w:rsidDel="00321F23">
                  <w:rPr>
                    <w:sz w:val="18"/>
                    <w:lang w:val="en"/>
                    <w:rPrChange w:id="463" w:author="Moriyama, Shoya/森山 翔也" w:date="2025-04-02T21:08:00Z">
                      <w:rPr>
                        <w:color w:val="FF0000"/>
                        <w:sz w:val="18"/>
                        <w:lang w:val="en"/>
                      </w:rPr>
                    </w:rPrChange>
                  </w:rPr>
                  <w:delText>software with using scheme inside navigation map update, it is ne</w:delText>
                </w:r>
              </w:del>
            </w:ins>
            <w:ins w:id="464" w:author="Iijima, Akira/飯島 玲" w:date="2022-12-13T17:45:00Z">
              <w:del w:id="465" w:author="Kashima, Takuya/鹿島 卓也" w:date="2023-03-13T14:02:00Z">
                <w:r w:rsidR="000C1041" w:rsidRPr="007C3599" w:rsidDel="00321F23">
                  <w:rPr>
                    <w:sz w:val="18"/>
                    <w:lang w:val="en"/>
                    <w:rPrChange w:id="466" w:author="Moriyama, Shoya/森山 翔也" w:date="2025-04-02T21:08:00Z">
                      <w:rPr>
                        <w:color w:val="FF0000"/>
                        <w:sz w:val="18"/>
                        <w:lang w:val="en"/>
                      </w:rPr>
                    </w:rPrChange>
                  </w:rPr>
                  <w:delText xml:space="preserve">cessary to get additional SUMS certification, so we design each update </w:delText>
                </w:r>
              </w:del>
            </w:ins>
            <w:ins w:id="467" w:author="Iijima, Akira/飯島 玲" w:date="2022-12-13T17:46:00Z">
              <w:del w:id="468" w:author="Kashima, Takuya/鹿島 卓也" w:date="2023-03-13T14:02:00Z">
                <w:r w:rsidR="000C1041" w:rsidRPr="007C3599" w:rsidDel="00321F23">
                  <w:rPr>
                    <w:sz w:val="18"/>
                    <w:lang w:val="en"/>
                    <w:rPrChange w:id="469" w:author="Moriyama, Shoya/森山 翔也" w:date="2025-04-02T21:08:00Z">
                      <w:rPr>
                        <w:color w:val="FF0000"/>
                        <w:sz w:val="18"/>
                        <w:lang w:val="en"/>
                      </w:rPr>
                    </w:rPrChange>
                  </w:rPr>
                  <w:delText>both</w:delText>
                </w:r>
              </w:del>
            </w:ins>
            <w:ins w:id="470" w:author="Iijima, Akira/飯島 玲" w:date="2022-12-13T17:45:00Z">
              <w:del w:id="471" w:author="Kashima, Takuya/鹿島 卓也" w:date="2023-03-13T14:02:00Z">
                <w:r w:rsidR="000C1041" w:rsidRPr="007C3599" w:rsidDel="00321F23">
                  <w:rPr>
                    <w:sz w:val="18"/>
                    <w:lang w:val="en"/>
                    <w:rPrChange w:id="472" w:author="Moriyama, Shoya/森山 翔也" w:date="2025-04-02T21:08:00Z">
                      <w:rPr>
                        <w:color w:val="FF0000"/>
                        <w:sz w:val="18"/>
                        <w:lang w:val="en"/>
                      </w:rPr>
                    </w:rPrChange>
                  </w:rPr>
                  <w:delText xml:space="preserve"> map data and software</w:delText>
                </w:r>
              </w:del>
            </w:ins>
            <w:ins w:id="473" w:author="Iijima, Akira/飯島 玲" w:date="2022-12-13T17:46:00Z">
              <w:del w:id="474" w:author="Kashima, Takuya/鹿島 卓也" w:date="2023-03-13T14:02:00Z">
                <w:r w:rsidR="000C1041" w:rsidRPr="007C3599" w:rsidDel="00321F23">
                  <w:rPr>
                    <w:sz w:val="18"/>
                    <w:lang w:val="en"/>
                    <w:rPrChange w:id="475" w:author="Moriyama, Shoya/森山 翔也" w:date="2025-04-02T21:08:00Z">
                      <w:rPr>
                        <w:color w:val="FF0000"/>
                        <w:sz w:val="18"/>
                        <w:lang w:val="en"/>
                      </w:rPr>
                    </w:rPrChange>
                  </w:rPr>
                  <w:delText xml:space="preserve"> with separately.</w:delText>
                </w:r>
              </w:del>
            </w:ins>
          </w:p>
        </w:tc>
        <w:tc>
          <w:tcPr>
            <w:tcW w:w="1417" w:type="dxa"/>
            <w:vAlign w:val="center"/>
          </w:tcPr>
          <w:p w14:paraId="1C279DB1" w14:textId="65D61933" w:rsidR="009E14B2" w:rsidRPr="007C3599" w:rsidRDefault="009E14B2" w:rsidP="0036074E">
            <w:pPr>
              <w:jc w:val="center"/>
              <w:rPr>
                <w:ins w:id="476" w:author="Kashima, Takuya/鹿島 卓也" w:date="2022-09-21T19:39:00Z"/>
                <w:sz w:val="18"/>
                <w:lang w:val="en"/>
              </w:rPr>
            </w:pPr>
            <w:ins w:id="477" w:author="Kashima, Takuya/鹿島 卓也" w:date="2022-09-21T19:39:00Z">
              <w:r w:rsidRPr="007C3599">
                <w:rPr>
                  <w:sz w:val="18"/>
                  <w:lang w:val="en"/>
                  <w:rPrChange w:id="478" w:author="Moriyama, Shoya/森山 翔也" w:date="2025-04-02T21:08:00Z">
                    <w:rPr>
                      <w:color w:val="FF0000"/>
                      <w:sz w:val="18"/>
                      <w:lang w:val="en"/>
                    </w:rPr>
                  </w:rPrChange>
                </w:rPr>
                <w:t>2022/</w:t>
              </w:r>
              <w:del w:id="479" w:author="Tawatari, Masataka/田渡 将隆" w:date="2022-12-13T19:14:00Z">
                <w:r w:rsidRPr="007C3599" w:rsidDel="00591A99">
                  <w:rPr>
                    <w:sz w:val="18"/>
                    <w:lang w:val="en"/>
                    <w:rPrChange w:id="480" w:author="Moriyama, Shoya/森山 翔也" w:date="2025-04-02T21:08:00Z">
                      <w:rPr>
                        <w:color w:val="FF0000"/>
                        <w:sz w:val="18"/>
                        <w:lang w:val="en"/>
                      </w:rPr>
                    </w:rPrChange>
                  </w:rPr>
                  <w:delText>9</w:delText>
                </w:r>
              </w:del>
            </w:ins>
            <w:ins w:id="481" w:author="Tawatari, Masataka/田渡 将隆" w:date="2022-12-13T19:14:00Z">
              <w:r w:rsidR="00591A99" w:rsidRPr="007C3599">
                <w:rPr>
                  <w:sz w:val="18"/>
                  <w:lang w:val="en"/>
                  <w:rPrChange w:id="482" w:author="Moriyama, Shoya/森山 翔也" w:date="2025-04-02T21:08:00Z">
                    <w:rPr>
                      <w:color w:val="FF0000"/>
                      <w:sz w:val="18"/>
                      <w:lang w:val="en"/>
                    </w:rPr>
                  </w:rPrChange>
                </w:rPr>
                <w:t>12</w:t>
              </w:r>
            </w:ins>
            <w:ins w:id="483" w:author="Kashima, Takuya/鹿島 卓也" w:date="2022-09-21T19:39:00Z">
              <w:r w:rsidRPr="007C3599">
                <w:rPr>
                  <w:sz w:val="18"/>
                  <w:lang w:val="en"/>
                  <w:rPrChange w:id="484" w:author="Moriyama, Shoya/森山 翔也" w:date="2025-04-02T21:08:00Z">
                    <w:rPr>
                      <w:color w:val="FF0000"/>
                      <w:sz w:val="18"/>
                      <w:lang w:val="en"/>
                    </w:rPr>
                  </w:rPrChange>
                </w:rPr>
                <w:t>/</w:t>
              </w:r>
              <w:del w:id="485" w:author="Tawatari, Masataka/田渡 将隆" w:date="2022-12-13T19:15:00Z">
                <w:r w:rsidRPr="007C3599" w:rsidDel="00591A99">
                  <w:rPr>
                    <w:sz w:val="18"/>
                    <w:lang w:val="en"/>
                    <w:rPrChange w:id="486" w:author="Moriyama, Shoya/森山 翔也" w:date="2025-04-02T21:08:00Z">
                      <w:rPr>
                        <w:color w:val="FF0000"/>
                        <w:sz w:val="18"/>
                        <w:lang w:val="en"/>
                      </w:rPr>
                    </w:rPrChange>
                  </w:rPr>
                  <w:delText>21</w:delText>
                </w:r>
              </w:del>
            </w:ins>
            <w:ins w:id="487" w:author="Tawatari, Masataka/田渡 将隆" w:date="2022-12-13T19:15:00Z">
              <w:r w:rsidR="00591A99" w:rsidRPr="007C3599">
                <w:rPr>
                  <w:sz w:val="18"/>
                  <w:lang w:val="en"/>
                  <w:rPrChange w:id="488" w:author="Moriyama, Shoya/森山 翔也" w:date="2025-04-02T21:08:00Z">
                    <w:rPr>
                      <w:color w:val="FF0000"/>
                      <w:sz w:val="18"/>
                      <w:lang w:val="en"/>
                    </w:rPr>
                  </w:rPrChange>
                </w:rPr>
                <w:t>16</w:t>
              </w:r>
            </w:ins>
          </w:p>
        </w:tc>
        <w:tc>
          <w:tcPr>
            <w:tcW w:w="681" w:type="dxa"/>
            <w:vAlign w:val="center"/>
          </w:tcPr>
          <w:p w14:paraId="36D94D1E" w14:textId="0D38A81F" w:rsidR="009E14B2" w:rsidRPr="007C3599" w:rsidRDefault="009E14B2" w:rsidP="0036074E">
            <w:pPr>
              <w:jc w:val="center"/>
              <w:rPr>
                <w:ins w:id="489" w:author="Kashima, Takuya/鹿島 卓也" w:date="2022-09-21T19:39:00Z"/>
                <w:sz w:val="18"/>
                <w:lang w:val="en"/>
              </w:rPr>
            </w:pPr>
            <w:ins w:id="490" w:author="Kashima, Takuya/鹿島 卓也" w:date="2022-09-21T19:39:00Z">
              <w:r w:rsidRPr="007C3599">
                <w:rPr>
                  <w:rFonts w:hint="eastAsia"/>
                  <w:sz w:val="18"/>
                  <w:lang w:val="en"/>
                  <w:rPrChange w:id="491" w:author="Moriyama, Shoya/森山 翔也" w:date="2025-04-02T21:08:00Z">
                    <w:rPr>
                      <w:rFonts w:hint="eastAsia"/>
                      <w:color w:val="FF0000"/>
                      <w:sz w:val="18"/>
                      <w:lang w:val="en"/>
                    </w:rPr>
                  </w:rPrChange>
                </w:rPr>
                <w:t>○</w:t>
              </w:r>
            </w:ins>
          </w:p>
        </w:tc>
      </w:tr>
      <w:tr w:rsidR="007C3599" w:rsidRPr="007C3599" w14:paraId="73CA0CB4" w14:textId="77777777" w:rsidTr="4A17D67C">
        <w:tblPrEx>
          <w:tblCellMar>
            <w:left w:w="99" w:type="dxa"/>
            <w:right w:w="99" w:type="dxa"/>
          </w:tblCellMar>
          <w:tblLook w:val="0000" w:firstRow="0" w:lastRow="0" w:firstColumn="0" w:lastColumn="0" w:noHBand="0" w:noVBand="0"/>
        </w:tblPrEx>
        <w:trPr>
          <w:trHeight w:val="85"/>
          <w:ins w:id="492" w:author="Kashima, Takuya/鹿島 卓也" w:date="2022-11-22T16:49:00Z"/>
        </w:trPr>
        <w:tc>
          <w:tcPr>
            <w:tcW w:w="846" w:type="dxa"/>
            <w:vAlign w:val="center"/>
          </w:tcPr>
          <w:p w14:paraId="4C8E9F68" w14:textId="77777777" w:rsidR="009E14B2" w:rsidRPr="007C3599" w:rsidRDefault="009E14B2" w:rsidP="00820640">
            <w:pPr>
              <w:jc w:val="center"/>
              <w:rPr>
                <w:ins w:id="493" w:author="Kashima, Takuya/鹿島 卓也" w:date="2022-11-22T16:50:00Z"/>
                <w:sz w:val="18"/>
                <w:lang w:val="en"/>
                <w:rPrChange w:id="494" w:author="Moriyama, Shoya/森山 翔也" w:date="2025-04-02T21:08:00Z">
                  <w:rPr>
                    <w:ins w:id="495" w:author="Kashima, Takuya/鹿島 卓也" w:date="2022-11-22T16:50:00Z"/>
                    <w:color w:val="FF0000"/>
                    <w:sz w:val="18"/>
                    <w:lang w:val="en"/>
                  </w:rPr>
                </w:rPrChange>
              </w:rPr>
            </w:pPr>
            <w:ins w:id="496" w:author="Kashima, Takuya/鹿島 卓也" w:date="2022-11-22T16:49:00Z">
              <w:r w:rsidRPr="007C3599">
                <w:rPr>
                  <w:sz w:val="18"/>
                  <w:lang w:val="en"/>
                  <w:rPrChange w:id="497" w:author="Moriyama, Shoya/森山 翔也" w:date="2025-04-02T21:08:00Z">
                    <w:rPr>
                      <w:color w:val="FF0000"/>
                      <w:sz w:val="18"/>
                      <w:lang w:val="en"/>
                    </w:rPr>
                  </w:rPrChange>
                </w:rPr>
                <w:t>1.60</w:t>
              </w:r>
            </w:ins>
          </w:p>
          <w:p w14:paraId="6C18851E" w14:textId="2E9A4800" w:rsidR="009E14B2" w:rsidRPr="007C3599" w:rsidRDefault="009E14B2" w:rsidP="00820640">
            <w:pPr>
              <w:jc w:val="center"/>
              <w:rPr>
                <w:ins w:id="498" w:author="Kashima, Takuya/鹿島 卓也" w:date="2022-11-22T16:49:00Z"/>
                <w:sz w:val="18"/>
                <w:lang w:val="en"/>
              </w:rPr>
            </w:pPr>
            <w:ins w:id="499" w:author="Kashima, Takuya/鹿島 卓也" w:date="2022-11-22T16:50:00Z">
              <w:r w:rsidRPr="007C3599">
                <w:rPr>
                  <w:sz w:val="18"/>
                  <w:lang w:val="en"/>
                  <w:rPrChange w:id="500" w:author="Moriyama, Shoya/森山 翔也" w:date="2025-04-02T21:08:00Z">
                    <w:rPr>
                      <w:color w:val="FF0000"/>
                      <w:sz w:val="18"/>
                      <w:lang w:val="en"/>
                    </w:rPr>
                  </w:rPrChange>
                </w:rPr>
                <w:t>Phase2</w:t>
              </w:r>
            </w:ins>
          </w:p>
        </w:tc>
        <w:tc>
          <w:tcPr>
            <w:tcW w:w="3657" w:type="dxa"/>
            <w:vAlign w:val="center"/>
          </w:tcPr>
          <w:p w14:paraId="03B7BBCD" w14:textId="45D9F2BE" w:rsidR="009E14B2" w:rsidRPr="007C3599" w:rsidRDefault="009E14B2" w:rsidP="00820640">
            <w:pPr>
              <w:jc w:val="left"/>
              <w:rPr>
                <w:ins w:id="501" w:author="Kashima, Takuya/鹿島 卓也" w:date="2022-11-22T16:49:00Z"/>
                <w:sz w:val="18"/>
                <w:lang w:val="en"/>
              </w:rPr>
            </w:pPr>
            <w:ins w:id="502" w:author="Kashima, Takuya/鹿島 卓也" w:date="2022-11-22T16:49:00Z">
              <w:r w:rsidRPr="007C3599">
                <w:rPr>
                  <w:sz w:val="18"/>
                  <w:lang w:val="en"/>
                  <w:rPrChange w:id="503" w:author="Moriyama, Shoya/森山 翔也" w:date="2025-04-02T21:08:00Z">
                    <w:rPr>
                      <w:color w:val="FF0000"/>
                      <w:sz w:val="18"/>
                      <w:lang w:val="en"/>
                    </w:rPr>
                  </w:rPrChange>
                </w:rPr>
                <w:t>To comply with DCQA24-463, updated the procedure in 5-2-2 to add clarity for regions that require USB update.</w:t>
              </w:r>
            </w:ins>
          </w:p>
        </w:tc>
        <w:tc>
          <w:tcPr>
            <w:tcW w:w="1275" w:type="dxa"/>
            <w:vAlign w:val="center"/>
          </w:tcPr>
          <w:p w14:paraId="3AAC4A2A" w14:textId="3A417B50" w:rsidR="009E14B2" w:rsidRPr="007C3599" w:rsidRDefault="009E14B2" w:rsidP="00820640">
            <w:pPr>
              <w:jc w:val="center"/>
              <w:rPr>
                <w:ins w:id="504" w:author="Kashima, Takuya/鹿島 卓也" w:date="2022-11-22T16:49:00Z"/>
                <w:sz w:val="18"/>
                <w:lang w:val="en"/>
              </w:rPr>
            </w:pPr>
            <w:ins w:id="505" w:author="Kashima, Takuya/鹿島 卓也" w:date="2022-11-22T16:49:00Z">
              <w:r w:rsidRPr="007C3599">
                <w:rPr>
                  <w:sz w:val="18"/>
                  <w:lang w:val="en"/>
                  <w:rPrChange w:id="506" w:author="Moriyama, Shoya/森山 翔也" w:date="2025-04-02T21:08:00Z">
                    <w:rPr>
                      <w:color w:val="FF0000"/>
                      <w:sz w:val="18"/>
                      <w:lang w:val="en"/>
                    </w:rPr>
                  </w:rPrChange>
                </w:rPr>
                <w:t>TMNA Yazid Kadir</w:t>
              </w:r>
            </w:ins>
          </w:p>
        </w:tc>
        <w:tc>
          <w:tcPr>
            <w:tcW w:w="1872" w:type="dxa"/>
          </w:tcPr>
          <w:p w14:paraId="7BD27950" w14:textId="77777777" w:rsidR="009E14B2" w:rsidRPr="007C3599" w:rsidRDefault="009E14B2" w:rsidP="00820640">
            <w:pPr>
              <w:jc w:val="center"/>
              <w:rPr>
                <w:ins w:id="507" w:author="Iijima, Akira/飯島 玲" w:date="2022-12-13T17:31:00Z"/>
                <w:sz w:val="18"/>
                <w:lang w:val="en"/>
                <w:rPrChange w:id="508" w:author="Moriyama, Shoya/森山 翔也" w:date="2025-04-02T21:08:00Z">
                  <w:rPr>
                    <w:ins w:id="509" w:author="Iijima, Akira/飯島 玲" w:date="2022-12-13T17:31:00Z"/>
                    <w:color w:val="FF0000"/>
                    <w:sz w:val="18"/>
                    <w:lang w:val="en"/>
                  </w:rPr>
                </w:rPrChange>
              </w:rPr>
            </w:pPr>
          </w:p>
        </w:tc>
        <w:tc>
          <w:tcPr>
            <w:tcW w:w="1417" w:type="dxa"/>
            <w:vAlign w:val="center"/>
          </w:tcPr>
          <w:p w14:paraId="7EA60AEA" w14:textId="6AD4B0C8" w:rsidR="009E14B2" w:rsidRPr="007C3599" w:rsidRDefault="009E14B2" w:rsidP="00820640">
            <w:pPr>
              <w:jc w:val="center"/>
              <w:rPr>
                <w:ins w:id="510" w:author="Kashima, Takuya/鹿島 卓也" w:date="2022-11-22T16:49:00Z"/>
                <w:sz w:val="18"/>
                <w:lang w:val="en"/>
              </w:rPr>
            </w:pPr>
            <w:ins w:id="511" w:author="Kashima, Takuya/鹿島 卓也" w:date="2022-11-22T16:49:00Z">
              <w:r w:rsidRPr="007C3599">
                <w:rPr>
                  <w:sz w:val="18"/>
                  <w:lang w:val="en"/>
                  <w:rPrChange w:id="512" w:author="Moriyama, Shoya/森山 翔也" w:date="2025-04-02T21:08:00Z">
                    <w:rPr>
                      <w:color w:val="FF0000"/>
                      <w:sz w:val="18"/>
                      <w:lang w:val="en"/>
                    </w:rPr>
                  </w:rPrChange>
                </w:rPr>
                <w:t>2022/</w:t>
              </w:r>
              <w:del w:id="513" w:author="Tawatari, Masataka/田渡 将隆" w:date="2022-12-13T19:15:00Z">
                <w:r w:rsidRPr="007C3599" w:rsidDel="00591A99">
                  <w:rPr>
                    <w:sz w:val="18"/>
                    <w:lang w:val="en"/>
                    <w:rPrChange w:id="514" w:author="Moriyama, Shoya/森山 翔也" w:date="2025-04-02T21:08:00Z">
                      <w:rPr>
                        <w:color w:val="FF0000"/>
                        <w:sz w:val="18"/>
                        <w:lang w:val="en"/>
                      </w:rPr>
                    </w:rPrChange>
                  </w:rPr>
                  <w:delText>9</w:delText>
                </w:r>
              </w:del>
            </w:ins>
            <w:ins w:id="515" w:author="Tawatari, Masataka/田渡 将隆" w:date="2022-12-13T19:15:00Z">
              <w:r w:rsidR="00591A99" w:rsidRPr="007C3599">
                <w:rPr>
                  <w:sz w:val="18"/>
                  <w:lang w:val="en"/>
                  <w:rPrChange w:id="516" w:author="Moriyama, Shoya/森山 翔也" w:date="2025-04-02T21:08:00Z">
                    <w:rPr>
                      <w:color w:val="FF0000"/>
                      <w:sz w:val="18"/>
                      <w:lang w:val="en"/>
                    </w:rPr>
                  </w:rPrChange>
                </w:rPr>
                <w:t>12</w:t>
              </w:r>
            </w:ins>
            <w:ins w:id="517" w:author="Kashima, Takuya/鹿島 卓也" w:date="2022-11-22T16:49:00Z">
              <w:r w:rsidRPr="007C3599">
                <w:rPr>
                  <w:sz w:val="18"/>
                  <w:lang w:val="en"/>
                  <w:rPrChange w:id="518" w:author="Moriyama, Shoya/森山 翔也" w:date="2025-04-02T21:08:00Z">
                    <w:rPr>
                      <w:color w:val="FF0000"/>
                      <w:sz w:val="18"/>
                      <w:lang w:val="en"/>
                    </w:rPr>
                  </w:rPrChange>
                </w:rPr>
                <w:t>/</w:t>
              </w:r>
              <w:del w:id="519" w:author="Tawatari, Masataka/田渡 将隆" w:date="2022-12-13T19:15:00Z">
                <w:r w:rsidRPr="007C3599" w:rsidDel="00591A99">
                  <w:rPr>
                    <w:sz w:val="18"/>
                    <w:lang w:val="en"/>
                    <w:rPrChange w:id="520" w:author="Moriyama, Shoya/森山 翔也" w:date="2025-04-02T21:08:00Z">
                      <w:rPr>
                        <w:color w:val="FF0000"/>
                        <w:sz w:val="18"/>
                        <w:lang w:val="en"/>
                      </w:rPr>
                    </w:rPrChange>
                  </w:rPr>
                  <w:delText>23</w:delText>
                </w:r>
              </w:del>
            </w:ins>
            <w:ins w:id="521" w:author="Tawatari, Masataka/田渡 将隆" w:date="2022-12-13T19:15:00Z">
              <w:r w:rsidR="00591A99" w:rsidRPr="007C3599">
                <w:rPr>
                  <w:sz w:val="18"/>
                  <w:lang w:val="en"/>
                  <w:rPrChange w:id="522" w:author="Moriyama, Shoya/森山 翔也" w:date="2025-04-02T21:08:00Z">
                    <w:rPr>
                      <w:color w:val="FF0000"/>
                      <w:sz w:val="18"/>
                      <w:lang w:val="en"/>
                    </w:rPr>
                  </w:rPrChange>
                </w:rPr>
                <w:t>16</w:t>
              </w:r>
            </w:ins>
          </w:p>
        </w:tc>
        <w:tc>
          <w:tcPr>
            <w:tcW w:w="681" w:type="dxa"/>
            <w:vAlign w:val="center"/>
          </w:tcPr>
          <w:p w14:paraId="42FDB529" w14:textId="7A3DC299" w:rsidR="009E14B2" w:rsidRPr="007C3599" w:rsidRDefault="009E14B2" w:rsidP="00820640">
            <w:pPr>
              <w:jc w:val="center"/>
              <w:rPr>
                <w:ins w:id="523" w:author="Kashima, Takuya/鹿島 卓也" w:date="2022-11-22T16:49:00Z"/>
                <w:sz w:val="18"/>
                <w:lang w:val="en"/>
              </w:rPr>
            </w:pPr>
            <w:ins w:id="524" w:author="Kashima, Takuya/鹿島 卓也" w:date="2022-11-22T16:49:00Z">
              <w:r w:rsidRPr="007C3599">
                <w:rPr>
                  <w:rFonts w:hint="eastAsia"/>
                  <w:sz w:val="18"/>
                  <w:lang w:val="en"/>
                </w:rPr>
                <w:t>〇</w:t>
              </w:r>
            </w:ins>
          </w:p>
        </w:tc>
      </w:tr>
      <w:tr w:rsidR="007C3599" w:rsidRPr="007C3599" w14:paraId="3BF72162" w14:textId="77777777" w:rsidTr="4A17D67C">
        <w:tblPrEx>
          <w:tblCellMar>
            <w:left w:w="99" w:type="dxa"/>
            <w:right w:w="99" w:type="dxa"/>
          </w:tblCellMar>
          <w:tblLook w:val="0000" w:firstRow="0" w:lastRow="0" w:firstColumn="0" w:lastColumn="0" w:noHBand="0" w:noVBand="0"/>
        </w:tblPrEx>
        <w:trPr>
          <w:trHeight w:val="85"/>
          <w:ins w:id="525" w:author="Tawatari, Masataka/田渡 将隆" w:date="2023-01-05T13:56:00Z"/>
        </w:trPr>
        <w:tc>
          <w:tcPr>
            <w:tcW w:w="846" w:type="dxa"/>
            <w:vMerge w:val="restart"/>
            <w:vAlign w:val="center"/>
          </w:tcPr>
          <w:p w14:paraId="2673A051" w14:textId="011A824B" w:rsidR="00F1669C" w:rsidRPr="007C3599" w:rsidRDefault="00F1669C" w:rsidP="00820640">
            <w:pPr>
              <w:jc w:val="center"/>
              <w:rPr>
                <w:ins w:id="526" w:author="Tawatari, Masataka/田渡 将隆" w:date="2023-01-05T13:56:00Z"/>
                <w:sz w:val="18"/>
                <w:lang w:val="en"/>
                <w:rPrChange w:id="527" w:author="Moriyama, Shoya/森山 翔也" w:date="2025-04-02T21:08:00Z">
                  <w:rPr>
                    <w:ins w:id="528" w:author="Tawatari, Masataka/田渡 将隆" w:date="2023-01-05T13:56:00Z"/>
                    <w:color w:val="000000" w:themeColor="text1"/>
                    <w:sz w:val="18"/>
                    <w:lang w:val="en"/>
                  </w:rPr>
                </w:rPrChange>
              </w:rPr>
            </w:pPr>
            <w:ins w:id="529" w:author="Tawatari, Masataka/田渡 将隆" w:date="2023-01-05T13:56:00Z">
              <w:r w:rsidRPr="007C3599">
                <w:rPr>
                  <w:sz w:val="18"/>
                  <w:lang w:val="en"/>
                  <w:rPrChange w:id="530" w:author="Moriyama, Shoya/森山 翔也" w:date="2025-04-02T21:08:00Z">
                    <w:rPr>
                      <w:color w:val="000000" w:themeColor="text1"/>
                      <w:sz w:val="18"/>
                      <w:lang w:val="en"/>
                    </w:rPr>
                  </w:rPrChange>
                </w:rPr>
                <w:t>1.70</w:t>
              </w:r>
            </w:ins>
          </w:p>
        </w:tc>
        <w:tc>
          <w:tcPr>
            <w:tcW w:w="3657" w:type="dxa"/>
            <w:vAlign w:val="center"/>
          </w:tcPr>
          <w:p w14:paraId="25E5F11C" w14:textId="77777777" w:rsidR="00F1669C" w:rsidRPr="007C3599" w:rsidRDefault="00F1669C" w:rsidP="00820640">
            <w:pPr>
              <w:jc w:val="left"/>
              <w:rPr>
                <w:ins w:id="531" w:author="Tawatari, Masataka/田渡 将隆" w:date="2023-01-05T13:57:00Z"/>
                <w:sz w:val="18"/>
                <w:lang w:val="en"/>
                <w:rPrChange w:id="532" w:author="Moriyama, Shoya/森山 翔也" w:date="2025-04-02T21:08:00Z">
                  <w:rPr>
                    <w:ins w:id="533" w:author="Tawatari, Masataka/田渡 将隆" w:date="2023-01-05T13:57:00Z"/>
                    <w:color w:val="000000" w:themeColor="text1"/>
                    <w:sz w:val="18"/>
                    <w:lang w:val="en"/>
                  </w:rPr>
                </w:rPrChange>
              </w:rPr>
            </w:pPr>
            <w:ins w:id="534" w:author="Tawatari, Masataka/田渡 将隆" w:date="2023-01-05T13:57:00Z">
              <w:r w:rsidRPr="007C3599">
                <w:rPr>
                  <w:sz w:val="18"/>
                  <w:lang w:val="en"/>
                  <w:rPrChange w:id="535" w:author="Moriyama, Shoya/森山 翔也" w:date="2025-04-02T21:08:00Z">
                    <w:rPr>
                      <w:color w:val="000000" w:themeColor="text1"/>
                      <w:sz w:val="18"/>
                      <w:lang w:val="en"/>
                    </w:rPr>
                  </w:rPrChange>
                </w:rPr>
                <w:t>NVJ24-9469</w:t>
              </w:r>
            </w:ins>
          </w:p>
          <w:p w14:paraId="4F5F4D98" w14:textId="77777777" w:rsidR="00F1669C" w:rsidRPr="007C3599" w:rsidRDefault="00F1669C" w:rsidP="00820640">
            <w:pPr>
              <w:jc w:val="left"/>
              <w:rPr>
                <w:ins w:id="536" w:author="Tawatari, Masataka/田渡 将隆" w:date="2023-01-05T13:59:00Z"/>
                <w:sz w:val="18"/>
                <w:lang w:val="en"/>
                <w:rPrChange w:id="537" w:author="Moriyama, Shoya/森山 翔也" w:date="2025-04-02T21:08:00Z">
                  <w:rPr>
                    <w:ins w:id="538" w:author="Tawatari, Masataka/田渡 将隆" w:date="2023-01-05T13:59:00Z"/>
                    <w:color w:val="000000" w:themeColor="text1"/>
                    <w:sz w:val="18"/>
                    <w:lang w:val="en"/>
                  </w:rPr>
                </w:rPrChange>
              </w:rPr>
            </w:pPr>
            <w:ins w:id="539" w:author="Tawatari, Masataka/田渡 将隆" w:date="2023-01-05T13:57:00Z">
              <w:r w:rsidRPr="007C3599">
                <w:rPr>
                  <w:sz w:val="18"/>
                  <w:lang w:val="en"/>
                  <w:rPrChange w:id="540" w:author="Moriyama, Shoya/森山 翔也" w:date="2025-04-02T21:08:00Z">
                    <w:rPr>
                      <w:color w:val="000000" w:themeColor="text1"/>
                      <w:sz w:val="18"/>
                      <w:lang w:val="en"/>
                    </w:rPr>
                  </w:rPrChange>
                </w:rPr>
                <w:t>5-1-2.</w:t>
              </w:r>
              <w:r w:rsidRPr="007C3599">
                <w:rPr>
                  <w:rFonts w:hint="eastAsia"/>
                  <w:sz w:val="18"/>
                  <w:lang w:val="en"/>
                  <w:rPrChange w:id="541" w:author="Moriyama, Shoya/森山 翔也" w:date="2025-04-02T21:08:00Z">
                    <w:rPr>
                      <w:rFonts w:hint="eastAsia"/>
                      <w:color w:val="000000" w:themeColor="text1"/>
                      <w:sz w:val="18"/>
                      <w:lang w:val="en"/>
                    </w:rPr>
                  </w:rPrChange>
                </w:rPr>
                <w:t>基本動作（正常系）</w:t>
              </w:r>
            </w:ins>
            <w:ins w:id="542" w:author="Tawatari, Masataka/田渡 将隆" w:date="2023-01-05T13:58:00Z">
              <w:r w:rsidRPr="007C3599">
                <w:rPr>
                  <w:rFonts w:hint="eastAsia"/>
                  <w:sz w:val="18"/>
                  <w:lang w:val="en"/>
                  <w:rPrChange w:id="543" w:author="Moriyama, Shoya/森山 翔也" w:date="2025-04-02T21:08:00Z">
                    <w:rPr>
                      <w:rFonts w:hint="eastAsia"/>
                      <w:color w:val="000000" w:themeColor="text1"/>
                      <w:sz w:val="18"/>
                      <w:lang w:val="en"/>
                    </w:rPr>
                  </w:rPrChange>
                </w:rPr>
                <w:t>内の一時地図更新の協調表示の機能廃止</w:t>
              </w:r>
            </w:ins>
          </w:p>
          <w:p w14:paraId="3CD9F9D3" w14:textId="535AC933" w:rsidR="00F1669C" w:rsidRPr="007C3599" w:rsidRDefault="00F1669C" w:rsidP="00820640">
            <w:pPr>
              <w:jc w:val="left"/>
              <w:rPr>
                <w:ins w:id="544" w:author="Tawatari, Masataka/田渡 将隆" w:date="2023-01-05T13:56:00Z"/>
                <w:sz w:val="18"/>
                <w:lang w:val="en"/>
                <w:rPrChange w:id="545" w:author="Moriyama, Shoya/森山 翔也" w:date="2025-04-02T21:08:00Z">
                  <w:rPr>
                    <w:ins w:id="546" w:author="Tawatari, Masataka/田渡 将隆" w:date="2023-01-05T13:56:00Z"/>
                    <w:color w:val="000000" w:themeColor="text1"/>
                    <w:sz w:val="18"/>
                    <w:lang w:val="en"/>
                  </w:rPr>
                </w:rPrChange>
              </w:rPr>
            </w:pPr>
            <w:ins w:id="547" w:author="Tawatari, Masataka/田渡 将隆" w:date="2023-01-05T13:59:00Z">
              <w:r w:rsidRPr="007C3599">
                <w:rPr>
                  <w:sz w:val="18"/>
                  <w:lang w:val="en"/>
                  <w:rPrChange w:id="548" w:author="Moriyama, Shoya/森山 翔也" w:date="2025-04-02T21:08:00Z">
                    <w:rPr>
                      <w:color w:val="000000" w:themeColor="text1"/>
                      <w:sz w:val="18"/>
                      <w:lang w:val="en"/>
                    </w:rPr>
                  </w:rPrChange>
                </w:rPr>
                <w:t>Deprecated functionality for highlighting temporary map updates</w:t>
              </w:r>
            </w:ins>
          </w:p>
        </w:tc>
        <w:tc>
          <w:tcPr>
            <w:tcW w:w="1275" w:type="dxa"/>
            <w:vAlign w:val="center"/>
          </w:tcPr>
          <w:p w14:paraId="468A9105" w14:textId="77777777" w:rsidR="00F1669C" w:rsidRPr="007C3599" w:rsidRDefault="00F1669C" w:rsidP="0089646B">
            <w:pPr>
              <w:jc w:val="center"/>
              <w:rPr>
                <w:ins w:id="549" w:author="Tawatari, Masataka/田渡 将隆" w:date="2023-01-05T13:56:00Z"/>
                <w:sz w:val="18"/>
                <w:lang w:val="en"/>
                <w:rPrChange w:id="550" w:author="Moriyama, Shoya/森山 翔也" w:date="2025-04-02T21:08:00Z">
                  <w:rPr>
                    <w:ins w:id="551" w:author="Tawatari, Masataka/田渡 将隆" w:date="2023-01-05T13:56:00Z"/>
                    <w:color w:val="000000" w:themeColor="text1"/>
                    <w:sz w:val="18"/>
                    <w:lang w:val="en"/>
                  </w:rPr>
                </w:rPrChange>
              </w:rPr>
            </w:pPr>
            <w:ins w:id="552" w:author="Tawatari, Masataka/田渡 将隆" w:date="2023-01-05T13:56:00Z">
              <w:r w:rsidRPr="007C3599">
                <w:rPr>
                  <w:sz w:val="18"/>
                  <w:lang w:val="en"/>
                  <w:rPrChange w:id="553" w:author="Moriyama, Shoya/森山 翔也" w:date="2025-04-02T21:08:00Z">
                    <w:rPr>
                      <w:color w:val="000000" w:themeColor="text1"/>
                      <w:sz w:val="18"/>
                      <w:lang w:val="en"/>
                    </w:rPr>
                  </w:rPrChange>
                </w:rPr>
                <w:t>VC Agent/LBS</w:t>
              </w:r>
            </w:ins>
          </w:p>
          <w:p w14:paraId="1151E88D" w14:textId="496CB97B" w:rsidR="00F1669C" w:rsidRPr="007C3599" w:rsidRDefault="00F1669C" w:rsidP="0089646B">
            <w:pPr>
              <w:jc w:val="center"/>
              <w:rPr>
                <w:ins w:id="554" w:author="Tawatari, Masataka/田渡 将隆" w:date="2023-01-05T13:56:00Z"/>
                <w:sz w:val="18"/>
                <w:lang w:val="en"/>
                <w:rPrChange w:id="555" w:author="Moriyama, Shoya/森山 翔也" w:date="2025-04-02T21:08:00Z">
                  <w:rPr>
                    <w:ins w:id="556" w:author="Tawatari, Masataka/田渡 将隆" w:date="2023-01-05T13:56:00Z"/>
                    <w:color w:val="000000" w:themeColor="text1"/>
                    <w:sz w:val="18"/>
                    <w:lang w:val="en"/>
                  </w:rPr>
                </w:rPrChange>
              </w:rPr>
            </w:pPr>
            <w:proofErr w:type="spellStart"/>
            <w:ins w:id="557" w:author="Tawatari, Masataka/田渡 将隆" w:date="2023-01-05T13:56:00Z">
              <w:r w:rsidRPr="007C3599">
                <w:rPr>
                  <w:sz w:val="18"/>
                  <w:lang w:val="en"/>
                  <w:rPrChange w:id="558" w:author="Moriyama, Shoya/森山 翔也" w:date="2025-04-02T21:08:00Z">
                    <w:rPr>
                      <w:color w:val="000000" w:themeColor="text1"/>
                      <w:sz w:val="18"/>
                      <w:lang w:val="en"/>
                    </w:rPr>
                  </w:rPrChange>
                </w:rPr>
                <w:t>Kumagai</w:t>
              </w:r>
              <w:proofErr w:type="spellEnd"/>
            </w:ins>
          </w:p>
        </w:tc>
        <w:tc>
          <w:tcPr>
            <w:tcW w:w="1872" w:type="dxa"/>
          </w:tcPr>
          <w:p w14:paraId="3102CD71" w14:textId="77777777" w:rsidR="00F1669C" w:rsidRPr="007C3599" w:rsidRDefault="00F1669C" w:rsidP="00820640">
            <w:pPr>
              <w:jc w:val="center"/>
              <w:rPr>
                <w:ins w:id="559" w:author="Tawatari, Masataka/田渡 将隆" w:date="2023-01-05T13:59:00Z"/>
                <w:sz w:val="18"/>
                <w:lang w:val="en"/>
                <w:rPrChange w:id="560" w:author="Moriyama, Shoya/森山 翔也" w:date="2025-04-02T21:08:00Z">
                  <w:rPr>
                    <w:ins w:id="561" w:author="Tawatari, Masataka/田渡 将隆" w:date="2023-01-05T13:59:00Z"/>
                    <w:color w:val="000000" w:themeColor="text1"/>
                    <w:sz w:val="18"/>
                    <w:lang w:val="en"/>
                  </w:rPr>
                </w:rPrChange>
              </w:rPr>
            </w:pPr>
            <w:ins w:id="562" w:author="Tawatari, Masataka/田渡 将隆" w:date="2023-01-05T13:59:00Z">
              <w:r w:rsidRPr="007C3599">
                <w:rPr>
                  <w:rFonts w:hint="eastAsia"/>
                  <w:sz w:val="18"/>
                  <w:lang w:val="en"/>
                  <w:rPrChange w:id="563" w:author="Moriyama, Shoya/森山 翔也" w:date="2025-04-02T21:08:00Z">
                    <w:rPr>
                      <w:rFonts w:hint="eastAsia"/>
                      <w:color w:val="000000" w:themeColor="text1"/>
                      <w:sz w:val="18"/>
                      <w:lang w:val="en"/>
                    </w:rPr>
                  </w:rPrChange>
                </w:rPr>
                <w:t>サービス有効性を再検証し廃止</w:t>
              </w:r>
            </w:ins>
          </w:p>
          <w:p w14:paraId="0E5314FC" w14:textId="2399342C" w:rsidR="00F1669C" w:rsidRPr="007C3599" w:rsidRDefault="00F1669C" w:rsidP="00820640">
            <w:pPr>
              <w:jc w:val="center"/>
              <w:rPr>
                <w:ins w:id="564" w:author="Tawatari, Masataka/田渡 将隆" w:date="2023-01-05T13:56:00Z"/>
                <w:sz w:val="18"/>
                <w:lang w:val="en"/>
                <w:rPrChange w:id="565" w:author="Moriyama, Shoya/森山 翔也" w:date="2025-04-02T21:08:00Z">
                  <w:rPr>
                    <w:ins w:id="566" w:author="Tawatari, Masataka/田渡 将隆" w:date="2023-01-05T13:56:00Z"/>
                    <w:color w:val="000000" w:themeColor="text1"/>
                    <w:sz w:val="18"/>
                    <w:lang w:val="en"/>
                  </w:rPr>
                </w:rPrChange>
              </w:rPr>
            </w:pPr>
            <w:ins w:id="567" w:author="Tawatari, Masataka/田渡 将隆" w:date="2023-01-05T13:59:00Z">
              <w:r w:rsidRPr="007C3599">
                <w:rPr>
                  <w:sz w:val="18"/>
                  <w:lang w:val="en"/>
                  <w:rPrChange w:id="568" w:author="Moriyama, Shoya/森山 翔也" w:date="2025-04-02T21:08:00Z">
                    <w:rPr>
                      <w:color w:val="000000" w:themeColor="text1"/>
                      <w:sz w:val="18"/>
                      <w:lang w:val="en"/>
                    </w:rPr>
                  </w:rPrChange>
                </w:rPr>
                <w:t>Revalidate service effectiveness and abolish</w:t>
              </w:r>
            </w:ins>
          </w:p>
        </w:tc>
        <w:tc>
          <w:tcPr>
            <w:tcW w:w="1417" w:type="dxa"/>
            <w:vAlign w:val="center"/>
          </w:tcPr>
          <w:p w14:paraId="2458BE06" w14:textId="343DAEA8" w:rsidR="00F1669C" w:rsidRPr="007C3599" w:rsidRDefault="00F1669C" w:rsidP="00820640">
            <w:pPr>
              <w:jc w:val="center"/>
              <w:rPr>
                <w:ins w:id="569" w:author="Tawatari, Masataka/田渡 将隆" w:date="2023-01-05T13:56:00Z"/>
                <w:sz w:val="18"/>
                <w:lang w:val="en"/>
                <w:rPrChange w:id="570" w:author="Moriyama, Shoya/森山 翔也" w:date="2025-04-02T21:08:00Z">
                  <w:rPr>
                    <w:ins w:id="571" w:author="Tawatari, Masataka/田渡 将隆" w:date="2023-01-05T13:56:00Z"/>
                    <w:color w:val="000000" w:themeColor="text1"/>
                    <w:sz w:val="18"/>
                    <w:lang w:val="en"/>
                  </w:rPr>
                </w:rPrChange>
              </w:rPr>
            </w:pPr>
            <w:ins w:id="572" w:author="Tawatari, Masataka/田渡 将隆" w:date="2023-01-05T13:58:00Z">
              <w:r w:rsidRPr="007C3599">
                <w:rPr>
                  <w:sz w:val="18"/>
                  <w:lang w:val="en"/>
                  <w:rPrChange w:id="573" w:author="Moriyama, Shoya/森山 翔也" w:date="2025-04-02T21:08:00Z">
                    <w:rPr>
                      <w:color w:val="000000" w:themeColor="text1"/>
                      <w:sz w:val="18"/>
                      <w:lang w:val="en"/>
                    </w:rPr>
                  </w:rPrChange>
                </w:rPr>
                <w:t>2022/</w:t>
              </w:r>
            </w:ins>
            <w:ins w:id="574" w:author="Tawatari, Masataka/田渡 将隆" w:date="2023-01-05T13:59:00Z">
              <w:r w:rsidRPr="007C3599">
                <w:rPr>
                  <w:sz w:val="18"/>
                  <w:lang w:val="en"/>
                  <w:rPrChange w:id="575" w:author="Moriyama, Shoya/森山 翔也" w:date="2025-04-02T21:08:00Z">
                    <w:rPr>
                      <w:color w:val="000000" w:themeColor="text1"/>
                      <w:sz w:val="18"/>
                      <w:lang w:val="en"/>
                    </w:rPr>
                  </w:rPrChange>
                </w:rPr>
                <w:t>3/17</w:t>
              </w:r>
            </w:ins>
          </w:p>
        </w:tc>
        <w:tc>
          <w:tcPr>
            <w:tcW w:w="681" w:type="dxa"/>
            <w:vAlign w:val="center"/>
          </w:tcPr>
          <w:p w14:paraId="7B7EA1AD" w14:textId="06A37F9E" w:rsidR="00F1669C" w:rsidRPr="007C3599" w:rsidRDefault="001252D7" w:rsidP="00820640">
            <w:pPr>
              <w:jc w:val="center"/>
              <w:rPr>
                <w:ins w:id="576" w:author="Tawatari, Masataka/田渡 将隆" w:date="2023-01-05T13:56:00Z"/>
                <w:sz w:val="18"/>
                <w:lang w:val="en"/>
                <w:rPrChange w:id="577" w:author="Moriyama, Shoya/森山 翔也" w:date="2025-04-02T21:08:00Z">
                  <w:rPr>
                    <w:ins w:id="578" w:author="Tawatari, Masataka/田渡 将隆" w:date="2023-01-05T13:56:00Z"/>
                    <w:color w:val="000000" w:themeColor="text1"/>
                    <w:sz w:val="18"/>
                    <w:lang w:val="en"/>
                  </w:rPr>
                </w:rPrChange>
              </w:rPr>
            </w:pPr>
            <w:ins w:id="579" w:author="Kashima, Takuya/鹿島 卓也" w:date="2023-03-13T14:08:00Z">
              <w:r w:rsidRPr="007C3599">
                <w:rPr>
                  <w:sz w:val="18"/>
                  <w:lang w:val="en"/>
                  <w:rPrChange w:id="580" w:author="Moriyama, Shoya/森山 翔也" w:date="2025-04-02T21:08:00Z">
                    <w:rPr>
                      <w:color w:val="FF0000"/>
                      <w:sz w:val="18"/>
                      <w:lang w:val="en"/>
                    </w:rPr>
                  </w:rPrChange>
                </w:rPr>
                <w:t>-</w:t>
              </w:r>
            </w:ins>
            <w:ins w:id="581" w:author="Tawatari, Masataka/田渡 将隆" w:date="2023-01-05T13:59:00Z">
              <w:del w:id="582" w:author="Kashima, Takuya/鹿島 卓也" w:date="2023-03-13T14:08:00Z">
                <w:r w:rsidR="00F1669C" w:rsidRPr="007C3599" w:rsidDel="001252D7">
                  <w:rPr>
                    <w:rFonts w:hint="eastAsia"/>
                    <w:sz w:val="18"/>
                    <w:lang w:val="en"/>
                    <w:rPrChange w:id="583" w:author="Moriyama, Shoya/森山 翔也" w:date="2025-04-02T21:08:00Z">
                      <w:rPr>
                        <w:rFonts w:hint="eastAsia"/>
                        <w:color w:val="000000" w:themeColor="text1"/>
                        <w:sz w:val="18"/>
                        <w:lang w:val="en"/>
                      </w:rPr>
                    </w:rPrChange>
                  </w:rPr>
                  <w:delText>〇</w:delText>
                </w:r>
              </w:del>
            </w:ins>
          </w:p>
        </w:tc>
      </w:tr>
      <w:tr w:rsidR="007C3599" w:rsidRPr="007C3599" w14:paraId="0F4E8ADD" w14:textId="77777777" w:rsidTr="4A17D67C">
        <w:tblPrEx>
          <w:tblCellMar>
            <w:left w:w="99" w:type="dxa"/>
            <w:right w:w="99" w:type="dxa"/>
          </w:tblCellMar>
          <w:tblLook w:val="0000" w:firstRow="0" w:lastRow="0" w:firstColumn="0" w:lastColumn="0" w:noHBand="0" w:noVBand="0"/>
        </w:tblPrEx>
        <w:trPr>
          <w:trHeight w:val="2330"/>
          <w:ins w:id="584" w:author="Iijima, Akira/飯島 玲" w:date="2023-01-10T14:56:00Z"/>
        </w:trPr>
        <w:tc>
          <w:tcPr>
            <w:tcW w:w="846" w:type="dxa"/>
            <w:vMerge/>
            <w:vAlign w:val="center"/>
          </w:tcPr>
          <w:p w14:paraId="20696E9D" w14:textId="77777777" w:rsidR="00F1669C" w:rsidRPr="007C3599" w:rsidRDefault="00F1669C" w:rsidP="00F1669C">
            <w:pPr>
              <w:jc w:val="center"/>
              <w:rPr>
                <w:ins w:id="585" w:author="Iijima, Akira/飯島 玲" w:date="2023-01-10T14:56:00Z"/>
                <w:sz w:val="18"/>
                <w:lang w:val="en"/>
                <w:rPrChange w:id="586" w:author="Moriyama, Shoya/森山 翔也" w:date="2025-04-02T21:08:00Z">
                  <w:rPr>
                    <w:ins w:id="587" w:author="Iijima, Akira/飯島 玲" w:date="2023-01-10T14:56:00Z"/>
                    <w:color w:val="FF0000"/>
                    <w:sz w:val="18"/>
                    <w:lang w:val="en"/>
                  </w:rPr>
                </w:rPrChange>
              </w:rPr>
            </w:pPr>
          </w:p>
        </w:tc>
        <w:tc>
          <w:tcPr>
            <w:tcW w:w="3657" w:type="dxa"/>
            <w:tcBorders>
              <w:top w:val="single" w:sz="4" w:space="0" w:color="auto"/>
              <w:left w:val="single" w:sz="4" w:space="0" w:color="auto"/>
              <w:bottom w:val="single" w:sz="4" w:space="0" w:color="auto"/>
              <w:right w:val="single" w:sz="4" w:space="0" w:color="auto"/>
            </w:tcBorders>
            <w:vAlign w:val="center"/>
          </w:tcPr>
          <w:p w14:paraId="0167E47E" w14:textId="77777777" w:rsidR="00F1669C" w:rsidRPr="007C3599" w:rsidRDefault="00F1669C" w:rsidP="00F1669C">
            <w:pPr>
              <w:jc w:val="left"/>
              <w:rPr>
                <w:ins w:id="588" w:author="Iijima, Akira/飯島 玲" w:date="2023-01-10T14:58:00Z"/>
                <w:sz w:val="18"/>
                <w:lang w:val="en"/>
                <w:rPrChange w:id="589" w:author="Moriyama, Shoya/森山 翔也" w:date="2025-04-02T21:08:00Z">
                  <w:rPr>
                    <w:ins w:id="590" w:author="Iijima, Akira/飯島 玲" w:date="2023-01-10T14:58:00Z"/>
                    <w:color w:val="000000" w:themeColor="text1"/>
                    <w:sz w:val="18"/>
                    <w:lang w:val="en"/>
                  </w:rPr>
                </w:rPrChange>
              </w:rPr>
            </w:pPr>
            <w:ins w:id="591" w:author="Iijima, Akira/飯島 玲" w:date="2023-01-10T14:58:00Z">
              <w:r w:rsidRPr="007C3599">
                <w:rPr>
                  <w:rFonts w:hint="eastAsia"/>
                  <w:sz w:val="18"/>
                  <w:lang w:val="en"/>
                  <w:rPrChange w:id="592" w:author="Moriyama, Shoya/森山 翔也" w:date="2025-04-02T21:08:00Z">
                    <w:rPr>
                      <w:rFonts w:hint="eastAsia"/>
                      <w:color w:val="000000" w:themeColor="text1"/>
                      <w:sz w:val="18"/>
                      <w:lang w:val="en"/>
                    </w:rPr>
                  </w:rPrChange>
                </w:rPr>
                <w:t>機能追加</w:t>
              </w:r>
              <w:r w:rsidRPr="007C3599">
                <w:rPr>
                  <w:sz w:val="18"/>
                  <w:lang w:val="en"/>
                  <w:rPrChange w:id="593" w:author="Moriyama, Shoya/森山 翔也" w:date="2025-04-02T21:08:00Z">
                    <w:rPr>
                      <w:color w:val="000000" w:themeColor="text1"/>
                      <w:sz w:val="18"/>
                      <w:lang w:val="en"/>
                    </w:rPr>
                  </w:rPrChange>
                </w:rPr>
                <w:t>/Function addition</w:t>
              </w:r>
            </w:ins>
          </w:p>
          <w:p w14:paraId="09B55E17" w14:textId="00B6A368" w:rsidR="00F1669C" w:rsidRPr="007C3599" w:rsidRDefault="00F1669C" w:rsidP="00F1669C">
            <w:pPr>
              <w:jc w:val="left"/>
              <w:rPr>
                <w:ins w:id="594" w:author="Iijima, Akira/飯島 玲" w:date="2023-01-10T14:58:00Z"/>
                <w:sz w:val="18"/>
                <w:lang w:val="en"/>
                <w:rPrChange w:id="595" w:author="Moriyama, Shoya/森山 翔也" w:date="2025-04-02T21:08:00Z">
                  <w:rPr>
                    <w:ins w:id="596" w:author="Iijima, Akira/飯島 玲" w:date="2023-01-10T14:58:00Z"/>
                    <w:color w:val="000000" w:themeColor="text1"/>
                    <w:sz w:val="18"/>
                    <w:lang w:val="en"/>
                  </w:rPr>
                </w:rPrChange>
              </w:rPr>
            </w:pPr>
            <w:ins w:id="597" w:author="Iijima, Akira/飯島 玲" w:date="2023-01-10T14:58:00Z">
              <w:r w:rsidRPr="007C3599">
                <w:rPr>
                  <w:rFonts w:hint="eastAsia"/>
                  <w:sz w:val="18"/>
                  <w:lang w:val="en"/>
                  <w:rPrChange w:id="598" w:author="Moriyama, Shoya/森山 翔也" w:date="2025-04-02T21:08:00Z">
                    <w:rPr>
                      <w:rFonts w:hint="eastAsia"/>
                      <w:color w:val="000000" w:themeColor="text1"/>
                      <w:sz w:val="18"/>
                      <w:lang w:val="en"/>
                    </w:rPr>
                  </w:rPrChange>
                </w:rPr>
                <w:t>変連番号</w:t>
              </w:r>
              <w:r w:rsidRPr="007C3599">
                <w:rPr>
                  <w:sz w:val="18"/>
                  <w:lang w:val="en"/>
                  <w:rPrChange w:id="599" w:author="Moriyama, Shoya/森山 翔也" w:date="2025-04-02T21:08:00Z">
                    <w:rPr>
                      <w:color w:val="000000" w:themeColor="text1"/>
                      <w:sz w:val="18"/>
                      <w:lang w:val="en"/>
                    </w:rPr>
                  </w:rPrChange>
                </w:rPr>
                <w:t>:DC24-9609</w:t>
              </w:r>
            </w:ins>
            <w:ins w:id="600" w:author="Iijima, Akira/飯島 玲" w:date="2023-01-12T19:03:00Z">
              <w:r w:rsidR="00AF047B" w:rsidRPr="007C3599">
                <w:rPr>
                  <w:sz w:val="18"/>
                  <w:lang w:val="en"/>
                  <w:rPrChange w:id="601" w:author="Moriyama, Shoya/森山 翔也" w:date="2025-04-02T21:08:00Z">
                    <w:rPr>
                      <w:color w:val="FF0000"/>
                      <w:sz w:val="18"/>
                      <w:lang w:val="en"/>
                    </w:rPr>
                  </w:rPrChange>
                </w:rPr>
                <w:t>, DC24-13</w:t>
              </w:r>
            </w:ins>
            <w:ins w:id="602" w:author="Kashima, Takuya/鹿島 卓也" w:date="2023-03-14T14:11:00Z">
              <w:r w:rsidR="006D40DB" w:rsidRPr="007C3599">
                <w:rPr>
                  <w:sz w:val="18"/>
                  <w:lang w:val="en"/>
                  <w:rPrChange w:id="603" w:author="Moriyama, Shoya/森山 翔也" w:date="2025-04-02T21:08:00Z">
                    <w:rPr>
                      <w:color w:val="FF0000"/>
                      <w:sz w:val="18"/>
                      <w:lang w:val="en"/>
                    </w:rPr>
                  </w:rPrChange>
                </w:rPr>
                <w:t>146</w:t>
              </w:r>
            </w:ins>
            <w:ins w:id="604" w:author="Iijima, Akira/飯島 玲" w:date="2023-01-12T19:03:00Z">
              <w:del w:id="605" w:author="Kashima, Takuya/鹿島 卓也" w:date="2023-03-14T14:11:00Z">
                <w:r w:rsidR="00AF047B" w:rsidRPr="007C3599" w:rsidDel="006D40DB">
                  <w:rPr>
                    <w:sz w:val="18"/>
                    <w:lang w:val="en"/>
                    <w:rPrChange w:id="606" w:author="Moriyama, Shoya/森山 翔也" w:date="2025-04-02T21:08:00Z">
                      <w:rPr>
                        <w:color w:val="FF0000"/>
                        <w:sz w:val="18"/>
                        <w:lang w:val="en"/>
                      </w:rPr>
                    </w:rPrChange>
                  </w:rPr>
                  <w:delText>615</w:delText>
                </w:r>
              </w:del>
            </w:ins>
          </w:p>
          <w:p w14:paraId="0DE74132" w14:textId="77777777" w:rsidR="00F1669C" w:rsidRPr="007C3599" w:rsidRDefault="00F1669C" w:rsidP="00F1669C">
            <w:pPr>
              <w:rPr>
                <w:ins w:id="607" w:author="Iijima, Akira/飯島 玲" w:date="2023-01-10T14:58:00Z"/>
                <w:sz w:val="18"/>
                <w:lang w:val="en"/>
                <w:rPrChange w:id="608" w:author="Moriyama, Shoya/森山 翔也" w:date="2025-04-02T21:08:00Z">
                  <w:rPr>
                    <w:ins w:id="609" w:author="Iijima, Akira/飯島 玲" w:date="2023-01-10T14:58:00Z"/>
                    <w:color w:val="000000" w:themeColor="text1"/>
                    <w:sz w:val="18"/>
                    <w:lang w:val="en"/>
                  </w:rPr>
                </w:rPrChange>
              </w:rPr>
            </w:pPr>
            <w:ins w:id="610" w:author="Iijima, Akira/飯島 玲" w:date="2023-01-10T14:58:00Z">
              <w:r w:rsidRPr="007C3599">
                <w:rPr>
                  <w:rFonts w:hint="eastAsia"/>
                  <w:sz w:val="18"/>
                  <w:lang w:val="en"/>
                  <w:rPrChange w:id="611" w:author="Moriyama, Shoya/森山 翔也" w:date="2025-04-02T21:08:00Z">
                    <w:rPr>
                      <w:rFonts w:hint="eastAsia"/>
                      <w:color w:val="000000" w:themeColor="text1"/>
                      <w:sz w:val="18"/>
                      <w:lang w:val="en"/>
                    </w:rPr>
                  </w:rPrChange>
                </w:rPr>
                <w:t>対象</w:t>
              </w:r>
              <w:r w:rsidRPr="007C3599">
                <w:rPr>
                  <w:sz w:val="18"/>
                  <w:lang w:val="en"/>
                  <w:rPrChange w:id="612" w:author="Moriyama, Shoya/森山 翔也" w:date="2025-04-02T21:08:00Z">
                    <w:rPr>
                      <w:color w:val="000000" w:themeColor="text1"/>
                      <w:sz w:val="18"/>
                      <w:lang w:val="en"/>
                    </w:rPr>
                  </w:rPrChange>
                </w:rPr>
                <w:t>JIRA</w:t>
              </w:r>
              <w:r w:rsidRPr="007C3599">
                <w:rPr>
                  <w:rFonts w:hint="eastAsia"/>
                  <w:sz w:val="18"/>
                  <w:lang w:val="en"/>
                  <w:rPrChange w:id="613" w:author="Moriyama, Shoya/森山 翔也" w:date="2025-04-02T21:08:00Z">
                    <w:rPr>
                      <w:rFonts w:hint="eastAsia"/>
                      <w:color w:val="000000" w:themeColor="text1"/>
                      <w:sz w:val="18"/>
                      <w:lang w:val="en"/>
                    </w:rPr>
                  </w:rPrChange>
                </w:rPr>
                <w:t>チケット</w:t>
              </w:r>
              <w:r w:rsidRPr="007C3599">
                <w:rPr>
                  <w:sz w:val="18"/>
                  <w:lang w:val="en"/>
                  <w:rPrChange w:id="614" w:author="Moriyama, Shoya/森山 翔也" w:date="2025-04-02T21:08:00Z">
                    <w:rPr>
                      <w:color w:val="000000" w:themeColor="text1"/>
                      <w:sz w:val="18"/>
                      <w:lang w:val="en"/>
                    </w:rPr>
                  </w:rPrChange>
                </w:rPr>
                <w:t>/Affected JIRA ticket: WNSDK24-3274</w:t>
              </w:r>
            </w:ins>
          </w:p>
          <w:p w14:paraId="7BBCD9EA" w14:textId="77777777" w:rsidR="00F1669C" w:rsidRPr="007C3599" w:rsidRDefault="00F1669C" w:rsidP="00F1669C">
            <w:pPr>
              <w:jc w:val="left"/>
              <w:rPr>
                <w:ins w:id="615" w:author="Iijima, Akira/飯島 玲" w:date="2023-01-10T14:58:00Z"/>
                <w:sz w:val="18"/>
                <w:lang w:val="en"/>
                <w:rPrChange w:id="616" w:author="Moriyama, Shoya/森山 翔也" w:date="2025-04-02T21:08:00Z">
                  <w:rPr>
                    <w:ins w:id="617" w:author="Iijima, Akira/飯島 玲" w:date="2023-01-10T14:58:00Z"/>
                    <w:color w:val="000000" w:themeColor="text1"/>
                    <w:sz w:val="18"/>
                    <w:lang w:val="en"/>
                  </w:rPr>
                </w:rPrChange>
              </w:rPr>
            </w:pPr>
            <w:ins w:id="618" w:author="Iijima, Akira/飯島 玲" w:date="2023-01-10T14:58:00Z">
              <w:r w:rsidRPr="007C3599">
                <w:rPr>
                  <w:rFonts w:hint="eastAsia"/>
                  <w:sz w:val="18"/>
                  <w:lang w:val="en"/>
                  <w:rPrChange w:id="619" w:author="Moriyama, Shoya/森山 翔也" w:date="2025-04-02T21:08:00Z">
                    <w:rPr>
                      <w:rFonts w:hint="eastAsia"/>
                      <w:color w:val="000000" w:themeColor="text1"/>
                      <w:sz w:val="18"/>
                      <w:lang w:val="en"/>
                    </w:rPr>
                  </w:rPrChange>
                </w:rPr>
                <w:t>・５－２－２．基本動作（正常系）</w:t>
              </w:r>
              <w:r w:rsidRPr="007C3599">
                <w:rPr>
                  <w:sz w:val="18"/>
                  <w:lang w:val="en"/>
                  <w:rPrChange w:id="620" w:author="Moriyama, Shoya/森山 翔也" w:date="2025-04-02T21:08:00Z">
                    <w:rPr>
                      <w:color w:val="000000" w:themeColor="text1"/>
                      <w:sz w:val="18"/>
                      <w:lang w:val="en"/>
                    </w:rPr>
                  </w:rPrChange>
                </w:rPr>
                <w:t xml:space="preserve"> Basic movements (normal system)</w:t>
              </w:r>
            </w:ins>
          </w:p>
          <w:p w14:paraId="1700D7CA" w14:textId="77777777" w:rsidR="00F1669C" w:rsidRPr="007C3599" w:rsidRDefault="00F1669C" w:rsidP="00F1669C">
            <w:pPr>
              <w:rPr>
                <w:ins w:id="621" w:author="Iijima, Akira/飯島 玲" w:date="2023-01-10T14:58:00Z"/>
                <w:rPrChange w:id="622" w:author="Moriyama, Shoya/森山 翔也" w:date="2025-04-02T21:08:00Z">
                  <w:rPr>
                    <w:ins w:id="623" w:author="Iijima, Akira/飯島 玲" w:date="2023-01-10T14:58:00Z"/>
                    <w:color w:val="000000" w:themeColor="text1"/>
                  </w:rPr>
                </w:rPrChange>
              </w:rPr>
            </w:pPr>
            <w:ins w:id="624" w:author="Iijima, Akira/飯島 玲" w:date="2023-01-10T14:58:00Z">
              <w:r w:rsidRPr="007C3599">
                <w:rPr>
                  <w:rFonts w:hint="eastAsia"/>
                  <w:rPrChange w:id="625" w:author="Moriyama, Shoya/森山 翔也" w:date="2025-04-02T21:08:00Z">
                    <w:rPr>
                      <w:rFonts w:hint="eastAsia"/>
                      <w:color w:val="000000" w:themeColor="text1"/>
                    </w:rPr>
                  </w:rPrChange>
                </w:rPr>
                <w:t>標準ダイアグにて地図品番が出力できることを追記。</w:t>
              </w:r>
            </w:ins>
          </w:p>
          <w:p w14:paraId="1663204D" w14:textId="77777777" w:rsidR="00F1669C" w:rsidRPr="007C3599" w:rsidRDefault="00F1669C" w:rsidP="00F1669C">
            <w:pPr>
              <w:rPr>
                <w:ins w:id="626" w:author="Iijima, Akira/飯島 玲" w:date="2023-01-10T14:58:00Z"/>
                <w:rPrChange w:id="627" w:author="Moriyama, Shoya/森山 翔也" w:date="2025-04-02T21:08:00Z">
                  <w:rPr>
                    <w:ins w:id="628" w:author="Iijima, Akira/飯島 玲" w:date="2023-01-10T14:58:00Z"/>
                    <w:color w:val="000000" w:themeColor="text1"/>
                  </w:rPr>
                </w:rPrChange>
              </w:rPr>
            </w:pPr>
            <w:ins w:id="629" w:author="Iijima, Akira/飯島 玲" w:date="2023-01-10T14:58:00Z">
              <w:r w:rsidRPr="007C3599">
                <w:rPr>
                  <w:rPrChange w:id="630" w:author="Moriyama, Shoya/森山 翔也" w:date="2025-04-02T21:08:00Z">
                    <w:rPr>
                      <w:color w:val="000000" w:themeColor="text1"/>
                    </w:rPr>
                  </w:rPrChange>
                </w:rPr>
                <w:t>Add the description for output the parts number of map via standard diag.</w:t>
              </w:r>
            </w:ins>
          </w:p>
          <w:p w14:paraId="73DADB1F" w14:textId="77777777" w:rsidR="00F1669C" w:rsidRPr="007C3599" w:rsidRDefault="00F1669C" w:rsidP="00F1669C">
            <w:pPr>
              <w:rPr>
                <w:ins w:id="631" w:author="Iijima, Akira/飯島 玲" w:date="2023-01-10T14:58:00Z"/>
                <w:rPrChange w:id="632" w:author="Moriyama, Shoya/森山 翔也" w:date="2025-04-02T21:08:00Z">
                  <w:rPr>
                    <w:ins w:id="633" w:author="Iijima, Akira/飯島 玲" w:date="2023-01-10T14:58:00Z"/>
                    <w:color w:val="000000" w:themeColor="text1"/>
                  </w:rPr>
                </w:rPrChange>
              </w:rPr>
            </w:pPr>
          </w:p>
          <w:p w14:paraId="2E153A76" w14:textId="77777777" w:rsidR="00F1669C" w:rsidRPr="007C3599" w:rsidRDefault="00F1669C" w:rsidP="00F1669C">
            <w:pPr>
              <w:jc w:val="left"/>
              <w:rPr>
                <w:ins w:id="634" w:author="Iijima, Akira/飯島 玲" w:date="2023-01-10T14:58:00Z"/>
                <w:strike/>
                <w:sz w:val="18"/>
                <w:lang w:val="en"/>
                <w:rPrChange w:id="635" w:author="Moriyama, Shoya/森山 翔也" w:date="2025-04-02T21:08:00Z">
                  <w:rPr>
                    <w:ins w:id="636" w:author="Iijima, Akira/飯島 玲" w:date="2023-01-10T14:58:00Z"/>
                    <w:color w:val="000000" w:themeColor="text1"/>
                    <w:sz w:val="18"/>
                    <w:lang w:val="en"/>
                  </w:rPr>
                </w:rPrChange>
              </w:rPr>
            </w:pPr>
            <w:ins w:id="637" w:author="Iijima, Akira/飯島 玲" w:date="2023-01-10T14:58:00Z">
              <w:r w:rsidRPr="007C3599">
                <w:rPr>
                  <w:rFonts w:hint="eastAsia"/>
                  <w:strike/>
                  <w:sz w:val="18"/>
                  <w:lang w:val="en"/>
                  <w:rPrChange w:id="638" w:author="Moriyama, Shoya/森山 翔也" w:date="2025-04-02T21:08:00Z">
                    <w:rPr>
                      <w:rFonts w:hint="eastAsia"/>
                      <w:color w:val="000000" w:themeColor="text1"/>
                      <w:sz w:val="18"/>
                      <w:lang w:val="en"/>
                    </w:rPr>
                  </w:rPrChange>
                </w:rPr>
                <w:t>機能追加</w:t>
              </w:r>
              <w:r w:rsidRPr="007C3599">
                <w:rPr>
                  <w:strike/>
                  <w:sz w:val="18"/>
                  <w:lang w:val="en"/>
                  <w:rPrChange w:id="639" w:author="Moriyama, Shoya/森山 翔也" w:date="2025-04-02T21:08:00Z">
                    <w:rPr>
                      <w:color w:val="000000" w:themeColor="text1"/>
                      <w:sz w:val="18"/>
                      <w:lang w:val="en"/>
                    </w:rPr>
                  </w:rPrChange>
                </w:rPr>
                <w:t>/Function addition</w:t>
              </w:r>
            </w:ins>
          </w:p>
          <w:p w14:paraId="7F7080A1" w14:textId="77777777" w:rsidR="00F1669C" w:rsidRPr="007C3599" w:rsidRDefault="00F1669C" w:rsidP="00F1669C">
            <w:pPr>
              <w:jc w:val="left"/>
              <w:rPr>
                <w:ins w:id="640" w:author="Iijima, Akira/飯島 玲" w:date="2023-01-10T14:58:00Z"/>
                <w:strike/>
                <w:sz w:val="18"/>
                <w:lang w:val="en"/>
                <w:rPrChange w:id="641" w:author="Moriyama, Shoya/森山 翔也" w:date="2025-04-02T21:08:00Z">
                  <w:rPr>
                    <w:ins w:id="642" w:author="Iijima, Akira/飯島 玲" w:date="2023-01-10T14:58:00Z"/>
                    <w:color w:val="000000" w:themeColor="text1"/>
                    <w:sz w:val="18"/>
                    <w:lang w:val="en"/>
                  </w:rPr>
                </w:rPrChange>
              </w:rPr>
            </w:pPr>
            <w:ins w:id="643" w:author="Iijima, Akira/飯島 玲" w:date="2023-01-10T14:58:00Z">
              <w:r w:rsidRPr="007C3599">
                <w:rPr>
                  <w:rFonts w:hint="eastAsia"/>
                  <w:strike/>
                  <w:sz w:val="18"/>
                  <w:lang w:val="en"/>
                  <w:rPrChange w:id="644" w:author="Moriyama, Shoya/森山 翔也" w:date="2025-04-02T21:08:00Z">
                    <w:rPr>
                      <w:rFonts w:hint="eastAsia"/>
                      <w:color w:val="000000" w:themeColor="text1"/>
                      <w:sz w:val="18"/>
                      <w:lang w:val="en"/>
                    </w:rPr>
                  </w:rPrChange>
                </w:rPr>
                <w:t>変連番号</w:t>
              </w:r>
              <w:r w:rsidRPr="007C3599">
                <w:rPr>
                  <w:strike/>
                  <w:sz w:val="18"/>
                  <w:lang w:val="en"/>
                  <w:rPrChange w:id="645" w:author="Moriyama, Shoya/森山 翔也" w:date="2025-04-02T21:08:00Z">
                    <w:rPr>
                      <w:color w:val="000000" w:themeColor="text1"/>
                      <w:sz w:val="18"/>
                      <w:lang w:val="en"/>
                    </w:rPr>
                  </w:rPrChange>
                </w:rPr>
                <w:t>:DC24-9612,DC24-12704</w:t>
              </w:r>
            </w:ins>
          </w:p>
          <w:p w14:paraId="1A03906F" w14:textId="7A86926C" w:rsidR="00F1669C" w:rsidRPr="007C3599" w:rsidRDefault="00F1669C" w:rsidP="00F1669C">
            <w:pPr>
              <w:jc w:val="left"/>
              <w:rPr>
                <w:ins w:id="646" w:author="Iijima, Akira/飯島 玲" w:date="2023-01-10T15:01:00Z"/>
                <w:strike/>
                <w:sz w:val="18"/>
                <w:lang w:val="en"/>
                <w:rPrChange w:id="647" w:author="Moriyama, Shoya/森山 翔也" w:date="2025-04-02T21:08:00Z">
                  <w:rPr>
                    <w:ins w:id="648" w:author="Iijima, Akira/飯島 玲" w:date="2023-01-10T15:01:00Z"/>
                    <w:color w:val="FF0000"/>
                    <w:sz w:val="18"/>
                    <w:lang w:val="en"/>
                  </w:rPr>
                </w:rPrChange>
              </w:rPr>
            </w:pPr>
            <w:ins w:id="649" w:author="Iijima, Akira/飯島 玲" w:date="2023-01-10T14:58:00Z">
              <w:r w:rsidRPr="007C3599">
                <w:rPr>
                  <w:rFonts w:hint="eastAsia"/>
                  <w:strike/>
                  <w:sz w:val="18"/>
                  <w:lang w:val="en"/>
                  <w:rPrChange w:id="650" w:author="Moriyama, Shoya/森山 翔也" w:date="2025-04-02T21:08:00Z">
                    <w:rPr>
                      <w:rFonts w:hint="eastAsia"/>
                      <w:color w:val="000000" w:themeColor="text1"/>
                      <w:sz w:val="18"/>
                      <w:lang w:val="en"/>
                    </w:rPr>
                  </w:rPrChange>
                </w:rPr>
                <w:t>対象</w:t>
              </w:r>
              <w:r w:rsidRPr="007C3599">
                <w:rPr>
                  <w:strike/>
                  <w:sz w:val="18"/>
                  <w:lang w:val="en"/>
                  <w:rPrChange w:id="651" w:author="Moriyama, Shoya/森山 翔也" w:date="2025-04-02T21:08:00Z">
                    <w:rPr>
                      <w:color w:val="000000" w:themeColor="text1"/>
                      <w:sz w:val="18"/>
                      <w:lang w:val="en"/>
                    </w:rPr>
                  </w:rPrChange>
                </w:rPr>
                <w:t>JIRA</w:t>
              </w:r>
              <w:r w:rsidRPr="007C3599">
                <w:rPr>
                  <w:rFonts w:hint="eastAsia"/>
                  <w:strike/>
                  <w:sz w:val="18"/>
                  <w:lang w:val="en"/>
                  <w:rPrChange w:id="652" w:author="Moriyama, Shoya/森山 翔也" w:date="2025-04-02T21:08:00Z">
                    <w:rPr>
                      <w:rFonts w:hint="eastAsia"/>
                      <w:color w:val="000000" w:themeColor="text1"/>
                      <w:sz w:val="18"/>
                      <w:lang w:val="en"/>
                    </w:rPr>
                  </w:rPrChange>
                </w:rPr>
                <w:t>チケット</w:t>
              </w:r>
              <w:r w:rsidRPr="007C3599">
                <w:rPr>
                  <w:strike/>
                  <w:sz w:val="18"/>
                  <w:lang w:val="en"/>
                  <w:rPrChange w:id="653" w:author="Moriyama, Shoya/森山 翔也" w:date="2025-04-02T21:08:00Z">
                    <w:rPr>
                      <w:color w:val="000000" w:themeColor="text1"/>
                      <w:sz w:val="18"/>
                      <w:lang w:val="en"/>
                    </w:rPr>
                  </w:rPrChange>
                </w:rPr>
                <w:t>/Affected JIRA ticket: WNSDK24-3287</w:t>
              </w:r>
            </w:ins>
          </w:p>
          <w:p w14:paraId="17AC21B0" w14:textId="0FD9F637" w:rsidR="00F1669C" w:rsidRPr="007C3599" w:rsidRDefault="00F1669C" w:rsidP="00113FEE">
            <w:pPr>
              <w:jc w:val="left"/>
              <w:rPr>
                <w:ins w:id="654" w:author="Iijima, Akira/飯島 玲" w:date="2023-01-10T14:58:00Z"/>
                <w:strike/>
                <w:sz w:val="18"/>
                <w:lang w:val="en"/>
                <w:rPrChange w:id="655" w:author="Moriyama, Shoya/森山 翔也" w:date="2025-04-02T21:08:00Z">
                  <w:rPr>
                    <w:ins w:id="656" w:author="Iijima, Akira/飯島 玲" w:date="2023-01-10T14:58:00Z"/>
                    <w:color w:val="000000" w:themeColor="text1"/>
                    <w:sz w:val="18"/>
                    <w:lang w:val="en"/>
                  </w:rPr>
                </w:rPrChange>
              </w:rPr>
            </w:pPr>
            <w:ins w:id="657" w:author="Iijima, Akira/飯島 玲" w:date="2023-01-10T15:01:00Z">
              <w:r w:rsidRPr="007C3599">
                <w:rPr>
                  <w:rFonts w:hint="eastAsia"/>
                  <w:strike/>
                  <w:sz w:val="18"/>
                  <w:lang w:val="en"/>
                  <w:rPrChange w:id="658" w:author="Moriyama, Shoya/森山 翔也" w:date="2025-04-02T21:08:00Z">
                    <w:rPr>
                      <w:rFonts w:hint="eastAsia"/>
                      <w:color w:val="FF0000"/>
                      <w:sz w:val="18"/>
                      <w:lang w:val="en"/>
                    </w:rPr>
                  </w:rPrChange>
                </w:rPr>
                <w:t>・５－２－２．基本動作（正常系）</w:t>
              </w:r>
              <w:r w:rsidRPr="007C3599">
                <w:rPr>
                  <w:strike/>
                  <w:sz w:val="18"/>
                  <w:lang w:val="en"/>
                  <w:rPrChange w:id="659" w:author="Moriyama, Shoya/森山 翔也" w:date="2025-04-02T21:08:00Z">
                    <w:rPr>
                      <w:color w:val="FF0000"/>
                      <w:sz w:val="18"/>
                      <w:lang w:val="en"/>
                    </w:rPr>
                  </w:rPrChange>
                </w:rPr>
                <w:t xml:space="preserve"> Basic movements (normal system)</w:t>
              </w:r>
            </w:ins>
          </w:p>
          <w:p w14:paraId="15C8B430" w14:textId="77777777" w:rsidR="00F1669C" w:rsidRPr="007C3599" w:rsidRDefault="00F1669C" w:rsidP="00F1669C">
            <w:pPr>
              <w:rPr>
                <w:ins w:id="660" w:author="Iijima, Akira/飯島 玲" w:date="2023-01-10T14:58:00Z"/>
                <w:strike/>
                <w:rPrChange w:id="661" w:author="Moriyama, Shoya/森山 翔也" w:date="2025-04-02T21:08:00Z">
                  <w:rPr>
                    <w:ins w:id="662" w:author="Iijima, Akira/飯島 玲" w:date="2023-01-10T14:58:00Z"/>
                    <w:color w:val="000000" w:themeColor="text1"/>
                  </w:rPr>
                </w:rPrChange>
              </w:rPr>
            </w:pPr>
            <w:ins w:id="663" w:author="Iijima, Akira/飯島 玲" w:date="2023-01-10T14:58:00Z">
              <w:r w:rsidRPr="007C3599">
                <w:rPr>
                  <w:rFonts w:hint="eastAsia"/>
                  <w:strike/>
                  <w:rPrChange w:id="664" w:author="Moriyama, Shoya/森山 翔也" w:date="2025-04-02T21:08:00Z">
                    <w:rPr>
                      <w:rFonts w:hint="eastAsia"/>
                      <w:color w:val="000000" w:themeColor="text1"/>
                    </w:rPr>
                  </w:rPrChange>
                </w:rPr>
                <w:t>地図更新時のソフト更新が必要な際の対応について追記</w:t>
              </w:r>
            </w:ins>
          </w:p>
          <w:p w14:paraId="4FB56250" w14:textId="77777777" w:rsidR="00F1669C" w:rsidRPr="007C3599" w:rsidRDefault="00F1669C" w:rsidP="00F1669C">
            <w:pPr>
              <w:rPr>
                <w:ins w:id="665" w:author="Iijima, Akira/飯島 玲" w:date="2023-01-10T14:58:00Z"/>
                <w:strike/>
                <w:rPrChange w:id="666" w:author="Moriyama, Shoya/森山 翔也" w:date="2025-04-02T21:08:00Z">
                  <w:rPr>
                    <w:ins w:id="667" w:author="Iijima, Akira/飯島 玲" w:date="2023-01-10T14:58:00Z"/>
                    <w:color w:val="000000" w:themeColor="text1"/>
                  </w:rPr>
                </w:rPrChange>
              </w:rPr>
            </w:pPr>
            <w:ins w:id="668" w:author="Iijima, Akira/飯島 玲" w:date="2023-01-10T14:58:00Z">
              <w:r w:rsidRPr="007C3599">
                <w:rPr>
                  <w:strike/>
                  <w:rPrChange w:id="669" w:author="Moriyama, Shoya/森山 翔也" w:date="2025-04-02T21:08:00Z">
                    <w:rPr>
                      <w:color w:val="000000" w:themeColor="text1"/>
                    </w:rPr>
                  </w:rPrChange>
                </w:rPr>
                <w:t>Add the description which shows the behavior at the timing of  the software update combined map update.</w:t>
              </w:r>
            </w:ins>
          </w:p>
          <w:p w14:paraId="07C53A42" w14:textId="275985E5" w:rsidR="00F1669C" w:rsidRPr="007C3599" w:rsidRDefault="00F1669C" w:rsidP="00F1669C">
            <w:pPr>
              <w:jc w:val="left"/>
              <w:rPr>
                <w:ins w:id="670" w:author="Iijima, Akira/飯島 玲" w:date="2023-01-10T14:56:00Z"/>
                <w:sz w:val="18"/>
                <w:rPrChange w:id="671" w:author="Moriyama, Shoya/森山 翔也" w:date="2025-04-02T21:08:00Z">
                  <w:rPr>
                    <w:ins w:id="672" w:author="Iijima, Akira/飯島 玲" w:date="2023-01-10T14:56:00Z"/>
                    <w:color w:val="FF0000"/>
                    <w:sz w:val="18"/>
                    <w:lang w:val="en"/>
                  </w:rPr>
                </w:rPrChange>
              </w:rPr>
            </w:pPr>
          </w:p>
        </w:tc>
        <w:tc>
          <w:tcPr>
            <w:tcW w:w="1275" w:type="dxa"/>
            <w:tcBorders>
              <w:top w:val="single" w:sz="4" w:space="0" w:color="auto"/>
              <w:left w:val="single" w:sz="4" w:space="0" w:color="auto"/>
              <w:bottom w:val="single" w:sz="4" w:space="0" w:color="auto"/>
              <w:right w:val="single" w:sz="4" w:space="0" w:color="auto"/>
            </w:tcBorders>
            <w:vAlign w:val="center"/>
          </w:tcPr>
          <w:p w14:paraId="64C6D53D" w14:textId="77777777" w:rsidR="00F1669C" w:rsidRPr="007C3599" w:rsidRDefault="00F1669C" w:rsidP="00F1669C">
            <w:pPr>
              <w:jc w:val="center"/>
              <w:rPr>
                <w:ins w:id="673" w:author="Iijima, Akira/飯島 玲" w:date="2023-01-10T14:59:00Z"/>
                <w:sz w:val="18"/>
                <w:lang w:val="en"/>
                <w:rPrChange w:id="674" w:author="Moriyama, Shoya/森山 翔也" w:date="2025-04-02T21:08:00Z">
                  <w:rPr>
                    <w:ins w:id="675" w:author="Iijima, Akira/飯島 玲" w:date="2023-01-10T14:59:00Z"/>
                    <w:color w:val="FF0000"/>
                    <w:sz w:val="18"/>
                    <w:lang w:val="en"/>
                  </w:rPr>
                </w:rPrChange>
              </w:rPr>
            </w:pPr>
            <w:ins w:id="676" w:author="Iijima, Akira/飯島 玲" w:date="2023-01-10T14:59:00Z">
              <w:r w:rsidRPr="007C3599">
                <w:rPr>
                  <w:sz w:val="18"/>
                  <w:lang w:val="en"/>
                  <w:rPrChange w:id="677" w:author="Moriyama, Shoya/森山 翔也" w:date="2025-04-02T21:08:00Z">
                    <w:rPr>
                      <w:color w:val="FF0000"/>
                      <w:sz w:val="18"/>
                      <w:lang w:val="en"/>
                    </w:rPr>
                  </w:rPrChange>
                </w:rPr>
                <w:t>VC Agent/LBS</w:t>
              </w:r>
            </w:ins>
          </w:p>
          <w:p w14:paraId="3458A974" w14:textId="1F32A4B8" w:rsidR="00F1669C" w:rsidRPr="007C3599" w:rsidRDefault="00F1669C" w:rsidP="00F1669C">
            <w:pPr>
              <w:jc w:val="center"/>
              <w:rPr>
                <w:ins w:id="678" w:author="Iijima, Akira/飯島 玲" w:date="2023-01-10T14:56:00Z"/>
                <w:sz w:val="18"/>
                <w:lang w:val="en"/>
                <w:rPrChange w:id="679" w:author="Moriyama, Shoya/森山 翔也" w:date="2025-04-02T21:08:00Z">
                  <w:rPr>
                    <w:ins w:id="680" w:author="Iijima, Akira/飯島 玲" w:date="2023-01-10T14:56:00Z"/>
                    <w:color w:val="FF0000"/>
                    <w:sz w:val="18"/>
                    <w:lang w:val="en"/>
                  </w:rPr>
                </w:rPrChange>
              </w:rPr>
            </w:pPr>
            <w:proofErr w:type="spellStart"/>
            <w:ins w:id="681" w:author="Iijima, Akira/飯島 玲" w:date="2023-01-10T14:59:00Z">
              <w:r w:rsidRPr="007C3599">
                <w:rPr>
                  <w:sz w:val="18"/>
                  <w:lang w:val="en"/>
                  <w:rPrChange w:id="682" w:author="Moriyama, Shoya/森山 翔也" w:date="2025-04-02T21:08:00Z">
                    <w:rPr>
                      <w:color w:val="FF0000"/>
                      <w:sz w:val="18"/>
                      <w:lang w:val="en"/>
                    </w:rPr>
                  </w:rPrChange>
                </w:rPr>
                <w:t>Iijima</w:t>
              </w:r>
            </w:ins>
            <w:proofErr w:type="spellEnd"/>
          </w:p>
        </w:tc>
        <w:tc>
          <w:tcPr>
            <w:tcW w:w="1872" w:type="dxa"/>
            <w:tcBorders>
              <w:top w:val="single" w:sz="4" w:space="0" w:color="auto"/>
              <w:left w:val="single" w:sz="4" w:space="0" w:color="auto"/>
              <w:bottom w:val="single" w:sz="4" w:space="0" w:color="auto"/>
              <w:right w:val="single" w:sz="4" w:space="0" w:color="auto"/>
            </w:tcBorders>
          </w:tcPr>
          <w:p w14:paraId="22521727" w14:textId="77777777" w:rsidR="00F1669C" w:rsidRPr="007C3599" w:rsidRDefault="00F1669C" w:rsidP="00F1669C">
            <w:pPr>
              <w:jc w:val="left"/>
              <w:rPr>
                <w:ins w:id="683" w:author="Iijima, Akira/飯島 玲" w:date="2023-01-10T14:59:00Z"/>
                <w:sz w:val="18"/>
                <w:lang w:val="en"/>
                <w:rPrChange w:id="684" w:author="Moriyama, Shoya/森山 翔也" w:date="2025-04-02T21:08:00Z">
                  <w:rPr>
                    <w:ins w:id="685" w:author="Iijima, Akira/飯島 玲" w:date="2023-01-10T14:59:00Z"/>
                    <w:color w:val="000000" w:themeColor="text1"/>
                    <w:sz w:val="18"/>
                    <w:lang w:val="en"/>
                  </w:rPr>
                </w:rPrChange>
              </w:rPr>
            </w:pPr>
            <w:ins w:id="686" w:author="Iijima, Akira/飯島 玲" w:date="2023-01-10T14:59:00Z">
              <w:r w:rsidRPr="007C3599">
                <w:rPr>
                  <w:sz w:val="18"/>
                  <w:lang w:val="en"/>
                  <w:rPrChange w:id="687" w:author="Moriyama, Shoya/森山 翔也" w:date="2025-04-02T21:08:00Z">
                    <w:rPr>
                      <w:color w:val="000000" w:themeColor="text1"/>
                      <w:sz w:val="18"/>
                      <w:lang w:val="en"/>
                    </w:rPr>
                  </w:rPrChange>
                </w:rPr>
                <w:t>SU</w:t>
              </w:r>
              <w:r w:rsidRPr="007C3599">
                <w:rPr>
                  <w:rFonts w:hint="eastAsia"/>
                  <w:sz w:val="18"/>
                  <w:lang w:val="en"/>
                  <w:rPrChange w:id="688" w:author="Moriyama, Shoya/森山 翔也" w:date="2025-04-02T21:08:00Z">
                    <w:rPr>
                      <w:rFonts w:hint="eastAsia"/>
                      <w:color w:val="000000" w:themeColor="text1"/>
                      <w:sz w:val="18"/>
                      <w:lang w:val="en"/>
                    </w:rPr>
                  </w:rPrChange>
                </w:rPr>
                <w:t>法規要件のトレサビ取得のため、</w:t>
              </w:r>
              <w:r w:rsidRPr="007C3599">
                <w:rPr>
                  <w:sz w:val="18"/>
                  <w:lang w:val="en"/>
                  <w:rPrChange w:id="689" w:author="Moriyama, Shoya/森山 翔也" w:date="2025-04-02T21:08:00Z">
                    <w:rPr>
                      <w:color w:val="000000" w:themeColor="text1"/>
                      <w:sz w:val="18"/>
                      <w:lang w:val="en"/>
                    </w:rPr>
                  </w:rPrChange>
                </w:rPr>
                <w:t>21MM</w:t>
              </w:r>
              <w:r w:rsidRPr="007C3599">
                <w:rPr>
                  <w:rFonts w:hint="eastAsia"/>
                  <w:sz w:val="18"/>
                  <w:lang w:val="en"/>
                  <w:rPrChange w:id="690" w:author="Moriyama, Shoya/森山 翔也" w:date="2025-04-02T21:08:00Z">
                    <w:rPr>
                      <w:rFonts w:hint="eastAsia"/>
                      <w:color w:val="000000" w:themeColor="text1"/>
                      <w:sz w:val="18"/>
                      <w:lang w:val="en"/>
                    </w:rPr>
                  </w:rPrChange>
                </w:rPr>
                <w:t>キャリーで個別対応していたダイアグ出力を標準ダイアグで対応することで標準化を実現。</w:t>
              </w:r>
            </w:ins>
          </w:p>
          <w:p w14:paraId="424F02BE" w14:textId="77777777" w:rsidR="00F1669C" w:rsidRPr="007C3599" w:rsidRDefault="00F1669C" w:rsidP="00F1669C">
            <w:pPr>
              <w:jc w:val="left"/>
              <w:rPr>
                <w:ins w:id="691" w:author="Iijima, Akira/飯島 玲" w:date="2023-01-10T14:59:00Z"/>
                <w:sz w:val="18"/>
                <w:lang w:val="en"/>
                <w:rPrChange w:id="692" w:author="Moriyama, Shoya/森山 翔也" w:date="2025-04-02T21:08:00Z">
                  <w:rPr>
                    <w:ins w:id="693" w:author="Iijima, Akira/飯島 玲" w:date="2023-01-10T14:59:00Z"/>
                    <w:color w:val="000000" w:themeColor="text1"/>
                    <w:sz w:val="18"/>
                    <w:lang w:val="en"/>
                  </w:rPr>
                </w:rPrChange>
              </w:rPr>
            </w:pPr>
            <w:ins w:id="694" w:author="Iijima, Akira/飯島 玲" w:date="2023-01-10T14:59:00Z">
              <w:r w:rsidRPr="007C3599">
                <w:rPr>
                  <w:sz w:val="18"/>
                  <w:lang w:val="en"/>
                  <w:rPrChange w:id="695" w:author="Moriyama, Shoya/森山 翔也" w:date="2025-04-02T21:08:00Z">
                    <w:rPr>
                      <w:color w:val="000000" w:themeColor="text1"/>
                      <w:sz w:val="18"/>
                      <w:lang w:val="en"/>
                    </w:rPr>
                  </w:rPrChange>
                </w:rPr>
                <w:t>To apply to UN-R156 for traceability of map, we carried 21MM spec to output the traceability information in unique way. We can realize standard way.</w:t>
              </w:r>
            </w:ins>
          </w:p>
          <w:p w14:paraId="6C29091D" w14:textId="77777777" w:rsidR="00F1669C" w:rsidRPr="007C3599" w:rsidRDefault="00F1669C" w:rsidP="00F1669C">
            <w:pPr>
              <w:jc w:val="left"/>
              <w:rPr>
                <w:ins w:id="696" w:author="Iijima, Akira/飯島 玲" w:date="2023-01-10T14:59:00Z"/>
                <w:strike/>
                <w:sz w:val="18"/>
                <w:lang w:val="en"/>
                <w:rPrChange w:id="697" w:author="Moriyama, Shoya/森山 翔也" w:date="2025-04-02T21:08:00Z">
                  <w:rPr>
                    <w:ins w:id="698" w:author="Iijima, Akira/飯島 玲" w:date="2023-01-10T14:59:00Z"/>
                    <w:color w:val="000000" w:themeColor="text1"/>
                    <w:sz w:val="18"/>
                    <w:lang w:val="en"/>
                  </w:rPr>
                </w:rPrChange>
              </w:rPr>
            </w:pPr>
          </w:p>
          <w:p w14:paraId="564679DA" w14:textId="77777777" w:rsidR="00F1669C" w:rsidRPr="007C3599" w:rsidRDefault="00F1669C" w:rsidP="00F1669C">
            <w:pPr>
              <w:jc w:val="left"/>
              <w:rPr>
                <w:ins w:id="699" w:author="Iijima, Akira/飯島 玲" w:date="2023-01-10T14:59:00Z"/>
                <w:strike/>
                <w:sz w:val="18"/>
                <w:lang w:val="en"/>
                <w:rPrChange w:id="700" w:author="Moriyama, Shoya/森山 翔也" w:date="2025-04-02T21:08:00Z">
                  <w:rPr>
                    <w:ins w:id="701" w:author="Iijima, Akira/飯島 玲" w:date="2023-01-10T14:59:00Z"/>
                    <w:color w:val="000000" w:themeColor="text1"/>
                    <w:sz w:val="18"/>
                    <w:lang w:val="en"/>
                  </w:rPr>
                </w:rPrChange>
              </w:rPr>
            </w:pPr>
            <w:ins w:id="702" w:author="Iijima, Akira/飯島 玲" w:date="2023-01-10T14:59:00Z">
              <w:r w:rsidRPr="007C3599">
                <w:rPr>
                  <w:rFonts w:hint="eastAsia"/>
                  <w:strike/>
                  <w:sz w:val="18"/>
                  <w:lang w:val="en"/>
                  <w:rPrChange w:id="703" w:author="Moriyama, Shoya/森山 翔也" w:date="2025-04-02T21:08:00Z">
                    <w:rPr>
                      <w:rFonts w:hint="eastAsia"/>
                      <w:color w:val="000000" w:themeColor="text1"/>
                      <w:sz w:val="18"/>
                      <w:lang w:val="en"/>
                    </w:rPr>
                  </w:rPrChange>
                </w:rPr>
                <w:t>地図更新時にナビとして独自にソフト更新をする場合、</w:t>
              </w:r>
              <w:r w:rsidRPr="007C3599">
                <w:rPr>
                  <w:strike/>
                  <w:sz w:val="18"/>
                  <w:lang w:val="en"/>
                  <w:rPrChange w:id="704" w:author="Moriyama, Shoya/森山 翔也" w:date="2025-04-02T21:08:00Z">
                    <w:rPr>
                      <w:color w:val="000000" w:themeColor="text1"/>
                      <w:sz w:val="18"/>
                      <w:lang w:val="en"/>
                    </w:rPr>
                  </w:rPrChange>
                </w:rPr>
                <w:t>SUMS</w:t>
              </w:r>
              <w:r w:rsidRPr="007C3599">
                <w:rPr>
                  <w:rFonts w:hint="eastAsia"/>
                  <w:strike/>
                  <w:sz w:val="18"/>
                  <w:lang w:val="en"/>
                  <w:rPrChange w:id="705" w:author="Moriyama, Shoya/森山 翔也" w:date="2025-04-02T21:08:00Z">
                    <w:rPr>
                      <w:rFonts w:hint="eastAsia"/>
                      <w:color w:val="000000" w:themeColor="text1"/>
                      <w:sz w:val="18"/>
                      <w:lang w:val="en"/>
                    </w:rPr>
                  </w:rPrChange>
                </w:rPr>
                <w:t>認証が必要となってしまうため、ナビ地図とソフト更新を疎に作る。</w:t>
              </w:r>
            </w:ins>
          </w:p>
          <w:p w14:paraId="486998D0" w14:textId="68BD899E" w:rsidR="00F1669C" w:rsidRPr="007C3599" w:rsidRDefault="00F1669C" w:rsidP="00F1669C">
            <w:pPr>
              <w:jc w:val="center"/>
              <w:rPr>
                <w:ins w:id="706" w:author="Iijima, Akira/飯島 玲" w:date="2023-01-10T14:56:00Z"/>
                <w:strike/>
                <w:sz w:val="18"/>
                <w:lang w:val="en"/>
                <w:rPrChange w:id="707" w:author="Moriyama, Shoya/森山 翔也" w:date="2025-04-02T21:08:00Z">
                  <w:rPr>
                    <w:ins w:id="708" w:author="Iijima, Akira/飯島 玲" w:date="2023-01-10T14:56:00Z"/>
                    <w:color w:val="FF0000"/>
                    <w:sz w:val="18"/>
                    <w:lang w:val="en"/>
                  </w:rPr>
                </w:rPrChange>
              </w:rPr>
            </w:pPr>
            <w:ins w:id="709" w:author="Iijima, Akira/飯島 玲" w:date="2023-01-10T14:59:00Z">
              <w:r w:rsidRPr="007C3599">
                <w:rPr>
                  <w:strike/>
                  <w:sz w:val="18"/>
                  <w:lang w:val="en"/>
                  <w:rPrChange w:id="710" w:author="Moriyama, Shoya/森山 翔也" w:date="2025-04-02T21:08:00Z">
                    <w:rPr>
                      <w:color w:val="000000" w:themeColor="text1"/>
                      <w:sz w:val="18"/>
                      <w:lang w:val="en"/>
                    </w:rPr>
                  </w:rPrChange>
                </w:rPr>
                <w:t xml:space="preserve">When HU update </w:t>
              </w:r>
              <w:r w:rsidRPr="007C3599">
                <w:rPr>
                  <w:strike/>
                  <w:sz w:val="18"/>
                  <w:lang w:val="en"/>
                  <w:rPrChange w:id="711" w:author="Moriyama, Shoya/森山 翔也" w:date="2025-04-02T21:08:00Z">
                    <w:rPr>
                      <w:color w:val="000000" w:themeColor="text1"/>
                      <w:sz w:val="18"/>
                      <w:lang w:val="en"/>
                    </w:rPr>
                  </w:rPrChange>
                </w:rPr>
                <w:lastRenderedPageBreak/>
                <w:t>the software with using scheme inside navigation map update, it is necessary to get additional SUMS certification, so we design each update both map data and software with separately.</w:t>
              </w:r>
            </w:ins>
          </w:p>
        </w:tc>
        <w:tc>
          <w:tcPr>
            <w:tcW w:w="1417" w:type="dxa"/>
            <w:tcBorders>
              <w:top w:val="single" w:sz="4" w:space="0" w:color="auto"/>
              <w:left w:val="single" w:sz="4" w:space="0" w:color="auto"/>
              <w:bottom w:val="single" w:sz="4" w:space="0" w:color="auto"/>
              <w:right w:val="single" w:sz="4" w:space="0" w:color="auto"/>
            </w:tcBorders>
            <w:vAlign w:val="center"/>
          </w:tcPr>
          <w:p w14:paraId="16183CF4" w14:textId="3BD165F5" w:rsidR="00F1669C" w:rsidRPr="007C3599" w:rsidRDefault="00F1669C" w:rsidP="00F1669C">
            <w:pPr>
              <w:jc w:val="center"/>
              <w:rPr>
                <w:ins w:id="712" w:author="Iijima, Akira/飯島 玲" w:date="2023-01-10T14:56:00Z"/>
                <w:sz w:val="18"/>
                <w:lang w:val="en"/>
                <w:rPrChange w:id="713" w:author="Moriyama, Shoya/森山 翔也" w:date="2025-04-02T21:08:00Z">
                  <w:rPr>
                    <w:ins w:id="714" w:author="Iijima, Akira/飯島 玲" w:date="2023-01-10T14:56:00Z"/>
                    <w:color w:val="FF0000"/>
                    <w:sz w:val="18"/>
                    <w:lang w:val="en"/>
                  </w:rPr>
                </w:rPrChange>
              </w:rPr>
            </w:pPr>
            <w:ins w:id="715" w:author="Iijima, Akira/飯島 玲" w:date="2023-01-10T15:00:00Z">
              <w:r w:rsidRPr="007C3599">
                <w:rPr>
                  <w:sz w:val="18"/>
                  <w:lang w:val="en"/>
                  <w:rPrChange w:id="716" w:author="Moriyama, Shoya/森山 翔也" w:date="2025-04-02T21:08:00Z">
                    <w:rPr>
                      <w:color w:val="FF0000"/>
                      <w:sz w:val="18"/>
                      <w:lang w:val="en"/>
                    </w:rPr>
                  </w:rPrChange>
                </w:rPr>
                <w:lastRenderedPageBreak/>
                <w:t>2022/3/17</w:t>
              </w:r>
            </w:ins>
          </w:p>
        </w:tc>
        <w:tc>
          <w:tcPr>
            <w:tcW w:w="681" w:type="dxa"/>
            <w:tcBorders>
              <w:top w:val="single" w:sz="4" w:space="0" w:color="auto"/>
              <w:left w:val="single" w:sz="4" w:space="0" w:color="auto"/>
              <w:bottom w:val="single" w:sz="4" w:space="0" w:color="auto"/>
              <w:right w:val="single" w:sz="4" w:space="0" w:color="auto"/>
            </w:tcBorders>
            <w:vAlign w:val="center"/>
          </w:tcPr>
          <w:p w14:paraId="3AE72ADE" w14:textId="4963946F" w:rsidR="00F1669C" w:rsidRPr="007C3599" w:rsidRDefault="001252D7" w:rsidP="00F1669C">
            <w:pPr>
              <w:jc w:val="center"/>
              <w:rPr>
                <w:ins w:id="717" w:author="Iijima, Akira/飯島 玲" w:date="2023-01-10T14:56:00Z"/>
                <w:sz w:val="18"/>
                <w:lang w:val="en"/>
                <w:rPrChange w:id="718" w:author="Moriyama, Shoya/森山 翔也" w:date="2025-04-02T21:08:00Z">
                  <w:rPr>
                    <w:ins w:id="719" w:author="Iijima, Akira/飯島 玲" w:date="2023-01-10T14:56:00Z"/>
                    <w:color w:val="FF0000"/>
                    <w:sz w:val="18"/>
                    <w:lang w:val="en"/>
                  </w:rPr>
                </w:rPrChange>
              </w:rPr>
            </w:pPr>
            <w:ins w:id="720" w:author="Kashima, Takuya/鹿島 卓也" w:date="2023-03-13T14:08:00Z">
              <w:r w:rsidRPr="007C3599">
                <w:rPr>
                  <w:sz w:val="18"/>
                  <w:lang w:val="en"/>
                  <w:rPrChange w:id="721" w:author="Moriyama, Shoya/森山 翔也" w:date="2025-04-02T21:08:00Z">
                    <w:rPr>
                      <w:color w:val="FF0000"/>
                      <w:sz w:val="18"/>
                      <w:lang w:val="en"/>
                    </w:rPr>
                  </w:rPrChange>
                </w:rPr>
                <w:t>-</w:t>
              </w:r>
            </w:ins>
            <w:ins w:id="722" w:author="Iijima, Akira/飯島 玲" w:date="2023-01-10T15:00:00Z">
              <w:del w:id="723" w:author="Kashima, Takuya/鹿島 卓也" w:date="2023-03-13T14:08:00Z">
                <w:r w:rsidR="00F1669C" w:rsidRPr="007C3599" w:rsidDel="001252D7">
                  <w:rPr>
                    <w:rFonts w:hint="eastAsia"/>
                    <w:sz w:val="18"/>
                    <w:lang w:val="en"/>
                    <w:rPrChange w:id="724" w:author="Moriyama, Shoya/森山 翔也" w:date="2025-04-02T21:08:00Z">
                      <w:rPr>
                        <w:rFonts w:hint="eastAsia"/>
                        <w:color w:val="FF0000"/>
                        <w:sz w:val="18"/>
                        <w:lang w:val="en"/>
                      </w:rPr>
                    </w:rPrChange>
                  </w:rPr>
                  <w:delText>〇</w:delText>
                </w:r>
              </w:del>
            </w:ins>
          </w:p>
        </w:tc>
      </w:tr>
      <w:tr w:rsidR="007C3599" w:rsidRPr="007C3599" w14:paraId="0B500709" w14:textId="77777777" w:rsidTr="4A17D67C">
        <w:tblPrEx>
          <w:tblCellMar>
            <w:left w:w="99" w:type="dxa"/>
            <w:right w:w="99" w:type="dxa"/>
          </w:tblCellMar>
          <w:tblLook w:val="0000" w:firstRow="0" w:lastRow="0" w:firstColumn="0" w:lastColumn="0" w:noHBand="0" w:noVBand="0"/>
        </w:tblPrEx>
        <w:trPr>
          <w:trHeight w:val="85"/>
          <w:ins w:id="725" w:author="Kashima, Takuya/鹿島 卓也" w:date="2023-03-13T14:04:00Z"/>
        </w:trPr>
        <w:tc>
          <w:tcPr>
            <w:tcW w:w="846" w:type="dxa"/>
            <w:vAlign w:val="center"/>
          </w:tcPr>
          <w:p w14:paraId="718823B1" w14:textId="552076A8" w:rsidR="00321F23" w:rsidRPr="007C3599" w:rsidRDefault="00321F23" w:rsidP="00F1669C">
            <w:pPr>
              <w:jc w:val="center"/>
              <w:rPr>
                <w:ins w:id="726" w:author="Kashima, Takuya/鹿島 卓也" w:date="2023-03-13T14:04:00Z"/>
                <w:sz w:val="18"/>
                <w:rPrChange w:id="727" w:author="Moriyama, Shoya/森山 翔也" w:date="2025-04-02T21:08:00Z">
                  <w:rPr>
                    <w:ins w:id="728" w:author="Kashima, Takuya/鹿島 卓也" w:date="2023-03-13T14:04:00Z"/>
                    <w:color w:val="FF0000"/>
                    <w:sz w:val="18"/>
                  </w:rPr>
                </w:rPrChange>
              </w:rPr>
            </w:pPr>
            <w:ins w:id="729" w:author="Kashima, Takuya/鹿島 卓也" w:date="2023-03-13T14:04:00Z">
              <w:r w:rsidRPr="007C3599">
                <w:rPr>
                  <w:sz w:val="18"/>
                  <w:rPrChange w:id="730" w:author="Moriyama, Shoya/森山 翔也" w:date="2025-04-02T21:08:00Z">
                    <w:rPr>
                      <w:color w:val="FF0000"/>
                      <w:sz w:val="18"/>
                    </w:rPr>
                  </w:rPrChange>
                </w:rPr>
                <w:t>1.70</w:t>
              </w:r>
            </w:ins>
          </w:p>
        </w:tc>
        <w:tc>
          <w:tcPr>
            <w:tcW w:w="3657" w:type="dxa"/>
            <w:vAlign w:val="center"/>
          </w:tcPr>
          <w:p w14:paraId="1015E648" w14:textId="77777777" w:rsidR="00321F23" w:rsidRPr="007C3599" w:rsidRDefault="00321F23" w:rsidP="00F1669C">
            <w:pPr>
              <w:jc w:val="left"/>
              <w:rPr>
                <w:ins w:id="731" w:author="Kashima, Takuya/鹿島 卓也" w:date="2023-03-13T14:04:00Z"/>
                <w:sz w:val="18"/>
                <w:rPrChange w:id="732" w:author="Moriyama, Shoya/森山 翔也" w:date="2025-04-02T21:08:00Z">
                  <w:rPr>
                    <w:ins w:id="733" w:author="Kashima, Takuya/鹿島 卓也" w:date="2023-03-13T14:04:00Z"/>
                    <w:color w:val="FF0000"/>
                    <w:sz w:val="18"/>
                  </w:rPr>
                </w:rPrChange>
              </w:rPr>
            </w:pPr>
            <w:ins w:id="734" w:author="Kashima, Takuya/鹿島 卓也" w:date="2023-03-13T14:04:00Z">
              <w:r w:rsidRPr="007C3599">
                <w:rPr>
                  <w:rFonts w:hint="eastAsia"/>
                  <w:sz w:val="18"/>
                  <w:rPrChange w:id="735" w:author="Moriyama, Shoya/森山 翔也" w:date="2025-04-02T21:08:00Z">
                    <w:rPr>
                      <w:rFonts w:hint="eastAsia"/>
                      <w:color w:val="FF0000"/>
                      <w:sz w:val="18"/>
                    </w:rPr>
                  </w:rPrChange>
                </w:rPr>
                <w:t>正式発行</w:t>
              </w:r>
            </w:ins>
          </w:p>
          <w:p w14:paraId="0ECE3CE8" w14:textId="2FED1DE1" w:rsidR="00321F23" w:rsidRPr="007C3599" w:rsidRDefault="00321F23" w:rsidP="00F1669C">
            <w:pPr>
              <w:jc w:val="left"/>
              <w:rPr>
                <w:ins w:id="736" w:author="Kashima, Takuya/鹿島 卓也" w:date="2023-03-13T14:04:00Z"/>
                <w:sz w:val="18"/>
                <w:rPrChange w:id="737" w:author="Moriyama, Shoya/森山 翔也" w:date="2025-04-02T21:08:00Z">
                  <w:rPr>
                    <w:ins w:id="738" w:author="Kashima, Takuya/鹿島 卓也" w:date="2023-03-13T14:04:00Z"/>
                    <w:color w:val="FF0000"/>
                    <w:sz w:val="18"/>
                  </w:rPr>
                </w:rPrChange>
              </w:rPr>
            </w:pPr>
            <w:ins w:id="739" w:author="Kashima, Takuya/鹿島 卓也" w:date="2023-03-13T14:04:00Z">
              <w:r w:rsidRPr="007C3599">
                <w:rPr>
                  <w:sz w:val="18"/>
                  <w:rPrChange w:id="740" w:author="Moriyama, Shoya/森山 翔也" w:date="2025-04-02T21:08:00Z">
                    <w:rPr>
                      <w:color w:val="FF0000"/>
                      <w:sz w:val="18"/>
                    </w:rPr>
                  </w:rPrChange>
                </w:rPr>
                <w:t>Official Release</w:t>
              </w:r>
            </w:ins>
          </w:p>
        </w:tc>
        <w:tc>
          <w:tcPr>
            <w:tcW w:w="1275" w:type="dxa"/>
            <w:vAlign w:val="center"/>
          </w:tcPr>
          <w:p w14:paraId="68EB7999" w14:textId="77777777" w:rsidR="00321F23" w:rsidRPr="007C3599" w:rsidRDefault="00321F23" w:rsidP="00321F23">
            <w:pPr>
              <w:jc w:val="center"/>
              <w:rPr>
                <w:ins w:id="741" w:author="Kashima, Takuya/鹿島 卓也" w:date="2023-03-13T14:05:00Z"/>
                <w:sz w:val="18"/>
                <w:lang w:val="en"/>
                <w:rPrChange w:id="742" w:author="Moriyama, Shoya/森山 翔也" w:date="2025-04-02T21:08:00Z">
                  <w:rPr>
                    <w:ins w:id="743" w:author="Kashima, Takuya/鹿島 卓也" w:date="2023-03-13T14:05:00Z"/>
                    <w:color w:val="FF0000"/>
                    <w:sz w:val="18"/>
                    <w:lang w:val="en"/>
                  </w:rPr>
                </w:rPrChange>
              </w:rPr>
            </w:pPr>
            <w:ins w:id="744" w:author="Kashima, Takuya/鹿島 卓也" w:date="2023-03-13T14:05:00Z">
              <w:r w:rsidRPr="007C3599">
                <w:rPr>
                  <w:sz w:val="18"/>
                  <w:lang w:val="en"/>
                  <w:rPrChange w:id="745" w:author="Moriyama, Shoya/森山 翔也" w:date="2025-04-02T21:08:00Z">
                    <w:rPr>
                      <w:color w:val="FF0000"/>
                      <w:sz w:val="18"/>
                      <w:lang w:val="en"/>
                    </w:rPr>
                  </w:rPrChange>
                </w:rPr>
                <w:t>VC Agent/LBS</w:t>
              </w:r>
            </w:ins>
          </w:p>
          <w:p w14:paraId="190350A6" w14:textId="66A3F034" w:rsidR="00321F23" w:rsidRPr="007C3599" w:rsidRDefault="00321F23" w:rsidP="00321F23">
            <w:pPr>
              <w:jc w:val="center"/>
              <w:rPr>
                <w:ins w:id="746" w:author="Kashima, Takuya/鹿島 卓也" w:date="2023-03-13T14:04:00Z"/>
                <w:sz w:val="18"/>
                <w:lang w:val="en"/>
                <w:rPrChange w:id="747" w:author="Moriyama, Shoya/森山 翔也" w:date="2025-04-02T21:08:00Z">
                  <w:rPr>
                    <w:ins w:id="748" w:author="Kashima, Takuya/鹿島 卓也" w:date="2023-03-13T14:04:00Z"/>
                    <w:color w:val="FF0000"/>
                    <w:sz w:val="18"/>
                    <w:lang w:val="en"/>
                  </w:rPr>
                </w:rPrChange>
              </w:rPr>
            </w:pPr>
            <w:ins w:id="749" w:author="Kashima, Takuya/鹿島 卓也" w:date="2023-03-13T14:05:00Z">
              <w:r w:rsidRPr="007C3599">
                <w:rPr>
                  <w:sz w:val="18"/>
                  <w:lang w:val="en"/>
                  <w:rPrChange w:id="750" w:author="Moriyama, Shoya/森山 翔也" w:date="2025-04-02T21:08:00Z">
                    <w:rPr>
                      <w:color w:val="FF0000"/>
                      <w:sz w:val="18"/>
                      <w:lang w:val="en"/>
                    </w:rPr>
                  </w:rPrChange>
                </w:rPr>
                <w:t>Kashima</w:t>
              </w:r>
            </w:ins>
          </w:p>
        </w:tc>
        <w:tc>
          <w:tcPr>
            <w:tcW w:w="1872" w:type="dxa"/>
          </w:tcPr>
          <w:p w14:paraId="2E076F6B" w14:textId="4FA47005" w:rsidR="004E4E1E" w:rsidRPr="007C3599" w:rsidRDefault="004E4E1E" w:rsidP="00F1669C">
            <w:pPr>
              <w:jc w:val="left"/>
              <w:rPr>
                <w:ins w:id="751" w:author="Kashima, Takuya/鹿島 卓也" w:date="2023-03-13T16:19:00Z"/>
                <w:sz w:val="18"/>
                <w:lang w:val="en"/>
                <w:rPrChange w:id="752" w:author="Moriyama, Shoya/森山 翔也" w:date="2025-04-02T21:08:00Z">
                  <w:rPr>
                    <w:ins w:id="753" w:author="Kashima, Takuya/鹿島 卓也" w:date="2023-03-13T16:19:00Z"/>
                    <w:color w:val="FF0000"/>
                    <w:sz w:val="18"/>
                    <w:lang w:val="en"/>
                  </w:rPr>
                </w:rPrChange>
              </w:rPr>
            </w:pPr>
            <w:ins w:id="754" w:author="Kashima, Takuya/鹿島 卓也" w:date="2023-03-13T16:19:00Z">
              <w:r w:rsidRPr="007C3599">
                <w:rPr>
                  <w:sz w:val="18"/>
                  <w:lang w:val="en"/>
                  <w:rPrChange w:id="755" w:author="Moriyama, Shoya/森山 翔也" w:date="2025-04-02T21:08:00Z">
                    <w:rPr>
                      <w:color w:val="FF0000"/>
                      <w:sz w:val="18"/>
                      <w:lang w:val="en"/>
                    </w:rPr>
                  </w:rPrChange>
                </w:rPr>
                <w:t>Ver1.70</w:t>
              </w:r>
              <w:r w:rsidRPr="007C3599">
                <w:rPr>
                  <w:rFonts w:hint="eastAsia"/>
                  <w:sz w:val="18"/>
                  <w:lang w:val="en"/>
                  <w:rPrChange w:id="756" w:author="Moriyama, Shoya/森山 翔也" w:date="2025-04-02T21:08:00Z">
                    <w:rPr>
                      <w:rFonts w:hint="eastAsia"/>
                      <w:color w:val="FF0000"/>
                      <w:sz w:val="18"/>
                      <w:lang w:val="en"/>
                    </w:rPr>
                  </w:rPrChange>
                </w:rPr>
                <w:t>正式発行</w:t>
              </w:r>
            </w:ins>
            <w:ins w:id="757" w:author="Kashima, Takuya/鹿島 卓也" w:date="2023-03-13T16:20:00Z">
              <w:r w:rsidRPr="007C3599">
                <w:rPr>
                  <w:rFonts w:hint="eastAsia"/>
                  <w:sz w:val="18"/>
                  <w:lang w:val="en"/>
                  <w:rPrChange w:id="758" w:author="Moriyama, Shoya/森山 翔也" w:date="2025-04-02T21:08:00Z">
                    <w:rPr>
                      <w:rFonts w:hint="eastAsia"/>
                      <w:color w:val="FF0000"/>
                      <w:sz w:val="18"/>
                      <w:lang w:val="en"/>
                    </w:rPr>
                  </w:rPrChange>
                </w:rPr>
                <w:t>する為</w:t>
              </w:r>
            </w:ins>
          </w:p>
          <w:p w14:paraId="2F39A4E8" w14:textId="48B39FD4" w:rsidR="00321F23" w:rsidRPr="007C3599" w:rsidRDefault="00321F23" w:rsidP="00F1669C">
            <w:pPr>
              <w:jc w:val="left"/>
              <w:rPr>
                <w:ins w:id="759" w:author="Kashima, Takuya/鹿島 卓也" w:date="2023-03-13T14:04:00Z"/>
                <w:sz w:val="18"/>
                <w:lang w:val="en"/>
                <w:rPrChange w:id="760" w:author="Moriyama, Shoya/森山 翔也" w:date="2025-04-02T21:08:00Z">
                  <w:rPr>
                    <w:ins w:id="761" w:author="Kashima, Takuya/鹿島 卓也" w:date="2023-03-13T14:04:00Z"/>
                    <w:color w:val="FF0000"/>
                    <w:sz w:val="18"/>
                    <w:lang w:val="en"/>
                  </w:rPr>
                </w:rPrChange>
              </w:rPr>
            </w:pPr>
            <w:ins w:id="762" w:author="Kashima, Takuya/鹿島 卓也" w:date="2023-03-13T14:06:00Z">
              <w:r w:rsidRPr="007C3599">
                <w:rPr>
                  <w:sz w:val="18"/>
                  <w:lang w:val="en"/>
                  <w:rPrChange w:id="763" w:author="Moriyama, Shoya/森山 翔也" w:date="2025-04-02T21:08:00Z">
                    <w:rPr>
                      <w:color w:val="FF0000"/>
                      <w:sz w:val="18"/>
                      <w:lang w:val="en"/>
                    </w:rPr>
                  </w:rPrChange>
                </w:rPr>
                <w:t>To release ver1.70</w:t>
              </w:r>
            </w:ins>
          </w:p>
        </w:tc>
        <w:tc>
          <w:tcPr>
            <w:tcW w:w="1417" w:type="dxa"/>
            <w:vAlign w:val="center"/>
          </w:tcPr>
          <w:p w14:paraId="51781F63" w14:textId="43124C6D" w:rsidR="00321F23" w:rsidRPr="007C3599" w:rsidRDefault="00321F23" w:rsidP="00F1669C">
            <w:pPr>
              <w:jc w:val="center"/>
              <w:rPr>
                <w:ins w:id="764" w:author="Kashima, Takuya/鹿島 卓也" w:date="2023-03-13T14:04:00Z"/>
                <w:sz w:val="18"/>
                <w:lang w:val="en"/>
                <w:rPrChange w:id="765" w:author="Moriyama, Shoya/森山 翔也" w:date="2025-04-02T21:08:00Z">
                  <w:rPr>
                    <w:ins w:id="766" w:author="Kashima, Takuya/鹿島 卓也" w:date="2023-03-13T14:04:00Z"/>
                    <w:color w:val="FF0000"/>
                    <w:sz w:val="18"/>
                    <w:lang w:val="en"/>
                  </w:rPr>
                </w:rPrChange>
              </w:rPr>
            </w:pPr>
            <w:ins w:id="767" w:author="Kashima, Takuya/鹿島 卓也" w:date="2023-03-13T14:05:00Z">
              <w:r w:rsidRPr="007C3599">
                <w:rPr>
                  <w:sz w:val="18"/>
                  <w:lang w:val="en"/>
                  <w:rPrChange w:id="768" w:author="Moriyama, Shoya/森山 翔也" w:date="2025-04-02T21:08:00Z">
                    <w:rPr>
                      <w:color w:val="FF0000"/>
                      <w:sz w:val="18"/>
                      <w:lang w:val="en"/>
                    </w:rPr>
                  </w:rPrChange>
                </w:rPr>
                <w:t>2023/3/17</w:t>
              </w:r>
            </w:ins>
          </w:p>
        </w:tc>
        <w:tc>
          <w:tcPr>
            <w:tcW w:w="681" w:type="dxa"/>
            <w:vAlign w:val="center"/>
          </w:tcPr>
          <w:p w14:paraId="08590145" w14:textId="3D5F288D" w:rsidR="00321F23" w:rsidRPr="007C3599" w:rsidRDefault="001252D7" w:rsidP="00F1669C">
            <w:pPr>
              <w:jc w:val="center"/>
              <w:rPr>
                <w:ins w:id="769" w:author="Kashima, Takuya/鹿島 卓也" w:date="2023-03-13T14:04:00Z"/>
                <w:sz w:val="18"/>
                <w:lang w:val="en"/>
                <w:rPrChange w:id="770" w:author="Moriyama, Shoya/森山 翔也" w:date="2025-04-02T21:08:00Z">
                  <w:rPr>
                    <w:ins w:id="771" w:author="Kashima, Takuya/鹿島 卓也" w:date="2023-03-13T14:04:00Z"/>
                    <w:color w:val="FF0000"/>
                    <w:sz w:val="18"/>
                    <w:lang w:val="en"/>
                  </w:rPr>
                </w:rPrChange>
              </w:rPr>
            </w:pPr>
            <w:ins w:id="772" w:author="Kashima, Takuya/鹿島 卓也" w:date="2023-03-13T14:07:00Z">
              <w:r w:rsidRPr="007C3599">
                <w:rPr>
                  <w:rFonts w:hint="eastAsia"/>
                  <w:sz w:val="18"/>
                  <w:lang w:val="en"/>
                  <w:rPrChange w:id="773" w:author="Moriyama, Shoya/森山 翔也" w:date="2025-04-02T21:08:00Z">
                    <w:rPr>
                      <w:rFonts w:hint="eastAsia"/>
                      <w:color w:val="FF0000"/>
                      <w:sz w:val="18"/>
                      <w:lang w:val="en"/>
                    </w:rPr>
                  </w:rPrChange>
                </w:rPr>
                <w:t>〇</w:t>
              </w:r>
            </w:ins>
          </w:p>
        </w:tc>
      </w:tr>
      <w:tr w:rsidR="007C3599" w:rsidRPr="007C3599" w14:paraId="3F62588D" w14:textId="77777777" w:rsidTr="4A17D67C">
        <w:tblPrEx>
          <w:tblCellMar>
            <w:left w:w="99" w:type="dxa"/>
            <w:right w:w="99" w:type="dxa"/>
          </w:tblCellMar>
          <w:tblLook w:val="0000" w:firstRow="0" w:lastRow="0" w:firstColumn="0" w:lastColumn="0" w:noHBand="0" w:noVBand="0"/>
        </w:tblPrEx>
        <w:trPr>
          <w:trHeight w:val="85"/>
          <w:ins w:id="774" w:author="Anna Shelukha (TMNA)" w:date="2023-03-22T11:44:00Z"/>
        </w:trPr>
        <w:tc>
          <w:tcPr>
            <w:tcW w:w="846" w:type="dxa"/>
            <w:vAlign w:val="center"/>
          </w:tcPr>
          <w:p w14:paraId="33CEBE54" w14:textId="344EAF4D" w:rsidR="00607AB6" w:rsidRPr="007C3599" w:rsidRDefault="00607AB6" w:rsidP="00F1669C">
            <w:pPr>
              <w:jc w:val="center"/>
              <w:rPr>
                <w:ins w:id="775" w:author="Anna Shelukha (TMNA)" w:date="2023-03-22T11:44:00Z"/>
                <w:sz w:val="18"/>
                <w:rPrChange w:id="776" w:author="Moriyama, Shoya/森山 翔也" w:date="2025-04-02T21:08:00Z">
                  <w:rPr>
                    <w:ins w:id="777" w:author="Anna Shelukha (TMNA)" w:date="2023-03-22T11:44:00Z"/>
                    <w:color w:val="FF0000"/>
                    <w:sz w:val="18"/>
                  </w:rPr>
                </w:rPrChange>
              </w:rPr>
            </w:pPr>
            <w:ins w:id="778" w:author="Anna Shelukha (TMNA)" w:date="2023-03-22T11:44:00Z">
              <w:r w:rsidRPr="007C3599">
                <w:rPr>
                  <w:sz w:val="18"/>
                  <w:rPrChange w:id="779" w:author="Moriyama, Shoya/森山 翔也" w:date="2025-04-02T21:08:00Z">
                    <w:rPr>
                      <w:color w:val="FF0000"/>
                      <w:sz w:val="18"/>
                    </w:rPr>
                  </w:rPrChange>
                </w:rPr>
                <w:t>1.71</w:t>
              </w:r>
            </w:ins>
          </w:p>
        </w:tc>
        <w:tc>
          <w:tcPr>
            <w:tcW w:w="3657" w:type="dxa"/>
            <w:vAlign w:val="center"/>
          </w:tcPr>
          <w:p w14:paraId="1D6867D2" w14:textId="099904ED" w:rsidR="00607AB6" w:rsidRPr="007C3599" w:rsidRDefault="00607AB6" w:rsidP="00F1669C">
            <w:pPr>
              <w:jc w:val="left"/>
              <w:rPr>
                <w:ins w:id="780" w:author="Anna Shelukha (TMNA)" w:date="2023-03-22T11:44:00Z"/>
                <w:sz w:val="18"/>
                <w:rPrChange w:id="781" w:author="Moriyama, Shoya/森山 翔也" w:date="2025-04-02T21:08:00Z">
                  <w:rPr>
                    <w:ins w:id="782" w:author="Anna Shelukha (TMNA)" w:date="2023-03-22T11:44:00Z"/>
                    <w:color w:val="FF0000"/>
                    <w:sz w:val="18"/>
                  </w:rPr>
                </w:rPrChange>
              </w:rPr>
            </w:pPr>
            <w:ins w:id="783" w:author="Anna Shelukha (TMNA)" w:date="2023-03-22T11:46:00Z">
              <w:r w:rsidRPr="007C3599">
                <w:rPr>
                  <w:sz w:val="18"/>
                  <w:rPrChange w:id="784" w:author="Moriyama, Shoya/森山 翔也" w:date="2025-04-02T21:08:00Z">
                    <w:rPr>
                      <w:color w:val="FF0000"/>
                      <w:sz w:val="18"/>
                    </w:rPr>
                  </w:rPrChange>
                </w:rPr>
                <w:t xml:space="preserve">5-2-2: </w:t>
              </w:r>
            </w:ins>
            <w:ins w:id="785" w:author="Anna Shelukha (TMNA)" w:date="2023-03-22T12:04:00Z">
              <w:r w:rsidR="0010110B" w:rsidRPr="007C3599">
                <w:rPr>
                  <w:sz w:val="18"/>
                  <w:rPrChange w:id="786" w:author="Moriyama, Shoya/森山 翔也" w:date="2025-04-02T21:08:00Z">
                    <w:rPr>
                      <w:color w:val="FF0000"/>
                      <w:sz w:val="18"/>
                    </w:rPr>
                  </w:rPrChange>
                </w:rPr>
                <w:t>Updating USB update wording</w:t>
              </w:r>
            </w:ins>
            <w:ins w:id="787" w:author="Anna Shelukha (TMNA)" w:date="2023-03-22T12:09:00Z">
              <w:r w:rsidR="00496976" w:rsidRPr="007C3599">
                <w:rPr>
                  <w:sz w:val="18"/>
                  <w:rPrChange w:id="788" w:author="Moriyama, Shoya/森山 翔也" w:date="2025-04-02T21:08:00Z">
                    <w:rPr>
                      <w:color w:val="FF0000"/>
                      <w:sz w:val="18"/>
                    </w:rPr>
                  </w:rPrChange>
                </w:rPr>
                <w:t xml:space="preserve"> and region flags </w:t>
              </w:r>
            </w:ins>
            <w:ins w:id="789" w:author="Anna Shelukha (TMNA)" w:date="2023-03-22T12:04:00Z">
              <w:r w:rsidR="0010110B" w:rsidRPr="007C3599">
                <w:rPr>
                  <w:sz w:val="18"/>
                  <w:rPrChange w:id="790" w:author="Moriyama, Shoya/森山 翔也" w:date="2025-04-02T21:08:00Z">
                    <w:rPr>
                      <w:color w:val="FF0000"/>
                      <w:sz w:val="18"/>
                    </w:rPr>
                  </w:rPrChange>
                </w:rPr>
                <w:t>as discussed in</w:t>
              </w:r>
            </w:ins>
            <w:ins w:id="791" w:author="Anna Shelukha (TMNA)" w:date="2023-03-22T11:46:00Z">
              <w:r w:rsidRPr="007C3599">
                <w:rPr>
                  <w:sz w:val="18"/>
                  <w:rPrChange w:id="792" w:author="Moriyama, Shoya/森山 翔也" w:date="2025-04-02T21:08:00Z">
                    <w:rPr>
                      <w:color w:val="FF0000"/>
                      <w:sz w:val="18"/>
                    </w:rPr>
                  </w:rPrChange>
                </w:rPr>
                <w:t xml:space="preserve"> WNSDK24-3558</w:t>
              </w:r>
            </w:ins>
            <w:ins w:id="793" w:author="Anna Shelukha (TMNA)" w:date="2023-03-22T12:09:00Z">
              <w:r w:rsidR="00496976" w:rsidRPr="007C3599">
                <w:rPr>
                  <w:sz w:val="18"/>
                  <w:rPrChange w:id="794" w:author="Moriyama, Shoya/森山 翔也" w:date="2025-04-02T21:08:00Z">
                    <w:rPr>
                      <w:color w:val="FF0000"/>
                      <w:sz w:val="18"/>
                    </w:rPr>
                  </w:rPrChange>
                </w:rPr>
                <w:t>, DCQA24-463</w:t>
              </w:r>
            </w:ins>
            <w:ins w:id="795" w:author="Anna Shelukha (TMNA)" w:date="2023-03-22T12:10:00Z">
              <w:r w:rsidR="00AC1BBB" w:rsidRPr="007C3599">
                <w:rPr>
                  <w:sz w:val="18"/>
                  <w:rPrChange w:id="796" w:author="Moriyama, Shoya/森山 翔也" w:date="2025-04-02T21:08:00Z">
                    <w:rPr>
                      <w:color w:val="FF0000"/>
                      <w:sz w:val="18"/>
                    </w:rPr>
                  </w:rPrChange>
                </w:rPr>
                <w:t>.</w:t>
              </w:r>
            </w:ins>
            <w:ins w:id="797" w:author="Anna Shelukha (TMNA)" w:date="2023-03-22T11:46:00Z">
              <w:r w:rsidRPr="007C3599">
                <w:rPr>
                  <w:sz w:val="18"/>
                  <w:rPrChange w:id="798" w:author="Moriyama, Shoya/森山 翔也" w:date="2025-04-02T21:08:00Z">
                    <w:rPr>
                      <w:color w:val="FF0000"/>
                      <w:sz w:val="18"/>
                    </w:rPr>
                  </w:rPrChange>
                </w:rPr>
                <w:t xml:space="preserve"> ▲1.</w:t>
              </w:r>
            </w:ins>
            <w:ins w:id="799" w:author="Anna Shelukha (TMNA)" w:date="2023-03-22T11:47:00Z">
              <w:r w:rsidRPr="007C3599">
                <w:rPr>
                  <w:sz w:val="18"/>
                  <w:rPrChange w:id="800" w:author="Moriyama, Shoya/森山 翔也" w:date="2025-04-02T21:08:00Z">
                    <w:rPr>
                      <w:color w:val="FF0000"/>
                      <w:sz w:val="18"/>
                    </w:rPr>
                  </w:rPrChange>
                </w:rPr>
                <w:t>71</w:t>
              </w:r>
            </w:ins>
          </w:p>
        </w:tc>
        <w:tc>
          <w:tcPr>
            <w:tcW w:w="1275" w:type="dxa"/>
            <w:vAlign w:val="center"/>
          </w:tcPr>
          <w:p w14:paraId="4963ABD2" w14:textId="366E6746" w:rsidR="00607AB6" w:rsidRPr="007C3599" w:rsidRDefault="00607AB6" w:rsidP="00321F23">
            <w:pPr>
              <w:jc w:val="center"/>
              <w:rPr>
                <w:ins w:id="801" w:author="Anna Shelukha (TMNA)" w:date="2023-03-22T11:44:00Z"/>
                <w:sz w:val="18"/>
                <w:lang w:val="en"/>
                <w:rPrChange w:id="802" w:author="Moriyama, Shoya/森山 翔也" w:date="2025-04-02T21:08:00Z">
                  <w:rPr>
                    <w:ins w:id="803" w:author="Anna Shelukha (TMNA)" w:date="2023-03-22T11:44:00Z"/>
                    <w:color w:val="FF0000"/>
                    <w:sz w:val="18"/>
                    <w:lang w:val="en"/>
                  </w:rPr>
                </w:rPrChange>
              </w:rPr>
            </w:pPr>
            <w:ins w:id="804" w:author="Anna Shelukha (TMNA)" w:date="2023-03-22T11:47:00Z">
              <w:r w:rsidRPr="007C3599">
                <w:rPr>
                  <w:sz w:val="18"/>
                  <w:lang w:val="en"/>
                  <w:rPrChange w:id="805" w:author="Moriyama, Shoya/森山 翔也" w:date="2025-04-02T21:08:00Z">
                    <w:rPr>
                      <w:color w:val="FF0000"/>
                      <w:sz w:val="18"/>
                      <w:lang w:val="en"/>
                    </w:rPr>
                  </w:rPrChange>
                </w:rPr>
                <w:t xml:space="preserve">TMNA Anna </w:t>
              </w:r>
              <w:proofErr w:type="spellStart"/>
              <w:r w:rsidRPr="007C3599">
                <w:rPr>
                  <w:sz w:val="18"/>
                  <w:lang w:val="en"/>
                  <w:rPrChange w:id="806" w:author="Moriyama, Shoya/森山 翔也" w:date="2025-04-02T21:08:00Z">
                    <w:rPr>
                      <w:color w:val="FF0000"/>
                      <w:sz w:val="18"/>
                      <w:lang w:val="en"/>
                    </w:rPr>
                  </w:rPrChange>
                </w:rPr>
                <w:t>Shelukha</w:t>
              </w:r>
            </w:ins>
            <w:proofErr w:type="spellEnd"/>
          </w:p>
        </w:tc>
        <w:tc>
          <w:tcPr>
            <w:tcW w:w="1872" w:type="dxa"/>
          </w:tcPr>
          <w:p w14:paraId="0FC36A8A" w14:textId="2E21D2E4" w:rsidR="00607AB6" w:rsidRPr="007C3599" w:rsidRDefault="00607AB6" w:rsidP="00F1669C">
            <w:pPr>
              <w:jc w:val="left"/>
              <w:rPr>
                <w:ins w:id="807" w:author="Anna Shelukha (TMNA)" w:date="2023-03-22T11:44:00Z"/>
                <w:sz w:val="18"/>
                <w:lang w:val="en"/>
                <w:rPrChange w:id="808" w:author="Moriyama, Shoya/森山 翔也" w:date="2025-04-02T21:08:00Z">
                  <w:rPr>
                    <w:ins w:id="809" w:author="Anna Shelukha (TMNA)" w:date="2023-03-22T11:44:00Z"/>
                    <w:color w:val="FF0000"/>
                    <w:sz w:val="18"/>
                    <w:lang w:val="en"/>
                  </w:rPr>
                </w:rPrChange>
              </w:rPr>
            </w:pPr>
            <w:ins w:id="810" w:author="Anna Shelukha (TMNA)" w:date="2023-03-22T11:47:00Z">
              <w:r w:rsidRPr="007C3599">
                <w:rPr>
                  <w:sz w:val="18"/>
                  <w:lang w:val="en"/>
                  <w:rPrChange w:id="811" w:author="Moriyama, Shoya/森山 翔也" w:date="2025-04-02T21:08:00Z">
                    <w:rPr>
                      <w:color w:val="FF0000"/>
                      <w:sz w:val="18"/>
                      <w:lang w:val="en"/>
                    </w:rPr>
                  </w:rPrChange>
                </w:rPr>
                <w:t>Clarify process of updating the map.</w:t>
              </w:r>
            </w:ins>
          </w:p>
        </w:tc>
        <w:tc>
          <w:tcPr>
            <w:tcW w:w="1417" w:type="dxa"/>
            <w:vAlign w:val="center"/>
          </w:tcPr>
          <w:p w14:paraId="56DADC0A" w14:textId="19BB08F2" w:rsidR="00607AB6" w:rsidRPr="007C3599" w:rsidRDefault="00607AB6" w:rsidP="00F1669C">
            <w:pPr>
              <w:jc w:val="center"/>
              <w:rPr>
                <w:ins w:id="812" w:author="Anna Shelukha (TMNA)" w:date="2023-03-22T11:44:00Z"/>
                <w:sz w:val="18"/>
                <w:lang w:val="en"/>
                <w:rPrChange w:id="813" w:author="Moriyama, Shoya/森山 翔也" w:date="2025-04-02T21:08:00Z">
                  <w:rPr>
                    <w:ins w:id="814" w:author="Anna Shelukha (TMNA)" w:date="2023-03-22T11:44:00Z"/>
                    <w:color w:val="FF0000"/>
                    <w:sz w:val="18"/>
                    <w:lang w:val="en"/>
                  </w:rPr>
                </w:rPrChange>
              </w:rPr>
            </w:pPr>
            <w:ins w:id="815" w:author="Anna Shelukha (TMNA)" w:date="2023-03-22T11:47:00Z">
              <w:r w:rsidRPr="007C3599">
                <w:rPr>
                  <w:sz w:val="18"/>
                  <w:lang w:val="en"/>
                  <w:rPrChange w:id="816" w:author="Moriyama, Shoya/森山 翔也" w:date="2025-04-02T21:08:00Z">
                    <w:rPr>
                      <w:color w:val="FF0000"/>
                      <w:sz w:val="18"/>
                      <w:lang w:val="en"/>
                    </w:rPr>
                  </w:rPrChange>
                </w:rPr>
                <w:t>2023/3/22</w:t>
              </w:r>
            </w:ins>
          </w:p>
        </w:tc>
        <w:tc>
          <w:tcPr>
            <w:tcW w:w="681" w:type="dxa"/>
            <w:vAlign w:val="center"/>
          </w:tcPr>
          <w:p w14:paraId="25385668" w14:textId="07569E21" w:rsidR="00607AB6" w:rsidRPr="007C3599" w:rsidRDefault="00244919" w:rsidP="00F1669C">
            <w:pPr>
              <w:jc w:val="center"/>
              <w:rPr>
                <w:ins w:id="817" w:author="Anna Shelukha (TMNA)" w:date="2023-03-22T11:44:00Z"/>
                <w:sz w:val="18"/>
                <w:lang w:val="en"/>
                <w:rPrChange w:id="818" w:author="Moriyama, Shoya/森山 翔也" w:date="2025-04-02T21:08:00Z">
                  <w:rPr>
                    <w:ins w:id="819" w:author="Anna Shelukha (TMNA)" w:date="2023-03-22T11:44:00Z"/>
                    <w:color w:val="FF0000"/>
                    <w:sz w:val="18"/>
                    <w:lang w:val="en"/>
                  </w:rPr>
                </w:rPrChange>
              </w:rPr>
            </w:pPr>
            <w:ins w:id="820" w:author="Anna Shelukha (TMNA)" w:date="2023-04-12T14:57:00Z">
              <w:r w:rsidRPr="007C3599">
                <w:rPr>
                  <w:rFonts w:hint="eastAsia"/>
                  <w:sz w:val="18"/>
                  <w:lang w:val="en"/>
                  <w:rPrChange w:id="821" w:author="Moriyama, Shoya/森山 翔也" w:date="2025-04-02T21:08:00Z">
                    <w:rPr>
                      <w:rFonts w:hint="eastAsia"/>
                      <w:color w:val="FF0000"/>
                      <w:sz w:val="18"/>
                      <w:lang w:val="en"/>
                    </w:rPr>
                  </w:rPrChange>
                </w:rPr>
                <w:t>〇</w:t>
              </w:r>
            </w:ins>
          </w:p>
        </w:tc>
      </w:tr>
      <w:tr w:rsidR="007C3599" w:rsidRPr="007C3599" w14:paraId="5829BB18" w14:textId="77777777" w:rsidTr="4A17D67C">
        <w:tblPrEx>
          <w:tblCellMar>
            <w:left w:w="99" w:type="dxa"/>
            <w:right w:w="99" w:type="dxa"/>
          </w:tblCellMar>
          <w:tblLook w:val="0000" w:firstRow="0" w:lastRow="0" w:firstColumn="0" w:lastColumn="0" w:noHBand="0" w:noVBand="0"/>
        </w:tblPrEx>
        <w:trPr>
          <w:trHeight w:val="85"/>
          <w:ins w:id="822" w:author="Kashima, Takuya/鹿島 卓也" w:date="2023-10-16T11:09:00Z"/>
        </w:trPr>
        <w:tc>
          <w:tcPr>
            <w:tcW w:w="846" w:type="dxa"/>
            <w:vAlign w:val="center"/>
          </w:tcPr>
          <w:p w14:paraId="0FD50878" w14:textId="76C8F9FB" w:rsidR="00816790" w:rsidRPr="007C3599" w:rsidRDefault="00745DF3" w:rsidP="00F1669C">
            <w:pPr>
              <w:jc w:val="center"/>
              <w:rPr>
                <w:ins w:id="823" w:author="Kashima, Takuya/鹿島 卓也" w:date="2023-10-16T11:09:00Z"/>
                <w:sz w:val="18"/>
              </w:rPr>
            </w:pPr>
            <w:ins w:id="824" w:author="Kashima, Takuya/鹿島 卓也" w:date="2023-12-11T13:21:00Z">
              <w:r w:rsidRPr="007C3599">
                <w:rPr>
                  <w:sz w:val="18"/>
                  <w:rPrChange w:id="825" w:author="Moriyama, Shoya/森山 翔也" w:date="2025-04-02T21:08:00Z">
                    <w:rPr>
                      <w:color w:val="FF0000"/>
                      <w:sz w:val="18"/>
                    </w:rPr>
                  </w:rPrChange>
                </w:rPr>
                <w:t>3</w:t>
              </w:r>
            </w:ins>
            <w:ins w:id="826" w:author="Kashima, Takuya/鹿島 卓也" w:date="2023-10-16T11:09:00Z">
              <w:r w:rsidR="00816790" w:rsidRPr="007C3599">
                <w:rPr>
                  <w:sz w:val="18"/>
                </w:rPr>
                <w:t>.</w:t>
              </w:r>
            </w:ins>
            <w:ins w:id="827" w:author="Kashima, Takuya/鹿島 卓也" w:date="2023-12-11T13:21:00Z">
              <w:r w:rsidRPr="007C3599">
                <w:rPr>
                  <w:sz w:val="18"/>
                  <w:rPrChange w:id="828" w:author="Moriyama, Shoya/森山 翔也" w:date="2025-04-02T21:08:00Z">
                    <w:rPr>
                      <w:color w:val="FF0000"/>
                      <w:sz w:val="18"/>
                    </w:rPr>
                  </w:rPrChange>
                </w:rPr>
                <w:t>5</w:t>
              </w:r>
            </w:ins>
            <w:ins w:id="829" w:author="Kashima, Takuya/鹿島 卓也" w:date="2023-10-16T11:09:00Z">
              <w:r w:rsidR="00816790" w:rsidRPr="007C3599">
                <w:rPr>
                  <w:sz w:val="18"/>
                </w:rPr>
                <w:t>0</w:t>
              </w:r>
            </w:ins>
          </w:p>
        </w:tc>
        <w:tc>
          <w:tcPr>
            <w:tcW w:w="3657" w:type="dxa"/>
            <w:vAlign w:val="center"/>
          </w:tcPr>
          <w:p w14:paraId="492F7AC6" w14:textId="77777777" w:rsidR="00816790" w:rsidRPr="007C3599" w:rsidRDefault="008616BF" w:rsidP="00F1669C">
            <w:pPr>
              <w:jc w:val="left"/>
              <w:rPr>
                <w:ins w:id="830" w:author="Kashima, Takuya/鹿島 卓也" w:date="2023-10-16T11:16:00Z"/>
                <w:sz w:val="18"/>
              </w:rPr>
            </w:pPr>
            <w:ins w:id="831" w:author="Kashima, Takuya/鹿島 卓也" w:date="2023-10-16T11:16:00Z">
              <w:r w:rsidRPr="007C3599">
                <w:rPr>
                  <w:sz w:val="18"/>
                </w:rPr>
                <w:t xml:space="preserve">7. </w:t>
              </w:r>
              <w:r w:rsidRPr="007C3599">
                <w:t xml:space="preserve"> </w:t>
              </w:r>
              <w:r w:rsidRPr="007C3599">
                <w:rPr>
                  <w:sz w:val="18"/>
                </w:rPr>
                <w:t>QOS (サービス品質Quality of Service)</w:t>
              </w:r>
            </w:ins>
          </w:p>
          <w:p w14:paraId="59A9779A" w14:textId="77777777" w:rsidR="008616BF" w:rsidRPr="007C3599" w:rsidRDefault="008616BF" w:rsidP="00F1669C">
            <w:pPr>
              <w:jc w:val="left"/>
              <w:rPr>
                <w:ins w:id="832" w:author="Kashima, Takuya/鹿島 卓也" w:date="2023-10-16T11:16:00Z"/>
                <w:sz w:val="18"/>
              </w:rPr>
            </w:pPr>
            <w:ins w:id="833" w:author="Kashima, Takuya/鹿島 卓也" w:date="2023-10-16T11:16:00Z">
              <w:r w:rsidRPr="007C3599">
                <w:rPr>
                  <w:rFonts w:hint="eastAsia"/>
                  <w:sz w:val="18"/>
                </w:rPr>
                <w:t>【仕様明確化</w:t>
              </w:r>
              <w:r w:rsidRPr="007C3599">
                <w:rPr>
                  <w:sz w:val="18"/>
                </w:rPr>
                <w:t>/Spec clarification</w:t>
              </w:r>
              <w:r w:rsidRPr="007C3599">
                <w:rPr>
                  <w:rFonts w:hint="eastAsia"/>
                  <w:sz w:val="18"/>
                </w:rPr>
                <w:t>】</w:t>
              </w:r>
            </w:ins>
          </w:p>
          <w:p w14:paraId="6D371F67" w14:textId="77777777" w:rsidR="008616BF" w:rsidRPr="007C3599" w:rsidRDefault="008616BF" w:rsidP="00F1669C">
            <w:pPr>
              <w:jc w:val="left"/>
              <w:rPr>
                <w:ins w:id="834" w:author="Kashima, Takuya/鹿島 卓也" w:date="2023-10-16T11:17:00Z"/>
                <w:sz w:val="18"/>
              </w:rPr>
            </w:pPr>
            <w:ins w:id="835" w:author="Kashima, Takuya/鹿島 卓也" w:date="2023-10-16T11:17:00Z">
              <w:r w:rsidRPr="007C3599">
                <w:rPr>
                  <w:rFonts w:hint="eastAsia"/>
                  <w:sz w:val="18"/>
                </w:rPr>
                <w:t>【対象</w:t>
              </w:r>
              <w:r w:rsidRPr="007C3599">
                <w:rPr>
                  <w:sz w:val="18"/>
                </w:rPr>
                <w:t>JIRA/ Affected JIRA</w:t>
              </w:r>
              <w:r w:rsidRPr="007C3599">
                <w:rPr>
                  <w:rFonts w:hint="eastAsia"/>
                  <w:sz w:val="18"/>
                </w:rPr>
                <w:t>】</w:t>
              </w:r>
            </w:ins>
          </w:p>
          <w:p w14:paraId="7B242EE7" w14:textId="645033D8" w:rsidR="009A568A" w:rsidRPr="007C3599" w:rsidRDefault="006D7660" w:rsidP="00F1669C">
            <w:pPr>
              <w:jc w:val="left"/>
              <w:rPr>
                <w:ins w:id="836" w:author="Kashima, Takuya/鹿島 卓也" w:date="2023-12-06T19:13:00Z"/>
                <w:sz w:val="18"/>
                <w:rPrChange w:id="837" w:author="Moriyama, Shoya/森山 翔也" w:date="2025-04-02T21:08:00Z">
                  <w:rPr>
                    <w:ins w:id="838" w:author="Kashima, Takuya/鹿島 卓也" w:date="2023-12-06T19:13:00Z"/>
                    <w:color w:val="FF0000"/>
                    <w:sz w:val="18"/>
                  </w:rPr>
                </w:rPrChange>
              </w:rPr>
            </w:pPr>
            <w:ins w:id="839" w:author="Tawatari, Masataka/田渡 将隆" w:date="2023-12-11T20:38:00Z">
              <w:r w:rsidRPr="007C3599">
                <w:rPr>
                  <w:sz w:val="18"/>
                  <w:rPrChange w:id="840" w:author="Moriyama, Shoya/森山 翔也" w:date="2025-04-02T21:08:00Z">
                    <w:rPr>
                      <w:color w:val="FF0000"/>
                      <w:sz w:val="18"/>
                    </w:rPr>
                  </w:rPrChange>
                </w:rPr>
                <w:t>DC24-25998/</w:t>
              </w:r>
            </w:ins>
            <w:ins w:id="841" w:author="Kashima, Takuya/鹿島 卓也" w:date="2023-12-06T19:13:00Z">
              <w:r w:rsidR="009A568A" w:rsidRPr="007C3599">
                <w:rPr>
                  <w:sz w:val="18"/>
                  <w:rPrChange w:id="842" w:author="Moriyama, Shoya/森山 翔也" w:date="2025-04-02T21:08:00Z">
                    <w:rPr>
                      <w:color w:val="FF0000"/>
                      <w:sz w:val="18"/>
                    </w:rPr>
                  </w:rPrChange>
                </w:rPr>
                <w:t>WNSDK24-5990</w:t>
              </w:r>
            </w:ins>
          </w:p>
          <w:p w14:paraId="68ECBB2F" w14:textId="6A1D2513" w:rsidR="008616BF" w:rsidRPr="007C3599" w:rsidRDefault="008616BF" w:rsidP="00F1669C">
            <w:pPr>
              <w:jc w:val="left"/>
              <w:rPr>
                <w:ins w:id="843" w:author="Kashima, Takuya/鹿島 卓也" w:date="2023-10-16T11:17:00Z"/>
                <w:sz w:val="18"/>
              </w:rPr>
            </w:pPr>
            <w:ins w:id="844" w:author="Kashima, Takuya/鹿島 卓也" w:date="2023-10-16T11:17:00Z">
              <w:r w:rsidRPr="007C3599">
                <w:rPr>
                  <w:rFonts w:hint="eastAsia"/>
                  <w:sz w:val="18"/>
                </w:rPr>
                <w:t>【変更内容】</w:t>
              </w:r>
            </w:ins>
          </w:p>
          <w:p w14:paraId="0573A7E2" w14:textId="6F27A2D2" w:rsidR="008616BF" w:rsidRPr="007C3599" w:rsidRDefault="008616BF" w:rsidP="00F1669C">
            <w:pPr>
              <w:jc w:val="left"/>
              <w:rPr>
                <w:ins w:id="845" w:author="Kashima, Takuya/鹿島 卓也" w:date="2023-10-16T11:21:00Z"/>
                <w:sz w:val="18"/>
              </w:rPr>
            </w:pPr>
            <w:ins w:id="846" w:author="Kashima, Takuya/鹿島 卓也" w:date="2023-10-16T11:17:00Z">
              <w:r w:rsidRPr="007C3599">
                <w:rPr>
                  <w:rFonts w:hint="eastAsia"/>
                  <w:sz w:val="18"/>
                </w:rPr>
                <w:t>全更新</w:t>
              </w:r>
            </w:ins>
            <w:ins w:id="847" w:author="Kashima, Takuya/鹿島 卓也" w:date="2023-10-16T11:18:00Z">
              <w:r w:rsidRPr="007C3599">
                <w:rPr>
                  <w:rFonts w:hint="eastAsia"/>
                  <w:sz w:val="18"/>
                </w:rPr>
                <w:t>サービスにおいて、</w:t>
              </w:r>
              <w:r w:rsidR="00E36760" w:rsidRPr="007C3599">
                <w:rPr>
                  <w:rFonts w:hint="eastAsia"/>
                  <w:sz w:val="18"/>
                </w:rPr>
                <w:t>『</w:t>
              </w:r>
            </w:ins>
            <w:ins w:id="848" w:author="Kashima, Takuya/鹿島 卓也" w:date="2023-10-16T11:19:00Z">
              <w:r w:rsidR="00E36760" w:rsidRPr="007C3599">
                <w:rPr>
                  <w:sz w:val="18"/>
                </w:rPr>
                <w:t>RSASSA-PKCS</w:t>
              </w:r>
            </w:ins>
            <w:ins w:id="849" w:author="Kashima, Takuya/鹿島 卓也" w:date="2023-10-16T11:26:00Z">
              <w:r w:rsidR="00E36760" w:rsidRPr="007C3599">
                <w:rPr>
                  <w:sz w:val="18"/>
                </w:rPr>
                <w:t>1</w:t>
              </w:r>
            </w:ins>
            <w:ins w:id="850" w:author="Kashima, Takuya/鹿島 卓也" w:date="2023-10-16T11:19:00Z">
              <w:r w:rsidR="00E36760" w:rsidRPr="007C3599">
                <w:rPr>
                  <w:sz w:val="18"/>
                </w:rPr>
                <w:t>-v1_5</w:t>
              </w:r>
            </w:ins>
            <w:ins w:id="851" w:author="Kashima, Takuya/鹿島 卓也" w:date="2023-10-16T11:18:00Z">
              <w:r w:rsidR="00E36760" w:rsidRPr="007C3599">
                <w:rPr>
                  <w:rFonts w:hint="eastAsia"/>
                  <w:sz w:val="18"/>
                </w:rPr>
                <w:t>』</w:t>
              </w:r>
            </w:ins>
            <w:ins w:id="852" w:author="Kashima, Takuya/鹿島 卓也" w:date="2023-10-16T11:19:00Z">
              <w:r w:rsidR="00E36760" w:rsidRPr="007C3599">
                <w:rPr>
                  <w:rFonts w:hint="eastAsia"/>
                  <w:sz w:val="18"/>
                </w:rPr>
                <w:t>に対応し、ハッシュ値を</w:t>
              </w:r>
              <w:r w:rsidR="00E36760" w:rsidRPr="007C3599">
                <w:rPr>
                  <w:sz w:val="18"/>
                </w:rPr>
                <w:t>SHA-256</w:t>
              </w:r>
              <w:r w:rsidR="00E36760" w:rsidRPr="007C3599">
                <w:rPr>
                  <w:rFonts w:hint="eastAsia"/>
                  <w:sz w:val="18"/>
                </w:rPr>
                <w:t>の仕様にする内容を追加</w:t>
              </w:r>
            </w:ins>
            <w:ins w:id="853" w:author="Kashima, Takuya/鹿島 卓也" w:date="2023-10-16T11:21:00Z">
              <w:r w:rsidR="00E36760" w:rsidRPr="007C3599">
                <w:rPr>
                  <w:rFonts w:hint="eastAsia"/>
                  <w:sz w:val="18"/>
                </w:rPr>
                <w:t>。</w:t>
              </w:r>
            </w:ins>
          </w:p>
          <w:p w14:paraId="180BC6B4" w14:textId="77777777" w:rsidR="00E36760" w:rsidRPr="007C3599" w:rsidRDefault="00E36760" w:rsidP="00E36760">
            <w:pPr>
              <w:ind w:left="90" w:hangingChars="50" w:hanging="90"/>
              <w:jc w:val="left"/>
              <w:rPr>
                <w:ins w:id="854" w:author="Kashima, Takuya/鹿島 卓也" w:date="2023-10-16T11:22:00Z"/>
                <w:sz w:val="18"/>
              </w:rPr>
            </w:pPr>
            <w:ins w:id="855" w:author="Kashima, Takuya/鹿島 卓也" w:date="2023-10-16T11:22:00Z">
              <w:r w:rsidRPr="007C3599">
                <w:rPr>
                  <w:sz w:val="18"/>
                </w:rPr>
                <w:t>Regarding the full map update</w:t>
              </w:r>
            </w:ins>
          </w:p>
          <w:p w14:paraId="410ECE90" w14:textId="77777777" w:rsidR="00E36760" w:rsidRPr="007C3599" w:rsidRDefault="00E36760" w:rsidP="00E36760">
            <w:pPr>
              <w:ind w:left="360" w:hangingChars="200" w:hanging="360"/>
              <w:jc w:val="left"/>
              <w:rPr>
                <w:ins w:id="856" w:author="Kashima, Takuya/鹿島 卓也" w:date="2023-10-16T11:23:00Z"/>
                <w:sz w:val="18"/>
              </w:rPr>
            </w:pPr>
            <w:ins w:id="857" w:author="Kashima, Takuya/鹿島 卓也" w:date="2023-10-16T11:22:00Z">
              <w:r w:rsidRPr="007C3599">
                <w:rPr>
                  <w:sz w:val="18"/>
                </w:rPr>
                <w:t>service, we added that the content</w:t>
              </w:r>
            </w:ins>
          </w:p>
          <w:p w14:paraId="555D6C0E" w14:textId="678A84A7" w:rsidR="00E36760" w:rsidRPr="007C3599" w:rsidRDefault="00E36760" w:rsidP="00E36760">
            <w:pPr>
              <w:ind w:left="360" w:hangingChars="200" w:hanging="360"/>
              <w:jc w:val="left"/>
              <w:rPr>
                <w:ins w:id="858" w:author="Kashima, Takuya/鹿島 卓也" w:date="2023-10-16T11:23:00Z"/>
                <w:sz w:val="18"/>
              </w:rPr>
            </w:pPr>
            <w:ins w:id="859" w:author="Kashima, Takuya/鹿島 卓也" w:date="2023-10-16T11:22:00Z">
              <w:r w:rsidRPr="007C3599">
                <w:rPr>
                  <w:sz w:val="18"/>
                </w:rPr>
                <w:t>of</w:t>
              </w:r>
            </w:ins>
            <w:ins w:id="860" w:author="Kashima, Takuya/鹿島 卓也" w:date="2023-10-16T11:23:00Z">
              <w:r w:rsidRPr="007C3599">
                <w:rPr>
                  <w:sz w:val="18"/>
                </w:rPr>
                <w:t xml:space="preserve"> “</w:t>
              </w:r>
            </w:ins>
            <w:ins w:id="861" w:author="Kashima, Takuya/鹿島 卓也" w:date="2023-10-16T11:21:00Z">
              <w:r w:rsidRPr="007C3599">
                <w:rPr>
                  <w:sz w:val="18"/>
                </w:rPr>
                <w:t xml:space="preserve">『RSASSA-PKCS1-v1_5』 must be </w:t>
              </w:r>
            </w:ins>
          </w:p>
          <w:p w14:paraId="3B8FB29F" w14:textId="77777777" w:rsidR="00E36760" w:rsidRPr="007C3599" w:rsidRDefault="00E36760" w:rsidP="00E36760">
            <w:pPr>
              <w:ind w:left="360" w:hangingChars="200" w:hanging="360"/>
              <w:jc w:val="left"/>
              <w:rPr>
                <w:ins w:id="862" w:author="Kashima, Takuya/鹿島 卓也" w:date="2023-10-16T11:23:00Z"/>
                <w:sz w:val="18"/>
              </w:rPr>
            </w:pPr>
            <w:ins w:id="863" w:author="Kashima, Takuya/鹿島 卓也" w:date="2023-10-16T11:21:00Z">
              <w:r w:rsidRPr="007C3599">
                <w:rPr>
                  <w:sz w:val="18"/>
                </w:rPr>
                <w:t>complied</w:t>
              </w:r>
            </w:ins>
            <w:ins w:id="864" w:author="Kashima, Takuya/鹿島 卓也" w:date="2023-10-16T11:23:00Z">
              <w:r w:rsidRPr="007C3599">
                <w:rPr>
                  <w:sz w:val="18"/>
                </w:rPr>
                <w:t xml:space="preserve"> and</w:t>
              </w:r>
            </w:ins>
            <w:ins w:id="865" w:author="Kashima, Takuya/鹿島 卓也" w:date="2023-10-16T11:21:00Z">
              <w:r w:rsidRPr="007C3599">
                <w:rPr>
                  <w:sz w:val="18"/>
                </w:rPr>
                <w:t xml:space="preserve"> Hash value must be </w:t>
              </w:r>
            </w:ins>
          </w:p>
          <w:p w14:paraId="1F58F8F7" w14:textId="4C177927" w:rsidR="00E36760" w:rsidRPr="007C3599" w:rsidRDefault="00E36760">
            <w:pPr>
              <w:ind w:left="360" w:hangingChars="200" w:hanging="360"/>
              <w:jc w:val="left"/>
              <w:rPr>
                <w:ins w:id="866" w:author="Kashima, Takuya/鹿島 卓也" w:date="2023-10-16T11:19:00Z"/>
                <w:sz w:val="18"/>
              </w:rPr>
              <w:pPrChange w:id="867" w:author="Kashima, Takuya/鹿島 卓也" w:date="2023-10-16T11:22:00Z">
                <w:pPr>
                  <w:framePr w:hSpace="142" w:wrap="around" w:vAnchor="text" w:hAnchor="margin" w:x="108" w:y="208"/>
                  <w:jc w:val="left"/>
                </w:pPr>
              </w:pPrChange>
            </w:pPr>
            <w:ins w:id="868" w:author="Kashima, Takuya/鹿島 卓也" w:date="2023-10-16T11:21:00Z">
              <w:r w:rsidRPr="007C3599">
                <w:rPr>
                  <w:sz w:val="18"/>
                </w:rPr>
                <w:t>developed based on 『SHA-256』 spec.</w:t>
              </w:r>
            </w:ins>
            <w:ins w:id="869" w:author="Kashima, Takuya/鹿島 卓也" w:date="2023-10-16T11:23:00Z">
              <w:r w:rsidRPr="007C3599">
                <w:rPr>
                  <w:sz w:val="18"/>
                </w:rPr>
                <w:t>”</w:t>
              </w:r>
            </w:ins>
          </w:p>
          <w:p w14:paraId="7AB2ACF3" w14:textId="00E8FE62" w:rsidR="00E36760" w:rsidRPr="007C3599" w:rsidRDefault="00E36760" w:rsidP="00F1669C">
            <w:pPr>
              <w:jc w:val="left"/>
              <w:rPr>
                <w:ins w:id="870" w:author="Kashima, Takuya/鹿島 卓也" w:date="2023-10-16T11:09:00Z"/>
                <w:sz w:val="18"/>
              </w:rPr>
            </w:pPr>
          </w:p>
        </w:tc>
        <w:tc>
          <w:tcPr>
            <w:tcW w:w="1275" w:type="dxa"/>
            <w:vAlign w:val="center"/>
          </w:tcPr>
          <w:p w14:paraId="60ADC357" w14:textId="77777777" w:rsidR="00816790" w:rsidRPr="007C3599" w:rsidRDefault="00E36760" w:rsidP="00321F23">
            <w:pPr>
              <w:jc w:val="center"/>
              <w:rPr>
                <w:ins w:id="871" w:author="Kashima, Takuya/鹿島 卓也" w:date="2023-10-16T11:24:00Z"/>
                <w:sz w:val="18"/>
                <w:lang w:val="en"/>
              </w:rPr>
            </w:pPr>
            <w:ins w:id="872" w:author="Kashima, Takuya/鹿島 卓也" w:date="2023-10-16T11:24:00Z">
              <w:r w:rsidRPr="007C3599">
                <w:rPr>
                  <w:sz w:val="18"/>
                  <w:lang w:val="en"/>
                </w:rPr>
                <w:t>LBS</w:t>
              </w:r>
            </w:ins>
          </w:p>
          <w:p w14:paraId="33A1D074" w14:textId="76FF2C2C" w:rsidR="00E36760" w:rsidRPr="007C3599" w:rsidRDefault="00E36760" w:rsidP="00321F23">
            <w:pPr>
              <w:jc w:val="center"/>
              <w:rPr>
                <w:ins w:id="873" w:author="Kashima, Takuya/鹿島 卓也" w:date="2023-10-16T11:09:00Z"/>
                <w:sz w:val="18"/>
                <w:lang w:val="en"/>
              </w:rPr>
            </w:pPr>
            <w:ins w:id="874" w:author="Kashima, Takuya/鹿島 卓也" w:date="2023-10-16T11:24:00Z">
              <w:r w:rsidRPr="007C3599">
                <w:rPr>
                  <w:sz w:val="18"/>
                  <w:lang w:val="en"/>
                </w:rPr>
                <w:t>Kashima</w:t>
              </w:r>
            </w:ins>
          </w:p>
        </w:tc>
        <w:tc>
          <w:tcPr>
            <w:tcW w:w="1872" w:type="dxa"/>
          </w:tcPr>
          <w:p w14:paraId="61C6B473" w14:textId="408CB3E3" w:rsidR="00816790" w:rsidRPr="007C3599" w:rsidRDefault="00E36760" w:rsidP="00F1669C">
            <w:pPr>
              <w:jc w:val="left"/>
              <w:rPr>
                <w:ins w:id="875" w:author="Kashima, Takuya/鹿島 卓也" w:date="2023-10-16T11:09:00Z"/>
                <w:sz w:val="18"/>
                <w:lang w:val="en"/>
              </w:rPr>
            </w:pPr>
            <w:ins w:id="876" w:author="Kashima, Takuya/鹿島 卓也" w:date="2023-10-16T11:24:00Z">
              <w:r w:rsidRPr="007C3599">
                <w:rPr>
                  <w:sz w:val="18"/>
                  <w:lang w:val="en"/>
                </w:rPr>
                <w:t>Clarification for the RSA</w:t>
              </w:r>
            </w:ins>
            <w:ins w:id="877" w:author="Kashima, Takuya/鹿島 卓也" w:date="2023-10-16T11:25:00Z">
              <w:r w:rsidRPr="007C3599">
                <w:rPr>
                  <w:sz w:val="18"/>
                  <w:lang w:val="en"/>
                </w:rPr>
                <w:t>(</w:t>
              </w:r>
              <w:r w:rsidRPr="007C3599">
                <w:t xml:space="preserve"> </w:t>
              </w:r>
              <w:r w:rsidRPr="007C3599">
                <w:rPr>
                  <w:sz w:val="18"/>
                  <w:lang w:val="en"/>
                </w:rPr>
                <w:t xml:space="preserve">Reliability, Availability and Serviceability) </w:t>
              </w:r>
            </w:ins>
            <w:ins w:id="878" w:author="Kashima, Takuya/鹿島 卓也" w:date="2023-10-16T11:24:00Z">
              <w:r w:rsidRPr="007C3599">
                <w:rPr>
                  <w:sz w:val="18"/>
                  <w:lang w:val="en"/>
                </w:rPr>
                <w:t>specification of the full map update service</w:t>
              </w:r>
            </w:ins>
          </w:p>
        </w:tc>
        <w:tc>
          <w:tcPr>
            <w:tcW w:w="1417" w:type="dxa"/>
            <w:vAlign w:val="center"/>
          </w:tcPr>
          <w:p w14:paraId="1F059677" w14:textId="7C00409A" w:rsidR="00816790" w:rsidRPr="007C3599" w:rsidRDefault="00E36760" w:rsidP="00F1669C">
            <w:pPr>
              <w:jc w:val="center"/>
              <w:rPr>
                <w:ins w:id="879" w:author="Kashima, Takuya/鹿島 卓也" w:date="2023-10-16T11:09:00Z"/>
                <w:sz w:val="18"/>
                <w:lang w:val="en"/>
              </w:rPr>
            </w:pPr>
            <w:ins w:id="880" w:author="Kashima, Takuya/鹿島 卓也" w:date="2023-10-16T11:26:00Z">
              <w:r w:rsidRPr="007C3599">
                <w:rPr>
                  <w:sz w:val="18"/>
                  <w:lang w:val="en"/>
                </w:rPr>
                <w:t>2023/12/15</w:t>
              </w:r>
            </w:ins>
          </w:p>
        </w:tc>
        <w:tc>
          <w:tcPr>
            <w:tcW w:w="681" w:type="dxa"/>
            <w:vAlign w:val="center"/>
          </w:tcPr>
          <w:p w14:paraId="346A2248" w14:textId="3786ACA0" w:rsidR="00816790" w:rsidRPr="007C3599" w:rsidRDefault="00E36760" w:rsidP="00F1669C">
            <w:pPr>
              <w:jc w:val="center"/>
              <w:rPr>
                <w:ins w:id="881" w:author="Kashima, Takuya/鹿島 卓也" w:date="2023-10-16T11:09:00Z"/>
                <w:sz w:val="18"/>
                <w:lang w:val="en"/>
              </w:rPr>
            </w:pPr>
            <w:ins w:id="882" w:author="Kashima, Takuya/鹿島 卓也" w:date="2023-10-16T11:26:00Z">
              <w:r w:rsidRPr="007C3599">
                <w:rPr>
                  <w:rFonts w:hint="eastAsia"/>
                  <w:sz w:val="18"/>
                  <w:lang w:val="en"/>
                </w:rPr>
                <w:t>〇</w:t>
              </w:r>
            </w:ins>
          </w:p>
        </w:tc>
      </w:tr>
    </w:tbl>
    <w:p w14:paraId="2D980C2F" w14:textId="77777777" w:rsidR="000A6B97" w:rsidRPr="007C3599" w:rsidRDefault="000A6B97" w:rsidP="00202305">
      <w:pPr>
        <w:rPr>
          <w:ins w:id="883" w:author="Kashima, Takuya/鹿島 卓也" w:date="2024-04-18T16:19:00Z"/>
          <w:lang w:val="en"/>
          <w:rPrChange w:id="884" w:author="Moriyama, Shoya/森山 翔也" w:date="2025-04-02T21:08:00Z">
            <w:rPr>
              <w:ins w:id="885" w:author="Kashima, Takuya/鹿島 卓也" w:date="2024-04-18T16:19:00Z"/>
              <w:color w:val="000000" w:themeColor="text1"/>
              <w:lang w:val="en"/>
            </w:rPr>
          </w:rPrChange>
        </w:rPr>
      </w:pPr>
    </w:p>
    <w:p w14:paraId="647C99D4" w14:textId="77777777" w:rsidR="000A6B97" w:rsidRPr="007C3599" w:rsidRDefault="000A6B97">
      <w:pPr>
        <w:widowControl/>
        <w:jc w:val="left"/>
        <w:rPr>
          <w:ins w:id="886" w:author="Kashima, Takuya/鹿島 卓也" w:date="2024-04-18T16:19:00Z"/>
          <w:lang w:val="en"/>
          <w:rPrChange w:id="887" w:author="Moriyama, Shoya/森山 翔也" w:date="2025-04-02T21:08:00Z">
            <w:rPr>
              <w:ins w:id="888" w:author="Kashima, Takuya/鹿島 卓也" w:date="2024-04-18T16:19:00Z"/>
              <w:color w:val="000000" w:themeColor="text1"/>
              <w:lang w:val="en"/>
            </w:rPr>
          </w:rPrChange>
        </w:rPr>
      </w:pPr>
      <w:ins w:id="889" w:author="Kashima, Takuya/鹿島 卓也" w:date="2024-04-18T16:19:00Z">
        <w:r w:rsidRPr="007C3599">
          <w:rPr>
            <w:lang w:val="en"/>
            <w:rPrChange w:id="890" w:author="Moriyama, Shoya/森山 翔也" w:date="2025-04-02T21:08:00Z">
              <w:rPr>
                <w:color w:val="000000" w:themeColor="text1"/>
                <w:lang w:val="en"/>
              </w:rPr>
            </w:rPrChange>
          </w:rPr>
          <w:br w:type="page"/>
        </w:r>
      </w:ins>
    </w:p>
    <w:tbl>
      <w:tblPr>
        <w:tblpPr w:leftFromText="142" w:rightFromText="142" w:vertAnchor="text" w:horzAnchor="margin" w:tblpX="108" w:tblpY="208"/>
        <w:tblW w:w="9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846"/>
        <w:gridCol w:w="3657"/>
        <w:gridCol w:w="1275"/>
        <w:gridCol w:w="1872"/>
        <w:gridCol w:w="1417"/>
        <w:gridCol w:w="681"/>
      </w:tblGrid>
      <w:tr w:rsidR="007C3599" w:rsidRPr="007C3599" w14:paraId="3618282A" w14:textId="77777777" w:rsidTr="004C69E4">
        <w:trPr>
          <w:trHeight w:val="85"/>
          <w:ins w:id="891" w:author="Kashima, Takuya/鹿島 卓也" w:date="2024-04-18T16:20:00Z"/>
        </w:trPr>
        <w:tc>
          <w:tcPr>
            <w:tcW w:w="846" w:type="dxa"/>
            <w:vAlign w:val="center"/>
          </w:tcPr>
          <w:p w14:paraId="14CFD53D" w14:textId="0BB51FCE" w:rsidR="000A6B97" w:rsidRPr="007C3599" w:rsidRDefault="000A6B97" w:rsidP="004C69E4">
            <w:pPr>
              <w:jc w:val="center"/>
              <w:rPr>
                <w:ins w:id="892" w:author="Kashima, Takuya/鹿島 卓也" w:date="2024-04-18T16:20:00Z"/>
                <w:sz w:val="18"/>
                <w:rPrChange w:id="893" w:author="Moriyama, Shoya/森山 翔也" w:date="2025-04-02T21:08:00Z">
                  <w:rPr>
                    <w:ins w:id="894" w:author="Kashima, Takuya/鹿島 卓也" w:date="2024-04-18T16:20:00Z"/>
                    <w:color w:val="FF0000"/>
                    <w:sz w:val="18"/>
                  </w:rPr>
                </w:rPrChange>
              </w:rPr>
            </w:pPr>
            <w:ins w:id="895" w:author="Kashima, Takuya/鹿島 卓也" w:date="2024-04-18T16:23:00Z">
              <w:r w:rsidRPr="007C3599">
                <w:rPr>
                  <w:sz w:val="18"/>
                  <w:rPrChange w:id="896" w:author="Moriyama, Shoya/森山 翔也" w:date="2025-04-02T21:08:00Z">
                    <w:rPr>
                      <w:color w:val="FF0000"/>
                      <w:sz w:val="18"/>
                    </w:rPr>
                  </w:rPrChange>
                </w:rPr>
                <w:lastRenderedPageBreak/>
                <w:t>6.10</w:t>
              </w:r>
            </w:ins>
          </w:p>
        </w:tc>
        <w:tc>
          <w:tcPr>
            <w:tcW w:w="3657" w:type="dxa"/>
            <w:vAlign w:val="center"/>
          </w:tcPr>
          <w:p w14:paraId="34449DA4" w14:textId="6D250F59" w:rsidR="000A6B97" w:rsidRPr="007C3599" w:rsidRDefault="000A6B97" w:rsidP="004C69E4">
            <w:pPr>
              <w:jc w:val="left"/>
              <w:rPr>
                <w:ins w:id="897" w:author="Kashima, Takuya/鹿島 卓也" w:date="2024-04-22T09:52:00Z"/>
                <w:sz w:val="18"/>
                <w:rPrChange w:id="898" w:author="Moriyama, Shoya/森山 翔也" w:date="2025-04-02T21:08:00Z">
                  <w:rPr>
                    <w:ins w:id="899" w:author="Kashima, Takuya/鹿島 卓也" w:date="2024-04-22T09:52:00Z"/>
                    <w:color w:val="FF0000"/>
                    <w:sz w:val="18"/>
                  </w:rPr>
                </w:rPrChange>
              </w:rPr>
            </w:pPr>
            <w:ins w:id="900" w:author="Kashima, Takuya/鹿島 卓也" w:date="2024-04-18T16:24:00Z">
              <w:r w:rsidRPr="007C3599">
                <w:rPr>
                  <w:rFonts w:hint="eastAsia"/>
                  <w:sz w:val="18"/>
                  <w:rPrChange w:id="901" w:author="Moriyama, Shoya/森山 翔也" w:date="2025-04-02T21:08:00Z">
                    <w:rPr>
                      <w:rFonts w:hint="eastAsia"/>
                      <w:color w:val="FF0000"/>
                      <w:sz w:val="18"/>
                    </w:rPr>
                  </w:rPrChange>
                </w:rPr>
                <w:t>５－２－２．基本動作（正常系）</w:t>
              </w:r>
              <w:r w:rsidRPr="007C3599">
                <w:rPr>
                  <w:sz w:val="18"/>
                  <w:rPrChange w:id="902" w:author="Moriyama, Shoya/森山 翔也" w:date="2025-04-02T21:08:00Z">
                    <w:rPr>
                      <w:color w:val="FF0000"/>
                      <w:sz w:val="18"/>
                    </w:rPr>
                  </w:rPrChange>
                </w:rPr>
                <w:t xml:space="preserve"> Basic movements (normal system)</w:t>
              </w:r>
            </w:ins>
          </w:p>
          <w:p w14:paraId="41CAA92A" w14:textId="7472FEB7" w:rsidR="00AD3E3C" w:rsidRPr="007C3599" w:rsidRDefault="00AD3E3C" w:rsidP="004C69E4">
            <w:pPr>
              <w:jc w:val="left"/>
              <w:rPr>
                <w:ins w:id="903" w:author="Kashima, Takuya/鹿島 卓也" w:date="2024-04-18T16:24:00Z"/>
                <w:sz w:val="18"/>
                <w:rPrChange w:id="904" w:author="Moriyama, Shoya/森山 翔也" w:date="2025-04-02T21:08:00Z">
                  <w:rPr>
                    <w:ins w:id="905" w:author="Kashima, Takuya/鹿島 卓也" w:date="2024-04-18T16:24:00Z"/>
                    <w:color w:val="FF0000"/>
                    <w:sz w:val="18"/>
                  </w:rPr>
                </w:rPrChange>
              </w:rPr>
            </w:pPr>
            <w:ins w:id="906" w:author="Kashima, Takuya/鹿島 卓也" w:date="2024-04-22T09:52:00Z">
              <w:r w:rsidRPr="007C3599">
                <w:rPr>
                  <w:rFonts w:hint="eastAsia"/>
                  <w:sz w:val="18"/>
                  <w:rPrChange w:id="907" w:author="Moriyama, Shoya/森山 翔也" w:date="2025-04-02T21:08:00Z">
                    <w:rPr>
                      <w:rFonts w:hint="eastAsia"/>
                      <w:color w:val="FF0000"/>
                      <w:sz w:val="18"/>
                    </w:rPr>
                  </w:rPrChange>
                </w:rPr>
                <w:t>６－５．全更新サービス期間</w:t>
              </w:r>
              <w:r w:rsidRPr="007C3599">
                <w:rPr>
                  <w:sz w:val="18"/>
                  <w:rPrChange w:id="908" w:author="Moriyama, Shoya/森山 翔也" w:date="2025-04-02T21:08:00Z">
                    <w:rPr>
                      <w:color w:val="FF0000"/>
                      <w:sz w:val="18"/>
                    </w:rPr>
                  </w:rPrChange>
                </w:rPr>
                <w:t xml:space="preserve"> Map renewal service period -3.00</w:t>
              </w:r>
            </w:ins>
          </w:p>
          <w:p w14:paraId="61C9BE42" w14:textId="3732D5E6" w:rsidR="000A6B97" w:rsidRPr="007C3599" w:rsidRDefault="000A6B97" w:rsidP="004C69E4">
            <w:pPr>
              <w:jc w:val="left"/>
              <w:rPr>
                <w:ins w:id="909" w:author="Kashima, Takuya/鹿島 卓也" w:date="2024-05-08T17:40:00Z"/>
                <w:sz w:val="18"/>
                <w:rPrChange w:id="910" w:author="Moriyama, Shoya/森山 翔也" w:date="2025-04-02T21:08:00Z">
                  <w:rPr>
                    <w:ins w:id="911" w:author="Kashima, Takuya/鹿島 卓也" w:date="2024-05-08T17:40:00Z"/>
                    <w:color w:val="FF0000"/>
                    <w:sz w:val="18"/>
                  </w:rPr>
                </w:rPrChange>
              </w:rPr>
            </w:pPr>
            <w:ins w:id="912" w:author="Kashima, Takuya/鹿島 卓也" w:date="2024-04-18T16:20:00Z">
              <w:r w:rsidRPr="007C3599">
                <w:rPr>
                  <w:rFonts w:hint="eastAsia"/>
                  <w:sz w:val="18"/>
                  <w:rPrChange w:id="913" w:author="Moriyama, Shoya/森山 翔也" w:date="2025-04-02T21:08:00Z">
                    <w:rPr>
                      <w:rFonts w:hint="eastAsia"/>
                      <w:color w:val="FF0000"/>
                      <w:sz w:val="18"/>
                    </w:rPr>
                  </w:rPrChange>
                </w:rPr>
                <w:t>【仕様明確化</w:t>
              </w:r>
              <w:r w:rsidRPr="007C3599">
                <w:rPr>
                  <w:sz w:val="18"/>
                  <w:rPrChange w:id="914" w:author="Moriyama, Shoya/森山 翔也" w:date="2025-04-02T21:08:00Z">
                    <w:rPr>
                      <w:color w:val="FF0000"/>
                      <w:sz w:val="18"/>
                    </w:rPr>
                  </w:rPrChange>
                </w:rPr>
                <w:t>/Spec clarification</w:t>
              </w:r>
              <w:r w:rsidRPr="007C3599">
                <w:rPr>
                  <w:rFonts w:hint="eastAsia"/>
                  <w:sz w:val="18"/>
                  <w:rPrChange w:id="915" w:author="Moriyama, Shoya/森山 翔也" w:date="2025-04-02T21:08:00Z">
                    <w:rPr>
                      <w:rFonts w:hint="eastAsia"/>
                      <w:color w:val="FF0000"/>
                      <w:sz w:val="18"/>
                    </w:rPr>
                  </w:rPrChange>
                </w:rPr>
                <w:t>】</w:t>
              </w:r>
            </w:ins>
          </w:p>
          <w:p w14:paraId="3D2CEC97" w14:textId="6FAF7B7F" w:rsidR="00C209FA" w:rsidRPr="007C3599" w:rsidRDefault="00C209FA" w:rsidP="004C69E4">
            <w:pPr>
              <w:jc w:val="left"/>
              <w:rPr>
                <w:ins w:id="916" w:author="Kashima, Takuya/鹿島 卓也" w:date="2024-04-18T16:20:00Z"/>
                <w:sz w:val="18"/>
                <w:rPrChange w:id="917" w:author="Moriyama, Shoya/森山 翔也" w:date="2025-04-02T21:08:00Z">
                  <w:rPr>
                    <w:ins w:id="918" w:author="Kashima, Takuya/鹿島 卓也" w:date="2024-04-18T16:20:00Z"/>
                    <w:color w:val="FF0000"/>
                    <w:sz w:val="18"/>
                  </w:rPr>
                </w:rPrChange>
              </w:rPr>
            </w:pPr>
            <w:ins w:id="919" w:author="Kashima, Takuya/鹿島 卓也" w:date="2024-05-08T17:40:00Z">
              <w:r w:rsidRPr="007C3599">
                <w:rPr>
                  <w:rFonts w:hint="eastAsia"/>
                  <w:sz w:val="18"/>
                  <w:rPrChange w:id="920" w:author="Moriyama, Shoya/森山 翔也" w:date="2025-04-02T21:08:00Z">
                    <w:rPr>
                      <w:rFonts w:hint="eastAsia"/>
                      <w:color w:val="FF0000"/>
                      <w:sz w:val="18"/>
                    </w:rPr>
                  </w:rPrChange>
                </w:rPr>
                <w:t>【</w:t>
              </w:r>
              <w:r w:rsidRPr="007C3599">
                <w:rPr>
                  <w:sz w:val="18"/>
                  <w:rPrChange w:id="921" w:author="Moriyama, Shoya/森山 翔也" w:date="2025-04-02T21:08:00Z">
                    <w:rPr>
                      <w:color w:val="FF0000"/>
                      <w:sz w:val="18"/>
                    </w:rPr>
                  </w:rPrChange>
                </w:rPr>
                <w:t>24MM(CV</w:t>
              </w:r>
            </w:ins>
            <w:ins w:id="922" w:author="Kashima, Takuya/鹿島 卓也" w:date="2024-05-08T17:41:00Z">
              <w:r w:rsidRPr="007C3599">
                <w:rPr>
                  <w:sz w:val="18"/>
                  <w:rPrChange w:id="923" w:author="Moriyama, Shoya/森山 翔也" w:date="2025-04-02T21:08:00Z">
                    <w:rPr>
                      <w:color w:val="FF0000"/>
                      <w:sz w:val="18"/>
                    </w:rPr>
                  </w:rPrChange>
                </w:rPr>
                <w:t>#2)/SU(</w:t>
              </w:r>
              <w:proofErr w:type="spellStart"/>
              <w:r w:rsidRPr="007C3599">
                <w:rPr>
                  <w:sz w:val="18"/>
                  <w:rPrChange w:id="924" w:author="Moriyama, Shoya/森山 翔也" w:date="2025-04-02T21:08:00Z">
                    <w:rPr>
                      <w:color w:val="FF0000"/>
                      <w:sz w:val="18"/>
                    </w:rPr>
                  </w:rPrChange>
                </w:rPr>
                <w:t>PreCV</w:t>
              </w:r>
              <w:proofErr w:type="spellEnd"/>
              <w:r w:rsidRPr="007C3599">
                <w:rPr>
                  <w:sz w:val="18"/>
                  <w:rPrChange w:id="925" w:author="Moriyama, Shoya/森山 翔也" w:date="2025-04-02T21:08:00Z">
                    <w:rPr>
                      <w:color w:val="FF0000"/>
                      <w:sz w:val="18"/>
                    </w:rPr>
                  </w:rPrChange>
                </w:rPr>
                <w:t>)/CDC(</w:t>
              </w:r>
              <w:proofErr w:type="spellStart"/>
              <w:r w:rsidRPr="007C3599">
                <w:rPr>
                  <w:sz w:val="18"/>
                  <w:rPrChange w:id="926" w:author="Moriyama, Shoya/森山 翔也" w:date="2025-04-02T21:08:00Z">
                    <w:rPr>
                      <w:color w:val="FF0000"/>
                      <w:sz w:val="18"/>
                    </w:rPr>
                  </w:rPrChange>
                </w:rPr>
                <w:t>PreCV</w:t>
              </w:r>
              <w:proofErr w:type="spellEnd"/>
              <w:r w:rsidRPr="007C3599">
                <w:rPr>
                  <w:sz w:val="18"/>
                  <w:rPrChange w:id="927" w:author="Moriyama, Shoya/森山 翔也" w:date="2025-04-02T21:08:00Z">
                    <w:rPr>
                      <w:color w:val="FF0000"/>
                      <w:sz w:val="18"/>
                    </w:rPr>
                  </w:rPrChange>
                </w:rPr>
                <w:t>)</w:t>
              </w:r>
            </w:ins>
            <w:ins w:id="928" w:author="Kashima, Takuya/鹿島 卓也" w:date="2024-05-08T17:40:00Z">
              <w:r w:rsidRPr="007C3599">
                <w:rPr>
                  <w:rFonts w:hint="eastAsia"/>
                  <w:sz w:val="18"/>
                  <w:rPrChange w:id="929" w:author="Moriyama, Shoya/森山 翔也" w:date="2025-04-02T21:08:00Z">
                    <w:rPr>
                      <w:rFonts w:hint="eastAsia"/>
                      <w:color w:val="FF0000"/>
                      <w:sz w:val="18"/>
                    </w:rPr>
                  </w:rPrChange>
                </w:rPr>
                <w:t>】</w:t>
              </w:r>
            </w:ins>
          </w:p>
          <w:p w14:paraId="1394C817" w14:textId="77777777" w:rsidR="000A6B97" w:rsidRPr="007C3599" w:rsidRDefault="000A6B97" w:rsidP="004C69E4">
            <w:pPr>
              <w:jc w:val="left"/>
              <w:rPr>
                <w:ins w:id="930" w:author="Kashima, Takuya/鹿島 卓也" w:date="2024-04-18T16:20:00Z"/>
                <w:sz w:val="18"/>
                <w:rPrChange w:id="931" w:author="Moriyama, Shoya/森山 翔也" w:date="2025-04-02T21:08:00Z">
                  <w:rPr>
                    <w:ins w:id="932" w:author="Kashima, Takuya/鹿島 卓也" w:date="2024-04-18T16:20:00Z"/>
                    <w:color w:val="FF0000"/>
                    <w:sz w:val="18"/>
                  </w:rPr>
                </w:rPrChange>
              </w:rPr>
            </w:pPr>
            <w:ins w:id="933" w:author="Kashima, Takuya/鹿島 卓也" w:date="2024-04-18T16:20:00Z">
              <w:r w:rsidRPr="007C3599">
                <w:rPr>
                  <w:rFonts w:hint="eastAsia"/>
                  <w:sz w:val="18"/>
                  <w:rPrChange w:id="934" w:author="Moriyama, Shoya/森山 翔也" w:date="2025-04-02T21:08:00Z">
                    <w:rPr>
                      <w:rFonts w:hint="eastAsia"/>
                      <w:color w:val="FF0000"/>
                      <w:sz w:val="18"/>
                    </w:rPr>
                  </w:rPrChange>
                </w:rPr>
                <w:t>【対象</w:t>
              </w:r>
              <w:r w:rsidRPr="007C3599">
                <w:rPr>
                  <w:sz w:val="18"/>
                  <w:rPrChange w:id="935" w:author="Moriyama, Shoya/森山 翔也" w:date="2025-04-02T21:08:00Z">
                    <w:rPr>
                      <w:color w:val="FF0000"/>
                      <w:sz w:val="18"/>
                    </w:rPr>
                  </w:rPrChange>
                </w:rPr>
                <w:t>JIRA/ Affected JIRA</w:t>
              </w:r>
              <w:r w:rsidRPr="007C3599">
                <w:rPr>
                  <w:rFonts w:hint="eastAsia"/>
                  <w:sz w:val="18"/>
                  <w:rPrChange w:id="936" w:author="Moriyama, Shoya/森山 翔也" w:date="2025-04-02T21:08:00Z">
                    <w:rPr>
                      <w:rFonts w:hint="eastAsia"/>
                      <w:color w:val="FF0000"/>
                      <w:sz w:val="18"/>
                    </w:rPr>
                  </w:rPrChange>
                </w:rPr>
                <w:t>】</w:t>
              </w:r>
            </w:ins>
          </w:p>
          <w:p w14:paraId="4DCCD33A" w14:textId="1E6A4808" w:rsidR="000A6B97" w:rsidRPr="007C3599" w:rsidRDefault="000A6B97" w:rsidP="004C69E4">
            <w:pPr>
              <w:jc w:val="left"/>
              <w:rPr>
                <w:ins w:id="937" w:author="Kashima, Takuya/鹿島 卓也" w:date="2024-04-18T16:20:00Z"/>
                <w:sz w:val="18"/>
                <w:rPrChange w:id="938" w:author="Moriyama, Shoya/森山 翔也" w:date="2025-04-02T21:08:00Z">
                  <w:rPr>
                    <w:ins w:id="939" w:author="Kashima, Takuya/鹿島 卓也" w:date="2024-04-18T16:20:00Z"/>
                    <w:color w:val="FF0000"/>
                    <w:sz w:val="18"/>
                  </w:rPr>
                </w:rPrChange>
              </w:rPr>
            </w:pPr>
            <w:ins w:id="940" w:author="Kashima, Takuya/鹿島 卓也" w:date="2024-04-18T16:20:00Z">
              <w:r w:rsidRPr="007C3599">
                <w:rPr>
                  <w:sz w:val="18"/>
                  <w:rPrChange w:id="941" w:author="Moriyama, Shoya/森山 翔也" w:date="2025-04-02T21:08:00Z">
                    <w:rPr>
                      <w:color w:val="FF0000"/>
                      <w:sz w:val="18"/>
                    </w:rPr>
                  </w:rPrChange>
                </w:rPr>
                <w:t>DC24-</w:t>
              </w:r>
            </w:ins>
            <w:ins w:id="942" w:author="Kashima, Takuya/鹿島 卓也" w:date="2024-05-08T17:39:00Z">
              <w:r w:rsidR="005760E2" w:rsidRPr="007C3599">
                <w:rPr>
                  <w:sz w:val="18"/>
                  <w:rPrChange w:id="943" w:author="Moriyama, Shoya/森山 翔也" w:date="2025-04-02T21:08:00Z">
                    <w:rPr>
                      <w:color w:val="FF0000"/>
                      <w:sz w:val="18"/>
                    </w:rPr>
                  </w:rPrChange>
                </w:rPr>
                <w:t>37285</w:t>
              </w:r>
            </w:ins>
            <w:ins w:id="944" w:author="Kashima, Takuya/鹿島 卓也" w:date="2024-04-18T16:20:00Z">
              <w:r w:rsidRPr="007C3599">
                <w:rPr>
                  <w:sz w:val="18"/>
                  <w:rPrChange w:id="945" w:author="Moriyama, Shoya/森山 翔也" w:date="2025-04-02T21:08:00Z">
                    <w:rPr>
                      <w:color w:val="FF0000"/>
                      <w:sz w:val="18"/>
                    </w:rPr>
                  </w:rPrChange>
                </w:rPr>
                <w:t>/WNSDK24-</w:t>
              </w:r>
            </w:ins>
            <w:ins w:id="946" w:author="Kashima, Takuya/鹿島 卓也" w:date="2024-05-08T17:40:00Z">
              <w:r w:rsidR="000A41AB" w:rsidRPr="007C3599">
                <w:rPr>
                  <w:sz w:val="18"/>
                  <w:rPrChange w:id="947" w:author="Moriyama, Shoya/森山 翔也" w:date="2025-04-02T21:08:00Z">
                    <w:rPr>
                      <w:color w:val="FF0000"/>
                      <w:sz w:val="18"/>
                    </w:rPr>
                  </w:rPrChange>
                </w:rPr>
                <w:t>6879/ WNSDK24-6880</w:t>
              </w:r>
            </w:ins>
          </w:p>
          <w:p w14:paraId="45D02CBD" w14:textId="77777777" w:rsidR="000A6B97" w:rsidRPr="007C3599" w:rsidRDefault="000A6B97" w:rsidP="004C69E4">
            <w:pPr>
              <w:jc w:val="left"/>
              <w:rPr>
                <w:ins w:id="948" w:author="Kashima, Takuya/鹿島 卓也" w:date="2024-04-18T16:20:00Z"/>
                <w:sz w:val="18"/>
                <w:rPrChange w:id="949" w:author="Moriyama, Shoya/森山 翔也" w:date="2025-04-02T21:08:00Z">
                  <w:rPr>
                    <w:ins w:id="950" w:author="Kashima, Takuya/鹿島 卓也" w:date="2024-04-18T16:20:00Z"/>
                    <w:color w:val="FF0000"/>
                    <w:sz w:val="18"/>
                  </w:rPr>
                </w:rPrChange>
              </w:rPr>
            </w:pPr>
            <w:ins w:id="951" w:author="Kashima, Takuya/鹿島 卓也" w:date="2024-04-18T16:20:00Z">
              <w:r w:rsidRPr="007C3599">
                <w:rPr>
                  <w:rFonts w:hint="eastAsia"/>
                  <w:sz w:val="18"/>
                  <w:rPrChange w:id="952" w:author="Moriyama, Shoya/森山 翔也" w:date="2025-04-02T21:08:00Z">
                    <w:rPr>
                      <w:rFonts w:hint="eastAsia"/>
                      <w:color w:val="FF0000"/>
                      <w:sz w:val="18"/>
                    </w:rPr>
                  </w:rPrChange>
                </w:rPr>
                <w:t>【変更内容】</w:t>
              </w:r>
            </w:ins>
          </w:p>
          <w:p w14:paraId="78295489" w14:textId="77777777" w:rsidR="00A57296" w:rsidRPr="007C3599" w:rsidRDefault="00A57296" w:rsidP="00A57296">
            <w:pPr>
              <w:jc w:val="left"/>
              <w:rPr>
                <w:ins w:id="953" w:author="Kashima, Takuya/鹿島 卓也" w:date="2024-04-18T16:42:00Z"/>
                <w:sz w:val="18"/>
                <w:rPrChange w:id="954" w:author="Moriyama, Shoya/森山 翔也" w:date="2025-04-02T21:08:00Z">
                  <w:rPr>
                    <w:ins w:id="955" w:author="Kashima, Takuya/鹿島 卓也" w:date="2024-04-18T16:42:00Z"/>
                    <w:color w:val="FF0000"/>
                    <w:sz w:val="18"/>
                  </w:rPr>
                </w:rPrChange>
              </w:rPr>
            </w:pPr>
            <w:ins w:id="956" w:author="Kashima, Takuya/鹿島 卓也" w:date="2024-04-18T16:42:00Z">
              <w:r w:rsidRPr="007C3599">
                <w:rPr>
                  <w:rFonts w:hint="eastAsia"/>
                  <w:sz w:val="18"/>
                  <w:rPrChange w:id="957" w:author="Moriyama, Shoya/森山 翔也" w:date="2025-04-02T21:08:00Z">
                    <w:rPr>
                      <w:rFonts w:hint="eastAsia"/>
                      <w:color w:val="FF0000"/>
                      <w:sz w:val="18"/>
                    </w:rPr>
                  </w:rPrChange>
                </w:rPr>
                <w:t>▽</w:t>
              </w:r>
              <w:r w:rsidRPr="007C3599">
                <w:rPr>
                  <w:sz w:val="18"/>
                  <w:rPrChange w:id="958" w:author="Moriyama, Shoya/森山 翔也" w:date="2025-04-02T21:08:00Z">
                    <w:rPr>
                      <w:color w:val="FF0000"/>
                      <w:sz w:val="18"/>
                    </w:rPr>
                  </w:rPrChange>
                </w:rPr>
                <w:t>Rの図をテキストにて"▽R"に変更する</w:t>
              </w:r>
            </w:ins>
          </w:p>
          <w:p w14:paraId="60FDE11A" w14:textId="649CF857" w:rsidR="000A6B97" w:rsidRPr="007C3599" w:rsidRDefault="00A57296" w:rsidP="00A57296">
            <w:pPr>
              <w:jc w:val="left"/>
              <w:rPr>
                <w:ins w:id="959" w:author="Kashima, Takuya/鹿島 卓也" w:date="2024-04-18T16:20:00Z"/>
                <w:sz w:val="18"/>
                <w:rPrChange w:id="960" w:author="Moriyama, Shoya/森山 翔也" w:date="2025-04-02T21:08:00Z">
                  <w:rPr>
                    <w:ins w:id="961" w:author="Kashima, Takuya/鹿島 卓也" w:date="2024-04-18T16:20:00Z"/>
                    <w:color w:val="FF0000"/>
                    <w:sz w:val="18"/>
                  </w:rPr>
                </w:rPrChange>
              </w:rPr>
            </w:pPr>
            <w:ins w:id="962" w:author="Kashima, Takuya/鹿島 卓也" w:date="2024-04-18T16:42:00Z">
              <w:r w:rsidRPr="007C3599">
                <w:rPr>
                  <w:sz w:val="18"/>
                  <w:rPrChange w:id="963" w:author="Moriyama, Shoya/森山 翔也" w:date="2025-04-02T21:08:00Z">
                    <w:rPr>
                      <w:color w:val="FF0000"/>
                      <w:sz w:val="18"/>
                    </w:rPr>
                  </w:rPrChange>
                </w:rPr>
                <w:t>The picture of "▽R" is changed to text font "▽R".</w:t>
              </w:r>
            </w:ins>
          </w:p>
        </w:tc>
        <w:tc>
          <w:tcPr>
            <w:tcW w:w="1275" w:type="dxa"/>
            <w:vAlign w:val="center"/>
          </w:tcPr>
          <w:p w14:paraId="06B18727" w14:textId="77777777" w:rsidR="000A6B97" w:rsidRPr="007C3599" w:rsidRDefault="000A6B97" w:rsidP="004C69E4">
            <w:pPr>
              <w:jc w:val="center"/>
              <w:rPr>
                <w:ins w:id="964" w:author="Kashima, Takuya/鹿島 卓也" w:date="2024-04-18T16:20:00Z"/>
                <w:sz w:val="18"/>
                <w:lang w:val="en"/>
                <w:rPrChange w:id="965" w:author="Moriyama, Shoya/森山 翔也" w:date="2025-04-02T21:08:00Z">
                  <w:rPr>
                    <w:ins w:id="966" w:author="Kashima, Takuya/鹿島 卓也" w:date="2024-04-18T16:20:00Z"/>
                    <w:color w:val="FF0000"/>
                    <w:sz w:val="18"/>
                    <w:lang w:val="en"/>
                  </w:rPr>
                </w:rPrChange>
              </w:rPr>
            </w:pPr>
            <w:ins w:id="967" w:author="Kashima, Takuya/鹿島 卓也" w:date="2024-04-18T16:20:00Z">
              <w:r w:rsidRPr="007C3599">
                <w:rPr>
                  <w:sz w:val="18"/>
                  <w:lang w:val="en"/>
                  <w:rPrChange w:id="968" w:author="Moriyama, Shoya/森山 翔也" w:date="2025-04-02T21:08:00Z">
                    <w:rPr>
                      <w:color w:val="FF0000"/>
                      <w:sz w:val="18"/>
                      <w:lang w:val="en"/>
                    </w:rPr>
                  </w:rPrChange>
                </w:rPr>
                <w:t>LBS</w:t>
              </w:r>
            </w:ins>
          </w:p>
          <w:p w14:paraId="639AA6E7" w14:textId="77777777" w:rsidR="000A6B97" w:rsidRPr="007C3599" w:rsidRDefault="000A6B97" w:rsidP="004C69E4">
            <w:pPr>
              <w:jc w:val="center"/>
              <w:rPr>
                <w:ins w:id="969" w:author="Kashima, Takuya/鹿島 卓也" w:date="2024-04-18T16:20:00Z"/>
                <w:sz w:val="18"/>
                <w:lang w:val="en"/>
                <w:rPrChange w:id="970" w:author="Moriyama, Shoya/森山 翔也" w:date="2025-04-02T21:08:00Z">
                  <w:rPr>
                    <w:ins w:id="971" w:author="Kashima, Takuya/鹿島 卓也" w:date="2024-04-18T16:20:00Z"/>
                    <w:color w:val="FF0000"/>
                    <w:sz w:val="18"/>
                    <w:lang w:val="en"/>
                  </w:rPr>
                </w:rPrChange>
              </w:rPr>
            </w:pPr>
            <w:ins w:id="972" w:author="Kashima, Takuya/鹿島 卓也" w:date="2024-04-18T16:20:00Z">
              <w:r w:rsidRPr="007C3599">
                <w:rPr>
                  <w:sz w:val="18"/>
                  <w:lang w:val="en"/>
                  <w:rPrChange w:id="973" w:author="Moriyama, Shoya/森山 翔也" w:date="2025-04-02T21:08:00Z">
                    <w:rPr>
                      <w:color w:val="FF0000"/>
                      <w:sz w:val="18"/>
                      <w:lang w:val="en"/>
                    </w:rPr>
                  </w:rPrChange>
                </w:rPr>
                <w:t>Kashima</w:t>
              </w:r>
            </w:ins>
          </w:p>
        </w:tc>
        <w:tc>
          <w:tcPr>
            <w:tcW w:w="1872" w:type="dxa"/>
          </w:tcPr>
          <w:p w14:paraId="3F01CD8D" w14:textId="4E1444BC" w:rsidR="000A6B97" w:rsidRPr="007C3599" w:rsidRDefault="00A57296" w:rsidP="00A57296">
            <w:pPr>
              <w:jc w:val="left"/>
              <w:rPr>
                <w:ins w:id="974" w:author="Kashima, Takuya/鹿島 卓也" w:date="2024-04-18T16:20:00Z"/>
                <w:sz w:val="18"/>
                <w:lang w:val="en"/>
                <w:rPrChange w:id="975" w:author="Moriyama, Shoya/森山 翔也" w:date="2025-04-02T21:08:00Z">
                  <w:rPr>
                    <w:ins w:id="976" w:author="Kashima, Takuya/鹿島 卓也" w:date="2024-04-18T16:20:00Z"/>
                    <w:color w:val="FF0000"/>
                    <w:sz w:val="18"/>
                    <w:lang w:val="en"/>
                  </w:rPr>
                </w:rPrChange>
              </w:rPr>
            </w:pPr>
            <w:ins w:id="977" w:author="Kashima, Takuya/鹿島 卓也" w:date="2024-04-18T16:43:00Z">
              <w:r w:rsidRPr="007C3599">
                <w:rPr>
                  <w:sz w:val="18"/>
                  <w:lang w:val="en"/>
                  <w:rPrChange w:id="978" w:author="Moriyama, Shoya/森山 翔也" w:date="2025-04-02T21:08:00Z">
                    <w:rPr>
                      <w:color w:val="FF0000"/>
                      <w:sz w:val="18"/>
                      <w:lang w:val="en"/>
                    </w:rPr>
                  </w:rPrChange>
                </w:rPr>
                <w:t>The regulation check action has been led by 3DPV, then 3DPV requested related members to change the picture of “</w:t>
              </w:r>
              <w:r w:rsidRPr="007C3599">
                <w:rPr>
                  <w:rFonts w:hint="eastAsia"/>
                  <w:sz w:val="18"/>
                  <w:lang w:val="en"/>
                  <w:rPrChange w:id="979" w:author="Moriyama, Shoya/森山 翔也" w:date="2025-04-02T21:08:00Z">
                    <w:rPr>
                      <w:rFonts w:hint="eastAsia"/>
                      <w:color w:val="FF0000"/>
                      <w:sz w:val="18"/>
                      <w:lang w:val="en"/>
                    </w:rPr>
                  </w:rPrChange>
                </w:rPr>
                <w:t>▽</w:t>
              </w:r>
              <w:r w:rsidRPr="007C3599">
                <w:rPr>
                  <w:sz w:val="18"/>
                  <w:lang w:val="en"/>
                  <w:rPrChange w:id="980" w:author="Moriyama, Shoya/森山 翔也" w:date="2025-04-02T21:08:00Z">
                    <w:rPr>
                      <w:color w:val="FF0000"/>
                      <w:sz w:val="18"/>
                      <w:lang w:val="en"/>
                    </w:rPr>
                  </w:rPrChange>
                </w:rPr>
                <w:t>R” to te</w:t>
              </w:r>
            </w:ins>
            <w:ins w:id="981" w:author="Kashima, Takuya/鹿島 卓也" w:date="2024-04-18T16:44:00Z">
              <w:r w:rsidRPr="007C3599">
                <w:rPr>
                  <w:sz w:val="18"/>
                  <w:lang w:val="en"/>
                  <w:rPrChange w:id="982" w:author="Moriyama, Shoya/森山 翔也" w:date="2025-04-02T21:08:00Z">
                    <w:rPr>
                      <w:color w:val="FF0000"/>
                      <w:sz w:val="18"/>
                      <w:lang w:val="en"/>
                    </w:rPr>
                  </w:rPrChange>
                </w:rPr>
                <w:t>xt “</w:t>
              </w:r>
              <w:r w:rsidRPr="007C3599">
                <w:rPr>
                  <w:rFonts w:hint="eastAsia"/>
                  <w:sz w:val="18"/>
                  <w:lang w:val="en"/>
                  <w:rPrChange w:id="983" w:author="Moriyama, Shoya/森山 翔也" w:date="2025-04-02T21:08:00Z">
                    <w:rPr>
                      <w:rFonts w:hint="eastAsia"/>
                      <w:color w:val="FF0000"/>
                      <w:sz w:val="18"/>
                      <w:lang w:val="en"/>
                    </w:rPr>
                  </w:rPrChange>
                </w:rPr>
                <w:t>▽</w:t>
              </w:r>
              <w:r w:rsidRPr="007C3599">
                <w:rPr>
                  <w:sz w:val="18"/>
                  <w:lang w:val="en"/>
                  <w:rPrChange w:id="984" w:author="Moriyama, Shoya/森山 翔也" w:date="2025-04-02T21:08:00Z">
                    <w:rPr>
                      <w:color w:val="FF0000"/>
                      <w:sz w:val="18"/>
                      <w:lang w:val="en"/>
                    </w:rPr>
                  </w:rPrChange>
                </w:rPr>
                <w:t>R” to be find the point with text search.</w:t>
              </w:r>
            </w:ins>
          </w:p>
        </w:tc>
        <w:tc>
          <w:tcPr>
            <w:tcW w:w="1417" w:type="dxa"/>
            <w:vAlign w:val="center"/>
          </w:tcPr>
          <w:p w14:paraId="433767B3" w14:textId="1F6A732E" w:rsidR="000A6B97" w:rsidRPr="007C3599" w:rsidRDefault="000A6B97" w:rsidP="004C69E4">
            <w:pPr>
              <w:jc w:val="center"/>
              <w:rPr>
                <w:ins w:id="985" w:author="Kashima, Takuya/鹿島 卓也" w:date="2024-04-18T16:20:00Z"/>
                <w:sz w:val="18"/>
                <w:lang w:val="en"/>
                <w:rPrChange w:id="986" w:author="Moriyama, Shoya/森山 翔也" w:date="2025-04-02T21:08:00Z">
                  <w:rPr>
                    <w:ins w:id="987" w:author="Kashima, Takuya/鹿島 卓也" w:date="2024-04-18T16:20:00Z"/>
                    <w:color w:val="FF0000"/>
                    <w:sz w:val="18"/>
                    <w:lang w:val="en"/>
                  </w:rPr>
                </w:rPrChange>
              </w:rPr>
            </w:pPr>
            <w:ins w:id="988" w:author="Kashima, Takuya/鹿島 卓也" w:date="2024-04-18T16:20:00Z">
              <w:r w:rsidRPr="007C3599">
                <w:rPr>
                  <w:sz w:val="18"/>
                  <w:lang w:val="en"/>
                  <w:rPrChange w:id="989" w:author="Moriyama, Shoya/森山 翔也" w:date="2025-04-02T21:08:00Z">
                    <w:rPr>
                      <w:color w:val="FF0000"/>
                      <w:sz w:val="18"/>
                      <w:lang w:val="en"/>
                    </w:rPr>
                  </w:rPrChange>
                </w:rPr>
                <w:t>202</w:t>
              </w:r>
            </w:ins>
            <w:ins w:id="990" w:author="Kashima, Takuya/鹿島 卓也" w:date="2024-04-18T16:45:00Z">
              <w:r w:rsidR="00A57296" w:rsidRPr="007C3599">
                <w:rPr>
                  <w:sz w:val="18"/>
                  <w:lang w:val="en"/>
                  <w:rPrChange w:id="991" w:author="Moriyama, Shoya/森山 翔也" w:date="2025-04-02T21:08:00Z">
                    <w:rPr>
                      <w:color w:val="FF0000"/>
                      <w:sz w:val="18"/>
                      <w:lang w:val="en"/>
                    </w:rPr>
                  </w:rPrChange>
                </w:rPr>
                <w:t>4</w:t>
              </w:r>
            </w:ins>
            <w:ins w:id="992" w:author="Kashima, Takuya/鹿島 卓也" w:date="2024-04-18T16:20:00Z">
              <w:r w:rsidRPr="007C3599">
                <w:rPr>
                  <w:sz w:val="18"/>
                  <w:lang w:val="en"/>
                  <w:rPrChange w:id="993" w:author="Moriyama, Shoya/森山 翔也" w:date="2025-04-02T21:08:00Z">
                    <w:rPr>
                      <w:color w:val="FF0000"/>
                      <w:sz w:val="18"/>
                      <w:lang w:val="en"/>
                    </w:rPr>
                  </w:rPrChange>
                </w:rPr>
                <w:t>/</w:t>
              </w:r>
            </w:ins>
            <w:ins w:id="994" w:author="Kashima, Takuya/鹿島 卓也" w:date="2024-04-18T16:45:00Z">
              <w:r w:rsidR="00A57296" w:rsidRPr="007C3599">
                <w:rPr>
                  <w:sz w:val="18"/>
                  <w:lang w:val="en"/>
                  <w:rPrChange w:id="995" w:author="Moriyama, Shoya/森山 翔也" w:date="2025-04-02T21:08:00Z">
                    <w:rPr>
                      <w:color w:val="FF0000"/>
                      <w:sz w:val="18"/>
                      <w:lang w:val="en"/>
                    </w:rPr>
                  </w:rPrChange>
                </w:rPr>
                <w:t>5</w:t>
              </w:r>
            </w:ins>
            <w:ins w:id="996" w:author="Kashima, Takuya/鹿島 卓也" w:date="2024-04-18T16:20:00Z">
              <w:r w:rsidRPr="007C3599">
                <w:rPr>
                  <w:sz w:val="18"/>
                  <w:lang w:val="en"/>
                  <w:rPrChange w:id="997" w:author="Moriyama, Shoya/森山 翔也" w:date="2025-04-02T21:08:00Z">
                    <w:rPr>
                      <w:color w:val="FF0000"/>
                      <w:sz w:val="18"/>
                      <w:lang w:val="en"/>
                    </w:rPr>
                  </w:rPrChange>
                </w:rPr>
                <w:t>/</w:t>
              </w:r>
            </w:ins>
            <w:ins w:id="998" w:author="Kashima, Takuya/鹿島 卓也" w:date="2024-04-18T16:45:00Z">
              <w:r w:rsidR="00A57296" w:rsidRPr="007C3599">
                <w:rPr>
                  <w:sz w:val="18"/>
                  <w:lang w:val="en"/>
                  <w:rPrChange w:id="999" w:author="Moriyama, Shoya/森山 翔也" w:date="2025-04-02T21:08:00Z">
                    <w:rPr>
                      <w:color w:val="FF0000"/>
                      <w:sz w:val="18"/>
                      <w:lang w:val="en"/>
                    </w:rPr>
                  </w:rPrChange>
                </w:rPr>
                <w:t>31</w:t>
              </w:r>
            </w:ins>
          </w:p>
        </w:tc>
        <w:tc>
          <w:tcPr>
            <w:tcW w:w="681" w:type="dxa"/>
            <w:vAlign w:val="center"/>
          </w:tcPr>
          <w:p w14:paraId="3F9210D3" w14:textId="77777777" w:rsidR="000A6B97" w:rsidRPr="007C3599" w:rsidRDefault="000A6B97" w:rsidP="004C69E4">
            <w:pPr>
              <w:jc w:val="center"/>
              <w:rPr>
                <w:ins w:id="1000" w:author="Kashima, Takuya/鹿島 卓也" w:date="2024-04-18T16:20:00Z"/>
                <w:sz w:val="18"/>
                <w:lang w:val="en"/>
                <w:rPrChange w:id="1001" w:author="Moriyama, Shoya/森山 翔也" w:date="2025-04-02T21:08:00Z">
                  <w:rPr>
                    <w:ins w:id="1002" w:author="Kashima, Takuya/鹿島 卓也" w:date="2024-04-18T16:20:00Z"/>
                    <w:color w:val="FF0000"/>
                    <w:sz w:val="18"/>
                    <w:lang w:val="en"/>
                  </w:rPr>
                </w:rPrChange>
              </w:rPr>
            </w:pPr>
            <w:ins w:id="1003" w:author="Kashima, Takuya/鹿島 卓也" w:date="2024-04-18T16:20:00Z">
              <w:r w:rsidRPr="007C3599">
                <w:rPr>
                  <w:rFonts w:hint="eastAsia"/>
                  <w:sz w:val="18"/>
                  <w:lang w:val="en"/>
                  <w:rPrChange w:id="1004" w:author="Moriyama, Shoya/森山 翔也" w:date="2025-04-02T21:08:00Z">
                    <w:rPr>
                      <w:rFonts w:hint="eastAsia"/>
                      <w:color w:val="FF0000"/>
                      <w:sz w:val="18"/>
                      <w:lang w:val="en"/>
                    </w:rPr>
                  </w:rPrChange>
                </w:rPr>
                <w:t>〇</w:t>
              </w:r>
            </w:ins>
          </w:p>
        </w:tc>
      </w:tr>
      <w:tr w:rsidR="007C3599" w:rsidRPr="007C3599" w14:paraId="67BD3ACE" w14:textId="77777777" w:rsidTr="004C69E4">
        <w:trPr>
          <w:trHeight w:val="85"/>
          <w:ins w:id="1005" w:author="Kashima, Takuya/鹿島 卓也" w:date="2024-05-20T09:43:00Z"/>
        </w:trPr>
        <w:tc>
          <w:tcPr>
            <w:tcW w:w="846" w:type="dxa"/>
            <w:vAlign w:val="center"/>
          </w:tcPr>
          <w:p w14:paraId="7E4604E6" w14:textId="6A247BAE" w:rsidR="004C65E7" w:rsidRPr="007C3599" w:rsidRDefault="00CC52DF" w:rsidP="004C69E4">
            <w:pPr>
              <w:jc w:val="center"/>
              <w:rPr>
                <w:ins w:id="1006" w:author="Kashima, Takuya/鹿島 卓也" w:date="2024-05-20T09:43:00Z"/>
                <w:sz w:val="18"/>
                <w:rPrChange w:id="1007" w:author="Moriyama, Shoya/森山 翔也" w:date="2025-04-02T21:08:00Z">
                  <w:rPr>
                    <w:ins w:id="1008" w:author="Kashima, Takuya/鹿島 卓也" w:date="2024-05-20T09:43:00Z"/>
                    <w:color w:val="FF0000"/>
                    <w:sz w:val="18"/>
                  </w:rPr>
                </w:rPrChange>
              </w:rPr>
            </w:pPr>
            <w:ins w:id="1009" w:author="Kashima, Takuya/鹿島 卓也" w:date="2024-06-14T09:45:00Z">
              <w:r w:rsidRPr="007C3599">
                <w:rPr>
                  <w:sz w:val="18"/>
                  <w:rPrChange w:id="1010" w:author="Moriyama, Shoya/森山 翔也" w:date="2025-04-02T21:08:00Z">
                    <w:rPr>
                      <w:color w:val="FF0000"/>
                      <w:sz w:val="18"/>
                    </w:rPr>
                  </w:rPrChange>
                </w:rPr>
                <w:t>6</w:t>
              </w:r>
            </w:ins>
            <w:ins w:id="1011" w:author="Kashima, Takuya/鹿島 卓也" w:date="2024-05-20T09:43:00Z">
              <w:r w:rsidR="004C65E7" w:rsidRPr="007C3599">
                <w:rPr>
                  <w:sz w:val="18"/>
                  <w:rPrChange w:id="1012" w:author="Moriyama, Shoya/森山 翔也" w:date="2025-04-02T21:08:00Z">
                    <w:rPr>
                      <w:color w:val="FF0000"/>
                      <w:sz w:val="18"/>
                    </w:rPr>
                  </w:rPrChange>
                </w:rPr>
                <w:t>.</w:t>
              </w:r>
            </w:ins>
            <w:ins w:id="1013" w:author="Kashima, Takuya/鹿島 卓也" w:date="2024-06-14T09:45:00Z">
              <w:r w:rsidRPr="007C3599">
                <w:rPr>
                  <w:sz w:val="18"/>
                  <w:rPrChange w:id="1014" w:author="Moriyama, Shoya/森山 翔也" w:date="2025-04-02T21:08:00Z">
                    <w:rPr>
                      <w:color w:val="FF0000"/>
                      <w:sz w:val="18"/>
                    </w:rPr>
                  </w:rPrChange>
                </w:rPr>
                <w:t>20</w:t>
              </w:r>
            </w:ins>
          </w:p>
        </w:tc>
        <w:tc>
          <w:tcPr>
            <w:tcW w:w="3657" w:type="dxa"/>
            <w:vAlign w:val="center"/>
          </w:tcPr>
          <w:p w14:paraId="06B73F19" w14:textId="65AEDED4" w:rsidR="00792433" w:rsidRPr="007C3599" w:rsidRDefault="00792433" w:rsidP="004C65E7">
            <w:pPr>
              <w:jc w:val="left"/>
              <w:rPr>
                <w:ins w:id="1015" w:author="Kashima, Takuya/鹿島 卓也" w:date="2024-06-04T08:30:00Z"/>
                <w:sz w:val="18"/>
                <w:rPrChange w:id="1016" w:author="Moriyama, Shoya/森山 翔也" w:date="2025-04-02T21:08:00Z">
                  <w:rPr>
                    <w:ins w:id="1017" w:author="Kashima, Takuya/鹿島 卓也" w:date="2024-06-04T08:30:00Z"/>
                    <w:color w:val="FF0000"/>
                    <w:sz w:val="18"/>
                    <w:highlight w:val="yellow"/>
                  </w:rPr>
                </w:rPrChange>
              </w:rPr>
            </w:pPr>
            <w:ins w:id="1018" w:author="Kashima, Takuya/鹿島 卓也" w:date="2024-06-04T08:31:00Z">
              <w:r w:rsidRPr="007C3599">
                <w:rPr>
                  <w:sz w:val="18"/>
                  <w:rPrChange w:id="1019" w:author="Moriyama, Shoya/森山 翔也" w:date="2025-04-02T21:08:00Z">
                    <w:rPr>
                      <w:color w:val="FF0000"/>
                      <w:sz w:val="18"/>
                      <w:highlight w:val="yellow"/>
                    </w:rPr>
                  </w:rPrChange>
                </w:rPr>
                <w:t>7.</w:t>
              </w:r>
              <w:r w:rsidRPr="007C3599">
                <w:t xml:space="preserve"> </w:t>
              </w:r>
              <w:r w:rsidRPr="007C3599">
                <w:rPr>
                  <w:sz w:val="18"/>
                  <w:rPrChange w:id="1020" w:author="Moriyama, Shoya/森山 翔也" w:date="2025-04-02T21:08:00Z">
                    <w:rPr>
                      <w:color w:val="FF0000"/>
                      <w:sz w:val="18"/>
                    </w:rPr>
                  </w:rPrChange>
                </w:rPr>
                <w:t>QOS (サービス品質Quality of Service)</w:t>
              </w:r>
            </w:ins>
          </w:p>
          <w:p w14:paraId="3BEE7FF6" w14:textId="07B004DD" w:rsidR="004C65E7" w:rsidRPr="007C3599" w:rsidRDefault="004C65E7" w:rsidP="004C65E7">
            <w:pPr>
              <w:jc w:val="left"/>
              <w:rPr>
                <w:ins w:id="1021" w:author="Kashima, Takuya/鹿島 卓也" w:date="2024-05-20T09:43:00Z"/>
                <w:sz w:val="18"/>
                <w:rPrChange w:id="1022" w:author="Moriyama, Shoya/森山 翔也" w:date="2025-04-02T21:08:00Z">
                  <w:rPr>
                    <w:ins w:id="1023" w:author="Kashima, Takuya/鹿島 卓也" w:date="2024-05-20T09:43:00Z"/>
                    <w:color w:val="FF0000"/>
                    <w:sz w:val="18"/>
                  </w:rPr>
                </w:rPrChange>
              </w:rPr>
            </w:pPr>
            <w:ins w:id="1024" w:author="Kashima, Takuya/鹿島 卓也" w:date="2024-05-20T09:43:00Z">
              <w:r w:rsidRPr="007C3599">
                <w:rPr>
                  <w:rFonts w:hint="eastAsia"/>
                  <w:sz w:val="18"/>
                  <w:rPrChange w:id="1025" w:author="Moriyama, Shoya/森山 翔也" w:date="2025-04-02T21:08:00Z">
                    <w:rPr>
                      <w:rFonts w:hint="eastAsia"/>
                      <w:color w:val="FF0000"/>
                      <w:sz w:val="18"/>
                    </w:rPr>
                  </w:rPrChange>
                </w:rPr>
                <w:t>【仕様変更</w:t>
              </w:r>
              <w:r w:rsidRPr="007C3599">
                <w:rPr>
                  <w:sz w:val="18"/>
                  <w:rPrChange w:id="1026" w:author="Moriyama, Shoya/森山 翔也" w:date="2025-04-02T21:08:00Z">
                    <w:rPr>
                      <w:color w:val="FF0000"/>
                      <w:sz w:val="18"/>
                    </w:rPr>
                  </w:rPrChange>
                </w:rPr>
                <w:t>/Spec change</w:t>
              </w:r>
              <w:r w:rsidRPr="007C3599">
                <w:rPr>
                  <w:rFonts w:hint="eastAsia"/>
                  <w:sz w:val="18"/>
                  <w:rPrChange w:id="1027" w:author="Moriyama, Shoya/森山 翔也" w:date="2025-04-02T21:08:00Z">
                    <w:rPr>
                      <w:rFonts w:hint="eastAsia"/>
                      <w:color w:val="FF0000"/>
                      <w:sz w:val="18"/>
                    </w:rPr>
                  </w:rPrChange>
                </w:rPr>
                <w:t>】</w:t>
              </w:r>
            </w:ins>
          </w:p>
          <w:p w14:paraId="47AFC2E7" w14:textId="6C7EAD96" w:rsidR="004C65E7" w:rsidRPr="007C3599" w:rsidRDefault="004C65E7" w:rsidP="004C65E7">
            <w:pPr>
              <w:jc w:val="left"/>
              <w:rPr>
                <w:ins w:id="1028" w:author="Kashima, Takuya/鹿島 卓也" w:date="2024-05-20T09:43:00Z"/>
                <w:sz w:val="18"/>
                <w:rPrChange w:id="1029" w:author="Moriyama, Shoya/森山 翔也" w:date="2025-04-02T21:08:00Z">
                  <w:rPr>
                    <w:ins w:id="1030" w:author="Kashima, Takuya/鹿島 卓也" w:date="2024-05-20T09:43:00Z"/>
                    <w:color w:val="FF0000"/>
                    <w:sz w:val="18"/>
                  </w:rPr>
                </w:rPrChange>
              </w:rPr>
            </w:pPr>
            <w:ins w:id="1031" w:author="Kashima, Takuya/鹿島 卓也" w:date="2024-05-20T09:43:00Z">
              <w:r w:rsidRPr="007C3599">
                <w:rPr>
                  <w:rFonts w:hint="eastAsia"/>
                  <w:sz w:val="18"/>
                  <w:rPrChange w:id="1032" w:author="Moriyama, Shoya/森山 翔也" w:date="2025-04-02T21:08:00Z">
                    <w:rPr>
                      <w:rFonts w:hint="eastAsia"/>
                      <w:color w:val="FF0000"/>
                      <w:sz w:val="18"/>
                    </w:rPr>
                  </w:rPrChange>
                </w:rPr>
                <w:t>【</w:t>
              </w:r>
              <w:r w:rsidRPr="007C3599">
                <w:rPr>
                  <w:sz w:val="18"/>
                  <w:rPrChange w:id="1033" w:author="Moriyama, Shoya/森山 翔也" w:date="2025-04-02T21:08:00Z">
                    <w:rPr>
                      <w:color w:val="FF0000"/>
                      <w:sz w:val="18"/>
                    </w:rPr>
                  </w:rPrChange>
                </w:rPr>
                <w:t>CDC(</w:t>
              </w:r>
              <w:proofErr w:type="spellStart"/>
              <w:r w:rsidRPr="007C3599">
                <w:rPr>
                  <w:sz w:val="18"/>
                  <w:rPrChange w:id="1034" w:author="Moriyama, Shoya/森山 翔也" w:date="2025-04-02T21:08:00Z">
                    <w:rPr>
                      <w:color w:val="FF0000"/>
                      <w:sz w:val="18"/>
                    </w:rPr>
                  </w:rPrChange>
                </w:rPr>
                <w:t>PreCV</w:t>
              </w:r>
              <w:proofErr w:type="spellEnd"/>
              <w:r w:rsidRPr="007C3599">
                <w:rPr>
                  <w:sz w:val="18"/>
                  <w:rPrChange w:id="1035" w:author="Moriyama, Shoya/森山 翔也" w:date="2025-04-02T21:08:00Z">
                    <w:rPr>
                      <w:color w:val="FF0000"/>
                      <w:sz w:val="18"/>
                    </w:rPr>
                  </w:rPrChange>
                </w:rPr>
                <w:t>)</w:t>
              </w:r>
              <w:r w:rsidRPr="007C3599">
                <w:rPr>
                  <w:rFonts w:hint="eastAsia"/>
                  <w:sz w:val="18"/>
                  <w:rPrChange w:id="1036" w:author="Moriyama, Shoya/森山 翔也" w:date="2025-04-02T21:08:00Z">
                    <w:rPr>
                      <w:rFonts w:hint="eastAsia"/>
                      <w:color w:val="FF0000"/>
                      <w:sz w:val="18"/>
                    </w:rPr>
                  </w:rPrChange>
                </w:rPr>
                <w:t>】</w:t>
              </w:r>
            </w:ins>
          </w:p>
          <w:p w14:paraId="3CD4FD26" w14:textId="77777777" w:rsidR="004C65E7" w:rsidRPr="007C3599" w:rsidRDefault="004C65E7" w:rsidP="004C65E7">
            <w:pPr>
              <w:jc w:val="left"/>
              <w:rPr>
                <w:ins w:id="1037" w:author="Kashima, Takuya/鹿島 卓也" w:date="2024-05-20T09:43:00Z"/>
                <w:sz w:val="18"/>
                <w:rPrChange w:id="1038" w:author="Moriyama, Shoya/森山 翔也" w:date="2025-04-02T21:08:00Z">
                  <w:rPr>
                    <w:ins w:id="1039" w:author="Kashima, Takuya/鹿島 卓也" w:date="2024-05-20T09:43:00Z"/>
                    <w:color w:val="FF0000"/>
                    <w:sz w:val="18"/>
                  </w:rPr>
                </w:rPrChange>
              </w:rPr>
            </w:pPr>
            <w:ins w:id="1040" w:author="Kashima, Takuya/鹿島 卓也" w:date="2024-05-20T09:43:00Z">
              <w:r w:rsidRPr="007C3599">
                <w:rPr>
                  <w:rFonts w:hint="eastAsia"/>
                  <w:sz w:val="18"/>
                  <w:rPrChange w:id="1041" w:author="Moriyama, Shoya/森山 翔也" w:date="2025-04-02T21:08:00Z">
                    <w:rPr>
                      <w:rFonts w:hint="eastAsia"/>
                      <w:color w:val="FF0000"/>
                      <w:sz w:val="18"/>
                    </w:rPr>
                  </w:rPrChange>
                </w:rPr>
                <w:t>【対象</w:t>
              </w:r>
              <w:r w:rsidRPr="007C3599">
                <w:rPr>
                  <w:sz w:val="18"/>
                  <w:rPrChange w:id="1042" w:author="Moriyama, Shoya/森山 翔也" w:date="2025-04-02T21:08:00Z">
                    <w:rPr>
                      <w:color w:val="FF0000"/>
                      <w:sz w:val="18"/>
                    </w:rPr>
                  </w:rPrChange>
                </w:rPr>
                <w:t>JIRA/ Affected JIRA</w:t>
              </w:r>
              <w:r w:rsidRPr="007C3599">
                <w:rPr>
                  <w:rFonts w:hint="eastAsia"/>
                  <w:sz w:val="18"/>
                  <w:rPrChange w:id="1043" w:author="Moriyama, Shoya/森山 翔也" w:date="2025-04-02T21:08:00Z">
                    <w:rPr>
                      <w:rFonts w:hint="eastAsia"/>
                      <w:color w:val="FF0000"/>
                      <w:sz w:val="18"/>
                    </w:rPr>
                  </w:rPrChange>
                </w:rPr>
                <w:t>】</w:t>
              </w:r>
            </w:ins>
          </w:p>
          <w:p w14:paraId="63C39EFD" w14:textId="2373B911" w:rsidR="004C65E7" w:rsidRPr="007C3599" w:rsidRDefault="004C65E7" w:rsidP="004C65E7">
            <w:pPr>
              <w:jc w:val="left"/>
              <w:rPr>
                <w:ins w:id="1044" w:author="Kashima, Takuya/鹿島 卓也" w:date="2024-05-20T09:43:00Z"/>
                <w:sz w:val="18"/>
                <w:rPrChange w:id="1045" w:author="Moriyama, Shoya/森山 翔也" w:date="2025-04-02T21:08:00Z">
                  <w:rPr>
                    <w:ins w:id="1046" w:author="Kashima, Takuya/鹿島 卓也" w:date="2024-05-20T09:43:00Z"/>
                    <w:color w:val="FF0000"/>
                    <w:sz w:val="18"/>
                  </w:rPr>
                </w:rPrChange>
              </w:rPr>
            </w:pPr>
            <w:ins w:id="1047" w:author="Kashima, Takuya/鹿島 卓也" w:date="2024-05-20T09:43:00Z">
              <w:r w:rsidRPr="007C3599">
                <w:rPr>
                  <w:sz w:val="18"/>
                  <w:rPrChange w:id="1048" w:author="Moriyama, Shoya/森山 翔也" w:date="2025-04-02T21:08:00Z">
                    <w:rPr>
                      <w:color w:val="FF0000"/>
                      <w:sz w:val="18"/>
                    </w:rPr>
                  </w:rPrChange>
                </w:rPr>
                <w:t>DC24-</w:t>
              </w:r>
            </w:ins>
            <w:ins w:id="1049" w:author="Kashima, Takuya/鹿島 卓也" w:date="2024-06-14T09:51:00Z">
              <w:r w:rsidR="00CC52DF" w:rsidRPr="007C3599">
                <w:rPr>
                  <w:sz w:val="18"/>
                  <w:rPrChange w:id="1050" w:author="Moriyama, Shoya/森山 翔也" w:date="2025-04-02T21:08:00Z">
                    <w:rPr>
                      <w:color w:val="FF0000"/>
                      <w:sz w:val="18"/>
                    </w:rPr>
                  </w:rPrChange>
                </w:rPr>
                <w:t>40560</w:t>
              </w:r>
            </w:ins>
            <w:ins w:id="1051" w:author="Kashima, Takuya/鹿島 卓也" w:date="2024-05-20T09:44:00Z">
              <w:r w:rsidRPr="007C3599">
                <w:rPr>
                  <w:sz w:val="18"/>
                  <w:rPrChange w:id="1052" w:author="Moriyama, Shoya/森山 翔也" w:date="2025-04-02T21:08:00Z">
                    <w:rPr>
                      <w:color w:val="FF0000"/>
                      <w:sz w:val="18"/>
                    </w:rPr>
                  </w:rPrChange>
                </w:rPr>
                <w:t>/WNSDK24-</w:t>
              </w:r>
            </w:ins>
            <w:ins w:id="1053" w:author="Kashima, Takuya/鹿島 卓也" w:date="2024-06-14T09:51:00Z">
              <w:r w:rsidR="00CC52DF" w:rsidRPr="007C3599">
                <w:rPr>
                  <w:sz w:val="18"/>
                  <w:rPrChange w:id="1054" w:author="Moriyama, Shoya/森山 翔也" w:date="2025-04-02T21:08:00Z">
                    <w:rPr>
                      <w:color w:val="FF0000"/>
                      <w:sz w:val="18"/>
                    </w:rPr>
                  </w:rPrChange>
                </w:rPr>
                <w:t>7097</w:t>
              </w:r>
            </w:ins>
          </w:p>
          <w:p w14:paraId="67248532" w14:textId="4F91813F" w:rsidR="004C65E7" w:rsidRPr="007C3599" w:rsidRDefault="004C65E7" w:rsidP="004C65E7">
            <w:pPr>
              <w:jc w:val="left"/>
              <w:rPr>
                <w:ins w:id="1055" w:author="Kashima, Takuya/鹿島 卓也" w:date="2024-05-20T09:45:00Z"/>
                <w:sz w:val="18"/>
                <w:rPrChange w:id="1056" w:author="Moriyama, Shoya/森山 翔也" w:date="2025-04-02T21:08:00Z">
                  <w:rPr>
                    <w:ins w:id="1057" w:author="Kashima, Takuya/鹿島 卓也" w:date="2024-05-20T09:45:00Z"/>
                    <w:color w:val="FF0000"/>
                    <w:sz w:val="18"/>
                  </w:rPr>
                </w:rPrChange>
              </w:rPr>
            </w:pPr>
            <w:ins w:id="1058" w:author="Kashima, Takuya/鹿島 卓也" w:date="2024-05-20T09:44:00Z">
              <w:r w:rsidRPr="007C3599">
                <w:rPr>
                  <w:rFonts w:hint="eastAsia"/>
                  <w:sz w:val="18"/>
                  <w:rPrChange w:id="1059" w:author="Moriyama, Shoya/森山 翔也" w:date="2025-04-02T21:08:00Z">
                    <w:rPr>
                      <w:rFonts w:hint="eastAsia"/>
                      <w:color w:val="FF0000"/>
                      <w:sz w:val="18"/>
                    </w:rPr>
                  </w:rPrChange>
                </w:rPr>
                <w:t>【変更内容</w:t>
              </w:r>
            </w:ins>
            <w:ins w:id="1060" w:author="Kashima, Takuya/鹿島 卓也" w:date="2024-06-04T13:49:00Z">
              <w:r w:rsidR="007752C4" w:rsidRPr="007C3599">
                <w:rPr>
                  <w:sz w:val="18"/>
                  <w:rPrChange w:id="1061" w:author="Moriyama, Shoya/森山 翔也" w:date="2025-04-02T21:08:00Z">
                    <w:rPr>
                      <w:color w:val="FF0000"/>
                      <w:sz w:val="18"/>
                      <w:highlight w:val="yellow"/>
                    </w:rPr>
                  </w:rPrChange>
                </w:rPr>
                <w:t>/Change content</w:t>
              </w:r>
            </w:ins>
            <w:ins w:id="1062" w:author="Kashima, Takuya/鹿島 卓也" w:date="2024-05-20T09:44:00Z">
              <w:r w:rsidRPr="007C3599">
                <w:rPr>
                  <w:rFonts w:hint="eastAsia"/>
                  <w:sz w:val="18"/>
                  <w:rPrChange w:id="1063" w:author="Moriyama, Shoya/森山 翔也" w:date="2025-04-02T21:08:00Z">
                    <w:rPr>
                      <w:rFonts w:hint="eastAsia"/>
                      <w:color w:val="FF0000"/>
                      <w:sz w:val="18"/>
                    </w:rPr>
                  </w:rPrChange>
                </w:rPr>
                <w:t>】</w:t>
              </w:r>
            </w:ins>
          </w:p>
          <w:p w14:paraId="53FA12B0" w14:textId="3187D934" w:rsidR="004C65E7" w:rsidRPr="007C3599" w:rsidRDefault="004C65E7" w:rsidP="004C65E7">
            <w:pPr>
              <w:jc w:val="left"/>
              <w:rPr>
                <w:ins w:id="1064" w:author="Kashima, Takuya/鹿島 卓也" w:date="2024-06-14T09:51:00Z"/>
                <w:sz w:val="18"/>
                <w:rPrChange w:id="1065" w:author="Moriyama, Shoya/森山 翔也" w:date="2025-04-02T21:08:00Z">
                  <w:rPr>
                    <w:ins w:id="1066" w:author="Kashima, Takuya/鹿島 卓也" w:date="2024-06-14T09:51:00Z"/>
                    <w:color w:val="FF0000"/>
                    <w:sz w:val="18"/>
                  </w:rPr>
                </w:rPrChange>
              </w:rPr>
            </w:pPr>
            <w:ins w:id="1067" w:author="Kashima, Takuya/鹿島 卓也" w:date="2024-05-20T09:45:00Z">
              <w:r w:rsidRPr="007C3599">
                <w:rPr>
                  <w:rFonts w:hint="eastAsia"/>
                  <w:sz w:val="18"/>
                  <w:rPrChange w:id="1068" w:author="Moriyama, Shoya/森山 翔也" w:date="2025-04-02T21:08:00Z">
                    <w:rPr>
                      <w:rFonts w:hint="eastAsia"/>
                      <w:color w:val="FF0000"/>
                      <w:sz w:val="18"/>
                    </w:rPr>
                  </w:rPrChange>
                </w:rPr>
                <w:t>・</w:t>
              </w:r>
            </w:ins>
            <w:ins w:id="1069" w:author="Kashima, Takuya/鹿島 卓也" w:date="2024-05-20T09:46:00Z">
              <w:r w:rsidRPr="007C3599">
                <w:rPr>
                  <w:rFonts w:hint="eastAsia"/>
                  <w:sz w:val="18"/>
                  <w:rPrChange w:id="1070" w:author="Moriyama, Shoya/森山 翔也" w:date="2025-04-02T21:08:00Z">
                    <w:rPr>
                      <w:rFonts w:hint="eastAsia"/>
                      <w:color w:val="FF0000"/>
                      <w:sz w:val="18"/>
                    </w:rPr>
                  </w:rPrChange>
                </w:rPr>
                <w:t>参照セキュリティ仕様書の説明誤記修正</w:t>
              </w:r>
            </w:ins>
          </w:p>
          <w:p w14:paraId="77FE5F13" w14:textId="0EB9FDED" w:rsidR="00CC52DF" w:rsidRPr="007C3599" w:rsidRDefault="00CC52DF" w:rsidP="004C65E7">
            <w:pPr>
              <w:jc w:val="left"/>
              <w:rPr>
                <w:ins w:id="1071" w:author="Kashima, Takuya/鹿島 卓也" w:date="2024-05-20T09:44:00Z"/>
                <w:sz w:val="18"/>
                <w:rPrChange w:id="1072" w:author="Moriyama, Shoya/森山 翔也" w:date="2025-04-02T21:08:00Z">
                  <w:rPr>
                    <w:ins w:id="1073" w:author="Kashima, Takuya/鹿島 卓也" w:date="2024-05-20T09:44:00Z"/>
                    <w:color w:val="FF0000"/>
                    <w:sz w:val="18"/>
                  </w:rPr>
                </w:rPrChange>
              </w:rPr>
            </w:pPr>
            <w:ins w:id="1074" w:author="Kashima, Takuya/鹿島 卓也" w:date="2024-06-14T09:51:00Z">
              <w:r w:rsidRPr="007C3599">
                <w:rPr>
                  <w:rFonts w:hint="eastAsia"/>
                  <w:sz w:val="18"/>
                  <w:rPrChange w:id="1075" w:author="Moriyama, Shoya/森山 翔也" w:date="2025-04-02T21:08:00Z">
                    <w:rPr>
                      <w:rFonts w:hint="eastAsia"/>
                      <w:color w:val="FF0000"/>
                      <w:sz w:val="18"/>
                    </w:rPr>
                  </w:rPrChange>
                </w:rPr>
                <w:t>・</w:t>
              </w:r>
            </w:ins>
            <w:ins w:id="1076" w:author="Kashima, Takuya/鹿島 卓也" w:date="2024-06-14T09:52:00Z">
              <w:r w:rsidRPr="007C3599">
                <w:rPr>
                  <w:sz w:val="18"/>
                  <w:rPrChange w:id="1077" w:author="Moriyama, Shoya/森山 翔也" w:date="2025-04-02T21:08:00Z">
                    <w:rPr>
                      <w:color w:val="FF0000"/>
                      <w:sz w:val="18"/>
                    </w:rPr>
                  </w:rPrChange>
                </w:rPr>
                <w:t xml:space="preserve">Reference of </w:t>
              </w:r>
            </w:ins>
            <w:ins w:id="1078" w:author="Kashima, Takuya/鹿島 卓也" w:date="2024-06-14T09:53:00Z">
              <w:r w:rsidR="009F1C08" w:rsidRPr="007C3599">
                <w:rPr>
                  <w:sz w:val="18"/>
                  <w:rPrChange w:id="1079" w:author="Moriyama, Shoya/森山 翔也" w:date="2025-04-02T21:08:00Z">
                    <w:rPr>
                      <w:color w:val="FF0000"/>
                      <w:sz w:val="18"/>
                    </w:rPr>
                  </w:rPrChange>
                </w:rPr>
                <w:t xml:space="preserve">Information </w:t>
              </w:r>
            </w:ins>
            <w:ins w:id="1080" w:author="Kashima, Takuya/鹿島 卓也" w:date="2024-06-14T09:52:00Z">
              <w:r w:rsidR="009F1C08" w:rsidRPr="007C3599">
                <w:rPr>
                  <w:sz w:val="18"/>
                  <w:rPrChange w:id="1081" w:author="Moriyama, Shoya/森山 翔也" w:date="2025-04-02T21:08:00Z">
                    <w:rPr>
                      <w:color w:val="FF0000"/>
                      <w:sz w:val="18"/>
                    </w:rPr>
                  </w:rPrChange>
                </w:rPr>
                <w:t>Security Requirements Specifications</w:t>
              </w:r>
            </w:ins>
            <w:ins w:id="1082" w:author="Kashima, Takuya/鹿島 卓也" w:date="2024-06-14T09:53:00Z">
              <w:r w:rsidR="009F1C08" w:rsidRPr="007C3599">
                <w:rPr>
                  <w:sz w:val="18"/>
                  <w:rPrChange w:id="1083" w:author="Moriyama, Shoya/森山 翔也" w:date="2025-04-02T21:08:00Z">
                    <w:rPr>
                      <w:color w:val="FF0000"/>
                      <w:sz w:val="18"/>
                    </w:rPr>
                  </w:rPrChange>
                </w:rPr>
                <w:t xml:space="preserve"> is modified for the correction.</w:t>
              </w:r>
            </w:ins>
          </w:p>
          <w:p w14:paraId="23EBA7C2" w14:textId="012FFA0B" w:rsidR="004C65E7" w:rsidRPr="007C3599" w:rsidRDefault="004C65E7" w:rsidP="004C65E7">
            <w:pPr>
              <w:jc w:val="left"/>
              <w:rPr>
                <w:ins w:id="1084" w:author="Kashima, Takuya/鹿島 卓也" w:date="2024-06-14T09:53:00Z"/>
                <w:sz w:val="18"/>
                <w:rPrChange w:id="1085" w:author="Moriyama, Shoya/森山 翔也" w:date="2025-04-02T21:08:00Z">
                  <w:rPr>
                    <w:ins w:id="1086" w:author="Kashima, Takuya/鹿島 卓也" w:date="2024-06-14T09:53:00Z"/>
                    <w:color w:val="FF0000"/>
                    <w:sz w:val="18"/>
                  </w:rPr>
                </w:rPrChange>
              </w:rPr>
            </w:pPr>
            <w:ins w:id="1087" w:author="Kashima, Takuya/鹿島 卓也" w:date="2024-05-20T09:46:00Z">
              <w:r w:rsidRPr="007C3599">
                <w:rPr>
                  <w:rFonts w:hint="eastAsia"/>
                  <w:sz w:val="18"/>
                  <w:rPrChange w:id="1088" w:author="Moriyama, Shoya/森山 翔也" w:date="2025-04-02T21:08:00Z">
                    <w:rPr>
                      <w:rFonts w:hint="eastAsia"/>
                      <w:color w:val="FF0000"/>
                      <w:sz w:val="18"/>
                    </w:rPr>
                  </w:rPrChange>
                </w:rPr>
                <w:t>変更前</w:t>
              </w:r>
              <w:r w:rsidRPr="007C3599">
                <w:rPr>
                  <w:sz w:val="18"/>
                  <w:rPrChange w:id="1089" w:author="Moriyama, Shoya/森山 翔也" w:date="2025-04-02T21:08:00Z">
                    <w:rPr>
                      <w:color w:val="FF0000"/>
                      <w:sz w:val="18"/>
                    </w:rPr>
                  </w:rPrChange>
                </w:rPr>
                <w:t>: 21CY</w:t>
              </w:r>
            </w:ins>
            <w:ins w:id="1090" w:author="Kashima, Takuya/鹿島 卓也" w:date="2024-05-20T09:47:00Z">
              <w:r w:rsidRPr="007C3599">
                <w:rPr>
                  <w:sz w:val="18"/>
                  <w:rPrChange w:id="1091" w:author="Moriyama, Shoya/森山 翔也" w:date="2025-04-02T21:08:00Z">
                    <w:rPr>
                      <w:color w:val="FF0000"/>
                      <w:sz w:val="18"/>
                    </w:rPr>
                  </w:rPrChange>
                </w:rPr>
                <w:t>_</w:t>
              </w:r>
              <w:r w:rsidRPr="007C3599">
                <w:rPr>
                  <w:rFonts w:hint="eastAsia"/>
                  <w:sz w:val="18"/>
                  <w:rPrChange w:id="1092" w:author="Moriyama, Shoya/森山 翔也" w:date="2025-04-02T21:08:00Z">
                    <w:rPr>
                      <w:rFonts w:hint="eastAsia"/>
                      <w:color w:val="FF0000"/>
                      <w:sz w:val="18"/>
                    </w:rPr>
                  </w:rPrChange>
                </w:rPr>
                <w:t>情報セキュリティ要求仕様書</w:t>
              </w:r>
            </w:ins>
          </w:p>
          <w:p w14:paraId="7B7D4ABD" w14:textId="70A93994" w:rsidR="009F1C08" w:rsidRPr="007C3599" w:rsidRDefault="009F1C08" w:rsidP="004C65E7">
            <w:pPr>
              <w:jc w:val="left"/>
              <w:rPr>
                <w:ins w:id="1093" w:author="Kashima, Takuya/鹿島 卓也" w:date="2024-05-20T09:47:00Z"/>
                <w:sz w:val="18"/>
                <w:rPrChange w:id="1094" w:author="Moriyama, Shoya/森山 翔也" w:date="2025-04-02T21:08:00Z">
                  <w:rPr>
                    <w:ins w:id="1095" w:author="Kashima, Takuya/鹿島 卓也" w:date="2024-05-20T09:47:00Z"/>
                    <w:color w:val="FF0000"/>
                    <w:sz w:val="18"/>
                  </w:rPr>
                </w:rPrChange>
              </w:rPr>
            </w:pPr>
            <w:ins w:id="1096" w:author="Kashima, Takuya/鹿島 卓也" w:date="2024-06-14T09:53:00Z">
              <w:r w:rsidRPr="007C3599">
                <w:rPr>
                  <w:sz w:val="18"/>
                  <w:rPrChange w:id="1097" w:author="Moriyama, Shoya/森山 翔也" w:date="2025-04-02T21:08:00Z">
                    <w:rPr>
                      <w:color w:val="FF0000"/>
                      <w:sz w:val="18"/>
                    </w:rPr>
                  </w:rPrChange>
                </w:rPr>
                <w:t>Before: 21CY_ Information Security Requirements Specifications</w:t>
              </w:r>
            </w:ins>
          </w:p>
          <w:p w14:paraId="2E687470" w14:textId="75EAC352" w:rsidR="004C65E7" w:rsidRPr="007C3599" w:rsidRDefault="004C65E7" w:rsidP="004C65E7">
            <w:pPr>
              <w:jc w:val="left"/>
              <w:rPr>
                <w:ins w:id="1098" w:author="Kashima, Takuya/鹿島 卓也" w:date="2024-06-14T09:54:00Z"/>
                <w:sz w:val="18"/>
                <w:rPrChange w:id="1099" w:author="Moriyama, Shoya/森山 翔也" w:date="2025-04-02T21:08:00Z">
                  <w:rPr>
                    <w:ins w:id="1100" w:author="Kashima, Takuya/鹿島 卓也" w:date="2024-06-14T09:54:00Z"/>
                    <w:color w:val="FF0000"/>
                    <w:sz w:val="18"/>
                  </w:rPr>
                </w:rPrChange>
              </w:rPr>
            </w:pPr>
            <w:ins w:id="1101" w:author="Kashima, Takuya/鹿島 卓也" w:date="2024-05-20T09:47:00Z">
              <w:r w:rsidRPr="007C3599">
                <w:rPr>
                  <w:rFonts w:hint="eastAsia"/>
                  <w:sz w:val="18"/>
                  <w:rPrChange w:id="1102" w:author="Moriyama, Shoya/森山 翔也" w:date="2025-04-02T21:08:00Z">
                    <w:rPr>
                      <w:rFonts w:hint="eastAsia"/>
                      <w:color w:val="FF0000"/>
                      <w:sz w:val="18"/>
                    </w:rPr>
                  </w:rPrChange>
                </w:rPr>
                <w:t>変更後</w:t>
              </w:r>
              <w:r w:rsidRPr="007C3599">
                <w:rPr>
                  <w:sz w:val="18"/>
                  <w:rPrChange w:id="1103" w:author="Moriyama, Shoya/森山 翔也" w:date="2025-04-02T21:08:00Z">
                    <w:rPr>
                      <w:color w:val="FF0000"/>
                      <w:sz w:val="18"/>
                    </w:rPr>
                  </w:rPrChange>
                </w:rPr>
                <w:t>: 24CY_</w:t>
              </w:r>
              <w:r w:rsidRPr="007C3599">
                <w:rPr>
                  <w:rFonts w:hint="eastAsia"/>
                  <w:sz w:val="18"/>
                  <w:rPrChange w:id="1104" w:author="Moriyama, Shoya/森山 翔也" w:date="2025-04-02T21:08:00Z">
                    <w:rPr>
                      <w:rFonts w:hint="eastAsia"/>
                      <w:color w:val="FF0000"/>
                      <w:sz w:val="18"/>
                    </w:rPr>
                  </w:rPrChange>
                </w:rPr>
                <w:t>情報セキュリティ要求仕様書</w:t>
              </w:r>
            </w:ins>
          </w:p>
          <w:p w14:paraId="39269075" w14:textId="0670D4EE" w:rsidR="009F1C08" w:rsidRPr="007C3599" w:rsidRDefault="009F1C08" w:rsidP="004C65E7">
            <w:pPr>
              <w:jc w:val="left"/>
              <w:rPr>
                <w:ins w:id="1105" w:author="Kashima, Takuya/鹿島 卓也" w:date="2024-05-20T09:46:00Z"/>
                <w:sz w:val="18"/>
                <w:rPrChange w:id="1106" w:author="Moriyama, Shoya/森山 翔也" w:date="2025-04-02T21:08:00Z">
                  <w:rPr>
                    <w:ins w:id="1107" w:author="Kashima, Takuya/鹿島 卓也" w:date="2024-05-20T09:46:00Z"/>
                    <w:color w:val="FF0000"/>
                    <w:sz w:val="18"/>
                  </w:rPr>
                </w:rPrChange>
              </w:rPr>
            </w:pPr>
            <w:ins w:id="1108" w:author="Kashima, Takuya/鹿島 卓也" w:date="2024-06-14T09:54:00Z">
              <w:r w:rsidRPr="007C3599">
                <w:rPr>
                  <w:sz w:val="18"/>
                  <w:rPrChange w:id="1109" w:author="Moriyama, Shoya/森山 翔也" w:date="2025-04-02T21:08:00Z">
                    <w:rPr>
                      <w:color w:val="FF0000"/>
                      <w:sz w:val="18"/>
                    </w:rPr>
                  </w:rPrChange>
                </w:rPr>
                <w:t>After: 24CY_ Information Security Requirements Specifications</w:t>
              </w:r>
            </w:ins>
          </w:p>
          <w:p w14:paraId="063DD236" w14:textId="0897001A" w:rsidR="004C65E7" w:rsidRPr="007C3599" w:rsidRDefault="004C65E7" w:rsidP="004C65E7">
            <w:pPr>
              <w:jc w:val="left"/>
              <w:rPr>
                <w:ins w:id="1110" w:author="Kashima, Takuya/鹿島 卓也" w:date="2024-06-14T09:54:00Z"/>
                <w:sz w:val="18"/>
                <w:rPrChange w:id="1111" w:author="Moriyama, Shoya/森山 翔也" w:date="2025-04-02T21:08:00Z">
                  <w:rPr>
                    <w:ins w:id="1112" w:author="Kashima, Takuya/鹿島 卓也" w:date="2024-06-14T09:54:00Z"/>
                    <w:color w:val="FF0000"/>
                    <w:sz w:val="18"/>
                  </w:rPr>
                </w:rPrChange>
              </w:rPr>
            </w:pPr>
            <w:ins w:id="1113" w:author="Kashima, Takuya/鹿島 卓也" w:date="2024-05-20T09:44:00Z">
              <w:r w:rsidRPr="007C3599">
                <w:rPr>
                  <w:rFonts w:hint="eastAsia"/>
                  <w:sz w:val="18"/>
                  <w:rPrChange w:id="1114" w:author="Moriyama, Shoya/森山 翔也" w:date="2025-04-02T21:08:00Z">
                    <w:rPr>
                      <w:rFonts w:hint="eastAsia"/>
                      <w:color w:val="FF0000"/>
                      <w:sz w:val="18"/>
                    </w:rPr>
                  </w:rPrChange>
                </w:rPr>
                <w:t>・</w:t>
              </w:r>
            </w:ins>
            <w:ins w:id="1115" w:author="Kashima, Takuya/鹿島 卓也" w:date="2024-05-20T09:45:00Z">
              <w:r w:rsidRPr="007C3599">
                <w:rPr>
                  <w:rFonts w:hint="eastAsia"/>
                  <w:sz w:val="18"/>
                  <w:rPrChange w:id="1116" w:author="Moriyama, Shoya/森山 翔也" w:date="2025-04-02T21:08:00Z">
                    <w:rPr>
                      <w:rFonts w:hint="eastAsia"/>
                      <w:color w:val="FF0000"/>
                      <w:sz w:val="18"/>
                    </w:rPr>
                  </w:rPrChange>
                </w:rPr>
                <w:t>暗号化方式の変更</w:t>
              </w:r>
            </w:ins>
          </w:p>
          <w:p w14:paraId="4461196C" w14:textId="31B41818" w:rsidR="009F1C08" w:rsidRPr="007C3599" w:rsidRDefault="009F1C08" w:rsidP="004C65E7">
            <w:pPr>
              <w:jc w:val="left"/>
              <w:rPr>
                <w:ins w:id="1117" w:author="Kashima, Takuya/鹿島 卓也" w:date="2024-05-20T09:45:00Z"/>
                <w:sz w:val="18"/>
                <w:rPrChange w:id="1118" w:author="Moriyama, Shoya/森山 翔也" w:date="2025-04-02T21:08:00Z">
                  <w:rPr>
                    <w:ins w:id="1119" w:author="Kashima, Takuya/鹿島 卓也" w:date="2024-05-20T09:45:00Z"/>
                    <w:color w:val="FF0000"/>
                    <w:sz w:val="18"/>
                  </w:rPr>
                </w:rPrChange>
              </w:rPr>
            </w:pPr>
            <w:ins w:id="1120" w:author="Kashima, Takuya/鹿島 卓也" w:date="2024-06-14T09:55:00Z">
              <w:r w:rsidRPr="007C3599">
                <w:rPr>
                  <w:sz w:val="18"/>
                  <w:rPrChange w:id="1121" w:author="Moriyama, Shoya/森山 翔也" w:date="2025-04-02T21:08:00Z">
                    <w:rPr>
                      <w:color w:val="FF0000"/>
                      <w:sz w:val="18"/>
                    </w:rPr>
                  </w:rPrChange>
                </w:rPr>
                <w:t>Change of Encryption method</w:t>
              </w:r>
            </w:ins>
          </w:p>
          <w:p w14:paraId="3F2ED7DE" w14:textId="40754A52" w:rsidR="009F1C08" w:rsidRPr="007C3599" w:rsidRDefault="004C65E7" w:rsidP="004C65E7">
            <w:pPr>
              <w:jc w:val="left"/>
              <w:rPr>
                <w:ins w:id="1122" w:author="Kashima, Takuya/鹿島 卓也" w:date="2024-05-20T09:43:00Z"/>
                <w:sz w:val="18"/>
                <w:rPrChange w:id="1123" w:author="Moriyama, Shoya/森山 翔也" w:date="2025-04-02T21:08:00Z">
                  <w:rPr>
                    <w:ins w:id="1124" w:author="Kashima, Takuya/鹿島 卓也" w:date="2024-05-20T09:43:00Z"/>
                    <w:color w:val="FF0000"/>
                    <w:sz w:val="18"/>
                  </w:rPr>
                </w:rPrChange>
              </w:rPr>
            </w:pPr>
            <w:ins w:id="1125" w:author="Kashima, Takuya/鹿島 卓也" w:date="2024-05-20T09:45:00Z">
              <w:r w:rsidRPr="007C3599">
                <w:rPr>
                  <w:rFonts w:hint="eastAsia"/>
                  <w:sz w:val="18"/>
                  <w:rPrChange w:id="1126" w:author="Moriyama, Shoya/森山 翔也" w:date="2025-04-02T21:08:00Z">
                    <w:rPr>
                      <w:rFonts w:hint="eastAsia"/>
                      <w:color w:val="FF0000"/>
                      <w:sz w:val="18"/>
                    </w:rPr>
                  </w:rPrChange>
                </w:rPr>
                <w:t>変更前</w:t>
              </w:r>
            </w:ins>
            <w:ins w:id="1127" w:author="Kashima, Takuya/鹿島 卓也" w:date="2024-06-14T09:55:00Z">
              <w:r w:rsidR="009F1C08" w:rsidRPr="007C3599">
                <w:rPr>
                  <w:sz w:val="18"/>
                  <w:rPrChange w:id="1128" w:author="Moriyama, Shoya/森山 翔也" w:date="2025-04-02T21:08:00Z">
                    <w:rPr>
                      <w:color w:val="FF0000"/>
                      <w:sz w:val="18"/>
                    </w:rPr>
                  </w:rPrChange>
                </w:rPr>
                <w:t>/Before</w:t>
              </w:r>
            </w:ins>
            <w:ins w:id="1129" w:author="Kashima, Takuya/鹿島 卓也" w:date="2024-05-20T09:45:00Z">
              <w:r w:rsidRPr="007C3599">
                <w:rPr>
                  <w:sz w:val="18"/>
                  <w:rPrChange w:id="1130" w:author="Moriyama, Shoya/森山 翔也" w:date="2025-04-02T21:08:00Z">
                    <w:rPr>
                      <w:color w:val="FF0000"/>
                      <w:sz w:val="18"/>
                    </w:rPr>
                  </w:rPrChange>
                </w:rPr>
                <w:t xml:space="preserve">: </w:t>
              </w:r>
              <w:r w:rsidRPr="007C3599">
                <w:rPr>
                  <w:sz w:val="18"/>
                  <w:rPrChange w:id="1131" w:author="Moriyama, Shoya/森山 翔也" w:date="2025-04-02T21:08:00Z">
                    <w:rPr>
                      <w:rFonts w:ascii="Segoe UI" w:hAnsi="Segoe UI" w:cs="Segoe UI"/>
                      <w:color w:val="1E1F21"/>
                      <w:sz w:val="21"/>
                      <w:szCs w:val="21"/>
                      <w:shd w:val="clear" w:color="auto" w:fill="F9F8F8"/>
                    </w:rPr>
                  </w:rPrChange>
                </w:rPr>
                <w:t>RSASSA-PKCS1-v1.5</w:t>
              </w:r>
            </w:ins>
          </w:p>
          <w:p w14:paraId="621C8DF1" w14:textId="5CC8882C" w:rsidR="004C65E7" w:rsidRPr="007C3599" w:rsidRDefault="004C65E7" w:rsidP="004C69E4">
            <w:pPr>
              <w:jc w:val="left"/>
              <w:rPr>
                <w:ins w:id="1132" w:author="Kashima, Takuya/鹿島 卓也" w:date="2024-06-04T13:49:00Z"/>
                <w:sz w:val="18"/>
                <w:rPrChange w:id="1133" w:author="Moriyama, Shoya/森山 翔也" w:date="2025-04-02T21:08:00Z">
                  <w:rPr>
                    <w:ins w:id="1134" w:author="Kashima, Takuya/鹿島 卓也" w:date="2024-06-04T13:49:00Z"/>
                    <w:color w:val="FF0000"/>
                    <w:sz w:val="18"/>
                    <w:highlight w:val="yellow"/>
                  </w:rPr>
                </w:rPrChange>
              </w:rPr>
            </w:pPr>
            <w:ins w:id="1135" w:author="Kashima, Takuya/鹿島 卓也" w:date="2024-05-20T09:45:00Z">
              <w:r w:rsidRPr="007C3599">
                <w:rPr>
                  <w:rFonts w:hint="eastAsia"/>
                  <w:sz w:val="18"/>
                  <w:rPrChange w:id="1136" w:author="Moriyama, Shoya/森山 翔也" w:date="2025-04-02T21:08:00Z">
                    <w:rPr>
                      <w:rFonts w:hint="eastAsia"/>
                      <w:color w:val="FF0000"/>
                      <w:sz w:val="18"/>
                    </w:rPr>
                  </w:rPrChange>
                </w:rPr>
                <w:t>変更後</w:t>
              </w:r>
            </w:ins>
            <w:ins w:id="1137" w:author="Kashima, Takuya/鹿島 卓也" w:date="2024-06-14T09:55:00Z">
              <w:r w:rsidR="009F1C08" w:rsidRPr="007C3599">
                <w:rPr>
                  <w:sz w:val="18"/>
                  <w:rPrChange w:id="1138" w:author="Moriyama, Shoya/森山 翔也" w:date="2025-04-02T21:08:00Z">
                    <w:rPr>
                      <w:color w:val="FF0000"/>
                      <w:sz w:val="18"/>
                    </w:rPr>
                  </w:rPrChange>
                </w:rPr>
                <w:t>/After</w:t>
              </w:r>
            </w:ins>
            <w:ins w:id="1139" w:author="Kashima, Takuya/鹿島 卓也" w:date="2024-05-20T09:45:00Z">
              <w:r w:rsidRPr="007C3599">
                <w:rPr>
                  <w:sz w:val="18"/>
                  <w:rPrChange w:id="1140" w:author="Moriyama, Shoya/森山 翔也" w:date="2025-04-02T21:08:00Z">
                    <w:rPr>
                      <w:color w:val="FF0000"/>
                      <w:sz w:val="18"/>
                    </w:rPr>
                  </w:rPrChange>
                </w:rPr>
                <w:t>: EDCSA</w:t>
              </w:r>
            </w:ins>
          </w:p>
          <w:p w14:paraId="72105A22" w14:textId="77777777" w:rsidR="009F1C08" w:rsidRPr="007C3599" w:rsidRDefault="007752C4" w:rsidP="004C69E4">
            <w:pPr>
              <w:jc w:val="left"/>
              <w:rPr>
                <w:ins w:id="1141" w:author="Kashima, Takuya/鹿島 卓也" w:date="2024-06-14T09:55:00Z"/>
                <w:sz w:val="18"/>
                <w:rPrChange w:id="1142" w:author="Moriyama, Shoya/森山 翔也" w:date="2025-04-02T21:08:00Z">
                  <w:rPr>
                    <w:ins w:id="1143" w:author="Kashima, Takuya/鹿島 卓也" w:date="2024-06-14T09:55:00Z"/>
                    <w:color w:val="FF0000"/>
                    <w:sz w:val="18"/>
                  </w:rPr>
                </w:rPrChange>
              </w:rPr>
            </w:pPr>
            <w:ins w:id="1144" w:author="Kashima, Takuya/鹿島 卓也" w:date="2024-06-04T13:49:00Z">
              <w:r w:rsidRPr="007C3599">
                <w:rPr>
                  <w:rFonts w:hint="eastAsia"/>
                  <w:sz w:val="18"/>
                  <w:rPrChange w:id="1145" w:author="Moriyama, Shoya/森山 翔也" w:date="2025-04-02T21:08:00Z">
                    <w:rPr>
                      <w:rFonts w:hint="eastAsia"/>
                      <w:color w:val="FF0000"/>
                      <w:sz w:val="18"/>
                      <w:highlight w:val="yellow"/>
                    </w:rPr>
                  </w:rPrChange>
                </w:rPr>
                <w:t>・</w:t>
              </w:r>
            </w:ins>
            <w:ins w:id="1146" w:author="Kashima, Takuya/鹿島 卓也" w:date="2024-06-04T13:50:00Z">
              <w:r w:rsidRPr="007C3599">
                <w:rPr>
                  <w:rFonts w:hint="eastAsia"/>
                  <w:sz w:val="18"/>
                  <w:rPrChange w:id="1147" w:author="Moriyama, Shoya/森山 翔也" w:date="2025-04-02T21:08:00Z">
                    <w:rPr>
                      <w:rFonts w:hint="eastAsia"/>
                      <w:color w:val="FF0000"/>
                      <w:sz w:val="18"/>
                      <w:highlight w:val="yellow"/>
                    </w:rPr>
                  </w:rPrChange>
                </w:rPr>
                <w:t>セキュリティのリプロに関する項目を削除</w:t>
              </w:r>
            </w:ins>
          </w:p>
          <w:p w14:paraId="5F36E84F" w14:textId="70AA5F6F" w:rsidR="009F1C08" w:rsidRPr="007C3599" w:rsidRDefault="009F1C08" w:rsidP="004C69E4">
            <w:pPr>
              <w:jc w:val="left"/>
              <w:rPr>
                <w:ins w:id="1148" w:author="Kashima, Takuya/鹿島 卓也" w:date="2024-05-20T09:43:00Z"/>
                <w:sz w:val="18"/>
                <w:rPrChange w:id="1149" w:author="Moriyama, Shoya/森山 翔也" w:date="2025-04-02T21:08:00Z">
                  <w:rPr>
                    <w:ins w:id="1150" w:author="Kashima, Takuya/鹿島 卓也" w:date="2024-05-20T09:43:00Z"/>
                    <w:color w:val="FF0000"/>
                    <w:sz w:val="18"/>
                  </w:rPr>
                </w:rPrChange>
              </w:rPr>
            </w:pPr>
            <w:ins w:id="1151" w:author="Kashima, Takuya/鹿島 卓也" w:date="2024-06-14T09:55:00Z">
              <w:r w:rsidRPr="007C3599">
                <w:rPr>
                  <w:sz w:val="18"/>
                  <w:rPrChange w:id="1152" w:author="Moriyama, Shoya/森山 翔也" w:date="2025-04-02T21:08:00Z">
                    <w:rPr>
                      <w:color w:val="FF0000"/>
                      <w:sz w:val="18"/>
                    </w:rPr>
                  </w:rPrChange>
                </w:rPr>
                <w:lastRenderedPageBreak/>
                <w:t xml:space="preserve">Deletion for the </w:t>
              </w:r>
            </w:ins>
            <w:ins w:id="1153" w:author="Kashima, Takuya/鹿島 卓也" w:date="2024-06-14T09:56:00Z">
              <w:r w:rsidRPr="007C3599">
                <w:rPr>
                  <w:lang w:val="en"/>
                  <w:rPrChange w:id="1154" w:author="Moriyama, Shoya/森山 翔也" w:date="2025-04-02T21:08:00Z">
                    <w:rPr>
                      <w:strike/>
                      <w:color w:val="000000" w:themeColor="text1"/>
                      <w:lang w:val="en"/>
                    </w:rPr>
                  </w:rPrChange>
                </w:rPr>
                <w:t>Repro</w:t>
              </w:r>
              <w:r w:rsidRPr="007C3599">
                <w:rPr>
                  <w:lang w:val="en"/>
                  <w:rPrChange w:id="1155" w:author="Moriyama, Shoya/森山 翔也" w:date="2025-04-02T21:08:00Z">
                    <w:rPr>
                      <w:color w:val="FF0000"/>
                      <w:lang w:val="en"/>
                    </w:rPr>
                  </w:rPrChange>
                </w:rPr>
                <w:t xml:space="preserve"> topic for </w:t>
              </w:r>
            </w:ins>
            <w:ins w:id="1156" w:author="Kashima, Takuya/鹿島 卓也" w:date="2024-06-14T09:57:00Z">
              <w:r w:rsidRPr="007C3599">
                <w:rPr>
                  <w:lang w:val="en"/>
                  <w:rPrChange w:id="1157" w:author="Moriyama, Shoya/森山 翔也" w:date="2025-04-02T21:08:00Z">
                    <w:rPr>
                      <w:color w:val="FF0000"/>
                      <w:lang w:val="en"/>
                    </w:rPr>
                  </w:rPrChange>
                </w:rPr>
                <w:t>security.</w:t>
              </w:r>
            </w:ins>
          </w:p>
        </w:tc>
        <w:tc>
          <w:tcPr>
            <w:tcW w:w="1275" w:type="dxa"/>
            <w:vAlign w:val="center"/>
          </w:tcPr>
          <w:p w14:paraId="50106B14" w14:textId="77777777" w:rsidR="004C65E7" w:rsidRPr="007C3599" w:rsidRDefault="004C65E7" w:rsidP="004C65E7">
            <w:pPr>
              <w:jc w:val="center"/>
              <w:rPr>
                <w:ins w:id="1158" w:author="Kashima, Takuya/鹿島 卓也" w:date="2024-05-20T09:47:00Z"/>
                <w:sz w:val="18"/>
                <w:lang w:val="en"/>
                <w:rPrChange w:id="1159" w:author="Moriyama, Shoya/森山 翔也" w:date="2025-04-02T21:08:00Z">
                  <w:rPr>
                    <w:ins w:id="1160" w:author="Kashima, Takuya/鹿島 卓也" w:date="2024-05-20T09:47:00Z"/>
                    <w:color w:val="FF0000"/>
                    <w:sz w:val="18"/>
                    <w:lang w:val="en"/>
                  </w:rPr>
                </w:rPrChange>
              </w:rPr>
            </w:pPr>
            <w:ins w:id="1161" w:author="Kashima, Takuya/鹿島 卓也" w:date="2024-05-20T09:47:00Z">
              <w:r w:rsidRPr="007C3599">
                <w:rPr>
                  <w:sz w:val="18"/>
                  <w:lang w:val="en"/>
                  <w:rPrChange w:id="1162" w:author="Moriyama, Shoya/森山 翔也" w:date="2025-04-02T21:08:00Z">
                    <w:rPr>
                      <w:color w:val="FF0000"/>
                      <w:sz w:val="18"/>
                      <w:lang w:val="en"/>
                    </w:rPr>
                  </w:rPrChange>
                </w:rPr>
                <w:lastRenderedPageBreak/>
                <w:t>LBS</w:t>
              </w:r>
            </w:ins>
          </w:p>
          <w:p w14:paraId="587B178F" w14:textId="20E8C31F" w:rsidR="004C65E7" w:rsidRPr="007C3599" w:rsidRDefault="004C65E7" w:rsidP="004C65E7">
            <w:pPr>
              <w:jc w:val="center"/>
              <w:rPr>
                <w:ins w:id="1163" w:author="Kashima, Takuya/鹿島 卓也" w:date="2024-05-20T09:43:00Z"/>
                <w:sz w:val="18"/>
                <w:lang w:val="en"/>
                <w:rPrChange w:id="1164" w:author="Moriyama, Shoya/森山 翔也" w:date="2025-04-02T21:08:00Z">
                  <w:rPr>
                    <w:ins w:id="1165" w:author="Kashima, Takuya/鹿島 卓也" w:date="2024-05-20T09:43:00Z"/>
                    <w:color w:val="FF0000"/>
                    <w:sz w:val="18"/>
                    <w:lang w:val="en"/>
                  </w:rPr>
                </w:rPrChange>
              </w:rPr>
            </w:pPr>
            <w:ins w:id="1166" w:author="Kashima, Takuya/鹿島 卓也" w:date="2024-05-20T09:47:00Z">
              <w:r w:rsidRPr="007C3599">
                <w:rPr>
                  <w:sz w:val="18"/>
                  <w:lang w:val="en"/>
                  <w:rPrChange w:id="1167" w:author="Moriyama, Shoya/森山 翔也" w:date="2025-04-02T21:08:00Z">
                    <w:rPr>
                      <w:color w:val="FF0000"/>
                      <w:sz w:val="18"/>
                      <w:lang w:val="en"/>
                    </w:rPr>
                  </w:rPrChange>
                </w:rPr>
                <w:t>Kashima</w:t>
              </w:r>
            </w:ins>
          </w:p>
        </w:tc>
        <w:tc>
          <w:tcPr>
            <w:tcW w:w="1872" w:type="dxa"/>
          </w:tcPr>
          <w:p w14:paraId="6F0195E0" w14:textId="6116BECE" w:rsidR="004C65E7" w:rsidRPr="007C3599" w:rsidRDefault="004C65E7" w:rsidP="00A57296">
            <w:pPr>
              <w:jc w:val="left"/>
              <w:rPr>
                <w:ins w:id="1168" w:author="Kashima, Takuya/鹿島 卓也" w:date="2024-06-04T13:50:00Z"/>
                <w:sz w:val="18"/>
                <w:lang w:val="en"/>
                <w:rPrChange w:id="1169" w:author="Moriyama, Shoya/森山 翔也" w:date="2025-04-02T21:08:00Z">
                  <w:rPr>
                    <w:ins w:id="1170" w:author="Kashima, Takuya/鹿島 卓也" w:date="2024-06-04T13:50:00Z"/>
                    <w:color w:val="FF0000"/>
                    <w:sz w:val="18"/>
                    <w:highlight w:val="yellow"/>
                    <w:lang w:val="en"/>
                  </w:rPr>
                </w:rPrChange>
              </w:rPr>
            </w:pPr>
            <w:ins w:id="1171" w:author="Kashima, Takuya/鹿島 卓也" w:date="2024-05-20T09:49:00Z">
              <w:r w:rsidRPr="007C3599">
                <w:rPr>
                  <w:sz w:val="18"/>
                  <w:lang w:val="en"/>
                  <w:rPrChange w:id="1172" w:author="Moriyama, Shoya/森山 翔也" w:date="2025-04-02T21:08:00Z">
                    <w:rPr>
                      <w:color w:val="FF0000"/>
                      <w:sz w:val="18"/>
                      <w:lang w:val="en"/>
                    </w:rPr>
                  </w:rPrChange>
                </w:rPr>
                <w:t>RSASSA-PKCS1-v1.5</w:t>
              </w:r>
            </w:ins>
            <w:ins w:id="1173" w:author="Kashima, Takuya/鹿島 卓也" w:date="2024-05-20T14:09:00Z">
              <w:r w:rsidR="003C7993" w:rsidRPr="007C3599">
                <w:rPr>
                  <w:rFonts w:hint="eastAsia"/>
                  <w:sz w:val="18"/>
                  <w:lang w:val="en"/>
                  <w:rPrChange w:id="1174" w:author="Moriyama, Shoya/森山 翔也" w:date="2025-04-02T21:08:00Z">
                    <w:rPr>
                      <w:rFonts w:ascii="メイリオ" w:eastAsia="メイリオ" w:hAnsi="メイリオ" w:hint="eastAsia"/>
                      <w:color w:val="172B4D"/>
                      <w:sz w:val="21"/>
                      <w:szCs w:val="21"/>
                      <w:shd w:val="clear" w:color="auto" w:fill="FFFFFF"/>
                    </w:rPr>
                  </w:rPrChange>
                </w:rPr>
                <w:t>（鍵長</w:t>
              </w:r>
              <w:r w:rsidR="003C7993" w:rsidRPr="007C3599">
                <w:rPr>
                  <w:sz w:val="18"/>
                  <w:lang w:val="en"/>
                  <w:rPrChange w:id="1175" w:author="Moriyama, Shoya/森山 翔也" w:date="2025-04-02T21:08:00Z">
                    <w:rPr>
                      <w:rFonts w:ascii="メイリオ" w:eastAsia="メイリオ" w:hAnsi="メイリオ"/>
                      <w:color w:val="172B4D"/>
                      <w:sz w:val="21"/>
                      <w:szCs w:val="21"/>
                      <w:shd w:val="clear" w:color="auto" w:fill="FFFFFF"/>
                    </w:rPr>
                  </w:rPrChange>
                </w:rPr>
                <w:t>2048bit）</w:t>
              </w:r>
            </w:ins>
            <w:ins w:id="1176" w:author="Kashima, Takuya/鹿島 卓也" w:date="2024-05-20T09:50:00Z">
              <w:r w:rsidRPr="007C3599">
                <w:rPr>
                  <w:rFonts w:hint="eastAsia"/>
                  <w:sz w:val="18"/>
                  <w:lang w:val="en"/>
                  <w:rPrChange w:id="1177" w:author="Moriyama, Shoya/森山 翔也" w:date="2025-04-02T21:08:00Z">
                    <w:rPr>
                      <w:rFonts w:hint="eastAsia"/>
                      <w:color w:val="FF0000"/>
                      <w:sz w:val="18"/>
                      <w:lang w:val="en"/>
                    </w:rPr>
                  </w:rPrChange>
                </w:rPr>
                <w:t>の暗号化方式は、</w:t>
              </w:r>
              <w:r w:rsidRPr="007C3599">
                <w:rPr>
                  <w:sz w:val="18"/>
                  <w:lang w:val="en"/>
                  <w:rPrChange w:id="1178" w:author="Moriyama, Shoya/森山 翔也" w:date="2025-04-02T21:08:00Z">
                    <w:rPr>
                      <w:color w:val="FF0000"/>
                      <w:sz w:val="18"/>
                      <w:lang w:val="en"/>
                    </w:rPr>
                  </w:rPrChange>
                </w:rPr>
                <w:t>2041</w:t>
              </w:r>
              <w:r w:rsidRPr="007C3599">
                <w:rPr>
                  <w:rFonts w:hint="eastAsia"/>
                  <w:sz w:val="18"/>
                  <w:lang w:val="en"/>
                  <w:rPrChange w:id="1179" w:author="Moriyama, Shoya/森山 翔也" w:date="2025-04-02T21:08:00Z">
                    <w:rPr>
                      <w:rFonts w:hint="eastAsia"/>
                      <w:color w:val="FF0000"/>
                      <w:sz w:val="18"/>
                      <w:lang w:val="en"/>
                    </w:rPr>
                  </w:rPrChange>
                </w:rPr>
                <w:t>年以降は、セキュリティ強度要件上、使用不可となる為</w:t>
              </w:r>
            </w:ins>
            <w:ins w:id="1180" w:author="Kashima, Takuya/鹿島 卓也" w:date="2024-05-20T09:51:00Z">
              <w:r w:rsidRPr="007C3599">
                <w:rPr>
                  <w:rFonts w:hint="eastAsia"/>
                  <w:sz w:val="18"/>
                  <w:lang w:val="en"/>
                  <w:rPrChange w:id="1181" w:author="Moriyama, Shoya/森山 翔也" w:date="2025-04-02T21:08:00Z">
                    <w:rPr>
                      <w:rFonts w:hint="eastAsia"/>
                      <w:color w:val="FF0000"/>
                      <w:sz w:val="18"/>
                      <w:lang w:val="en"/>
                    </w:rPr>
                  </w:rPrChange>
                </w:rPr>
                <w:t>、暗号化方式の変更が必要。</w:t>
              </w:r>
            </w:ins>
          </w:p>
          <w:p w14:paraId="246C7E65" w14:textId="23E4E3D7" w:rsidR="007752C4" w:rsidRPr="007C3599" w:rsidRDefault="007752C4" w:rsidP="00A57296">
            <w:pPr>
              <w:jc w:val="left"/>
              <w:rPr>
                <w:ins w:id="1182" w:author="Kashima, Takuya/鹿島 卓也" w:date="2024-05-20T09:52:00Z"/>
                <w:sz w:val="18"/>
                <w:lang w:val="en"/>
                <w:rPrChange w:id="1183" w:author="Moriyama, Shoya/森山 翔也" w:date="2025-04-02T21:08:00Z">
                  <w:rPr>
                    <w:ins w:id="1184" w:author="Kashima, Takuya/鹿島 卓也" w:date="2024-05-20T09:52:00Z"/>
                    <w:color w:val="FF0000"/>
                    <w:sz w:val="18"/>
                    <w:lang w:val="en"/>
                  </w:rPr>
                </w:rPrChange>
              </w:rPr>
            </w:pPr>
            <w:ins w:id="1185" w:author="Kashima, Takuya/鹿島 卓也" w:date="2024-06-04T13:50:00Z">
              <w:r w:rsidRPr="007C3599">
                <w:rPr>
                  <w:rFonts w:hint="eastAsia"/>
                  <w:sz w:val="18"/>
                  <w:lang w:val="en"/>
                  <w:rPrChange w:id="1186" w:author="Moriyama, Shoya/森山 翔也" w:date="2025-04-02T21:08:00Z">
                    <w:rPr>
                      <w:rFonts w:hint="eastAsia"/>
                      <w:color w:val="FF0000"/>
                      <w:sz w:val="18"/>
                      <w:highlight w:val="yellow"/>
                      <w:lang w:val="en"/>
                    </w:rPr>
                  </w:rPrChange>
                </w:rPr>
                <w:t>また、リプロに関する記載は本仕様書</w:t>
              </w:r>
            </w:ins>
            <w:ins w:id="1187" w:author="Kashima, Takuya/鹿島 卓也" w:date="2024-06-04T13:51:00Z">
              <w:r w:rsidRPr="007C3599">
                <w:rPr>
                  <w:rFonts w:hint="eastAsia"/>
                  <w:sz w:val="18"/>
                  <w:lang w:val="en"/>
                  <w:rPrChange w:id="1188" w:author="Moriyama, Shoya/森山 翔也" w:date="2025-04-02T21:08:00Z">
                    <w:rPr>
                      <w:rFonts w:hint="eastAsia"/>
                      <w:color w:val="FF0000"/>
                      <w:sz w:val="18"/>
                      <w:highlight w:val="yellow"/>
                      <w:lang w:val="en"/>
                    </w:rPr>
                  </w:rPrChange>
                </w:rPr>
                <w:t>に記載ないため、セキュリティの項目からリプロに関する記載削除</w:t>
              </w:r>
            </w:ins>
          </w:p>
          <w:p w14:paraId="178A275C" w14:textId="77777777" w:rsidR="004C65E7" w:rsidRPr="007C3599" w:rsidRDefault="004C65E7" w:rsidP="00A57296">
            <w:pPr>
              <w:jc w:val="left"/>
              <w:rPr>
                <w:ins w:id="1189" w:author="Kashima, Takuya/鹿島 卓也" w:date="2024-06-04T13:52:00Z"/>
                <w:sz w:val="18"/>
                <w:lang w:val="en"/>
                <w:rPrChange w:id="1190" w:author="Moriyama, Shoya/森山 翔也" w:date="2025-04-02T21:08:00Z">
                  <w:rPr>
                    <w:ins w:id="1191" w:author="Kashima, Takuya/鹿島 卓也" w:date="2024-06-04T13:52:00Z"/>
                    <w:color w:val="FF0000"/>
                    <w:sz w:val="18"/>
                    <w:highlight w:val="yellow"/>
                    <w:lang w:val="en"/>
                  </w:rPr>
                </w:rPrChange>
              </w:rPr>
            </w:pPr>
            <w:ins w:id="1192" w:author="Kashima, Takuya/鹿島 卓也" w:date="2024-05-20T09:52:00Z">
              <w:r w:rsidRPr="007C3599">
                <w:rPr>
                  <w:sz w:val="18"/>
                  <w:lang w:val="en"/>
                  <w:rPrChange w:id="1193" w:author="Moriyama, Shoya/森山 翔也" w:date="2025-04-02T21:08:00Z">
                    <w:rPr>
                      <w:color w:val="FF0000"/>
                      <w:sz w:val="18"/>
                      <w:lang w:val="en"/>
                    </w:rPr>
                  </w:rPrChange>
                </w:rPr>
                <w:t xml:space="preserve">The </w:t>
              </w:r>
            </w:ins>
            <w:ins w:id="1194" w:author="Kashima, Takuya/鹿島 卓也" w:date="2024-05-20T09:53:00Z">
              <w:r w:rsidR="00B44931" w:rsidRPr="007C3599">
                <w:rPr>
                  <w:sz w:val="18"/>
                  <w:lang w:val="en"/>
                  <w:rPrChange w:id="1195" w:author="Moriyama, Shoya/森山 翔也" w:date="2025-04-02T21:08:00Z">
                    <w:rPr>
                      <w:color w:val="FF0000"/>
                      <w:sz w:val="18"/>
                      <w:lang w:val="en"/>
                    </w:rPr>
                  </w:rPrChange>
                </w:rPr>
                <w:t xml:space="preserve">encryption scheme </w:t>
              </w:r>
            </w:ins>
            <w:ins w:id="1196" w:author="Kashima, Takuya/鹿島 卓也" w:date="2024-05-20T09:54:00Z">
              <w:r w:rsidR="00B44931" w:rsidRPr="007C3599">
                <w:rPr>
                  <w:sz w:val="18"/>
                  <w:lang w:val="en"/>
                  <w:rPrChange w:id="1197" w:author="Moriyama, Shoya/森山 翔也" w:date="2025-04-02T21:08:00Z">
                    <w:rPr>
                      <w:color w:val="FF0000"/>
                      <w:sz w:val="18"/>
                      <w:lang w:val="en"/>
                    </w:rPr>
                  </w:rPrChange>
                </w:rPr>
                <w:t xml:space="preserve">of </w:t>
              </w:r>
            </w:ins>
            <w:ins w:id="1198" w:author="Kashima, Takuya/鹿島 卓也" w:date="2024-05-20T09:52:00Z">
              <w:r w:rsidRPr="007C3599">
                <w:rPr>
                  <w:sz w:val="18"/>
                  <w:lang w:val="en"/>
                  <w:rPrChange w:id="1199" w:author="Moriyama, Shoya/森山 翔也" w:date="2025-04-02T21:08:00Z">
                    <w:rPr>
                      <w:color w:val="FF0000"/>
                      <w:sz w:val="18"/>
                      <w:lang w:val="en"/>
                    </w:rPr>
                  </w:rPrChange>
                </w:rPr>
                <w:t>”RSASSA-PKCS1-v1.5”</w:t>
              </w:r>
            </w:ins>
            <w:ins w:id="1200" w:author="Kashima, Takuya/鹿島 卓也" w:date="2024-05-20T14:10:00Z">
              <w:r w:rsidR="003C7993" w:rsidRPr="007C3599">
                <w:rPr>
                  <w:sz w:val="18"/>
                  <w:lang w:val="en"/>
                  <w:rPrChange w:id="1201" w:author="Moriyama, Shoya/森山 翔也" w:date="2025-04-02T21:08:00Z">
                    <w:rPr>
                      <w:color w:val="FF0000"/>
                      <w:sz w:val="18"/>
                      <w:highlight w:val="yellow"/>
                      <w:lang w:val="en"/>
                    </w:rPr>
                  </w:rPrChange>
                </w:rPr>
                <w:t>(key length 2048bit)</w:t>
              </w:r>
            </w:ins>
            <w:ins w:id="1202" w:author="Kashima, Takuya/鹿島 卓也" w:date="2024-05-20T09:52:00Z">
              <w:r w:rsidRPr="007C3599">
                <w:rPr>
                  <w:sz w:val="18"/>
                  <w:lang w:val="en"/>
                  <w:rPrChange w:id="1203" w:author="Moriyama, Shoya/森山 翔也" w:date="2025-04-02T21:08:00Z">
                    <w:rPr>
                      <w:color w:val="FF0000"/>
                      <w:sz w:val="18"/>
                      <w:lang w:val="en"/>
                    </w:rPr>
                  </w:rPrChange>
                </w:rPr>
                <w:t xml:space="preserve"> </w:t>
              </w:r>
            </w:ins>
            <w:ins w:id="1204" w:author="Kashima, Takuya/鹿島 卓也" w:date="2024-05-20T09:54:00Z">
              <w:r w:rsidR="00B44931" w:rsidRPr="007C3599">
                <w:rPr>
                  <w:sz w:val="18"/>
                  <w:lang w:val="en"/>
                  <w:rPrChange w:id="1205" w:author="Moriyama, Shoya/森山 翔也" w:date="2025-04-02T21:08:00Z">
                    <w:rPr>
                      <w:color w:val="FF0000"/>
                      <w:sz w:val="18"/>
                      <w:lang w:val="en"/>
                    </w:rPr>
                  </w:rPrChange>
                </w:rPr>
                <w:t xml:space="preserve">is going to be prohibited due to the low security </w:t>
              </w:r>
              <w:r w:rsidR="00B44931" w:rsidRPr="007C3599">
                <w:rPr>
                  <w:sz w:val="18"/>
                  <w:lang w:val="en"/>
                  <w:rPrChange w:id="1206" w:author="Moriyama, Shoya/森山 翔也" w:date="2025-04-02T21:08:00Z">
                    <w:rPr>
                      <w:color w:val="FF0000"/>
                      <w:sz w:val="18"/>
                      <w:lang w:val="en"/>
                    </w:rPr>
                  </w:rPrChange>
                </w:rPr>
                <w:lastRenderedPageBreak/>
                <w:t>level</w:t>
              </w:r>
            </w:ins>
            <w:ins w:id="1207" w:author="Kashima, Takuya/鹿島 卓也" w:date="2024-05-20T09:55:00Z">
              <w:r w:rsidR="00B44931" w:rsidRPr="007C3599">
                <w:rPr>
                  <w:sz w:val="18"/>
                  <w:lang w:val="en"/>
                  <w:rPrChange w:id="1208" w:author="Moriyama, Shoya/森山 翔也" w:date="2025-04-02T21:08:00Z">
                    <w:rPr>
                      <w:color w:val="FF0000"/>
                      <w:sz w:val="18"/>
                      <w:lang w:val="en"/>
                    </w:rPr>
                  </w:rPrChange>
                </w:rPr>
                <w:t xml:space="preserve"> from 2041 year</w:t>
              </w:r>
            </w:ins>
            <w:ins w:id="1209" w:author="Kashima, Takuya/鹿島 卓也" w:date="2024-05-20T09:54:00Z">
              <w:r w:rsidR="00B44931" w:rsidRPr="007C3599">
                <w:rPr>
                  <w:sz w:val="18"/>
                  <w:lang w:val="en"/>
                  <w:rPrChange w:id="1210" w:author="Moriyama, Shoya/森山 翔也" w:date="2025-04-02T21:08:00Z">
                    <w:rPr>
                      <w:color w:val="FF0000"/>
                      <w:sz w:val="18"/>
                      <w:lang w:val="en"/>
                    </w:rPr>
                  </w:rPrChange>
                </w:rPr>
                <w:t>.</w:t>
              </w:r>
            </w:ins>
            <w:ins w:id="1211" w:author="Kashima, Takuya/鹿島 卓也" w:date="2024-05-20T09:56:00Z">
              <w:r w:rsidR="00B44931" w:rsidRPr="007C3599">
                <w:rPr>
                  <w:sz w:val="18"/>
                  <w:lang w:val="en"/>
                  <w:rPrChange w:id="1212" w:author="Moriyama, Shoya/森山 翔也" w:date="2025-04-02T21:08:00Z">
                    <w:rPr>
                      <w:color w:val="FF0000"/>
                      <w:sz w:val="18"/>
                      <w:lang w:val="en"/>
                    </w:rPr>
                  </w:rPrChange>
                </w:rPr>
                <w:t xml:space="preserve"> The encryption scheme must be changed from current one.</w:t>
              </w:r>
            </w:ins>
          </w:p>
          <w:p w14:paraId="0543A245" w14:textId="764BC7DC" w:rsidR="007752C4" w:rsidRPr="007C3599" w:rsidRDefault="007752C4" w:rsidP="007752C4">
            <w:pPr>
              <w:jc w:val="left"/>
              <w:rPr>
                <w:ins w:id="1213" w:author="Kashima, Takuya/鹿島 卓也" w:date="2024-05-20T09:43:00Z"/>
                <w:sz w:val="18"/>
                <w:lang w:val="en"/>
                <w:rPrChange w:id="1214" w:author="Moriyama, Shoya/森山 翔也" w:date="2025-04-02T21:08:00Z">
                  <w:rPr>
                    <w:ins w:id="1215" w:author="Kashima, Takuya/鹿島 卓也" w:date="2024-05-20T09:43:00Z"/>
                    <w:color w:val="FF0000"/>
                    <w:sz w:val="18"/>
                    <w:lang w:val="en"/>
                  </w:rPr>
                </w:rPrChange>
              </w:rPr>
            </w:pPr>
            <w:ins w:id="1216" w:author="Kashima, Takuya/鹿島 卓也" w:date="2024-06-04T13:52:00Z">
              <w:r w:rsidRPr="007C3599">
                <w:rPr>
                  <w:sz w:val="18"/>
                  <w:lang w:val="en"/>
                  <w:rPrChange w:id="1217" w:author="Moriyama, Shoya/森山 翔也" w:date="2025-04-02T21:08:00Z">
                    <w:rPr>
                      <w:color w:val="FF0000"/>
                      <w:sz w:val="18"/>
                      <w:highlight w:val="yellow"/>
                      <w:lang w:val="en"/>
                    </w:rPr>
                  </w:rPrChange>
                </w:rPr>
                <w:t xml:space="preserve">And, </w:t>
              </w:r>
            </w:ins>
            <w:ins w:id="1218" w:author="Kashima, Takuya/鹿島 卓也" w:date="2024-06-04T13:53:00Z">
              <w:r w:rsidRPr="007C3599">
                <w:rPr>
                  <w:sz w:val="18"/>
                  <w:lang w:val="en"/>
                  <w:rPrChange w:id="1219" w:author="Moriyama, Shoya/森山 翔也" w:date="2025-04-02T21:08:00Z">
                    <w:rPr>
                      <w:color w:val="FF0000"/>
                      <w:sz w:val="18"/>
                      <w:highlight w:val="yellow"/>
                      <w:lang w:val="en"/>
                    </w:rPr>
                  </w:rPrChange>
                </w:rPr>
                <w:t>the related “Repro” i</w:t>
              </w:r>
            </w:ins>
            <w:ins w:id="1220" w:author="Kashima, Takuya/鹿島 卓也" w:date="2024-06-04T13:54:00Z">
              <w:r w:rsidRPr="007C3599">
                <w:rPr>
                  <w:sz w:val="18"/>
                  <w:lang w:val="en"/>
                  <w:rPrChange w:id="1221" w:author="Moriyama, Shoya/森山 翔也" w:date="2025-04-02T21:08:00Z">
                    <w:rPr>
                      <w:color w:val="FF0000"/>
                      <w:sz w:val="18"/>
                      <w:highlight w:val="yellow"/>
                      <w:lang w:val="en"/>
                    </w:rPr>
                  </w:rPrChange>
                </w:rPr>
                <w:t xml:space="preserve">nformation is deleted from security item because </w:t>
              </w:r>
            </w:ins>
            <w:ins w:id="1222" w:author="Kashima, Takuya/鹿島 卓也" w:date="2024-06-04T13:52:00Z">
              <w:r w:rsidRPr="007C3599">
                <w:rPr>
                  <w:sz w:val="18"/>
                  <w:lang w:val="en"/>
                  <w:rPrChange w:id="1223" w:author="Moriyama, Shoya/森山 翔也" w:date="2025-04-02T21:08:00Z">
                    <w:rPr>
                      <w:color w:val="FF0000"/>
                      <w:sz w:val="18"/>
                      <w:highlight w:val="yellow"/>
                      <w:lang w:val="en"/>
                    </w:rPr>
                  </w:rPrChange>
                </w:rPr>
                <w:t>there is no explanation for “Repro” content</w:t>
              </w:r>
            </w:ins>
            <w:ins w:id="1224" w:author="Kashima, Takuya/鹿島 卓也" w:date="2024-06-04T13:53:00Z">
              <w:r w:rsidRPr="007C3599">
                <w:rPr>
                  <w:sz w:val="18"/>
                  <w:lang w:val="en"/>
                  <w:rPrChange w:id="1225" w:author="Moriyama, Shoya/森山 翔也" w:date="2025-04-02T21:08:00Z">
                    <w:rPr>
                      <w:color w:val="FF0000"/>
                      <w:sz w:val="18"/>
                      <w:highlight w:val="yellow"/>
                      <w:lang w:val="en"/>
                    </w:rPr>
                  </w:rPrChange>
                </w:rPr>
                <w:t xml:space="preserve"> in this document</w:t>
              </w:r>
            </w:ins>
          </w:p>
        </w:tc>
        <w:tc>
          <w:tcPr>
            <w:tcW w:w="1417" w:type="dxa"/>
            <w:vAlign w:val="center"/>
          </w:tcPr>
          <w:p w14:paraId="0EB4D1F7" w14:textId="4999AF3F" w:rsidR="004C65E7" w:rsidRPr="007C3599" w:rsidRDefault="004C65E7" w:rsidP="004C69E4">
            <w:pPr>
              <w:jc w:val="center"/>
              <w:rPr>
                <w:ins w:id="1226" w:author="Kashima, Takuya/鹿島 卓也" w:date="2024-05-20T09:43:00Z"/>
                <w:sz w:val="18"/>
                <w:lang w:val="en"/>
                <w:rPrChange w:id="1227" w:author="Moriyama, Shoya/森山 翔也" w:date="2025-04-02T21:08:00Z">
                  <w:rPr>
                    <w:ins w:id="1228" w:author="Kashima, Takuya/鹿島 卓也" w:date="2024-05-20T09:43:00Z"/>
                    <w:color w:val="FF0000"/>
                    <w:sz w:val="18"/>
                    <w:lang w:val="en"/>
                  </w:rPr>
                </w:rPrChange>
              </w:rPr>
            </w:pPr>
            <w:ins w:id="1229" w:author="Kashima, Takuya/鹿島 卓也" w:date="2024-05-20T09:47:00Z">
              <w:r w:rsidRPr="007C3599">
                <w:rPr>
                  <w:sz w:val="18"/>
                  <w:lang w:val="en"/>
                  <w:rPrChange w:id="1230" w:author="Moriyama, Shoya/森山 翔也" w:date="2025-04-02T21:08:00Z">
                    <w:rPr>
                      <w:color w:val="FF0000"/>
                      <w:sz w:val="18"/>
                      <w:lang w:val="en"/>
                    </w:rPr>
                  </w:rPrChange>
                </w:rPr>
                <w:lastRenderedPageBreak/>
                <w:t>2024/</w:t>
              </w:r>
            </w:ins>
            <w:ins w:id="1231" w:author="Kashima, Takuya/鹿島 卓也" w:date="2024-06-14T09:57:00Z">
              <w:r w:rsidR="009F1C08" w:rsidRPr="007C3599">
                <w:rPr>
                  <w:sz w:val="18"/>
                  <w:lang w:val="en"/>
                  <w:rPrChange w:id="1232" w:author="Moriyama, Shoya/森山 翔也" w:date="2025-04-02T21:08:00Z">
                    <w:rPr>
                      <w:color w:val="FF0000"/>
                      <w:sz w:val="18"/>
                      <w:lang w:val="en"/>
                    </w:rPr>
                  </w:rPrChange>
                </w:rPr>
                <w:t>6</w:t>
              </w:r>
            </w:ins>
            <w:ins w:id="1233" w:author="Kashima, Takuya/鹿島 卓也" w:date="2024-05-20T09:47:00Z">
              <w:r w:rsidRPr="007C3599">
                <w:rPr>
                  <w:sz w:val="18"/>
                  <w:lang w:val="en"/>
                  <w:rPrChange w:id="1234" w:author="Moriyama, Shoya/森山 翔也" w:date="2025-04-02T21:08:00Z">
                    <w:rPr>
                      <w:color w:val="FF0000"/>
                      <w:sz w:val="18"/>
                      <w:lang w:val="en"/>
                    </w:rPr>
                  </w:rPrChange>
                </w:rPr>
                <w:t>/</w:t>
              </w:r>
            </w:ins>
            <w:ins w:id="1235" w:author="Kashima, Takuya/鹿島 卓也" w:date="2024-06-14T09:57:00Z">
              <w:r w:rsidR="009F1C08" w:rsidRPr="007C3599">
                <w:rPr>
                  <w:sz w:val="18"/>
                  <w:lang w:val="en"/>
                  <w:rPrChange w:id="1236" w:author="Moriyama, Shoya/森山 翔也" w:date="2025-04-02T21:08:00Z">
                    <w:rPr>
                      <w:color w:val="FF0000"/>
                      <w:sz w:val="18"/>
                      <w:lang w:val="en"/>
                    </w:rPr>
                  </w:rPrChange>
                </w:rPr>
                <w:t>28</w:t>
              </w:r>
            </w:ins>
          </w:p>
        </w:tc>
        <w:tc>
          <w:tcPr>
            <w:tcW w:w="681" w:type="dxa"/>
            <w:vAlign w:val="center"/>
          </w:tcPr>
          <w:p w14:paraId="49E79A3E" w14:textId="2B24788E" w:rsidR="004C65E7" w:rsidRPr="007C3599" w:rsidRDefault="004C65E7" w:rsidP="004C69E4">
            <w:pPr>
              <w:jc w:val="center"/>
              <w:rPr>
                <w:ins w:id="1237" w:author="Kashima, Takuya/鹿島 卓也" w:date="2024-05-20T09:43:00Z"/>
                <w:sz w:val="18"/>
                <w:lang w:val="en"/>
                <w:rPrChange w:id="1238" w:author="Moriyama, Shoya/森山 翔也" w:date="2025-04-02T21:08:00Z">
                  <w:rPr>
                    <w:ins w:id="1239" w:author="Kashima, Takuya/鹿島 卓也" w:date="2024-05-20T09:43:00Z"/>
                    <w:color w:val="FF0000"/>
                    <w:sz w:val="18"/>
                    <w:lang w:val="en"/>
                  </w:rPr>
                </w:rPrChange>
              </w:rPr>
            </w:pPr>
            <w:ins w:id="1240" w:author="Kashima, Takuya/鹿島 卓也" w:date="2024-05-20T09:47:00Z">
              <w:r w:rsidRPr="007C3599">
                <w:rPr>
                  <w:rFonts w:hint="eastAsia"/>
                  <w:sz w:val="18"/>
                  <w:lang w:val="en"/>
                  <w:rPrChange w:id="1241" w:author="Moriyama, Shoya/森山 翔也" w:date="2025-04-02T21:08:00Z">
                    <w:rPr>
                      <w:rFonts w:hint="eastAsia"/>
                      <w:color w:val="FF0000"/>
                      <w:sz w:val="18"/>
                      <w:lang w:val="en"/>
                    </w:rPr>
                  </w:rPrChange>
                </w:rPr>
                <w:t>〇</w:t>
              </w:r>
            </w:ins>
          </w:p>
        </w:tc>
      </w:tr>
      <w:tr w:rsidR="007C3599" w:rsidRPr="007C3599" w14:paraId="1818F67C" w14:textId="77777777" w:rsidTr="004C69E4">
        <w:trPr>
          <w:trHeight w:val="85"/>
          <w:ins w:id="1242" w:author="Kashima, Takuya/鹿島 卓也" w:date="2024-06-17T19:07:00Z"/>
        </w:trPr>
        <w:tc>
          <w:tcPr>
            <w:tcW w:w="846" w:type="dxa"/>
            <w:vAlign w:val="center"/>
          </w:tcPr>
          <w:p w14:paraId="4E83E719" w14:textId="7EB3480B" w:rsidR="009A5411" w:rsidRPr="007C3599" w:rsidRDefault="009A5411" w:rsidP="004C69E4">
            <w:pPr>
              <w:jc w:val="center"/>
              <w:rPr>
                <w:ins w:id="1243" w:author="Kashima, Takuya/鹿島 卓也" w:date="2024-06-17T19:07:00Z"/>
                <w:sz w:val="18"/>
                <w:rPrChange w:id="1244" w:author="Moriyama, Shoya/森山 翔也" w:date="2025-04-02T21:08:00Z">
                  <w:rPr>
                    <w:ins w:id="1245" w:author="Kashima, Takuya/鹿島 卓也" w:date="2024-06-17T19:07:00Z"/>
                    <w:color w:val="FF0000"/>
                    <w:sz w:val="18"/>
                  </w:rPr>
                </w:rPrChange>
              </w:rPr>
            </w:pPr>
            <w:ins w:id="1246" w:author="Kashima, Takuya/鹿島 卓也" w:date="2024-06-17T19:07:00Z">
              <w:r w:rsidRPr="007C3599">
                <w:rPr>
                  <w:sz w:val="18"/>
                  <w:rPrChange w:id="1247" w:author="Moriyama, Shoya/森山 翔也" w:date="2025-04-02T21:08:00Z">
                    <w:rPr>
                      <w:color w:val="FF0000"/>
                      <w:sz w:val="18"/>
                    </w:rPr>
                  </w:rPrChange>
                </w:rPr>
                <w:t>6.30</w:t>
              </w:r>
            </w:ins>
          </w:p>
        </w:tc>
        <w:tc>
          <w:tcPr>
            <w:tcW w:w="3657" w:type="dxa"/>
            <w:vAlign w:val="center"/>
          </w:tcPr>
          <w:p w14:paraId="29AB8DF7" w14:textId="77777777" w:rsidR="009A5411" w:rsidRPr="007C3599" w:rsidRDefault="009A5411" w:rsidP="009A5411">
            <w:pPr>
              <w:jc w:val="left"/>
              <w:rPr>
                <w:ins w:id="1248" w:author="Kashima, Takuya/鹿島 卓也" w:date="2024-06-17T19:07:00Z"/>
                <w:sz w:val="16"/>
                <w:szCs w:val="22"/>
                <w:rPrChange w:id="1249" w:author="Moriyama, Shoya/森山 翔也" w:date="2025-04-02T21:08:00Z">
                  <w:rPr>
                    <w:ins w:id="1250" w:author="Kashima, Takuya/鹿島 卓也" w:date="2024-06-17T19:07:00Z"/>
                    <w:color w:val="FF0000"/>
                    <w:sz w:val="18"/>
                  </w:rPr>
                </w:rPrChange>
              </w:rPr>
            </w:pPr>
            <w:ins w:id="1251" w:author="Kashima, Takuya/鹿島 卓也" w:date="2024-06-17T19:07:00Z">
              <w:r w:rsidRPr="007C3599">
                <w:rPr>
                  <w:sz w:val="16"/>
                  <w:szCs w:val="22"/>
                  <w:rPrChange w:id="1252" w:author="Moriyama, Shoya/森山 翔也" w:date="2025-04-02T21:08:00Z">
                    <w:rPr>
                      <w:color w:val="FF0000"/>
                      <w:sz w:val="18"/>
                    </w:rPr>
                  </w:rPrChange>
                </w:rPr>
                <w:t>7.</w:t>
              </w:r>
              <w:r w:rsidRPr="007C3599">
                <w:rPr>
                  <w:sz w:val="18"/>
                  <w:szCs w:val="22"/>
                  <w:rPrChange w:id="1253" w:author="Moriyama, Shoya/森山 翔也" w:date="2025-04-02T21:08:00Z">
                    <w:rPr>
                      <w:color w:val="FF0000"/>
                    </w:rPr>
                  </w:rPrChange>
                </w:rPr>
                <w:t xml:space="preserve"> </w:t>
              </w:r>
              <w:r w:rsidRPr="007C3599">
                <w:rPr>
                  <w:sz w:val="16"/>
                  <w:szCs w:val="22"/>
                  <w:rPrChange w:id="1254" w:author="Moriyama, Shoya/森山 翔也" w:date="2025-04-02T21:08:00Z">
                    <w:rPr>
                      <w:color w:val="FF0000"/>
                      <w:sz w:val="18"/>
                    </w:rPr>
                  </w:rPrChange>
                </w:rPr>
                <w:t>QOS (サービス品質Quality of Service)</w:t>
              </w:r>
            </w:ins>
          </w:p>
          <w:p w14:paraId="35720556" w14:textId="77777777" w:rsidR="009A5411" w:rsidRPr="007C3599" w:rsidRDefault="009A5411" w:rsidP="009A5411">
            <w:pPr>
              <w:jc w:val="left"/>
              <w:rPr>
                <w:ins w:id="1255" w:author="Kashima, Takuya/鹿島 卓也" w:date="2024-06-17T19:07:00Z"/>
                <w:sz w:val="16"/>
                <w:szCs w:val="22"/>
                <w:rPrChange w:id="1256" w:author="Moriyama, Shoya/森山 翔也" w:date="2025-04-02T21:08:00Z">
                  <w:rPr>
                    <w:ins w:id="1257" w:author="Kashima, Takuya/鹿島 卓也" w:date="2024-06-17T19:07:00Z"/>
                    <w:color w:val="FF0000"/>
                    <w:sz w:val="18"/>
                  </w:rPr>
                </w:rPrChange>
              </w:rPr>
            </w:pPr>
            <w:ins w:id="1258" w:author="Kashima, Takuya/鹿島 卓也" w:date="2024-06-17T19:07:00Z">
              <w:r w:rsidRPr="007C3599">
                <w:rPr>
                  <w:rFonts w:hint="eastAsia"/>
                  <w:sz w:val="16"/>
                  <w:szCs w:val="22"/>
                  <w:rPrChange w:id="1259" w:author="Moriyama, Shoya/森山 翔也" w:date="2025-04-02T21:08:00Z">
                    <w:rPr>
                      <w:rFonts w:hint="eastAsia"/>
                      <w:color w:val="FF0000"/>
                      <w:sz w:val="18"/>
                    </w:rPr>
                  </w:rPrChange>
                </w:rPr>
                <w:t>【仕様変更</w:t>
              </w:r>
              <w:r w:rsidRPr="007C3599">
                <w:rPr>
                  <w:sz w:val="16"/>
                  <w:szCs w:val="22"/>
                  <w:rPrChange w:id="1260" w:author="Moriyama, Shoya/森山 翔也" w:date="2025-04-02T21:08:00Z">
                    <w:rPr>
                      <w:color w:val="FF0000"/>
                      <w:sz w:val="18"/>
                    </w:rPr>
                  </w:rPrChange>
                </w:rPr>
                <w:t>/Spec change</w:t>
              </w:r>
              <w:r w:rsidRPr="007C3599">
                <w:rPr>
                  <w:rFonts w:hint="eastAsia"/>
                  <w:sz w:val="16"/>
                  <w:szCs w:val="22"/>
                  <w:rPrChange w:id="1261" w:author="Moriyama, Shoya/森山 翔也" w:date="2025-04-02T21:08:00Z">
                    <w:rPr>
                      <w:rFonts w:hint="eastAsia"/>
                      <w:color w:val="FF0000"/>
                      <w:sz w:val="18"/>
                    </w:rPr>
                  </w:rPrChange>
                </w:rPr>
                <w:t>】</w:t>
              </w:r>
            </w:ins>
          </w:p>
          <w:p w14:paraId="72438E74" w14:textId="6587380A" w:rsidR="009A5411" w:rsidRPr="007C3599" w:rsidRDefault="009A5411" w:rsidP="009A5411">
            <w:pPr>
              <w:jc w:val="left"/>
              <w:rPr>
                <w:ins w:id="1262" w:author="Kashima, Takuya/鹿島 卓也" w:date="2024-06-17T19:07:00Z"/>
                <w:sz w:val="16"/>
                <w:szCs w:val="22"/>
                <w:rPrChange w:id="1263" w:author="Moriyama, Shoya/森山 翔也" w:date="2025-04-02T21:08:00Z">
                  <w:rPr>
                    <w:ins w:id="1264" w:author="Kashima, Takuya/鹿島 卓也" w:date="2024-06-17T19:07:00Z"/>
                    <w:color w:val="FF0000"/>
                    <w:sz w:val="18"/>
                  </w:rPr>
                </w:rPrChange>
              </w:rPr>
            </w:pPr>
            <w:ins w:id="1265" w:author="Kashima, Takuya/鹿島 卓也" w:date="2024-06-17T19:07:00Z">
              <w:r w:rsidRPr="007C3599">
                <w:rPr>
                  <w:rFonts w:hint="eastAsia"/>
                  <w:sz w:val="16"/>
                  <w:szCs w:val="22"/>
                  <w:rPrChange w:id="1266" w:author="Moriyama, Shoya/森山 翔也" w:date="2025-04-02T21:08:00Z">
                    <w:rPr>
                      <w:rFonts w:hint="eastAsia"/>
                      <w:color w:val="FF0000"/>
                      <w:sz w:val="18"/>
                    </w:rPr>
                  </w:rPrChange>
                </w:rPr>
                <w:t>【</w:t>
              </w:r>
            </w:ins>
            <w:ins w:id="1267" w:author="Kashima, Takuya/鹿島 卓也" w:date="2024-06-17T19:08:00Z">
              <w:r w:rsidRPr="007C3599">
                <w:rPr>
                  <w:sz w:val="16"/>
                  <w:szCs w:val="22"/>
                  <w:rPrChange w:id="1268" w:author="Moriyama, Shoya/森山 翔也" w:date="2025-04-02T21:08:00Z">
                    <w:rPr>
                      <w:sz w:val="18"/>
                    </w:rPr>
                  </w:rPrChange>
                </w:rPr>
                <w:t>24MM(CV#2)/SU(</w:t>
              </w:r>
              <w:proofErr w:type="spellStart"/>
              <w:r w:rsidRPr="007C3599">
                <w:rPr>
                  <w:sz w:val="16"/>
                  <w:szCs w:val="22"/>
                  <w:rPrChange w:id="1269" w:author="Moriyama, Shoya/森山 翔也" w:date="2025-04-02T21:08:00Z">
                    <w:rPr>
                      <w:sz w:val="18"/>
                    </w:rPr>
                  </w:rPrChange>
                </w:rPr>
                <w:t>PreCV</w:t>
              </w:r>
              <w:proofErr w:type="spellEnd"/>
              <w:r w:rsidRPr="007C3599">
                <w:rPr>
                  <w:sz w:val="16"/>
                  <w:szCs w:val="22"/>
                  <w:rPrChange w:id="1270" w:author="Moriyama, Shoya/森山 翔也" w:date="2025-04-02T21:08:00Z">
                    <w:rPr>
                      <w:sz w:val="18"/>
                    </w:rPr>
                  </w:rPrChange>
                </w:rPr>
                <w:t>)</w:t>
              </w:r>
            </w:ins>
            <w:ins w:id="1271" w:author="Kashima, Takuya/鹿島 卓也" w:date="2024-06-17T19:07:00Z">
              <w:r w:rsidRPr="007C3599">
                <w:rPr>
                  <w:rFonts w:hint="eastAsia"/>
                  <w:sz w:val="16"/>
                  <w:szCs w:val="22"/>
                  <w:rPrChange w:id="1272" w:author="Moriyama, Shoya/森山 翔也" w:date="2025-04-02T21:08:00Z">
                    <w:rPr>
                      <w:rFonts w:hint="eastAsia"/>
                      <w:color w:val="FF0000"/>
                      <w:sz w:val="18"/>
                    </w:rPr>
                  </w:rPrChange>
                </w:rPr>
                <w:t>】</w:t>
              </w:r>
            </w:ins>
          </w:p>
          <w:p w14:paraId="24BCECA8" w14:textId="77777777" w:rsidR="009A5411" w:rsidRPr="007C3599" w:rsidRDefault="009A5411" w:rsidP="009A5411">
            <w:pPr>
              <w:jc w:val="left"/>
              <w:rPr>
                <w:ins w:id="1273" w:author="Kashima, Takuya/鹿島 卓也" w:date="2024-06-17T19:07:00Z"/>
                <w:sz w:val="16"/>
                <w:szCs w:val="22"/>
                <w:rPrChange w:id="1274" w:author="Moriyama, Shoya/森山 翔也" w:date="2025-04-02T21:08:00Z">
                  <w:rPr>
                    <w:ins w:id="1275" w:author="Kashima, Takuya/鹿島 卓也" w:date="2024-06-17T19:07:00Z"/>
                    <w:color w:val="FF0000"/>
                    <w:sz w:val="18"/>
                  </w:rPr>
                </w:rPrChange>
              </w:rPr>
            </w:pPr>
            <w:ins w:id="1276" w:author="Kashima, Takuya/鹿島 卓也" w:date="2024-06-17T19:07:00Z">
              <w:r w:rsidRPr="007C3599">
                <w:rPr>
                  <w:rFonts w:hint="eastAsia"/>
                  <w:sz w:val="16"/>
                  <w:szCs w:val="22"/>
                  <w:rPrChange w:id="1277" w:author="Moriyama, Shoya/森山 翔也" w:date="2025-04-02T21:08:00Z">
                    <w:rPr>
                      <w:rFonts w:hint="eastAsia"/>
                      <w:color w:val="FF0000"/>
                      <w:sz w:val="18"/>
                    </w:rPr>
                  </w:rPrChange>
                </w:rPr>
                <w:t>【対象</w:t>
              </w:r>
              <w:r w:rsidRPr="007C3599">
                <w:rPr>
                  <w:sz w:val="16"/>
                  <w:szCs w:val="22"/>
                  <w:rPrChange w:id="1278" w:author="Moriyama, Shoya/森山 翔也" w:date="2025-04-02T21:08:00Z">
                    <w:rPr>
                      <w:color w:val="FF0000"/>
                      <w:sz w:val="18"/>
                    </w:rPr>
                  </w:rPrChange>
                </w:rPr>
                <w:t>JIRA/ Affected JIRA</w:t>
              </w:r>
              <w:r w:rsidRPr="007C3599">
                <w:rPr>
                  <w:rFonts w:hint="eastAsia"/>
                  <w:sz w:val="16"/>
                  <w:szCs w:val="22"/>
                  <w:rPrChange w:id="1279" w:author="Moriyama, Shoya/森山 翔也" w:date="2025-04-02T21:08:00Z">
                    <w:rPr>
                      <w:rFonts w:hint="eastAsia"/>
                      <w:color w:val="FF0000"/>
                      <w:sz w:val="18"/>
                    </w:rPr>
                  </w:rPrChange>
                </w:rPr>
                <w:t>】</w:t>
              </w:r>
            </w:ins>
          </w:p>
          <w:p w14:paraId="7ECFADE3" w14:textId="2524A77F" w:rsidR="009A5411" w:rsidRPr="007C3599" w:rsidRDefault="009A5411" w:rsidP="009A5411">
            <w:pPr>
              <w:jc w:val="left"/>
              <w:rPr>
                <w:ins w:id="1280" w:author="Kashima, Takuya/鹿島 卓也" w:date="2024-06-17T19:08:00Z"/>
                <w:sz w:val="16"/>
                <w:szCs w:val="22"/>
                <w:rPrChange w:id="1281" w:author="Moriyama, Shoya/森山 翔也" w:date="2025-04-02T21:08:00Z">
                  <w:rPr>
                    <w:ins w:id="1282" w:author="Kashima, Takuya/鹿島 卓也" w:date="2024-06-17T19:08:00Z"/>
                    <w:color w:val="FF0000"/>
                    <w:sz w:val="18"/>
                  </w:rPr>
                </w:rPrChange>
              </w:rPr>
            </w:pPr>
            <w:ins w:id="1283" w:author="Kashima, Takuya/鹿島 卓也" w:date="2024-06-17T19:07:00Z">
              <w:r w:rsidRPr="007C3599">
                <w:rPr>
                  <w:sz w:val="16"/>
                  <w:szCs w:val="22"/>
                  <w:rPrChange w:id="1284" w:author="Moriyama, Shoya/森山 翔也" w:date="2025-04-02T21:08:00Z">
                    <w:rPr>
                      <w:color w:val="FF0000"/>
                      <w:sz w:val="18"/>
                    </w:rPr>
                  </w:rPrChange>
                </w:rPr>
                <w:t>DC24-</w:t>
              </w:r>
            </w:ins>
            <w:ins w:id="1285" w:author="Kashima, Takuya/鹿島 卓也" w:date="2024-06-17T19:08:00Z">
              <w:r w:rsidRPr="007C3599">
                <w:rPr>
                  <w:sz w:val="16"/>
                  <w:szCs w:val="22"/>
                  <w:rPrChange w:id="1286" w:author="Moriyama, Shoya/森山 翔也" w:date="2025-04-02T21:08:00Z">
                    <w:rPr>
                      <w:color w:val="FF0000"/>
                      <w:sz w:val="18"/>
                    </w:rPr>
                  </w:rPrChange>
                </w:rPr>
                <w:t>37986</w:t>
              </w:r>
            </w:ins>
            <w:ins w:id="1287" w:author="Tawatari, Masataka/田渡 将隆" w:date="2024-08-14T13:05:00Z">
              <w:r w:rsidR="00547263" w:rsidRPr="007C3599">
                <w:rPr>
                  <w:sz w:val="16"/>
                  <w:szCs w:val="22"/>
                  <w:rPrChange w:id="1288" w:author="Moriyama, Shoya/森山 翔也" w:date="2025-04-02T21:08:00Z">
                    <w:rPr>
                      <w:color w:val="FF0000"/>
                      <w:sz w:val="16"/>
                      <w:szCs w:val="22"/>
                    </w:rPr>
                  </w:rPrChange>
                </w:rPr>
                <w:t>(</w:t>
              </w:r>
              <w:r w:rsidR="00547263" w:rsidRPr="007C3599">
                <w:rPr>
                  <w:rFonts w:hint="eastAsia"/>
                </w:rPr>
                <w:t>№</w:t>
              </w:r>
              <w:r w:rsidR="00547263" w:rsidRPr="007C3599">
                <w:rPr>
                  <w:sz w:val="16"/>
                  <w:szCs w:val="22"/>
                  <w:rPrChange w:id="1289" w:author="Moriyama, Shoya/森山 翔也" w:date="2025-04-02T21:08:00Z">
                    <w:rPr>
                      <w:color w:val="FF0000"/>
                      <w:sz w:val="16"/>
                      <w:szCs w:val="22"/>
                    </w:rPr>
                  </w:rPrChange>
                </w:rPr>
                <w:t>1204)</w:t>
              </w:r>
            </w:ins>
            <w:ins w:id="1290" w:author="Kashima, Takuya/鹿島 卓也" w:date="2024-06-17T19:07:00Z">
              <w:r w:rsidRPr="007C3599">
                <w:rPr>
                  <w:sz w:val="16"/>
                  <w:szCs w:val="22"/>
                  <w:rPrChange w:id="1291" w:author="Moriyama, Shoya/森山 翔也" w:date="2025-04-02T21:08:00Z">
                    <w:rPr>
                      <w:color w:val="FF0000"/>
                      <w:sz w:val="18"/>
                    </w:rPr>
                  </w:rPrChange>
                </w:rPr>
                <w:t>/WNSDK24-7097</w:t>
              </w:r>
            </w:ins>
          </w:p>
          <w:p w14:paraId="20B4A6B6" w14:textId="77777777" w:rsidR="009A5411" w:rsidRPr="007C3599" w:rsidRDefault="009A5411" w:rsidP="009A5411">
            <w:pPr>
              <w:jc w:val="left"/>
              <w:rPr>
                <w:ins w:id="1292" w:author="Kashima, Takuya/鹿島 卓也" w:date="2024-06-17T19:08:00Z"/>
                <w:sz w:val="16"/>
                <w:szCs w:val="22"/>
                <w:rPrChange w:id="1293" w:author="Moriyama, Shoya/森山 翔也" w:date="2025-04-02T21:08:00Z">
                  <w:rPr>
                    <w:ins w:id="1294" w:author="Kashima, Takuya/鹿島 卓也" w:date="2024-06-17T19:08:00Z"/>
                    <w:sz w:val="18"/>
                  </w:rPr>
                </w:rPrChange>
              </w:rPr>
            </w:pPr>
            <w:ins w:id="1295" w:author="Kashima, Takuya/鹿島 卓也" w:date="2024-06-17T19:08:00Z">
              <w:r w:rsidRPr="007C3599">
                <w:rPr>
                  <w:rFonts w:hint="eastAsia"/>
                  <w:sz w:val="16"/>
                  <w:szCs w:val="22"/>
                  <w:rPrChange w:id="1296" w:author="Moriyama, Shoya/森山 翔也" w:date="2025-04-02T21:08:00Z">
                    <w:rPr>
                      <w:rFonts w:hint="eastAsia"/>
                      <w:sz w:val="18"/>
                    </w:rPr>
                  </w:rPrChange>
                </w:rPr>
                <w:t>【変更内容</w:t>
              </w:r>
              <w:r w:rsidRPr="007C3599">
                <w:rPr>
                  <w:sz w:val="16"/>
                  <w:szCs w:val="22"/>
                  <w:rPrChange w:id="1297" w:author="Moriyama, Shoya/森山 翔也" w:date="2025-04-02T21:08:00Z">
                    <w:rPr>
                      <w:sz w:val="18"/>
                    </w:rPr>
                  </w:rPrChange>
                </w:rPr>
                <w:t>/Change content</w:t>
              </w:r>
              <w:r w:rsidRPr="007C3599">
                <w:rPr>
                  <w:rFonts w:hint="eastAsia"/>
                  <w:sz w:val="16"/>
                  <w:szCs w:val="22"/>
                  <w:rPrChange w:id="1298" w:author="Moriyama, Shoya/森山 翔也" w:date="2025-04-02T21:08:00Z">
                    <w:rPr>
                      <w:rFonts w:hint="eastAsia"/>
                      <w:sz w:val="18"/>
                    </w:rPr>
                  </w:rPrChange>
                </w:rPr>
                <w:t>】</w:t>
              </w:r>
            </w:ins>
          </w:p>
          <w:p w14:paraId="3382B0C0" w14:textId="1BD067B0" w:rsidR="009A5411" w:rsidRPr="007C3599" w:rsidRDefault="009A5411" w:rsidP="009A5411">
            <w:pPr>
              <w:jc w:val="left"/>
              <w:rPr>
                <w:ins w:id="1299" w:author="Kashima, Takuya/鹿島 卓也" w:date="2024-06-17T19:15:00Z"/>
                <w:sz w:val="16"/>
                <w:szCs w:val="22"/>
                <w:rPrChange w:id="1300" w:author="Moriyama, Shoya/森山 翔也" w:date="2025-04-02T21:08:00Z">
                  <w:rPr>
                    <w:ins w:id="1301" w:author="Kashima, Takuya/鹿島 卓也" w:date="2024-06-17T19:15:00Z"/>
                    <w:color w:val="FF0000"/>
                    <w:sz w:val="18"/>
                  </w:rPr>
                </w:rPrChange>
              </w:rPr>
            </w:pPr>
            <w:ins w:id="1302" w:author="Kashima, Takuya/鹿島 卓也" w:date="2024-06-17T19:09:00Z">
              <w:r w:rsidRPr="007C3599">
                <w:rPr>
                  <w:sz w:val="16"/>
                  <w:szCs w:val="22"/>
                  <w:rPrChange w:id="1303" w:author="Moriyama, Shoya/森山 翔也" w:date="2025-04-02T21:08:00Z">
                    <w:rPr>
                      <w:color w:val="FF0000"/>
                      <w:sz w:val="18"/>
                    </w:rPr>
                  </w:rPrChange>
                </w:rPr>
                <w:t>24MM/SU</w:t>
              </w:r>
              <w:r w:rsidRPr="007C3599">
                <w:rPr>
                  <w:rFonts w:hint="eastAsia"/>
                  <w:sz w:val="16"/>
                  <w:szCs w:val="22"/>
                  <w:rPrChange w:id="1304" w:author="Moriyama, Shoya/森山 翔也" w:date="2025-04-02T21:08:00Z">
                    <w:rPr>
                      <w:rFonts w:hint="eastAsia"/>
                      <w:color w:val="FF0000"/>
                      <w:sz w:val="18"/>
                    </w:rPr>
                  </w:rPrChange>
                </w:rPr>
                <w:t>に対して</w:t>
              </w:r>
            </w:ins>
            <w:ins w:id="1305" w:author="Kashima, Takuya/鹿島 卓也" w:date="2024-06-17T19:10:00Z">
              <w:r w:rsidRPr="007C3599">
                <w:rPr>
                  <w:rFonts w:hint="eastAsia"/>
                  <w:sz w:val="16"/>
                  <w:szCs w:val="22"/>
                  <w:rPrChange w:id="1306" w:author="Moriyama, Shoya/森山 翔也" w:date="2025-04-02T21:08:00Z">
                    <w:rPr>
                      <w:rFonts w:hint="eastAsia"/>
                      <w:color w:val="FF0000"/>
                      <w:sz w:val="18"/>
                    </w:rPr>
                  </w:rPrChange>
                </w:rPr>
                <w:t>も</w:t>
              </w:r>
            </w:ins>
            <w:ins w:id="1307" w:author="Kashima, Takuya/鹿島 卓也" w:date="2024-06-17T19:09:00Z">
              <w:r w:rsidRPr="007C3599">
                <w:rPr>
                  <w:rFonts w:hint="eastAsia"/>
                  <w:sz w:val="16"/>
                  <w:szCs w:val="22"/>
                  <w:rPrChange w:id="1308" w:author="Moriyama, Shoya/森山 翔也" w:date="2025-04-02T21:08:00Z">
                    <w:rPr>
                      <w:rFonts w:hint="eastAsia"/>
                      <w:color w:val="FF0000"/>
                      <w:sz w:val="18"/>
                    </w:rPr>
                  </w:rPrChange>
                </w:rPr>
                <w:t>、</w:t>
              </w:r>
            </w:ins>
            <w:ins w:id="1309" w:author="Kashima, Takuya/鹿島 卓也" w:date="2024-06-17T19:08:00Z">
              <w:r w:rsidRPr="007C3599">
                <w:rPr>
                  <w:sz w:val="16"/>
                  <w:szCs w:val="22"/>
                  <w:rPrChange w:id="1310" w:author="Moriyama, Shoya/森山 翔也" w:date="2025-04-02T21:08:00Z">
                    <w:rPr>
                      <w:color w:val="FF0000"/>
                      <w:sz w:val="18"/>
                    </w:rPr>
                  </w:rPrChange>
                </w:rPr>
                <w:t>Ver</w:t>
              </w:r>
            </w:ins>
            <w:ins w:id="1311" w:author="Kashima, Takuya/鹿島 卓也" w:date="2024-06-17T19:09:00Z">
              <w:r w:rsidRPr="007C3599">
                <w:rPr>
                  <w:sz w:val="16"/>
                  <w:szCs w:val="22"/>
                  <w:rPrChange w:id="1312" w:author="Moriyama, Shoya/森山 翔也" w:date="2025-04-02T21:08:00Z">
                    <w:rPr>
                      <w:color w:val="FF0000"/>
                      <w:sz w:val="18"/>
                    </w:rPr>
                  </w:rPrChange>
                </w:rPr>
                <w:t>6.20</w:t>
              </w:r>
            </w:ins>
            <w:ins w:id="1313" w:author="Kashima, Takuya/鹿島 卓也" w:date="2024-06-17T19:10:00Z">
              <w:r w:rsidRPr="007C3599">
                <w:rPr>
                  <w:rFonts w:hint="eastAsia"/>
                  <w:sz w:val="16"/>
                  <w:szCs w:val="22"/>
                  <w:rPrChange w:id="1314" w:author="Moriyama, Shoya/森山 翔也" w:date="2025-04-02T21:08:00Z">
                    <w:rPr>
                      <w:rFonts w:hint="eastAsia"/>
                      <w:color w:val="FF0000"/>
                      <w:sz w:val="18"/>
                    </w:rPr>
                  </w:rPrChange>
                </w:rPr>
                <w:t>の</w:t>
              </w:r>
            </w:ins>
            <w:ins w:id="1315" w:author="Kashima, Takuya/鹿島 卓也" w:date="2024-06-17T19:09:00Z">
              <w:r w:rsidRPr="007C3599">
                <w:rPr>
                  <w:sz w:val="16"/>
                  <w:szCs w:val="22"/>
                  <w:rPrChange w:id="1316" w:author="Moriyama, Shoya/森山 翔也" w:date="2025-04-02T21:08:00Z">
                    <w:rPr>
                      <w:color w:val="FF0000"/>
                      <w:sz w:val="18"/>
                    </w:rPr>
                  </w:rPrChange>
                </w:rPr>
                <w:t>CDC</w:t>
              </w:r>
              <w:r w:rsidRPr="007C3599">
                <w:rPr>
                  <w:rFonts w:hint="eastAsia"/>
                  <w:sz w:val="16"/>
                  <w:szCs w:val="22"/>
                  <w:rPrChange w:id="1317" w:author="Moriyama, Shoya/森山 翔也" w:date="2025-04-02T21:08:00Z">
                    <w:rPr>
                      <w:rFonts w:hint="eastAsia"/>
                      <w:color w:val="FF0000"/>
                      <w:sz w:val="18"/>
                    </w:rPr>
                  </w:rPrChange>
                </w:rPr>
                <w:t>変更対応</w:t>
              </w:r>
            </w:ins>
            <w:ins w:id="1318" w:author="Kashima, Takuya/鹿島 卓也" w:date="2024-06-17T19:10:00Z">
              <w:r w:rsidRPr="007C3599">
                <w:rPr>
                  <w:sz w:val="16"/>
                  <w:szCs w:val="22"/>
                  <w:rPrChange w:id="1319" w:author="Moriyama, Shoya/森山 翔也" w:date="2025-04-02T21:08:00Z">
                    <w:rPr>
                      <w:color w:val="FF0000"/>
                      <w:sz w:val="18"/>
                    </w:rPr>
                  </w:rPrChange>
                </w:rPr>
                <w:t>(DC24-40560)</w:t>
              </w:r>
            </w:ins>
            <w:ins w:id="1320" w:author="Kashima, Takuya/鹿島 卓也" w:date="2024-06-17T19:09:00Z">
              <w:r w:rsidRPr="007C3599">
                <w:rPr>
                  <w:rFonts w:hint="eastAsia"/>
                  <w:sz w:val="16"/>
                  <w:szCs w:val="22"/>
                  <w:rPrChange w:id="1321" w:author="Moriyama, Shoya/森山 翔也" w:date="2025-04-02T21:08:00Z">
                    <w:rPr>
                      <w:rFonts w:hint="eastAsia"/>
                      <w:color w:val="FF0000"/>
                      <w:sz w:val="18"/>
                    </w:rPr>
                  </w:rPrChange>
                </w:rPr>
                <w:t>を</w:t>
              </w:r>
            </w:ins>
            <w:ins w:id="1322" w:author="Kashima, Takuya/鹿島 卓也" w:date="2024-06-17T19:10:00Z">
              <w:r w:rsidRPr="007C3599">
                <w:rPr>
                  <w:rFonts w:hint="eastAsia"/>
                  <w:sz w:val="16"/>
                  <w:szCs w:val="22"/>
                  <w:rPrChange w:id="1323" w:author="Moriyama, Shoya/森山 翔也" w:date="2025-04-02T21:08:00Z">
                    <w:rPr>
                      <w:rFonts w:hint="eastAsia"/>
                      <w:color w:val="FF0000"/>
                      <w:sz w:val="18"/>
                    </w:rPr>
                  </w:rPrChange>
                </w:rPr>
                <w:t>実施</w:t>
              </w:r>
            </w:ins>
          </w:p>
          <w:p w14:paraId="0720B418" w14:textId="53CC9C84" w:rsidR="009A5411" w:rsidRPr="007C3599" w:rsidRDefault="009A5411" w:rsidP="009A5411">
            <w:pPr>
              <w:jc w:val="left"/>
              <w:rPr>
                <w:ins w:id="1324" w:author="Kashima, Takuya/鹿島 卓也" w:date="2024-06-17T19:11:00Z"/>
                <w:sz w:val="16"/>
                <w:szCs w:val="22"/>
                <w:rPrChange w:id="1325" w:author="Moriyama, Shoya/森山 翔也" w:date="2025-04-02T21:08:00Z">
                  <w:rPr>
                    <w:ins w:id="1326" w:author="Kashima, Takuya/鹿島 卓也" w:date="2024-06-17T19:11:00Z"/>
                    <w:color w:val="FF0000"/>
                    <w:sz w:val="18"/>
                  </w:rPr>
                </w:rPrChange>
              </w:rPr>
            </w:pPr>
            <w:ins w:id="1327" w:author="Kashima, Takuya/鹿島 卓也" w:date="2024-06-17T19:15:00Z">
              <w:r w:rsidRPr="007C3599">
                <w:rPr>
                  <w:sz w:val="16"/>
                  <w:szCs w:val="22"/>
                  <w:rPrChange w:id="1328" w:author="Moriyama, Shoya/森山 翔也" w:date="2025-04-02T21:08:00Z">
                    <w:rPr>
                      <w:color w:val="FF0000"/>
                      <w:sz w:val="18"/>
                    </w:rPr>
                  </w:rPrChange>
                </w:rPr>
                <w:t>The same HENREN content(DC</w:t>
              </w:r>
            </w:ins>
            <w:ins w:id="1329" w:author="Kashima, Takuya/鹿島 卓也" w:date="2024-06-17T19:16:00Z">
              <w:r w:rsidRPr="007C3599">
                <w:rPr>
                  <w:sz w:val="16"/>
                  <w:szCs w:val="22"/>
                  <w:rPrChange w:id="1330" w:author="Moriyama, Shoya/森山 翔也" w:date="2025-04-02T21:08:00Z">
                    <w:rPr>
                      <w:color w:val="FF0000"/>
                      <w:sz w:val="18"/>
                    </w:rPr>
                  </w:rPrChange>
                </w:rPr>
                <w:t>24-40560)</w:t>
              </w:r>
            </w:ins>
            <w:ins w:id="1331" w:author="Kashima, Takuya/鹿島 卓也" w:date="2024-06-17T19:15:00Z">
              <w:r w:rsidRPr="007C3599">
                <w:rPr>
                  <w:sz w:val="16"/>
                  <w:szCs w:val="22"/>
                  <w:rPrChange w:id="1332" w:author="Moriyama, Shoya/森山 翔也" w:date="2025-04-02T21:08:00Z">
                    <w:rPr>
                      <w:color w:val="FF0000"/>
                      <w:sz w:val="18"/>
                    </w:rPr>
                  </w:rPrChange>
                </w:rPr>
                <w:t xml:space="preserve"> of CDC</w:t>
              </w:r>
            </w:ins>
            <w:ins w:id="1333" w:author="Kashima, Takuya/鹿島 卓也" w:date="2024-06-17T19:16:00Z">
              <w:r w:rsidRPr="007C3599">
                <w:rPr>
                  <w:sz w:val="16"/>
                  <w:szCs w:val="22"/>
                  <w:rPrChange w:id="1334" w:author="Moriyama, Shoya/森山 翔也" w:date="2025-04-02T21:08:00Z">
                    <w:rPr>
                      <w:color w:val="FF0000"/>
                      <w:sz w:val="18"/>
                    </w:rPr>
                  </w:rPrChange>
                </w:rPr>
                <w:t xml:space="preserve"> is applied to 24MM/SU as well.</w:t>
              </w:r>
            </w:ins>
          </w:p>
          <w:p w14:paraId="7CC4A246" w14:textId="77777777" w:rsidR="009A5411" w:rsidRPr="007C3599" w:rsidRDefault="009A5411" w:rsidP="009A5411">
            <w:pPr>
              <w:jc w:val="left"/>
              <w:rPr>
                <w:ins w:id="1335" w:author="Kashima, Takuya/鹿島 卓也" w:date="2024-06-17T19:11:00Z"/>
                <w:sz w:val="16"/>
                <w:szCs w:val="22"/>
                <w:rPrChange w:id="1336" w:author="Moriyama, Shoya/森山 翔也" w:date="2025-04-02T21:08:00Z">
                  <w:rPr>
                    <w:ins w:id="1337" w:author="Kashima, Takuya/鹿島 卓也" w:date="2024-06-17T19:11:00Z"/>
                    <w:color w:val="FF0000"/>
                    <w:sz w:val="18"/>
                  </w:rPr>
                </w:rPrChange>
              </w:rPr>
            </w:pPr>
          </w:p>
          <w:p w14:paraId="01EB0721" w14:textId="72A3A41D" w:rsidR="009A5411" w:rsidRPr="007C3599" w:rsidRDefault="00881E14" w:rsidP="009A5411">
            <w:pPr>
              <w:jc w:val="left"/>
              <w:rPr>
                <w:ins w:id="1338" w:author="Kashima, Takuya/鹿島 卓也" w:date="2024-06-17T19:07:00Z"/>
                <w:sz w:val="16"/>
                <w:szCs w:val="22"/>
                <w:rPrChange w:id="1339" w:author="Moriyama, Shoya/森山 翔也" w:date="2025-04-02T21:08:00Z">
                  <w:rPr>
                    <w:ins w:id="1340" w:author="Kashima, Takuya/鹿島 卓也" w:date="2024-06-17T19:07:00Z"/>
                    <w:color w:val="FF0000"/>
                    <w:sz w:val="18"/>
                  </w:rPr>
                </w:rPrChange>
              </w:rPr>
            </w:pPr>
            <w:ins w:id="1341" w:author="Kashima, Takuya/鹿島 卓也" w:date="2024-06-17T19:25:00Z">
              <w:r w:rsidRPr="007C3599">
                <w:rPr>
                  <w:rFonts w:hint="eastAsia"/>
                  <w:sz w:val="16"/>
                  <w:szCs w:val="22"/>
                  <w:rPrChange w:id="1342" w:author="Moriyama, Shoya/森山 翔也" w:date="2025-04-02T21:08:00Z">
                    <w:rPr>
                      <w:rFonts w:hint="eastAsia"/>
                      <w:color w:val="FF0000"/>
                      <w:sz w:val="18"/>
                    </w:rPr>
                  </w:rPrChange>
                </w:rPr>
                <w:t>６－５．全更新サービス期間</w:t>
              </w:r>
              <w:r w:rsidRPr="007C3599">
                <w:rPr>
                  <w:sz w:val="16"/>
                  <w:szCs w:val="22"/>
                  <w:rPrChange w:id="1343" w:author="Moriyama, Shoya/森山 翔也" w:date="2025-04-02T21:08:00Z">
                    <w:rPr>
                      <w:color w:val="FF0000"/>
                      <w:sz w:val="18"/>
                    </w:rPr>
                  </w:rPrChange>
                </w:rPr>
                <w:t xml:space="preserve"> Map renewal service period</w:t>
              </w:r>
            </w:ins>
          </w:p>
          <w:p w14:paraId="6A187015" w14:textId="77777777" w:rsidR="00881E14" w:rsidRPr="007C3599" w:rsidRDefault="00881E14" w:rsidP="00881E14">
            <w:pPr>
              <w:jc w:val="left"/>
              <w:rPr>
                <w:ins w:id="1344" w:author="Kashima, Takuya/鹿島 卓也" w:date="2024-06-17T19:25:00Z"/>
                <w:sz w:val="16"/>
                <w:szCs w:val="22"/>
                <w:rPrChange w:id="1345" w:author="Moriyama, Shoya/森山 翔也" w:date="2025-04-02T21:08:00Z">
                  <w:rPr>
                    <w:ins w:id="1346" w:author="Kashima, Takuya/鹿島 卓也" w:date="2024-06-17T19:25:00Z"/>
                    <w:color w:val="FF0000"/>
                    <w:sz w:val="18"/>
                  </w:rPr>
                </w:rPrChange>
              </w:rPr>
            </w:pPr>
            <w:ins w:id="1347" w:author="Kashima, Takuya/鹿島 卓也" w:date="2024-06-17T19:25:00Z">
              <w:r w:rsidRPr="007C3599">
                <w:rPr>
                  <w:rFonts w:hint="eastAsia"/>
                  <w:sz w:val="16"/>
                  <w:szCs w:val="22"/>
                  <w:rPrChange w:id="1348" w:author="Moriyama, Shoya/森山 翔也" w:date="2025-04-02T21:08:00Z">
                    <w:rPr>
                      <w:rFonts w:hint="eastAsia"/>
                      <w:color w:val="FF0000"/>
                      <w:sz w:val="18"/>
                    </w:rPr>
                  </w:rPrChange>
                </w:rPr>
                <w:t>【仕様変更</w:t>
              </w:r>
              <w:r w:rsidRPr="007C3599">
                <w:rPr>
                  <w:sz w:val="16"/>
                  <w:szCs w:val="22"/>
                  <w:rPrChange w:id="1349" w:author="Moriyama, Shoya/森山 翔也" w:date="2025-04-02T21:08:00Z">
                    <w:rPr>
                      <w:color w:val="FF0000"/>
                      <w:sz w:val="18"/>
                    </w:rPr>
                  </w:rPrChange>
                </w:rPr>
                <w:t>/Spec change</w:t>
              </w:r>
              <w:r w:rsidRPr="007C3599">
                <w:rPr>
                  <w:rFonts w:hint="eastAsia"/>
                  <w:sz w:val="16"/>
                  <w:szCs w:val="22"/>
                  <w:rPrChange w:id="1350" w:author="Moriyama, Shoya/森山 翔也" w:date="2025-04-02T21:08:00Z">
                    <w:rPr>
                      <w:rFonts w:hint="eastAsia"/>
                      <w:color w:val="FF0000"/>
                      <w:sz w:val="18"/>
                    </w:rPr>
                  </w:rPrChange>
                </w:rPr>
                <w:t>】</w:t>
              </w:r>
            </w:ins>
          </w:p>
          <w:p w14:paraId="57C80113" w14:textId="77777777" w:rsidR="00881E14" w:rsidRPr="007C3599" w:rsidRDefault="00881E14" w:rsidP="00881E14">
            <w:pPr>
              <w:jc w:val="left"/>
              <w:rPr>
                <w:ins w:id="1351" w:author="Kashima, Takuya/鹿島 卓也" w:date="2024-06-17T19:25:00Z"/>
                <w:sz w:val="16"/>
                <w:szCs w:val="22"/>
                <w:rPrChange w:id="1352" w:author="Moriyama, Shoya/森山 翔也" w:date="2025-04-02T21:08:00Z">
                  <w:rPr>
                    <w:ins w:id="1353" w:author="Kashima, Takuya/鹿島 卓也" w:date="2024-06-17T19:25:00Z"/>
                    <w:sz w:val="18"/>
                  </w:rPr>
                </w:rPrChange>
              </w:rPr>
            </w:pPr>
            <w:ins w:id="1354" w:author="Kashima, Takuya/鹿島 卓也" w:date="2024-06-17T19:25:00Z">
              <w:r w:rsidRPr="007C3599">
                <w:rPr>
                  <w:rFonts w:hint="eastAsia"/>
                  <w:sz w:val="16"/>
                  <w:szCs w:val="22"/>
                  <w:rPrChange w:id="1355" w:author="Moriyama, Shoya/森山 翔也" w:date="2025-04-02T21:08:00Z">
                    <w:rPr>
                      <w:rFonts w:hint="eastAsia"/>
                      <w:sz w:val="18"/>
                    </w:rPr>
                  </w:rPrChange>
                </w:rPr>
                <w:t>【</w:t>
              </w:r>
              <w:r w:rsidRPr="007C3599">
                <w:rPr>
                  <w:sz w:val="16"/>
                  <w:szCs w:val="22"/>
                  <w:rPrChange w:id="1356" w:author="Moriyama, Shoya/森山 翔也" w:date="2025-04-02T21:08:00Z">
                    <w:rPr>
                      <w:sz w:val="18"/>
                    </w:rPr>
                  </w:rPrChange>
                </w:rPr>
                <w:t>24MM(CV#2)/SU(</w:t>
              </w:r>
              <w:proofErr w:type="spellStart"/>
              <w:r w:rsidRPr="007C3599">
                <w:rPr>
                  <w:sz w:val="16"/>
                  <w:szCs w:val="22"/>
                  <w:rPrChange w:id="1357" w:author="Moriyama, Shoya/森山 翔也" w:date="2025-04-02T21:08:00Z">
                    <w:rPr>
                      <w:sz w:val="18"/>
                    </w:rPr>
                  </w:rPrChange>
                </w:rPr>
                <w:t>PreCV</w:t>
              </w:r>
              <w:proofErr w:type="spellEnd"/>
              <w:r w:rsidRPr="007C3599">
                <w:rPr>
                  <w:sz w:val="16"/>
                  <w:szCs w:val="22"/>
                  <w:rPrChange w:id="1358" w:author="Moriyama, Shoya/森山 翔也" w:date="2025-04-02T21:08:00Z">
                    <w:rPr>
                      <w:sz w:val="18"/>
                    </w:rPr>
                  </w:rPrChange>
                </w:rPr>
                <w:t>)/CDC(</w:t>
              </w:r>
              <w:proofErr w:type="spellStart"/>
              <w:r w:rsidRPr="007C3599">
                <w:rPr>
                  <w:sz w:val="16"/>
                  <w:szCs w:val="22"/>
                  <w:rPrChange w:id="1359" w:author="Moriyama, Shoya/森山 翔也" w:date="2025-04-02T21:08:00Z">
                    <w:rPr>
                      <w:sz w:val="18"/>
                    </w:rPr>
                  </w:rPrChange>
                </w:rPr>
                <w:t>PreCV</w:t>
              </w:r>
              <w:proofErr w:type="spellEnd"/>
              <w:r w:rsidRPr="007C3599">
                <w:rPr>
                  <w:sz w:val="16"/>
                  <w:szCs w:val="22"/>
                  <w:rPrChange w:id="1360" w:author="Moriyama, Shoya/森山 翔也" w:date="2025-04-02T21:08:00Z">
                    <w:rPr>
                      <w:sz w:val="18"/>
                    </w:rPr>
                  </w:rPrChange>
                </w:rPr>
                <w:t>)</w:t>
              </w:r>
              <w:r w:rsidRPr="007C3599">
                <w:rPr>
                  <w:rFonts w:hint="eastAsia"/>
                  <w:sz w:val="16"/>
                  <w:szCs w:val="22"/>
                  <w:rPrChange w:id="1361" w:author="Moriyama, Shoya/森山 翔也" w:date="2025-04-02T21:08:00Z">
                    <w:rPr>
                      <w:rFonts w:hint="eastAsia"/>
                      <w:sz w:val="18"/>
                    </w:rPr>
                  </w:rPrChange>
                </w:rPr>
                <w:t>】</w:t>
              </w:r>
            </w:ins>
          </w:p>
          <w:p w14:paraId="3A462222" w14:textId="77777777" w:rsidR="00881E14" w:rsidRPr="007C3599" w:rsidRDefault="00881E14" w:rsidP="00881E14">
            <w:pPr>
              <w:jc w:val="left"/>
              <w:rPr>
                <w:ins w:id="1362" w:author="Kashima, Takuya/鹿島 卓也" w:date="2024-06-17T19:25:00Z"/>
                <w:sz w:val="16"/>
                <w:szCs w:val="22"/>
                <w:rPrChange w:id="1363" w:author="Moriyama, Shoya/森山 翔也" w:date="2025-04-02T21:08:00Z">
                  <w:rPr>
                    <w:ins w:id="1364" w:author="Kashima, Takuya/鹿島 卓也" w:date="2024-06-17T19:25:00Z"/>
                    <w:color w:val="FF0000"/>
                    <w:sz w:val="18"/>
                  </w:rPr>
                </w:rPrChange>
              </w:rPr>
            </w:pPr>
            <w:ins w:id="1365" w:author="Kashima, Takuya/鹿島 卓也" w:date="2024-06-17T19:25:00Z">
              <w:r w:rsidRPr="007C3599">
                <w:rPr>
                  <w:rFonts w:hint="eastAsia"/>
                  <w:sz w:val="16"/>
                  <w:szCs w:val="22"/>
                  <w:rPrChange w:id="1366" w:author="Moriyama, Shoya/森山 翔也" w:date="2025-04-02T21:08:00Z">
                    <w:rPr>
                      <w:rFonts w:hint="eastAsia"/>
                      <w:color w:val="FF0000"/>
                      <w:sz w:val="18"/>
                    </w:rPr>
                  </w:rPrChange>
                </w:rPr>
                <w:t>【対象</w:t>
              </w:r>
              <w:r w:rsidRPr="007C3599">
                <w:rPr>
                  <w:sz w:val="16"/>
                  <w:szCs w:val="22"/>
                  <w:rPrChange w:id="1367" w:author="Moriyama, Shoya/森山 翔也" w:date="2025-04-02T21:08:00Z">
                    <w:rPr>
                      <w:color w:val="FF0000"/>
                      <w:sz w:val="18"/>
                    </w:rPr>
                  </w:rPrChange>
                </w:rPr>
                <w:t>JIRA/ Affected JIRA</w:t>
              </w:r>
              <w:r w:rsidRPr="007C3599">
                <w:rPr>
                  <w:rFonts w:hint="eastAsia"/>
                  <w:sz w:val="16"/>
                  <w:szCs w:val="22"/>
                  <w:rPrChange w:id="1368" w:author="Moriyama, Shoya/森山 翔也" w:date="2025-04-02T21:08:00Z">
                    <w:rPr>
                      <w:rFonts w:hint="eastAsia"/>
                      <w:color w:val="FF0000"/>
                      <w:sz w:val="18"/>
                    </w:rPr>
                  </w:rPrChange>
                </w:rPr>
                <w:t>】</w:t>
              </w:r>
            </w:ins>
          </w:p>
          <w:p w14:paraId="14C9FF42" w14:textId="1C51A1A7" w:rsidR="00881E14" w:rsidRPr="007C3599" w:rsidRDefault="00881E14" w:rsidP="00881E14">
            <w:pPr>
              <w:jc w:val="left"/>
              <w:rPr>
                <w:ins w:id="1369" w:author="Kashima, Takuya/鹿島 卓也" w:date="2024-06-17T19:27:00Z"/>
                <w:sz w:val="16"/>
                <w:szCs w:val="22"/>
                <w:rPrChange w:id="1370" w:author="Moriyama, Shoya/森山 翔也" w:date="2025-04-02T21:08:00Z">
                  <w:rPr>
                    <w:ins w:id="1371" w:author="Kashima, Takuya/鹿島 卓也" w:date="2024-06-17T19:27:00Z"/>
                    <w:color w:val="FF0000"/>
                    <w:sz w:val="16"/>
                    <w:szCs w:val="22"/>
                  </w:rPr>
                </w:rPrChange>
              </w:rPr>
            </w:pPr>
            <w:ins w:id="1372" w:author="Kashima, Takuya/鹿島 卓也" w:date="2024-06-17T19:27:00Z">
              <w:r w:rsidRPr="007C3599">
                <w:rPr>
                  <w:sz w:val="16"/>
                  <w:szCs w:val="22"/>
                  <w:rPrChange w:id="1373" w:author="Moriyama, Shoya/森山 翔也" w:date="2025-04-02T21:08:00Z">
                    <w:rPr>
                      <w:color w:val="FF0000"/>
                      <w:sz w:val="16"/>
                      <w:szCs w:val="22"/>
                    </w:rPr>
                  </w:rPrChange>
                </w:rPr>
                <w:t>DC24-42027</w:t>
              </w:r>
            </w:ins>
            <w:ins w:id="1374" w:author="Tawatari, Masataka/田渡 将隆" w:date="2024-08-14T13:05:00Z">
              <w:r w:rsidR="002B6E87" w:rsidRPr="007C3599">
                <w:rPr>
                  <w:sz w:val="16"/>
                  <w:szCs w:val="22"/>
                  <w:rPrChange w:id="1375" w:author="Moriyama, Shoya/森山 翔也" w:date="2025-04-02T21:08:00Z">
                    <w:rPr>
                      <w:color w:val="FF0000"/>
                      <w:sz w:val="16"/>
                      <w:szCs w:val="22"/>
                    </w:rPr>
                  </w:rPrChange>
                </w:rPr>
                <w:t>(</w:t>
              </w:r>
              <w:r w:rsidR="002B6E87" w:rsidRPr="007C3599">
                <w:rPr>
                  <w:rFonts w:hint="eastAsia"/>
                  <w:rPrChange w:id="1376" w:author="Moriyama, Shoya/森山 翔也" w:date="2025-04-02T21:08:00Z">
                    <w:rPr>
                      <w:rFonts w:hint="eastAsia"/>
                      <w:color w:val="FF0000"/>
                    </w:rPr>
                  </w:rPrChange>
                </w:rPr>
                <w:t>№</w:t>
              </w:r>
              <w:r w:rsidR="002B6E87" w:rsidRPr="007C3599">
                <w:rPr>
                  <w:sz w:val="16"/>
                  <w:szCs w:val="22"/>
                  <w:rPrChange w:id="1377" w:author="Moriyama, Shoya/森山 翔也" w:date="2025-04-02T21:08:00Z">
                    <w:rPr>
                      <w:color w:val="FF0000"/>
                      <w:sz w:val="16"/>
                      <w:szCs w:val="22"/>
                    </w:rPr>
                  </w:rPrChange>
                </w:rPr>
                <w:t>12</w:t>
              </w:r>
            </w:ins>
            <w:ins w:id="1378" w:author="Tawatari, Masataka/田渡 将隆" w:date="2024-08-14T13:06:00Z">
              <w:r w:rsidR="002B6E87" w:rsidRPr="007C3599">
                <w:rPr>
                  <w:sz w:val="16"/>
                  <w:szCs w:val="22"/>
                  <w:rPrChange w:id="1379" w:author="Moriyama, Shoya/森山 翔也" w:date="2025-04-02T21:08:00Z">
                    <w:rPr>
                      <w:color w:val="FF0000"/>
                      <w:sz w:val="16"/>
                      <w:szCs w:val="22"/>
                    </w:rPr>
                  </w:rPrChange>
                </w:rPr>
                <w:t>46</w:t>
              </w:r>
            </w:ins>
            <w:ins w:id="1380" w:author="Tawatari, Masataka/田渡 将隆" w:date="2024-08-14T13:05:00Z">
              <w:r w:rsidR="002B6E87" w:rsidRPr="007C3599">
                <w:rPr>
                  <w:sz w:val="16"/>
                  <w:szCs w:val="22"/>
                  <w:rPrChange w:id="1381" w:author="Moriyama, Shoya/森山 翔也" w:date="2025-04-02T21:08:00Z">
                    <w:rPr>
                      <w:color w:val="FF0000"/>
                      <w:sz w:val="16"/>
                      <w:szCs w:val="22"/>
                    </w:rPr>
                  </w:rPrChange>
                </w:rPr>
                <w:t>)</w:t>
              </w:r>
            </w:ins>
            <w:ins w:id="1382" w:author="Kashima, Takuya/鹿島 卓也" w:date="2024-06-17T19:25:00Z">
              <w:r w:rsidRPr="007C3599">
                <w:rPr>
                  <w:sz w:val="16"/>
                  <w:szCs w:val="22"/>
                  <w:rPrChange w:id="1383" w:author="Moriyama, Shoya/森山 翔也" w:date="2025-04-02T21:08:00Z">
                    <w:rPr>
                      <w:color w:val="FF0000"/>
                      <w:sz w:val="16"/>
                      <w:szCs w:val="22"/>
                    </w:rPr>
                  </w:rPrChange>
                </w:rPr>
                <w:t>/WNSDK24-</w:t>
              </w:r>
            </w:ins>
            <w:ins w:id="1384" w:author="Kashima, Takuya/鹿島 卓也" w:date="2024-08-05T09:13:00Z">
              <w:r w:rsidR="006B2EDB" w:rsidRPr="007C3599">
                <w:rPr>
                  <w:sz w:val="16"/>
                  <w:szCs w:val="22"/>
                  <w:rPrChange w:id="1385" w:author="Moriyama, Shoya/森山 翔也" w:date="2025-04-02T21:08:00Z">
                    <w:rPr>
                      <w:color w:val="FF0000"/>
                      <w:sz w:val="16"/>
                      <w:szCs w:val="22"/>
                    </w:rPr>
                  </w:rPrChange>
                </w:rPr>
                <w:t>7151</w:t>
              </w:r>
            </w:ins>
          </w:p>
          <w:p w14:paraId="63411ACA" w14:textId="77777777" w:rsidR="00881E14" w:rsidRPr="007C3599" w:rsidRDefault="00881E14" w:rsidP="00881E14">
            <w:pPr>
              <w:jc w:val="left"/>
              <w:rPr>
                <w:ins w:id="1386" w:author="Kashima, Takuya/鹿島 卓也" w:date="2024-06-17T19:27:00Z"/>
                <w:sz w:val="16"/>
                <w:szCs w:val="22"/>
                <w:rPrChange w:id="1387" w:author="Moriyama, Shoya/森山 翔也" w:date="2025-04-02T21:08:00Z">
                  <w:rPr>
                    <w:ins w:id="1388" w:author="Kashima, Takuya/鹿島 卓也" w:date="2024-06-17T19:27:00Z"/>
                    <w:color w:val="FF0000"/>
                    <w:sz w:val="16"/>
                    <w:szCs w:val="22"/>
                  </w:rPr>
                </w:rPrChange>
              </w:rPr>
            </w:pPr>
            <w:ins w:id="1389" w:author="Kashima, Takuya/鹿島 卓也" w:date="2024-06-17T19:27:00Z">
              <w:r w:rsidRPr="007C3599">
                <w:rPr>
                  <w:rFonts w:hint="eastAsia"/>
                  <w:sz w:val="16"/>
                  <w:szCs w:val="22"/>
                  <w:rPrChange w:id="1390" w:author="Moriyama, Shoya/森山 翔也" w:date="2025-04-02T21:08:00Z">
                    <w:rPr>
                      <w:rFonts w:hint="eastAsia"/>
                      <w:color w:val="FF0000"/>
                      <w:sz w:val="16"/>
                      <w:szCs w:val="22"/>
                    </w:rPr>
                  </w:rPrChange>
                </w:rPr>
                <w:t>【変更内容</w:t>
              </w:r>
              <w:r w:rsidRPr="007C3599">
                <w:rPr>
                  <w:sz w:val="16"/>
                  <w:szCs w:val="22"/>
                  <w:rPrChange w:id="1391" w:author="Moriyama, Shoya/森山 翔也" w:date="2025-04-02T21:08:00Z">
                    <w:rPr>
                      <w:color w:val="FF0000"/>
                      <w:sz w:val="16"/>
                      <w:szCs w:val="22"/>
                    </w:rPr>
                  </w:rPrChange>
                </w:rPr>
                <w:t>/Change content</w:t>
              </w:r>
              <w:r w:rsidRPr="007C3599">
                <w:rPr>
                  <w:rFonts w:hint="eastAsia"/>
                  <w:sz w:val="16"/>
                  <w:szCs w:val="22"/>
                  <w:rPrChange w:id="1392" w:author="Moriyama, Shoya/森山 翔也" w:date="2025-04-02T21:08:00Z">
                    <w:rPr>
                      <w:rFonts w:hint="eastAsia"/>
                      <w:color w:val="FF0000"/>
                      <w:sz w:val="16"/>
                      <w:szCs w:val="22"/>
                    </w:rPr>
                  </w:rPrChange>
                </w:rPr>
                <w:t>】</w:t>
              </w:r>
            </w:ins>
          </w:p>
          <w:p w14:paraId="6995A51C" w14:textId="77777777" w:rsidR="00881E14" w:rsidRPr="007C3599" w:rsidRDefault="00881E14" w:rsidP="004C65E7">
            <w:pPr>
              <w:jc w:val="left"/>
              <w:rPr>
                <w:ins w:id="1393" w:author="Kashima, Takuya/鹿島 卓也" w:date="2024-06-17T19:29:00Z"/>
                <w:sz w:val="18"/>
                <w:rPrChange w:id="1394" w:author="Moriyama, Shoya/森山 翔也" w:date="2025-04-02T21:08:00Z">
                  <w:rPr>
                    <w:ins w:id="1395" w:author="Kashima, Takuya/鹿島 卓也" w:date="2024-06-17T19:29:00Z"/>
                    <w:color w:val="FF0000"/>
                    <w:sz w:val="18"/>
                  </w:rPr>
                </w:rPrChange>
              </w:rPr>
            </w:pPr>
            <w:ins w:id="1396" w:author="Kashima, Takuya/鹿島 卓也" w:date="2024-06-17T19:28:00Z">
              <w:r w:rsidRPr="007C3599">
                <w:rPr>
                  <w:rFonts w:hint="eastAsia"/>
                  <w:sz w:val="18"/>
                  <w:rPrChange w:id="1397" w:author="Moriyama, Shoya/森山 翔也" w:date="2025-04-02T21:08:00Z">
                    <w:rPr>
                      <w:rFonts w:hint="eastAsia"/>
                      <w:color w:val="FF0000"/>
                      <w:sz w:val="18"/>
                    </w:rPr>
                  </w:rPrChange>
                </w:rPr>
                <w:t>全更新サービス期間の</w:t>
              </w:r>
            </w:ins>
            <w:ins w:id="1398" w:author="Kashima, Takuya/鹿島 卓也" w:date="2024-06-17T19:29:00Z">
              <w:r w:rsidRPr="007C3599">
                <w:rPr>
                  <w:rFonts w:hint="eastAsia"/>
                  <w:sz w:val="18"/>
                  <w:rPrChange w:id="1399" w:author="Moriyama, Shoya/森山 翔也" w:date="2025-04-02T21:08:00Z">
                    <w:rPr>
                      <w:rFonts w:hint="eastAsia"/>
                      <w:color w:val="FF0000"/>
                      <w:sz w:val="18"/>
                    </w:rPr>
                  </w:rPrChange>
                </w:rPr>
                <w:t>修正対応</w:t>
              </w:r>
            </w:ins>
          </w:p>
          <w:p w14:paraId="440DA7B3" w14:textId="77777777" w:rsidR="00881E14" w:rsidRPr="007C3599" w:rsidRDefault="00881E14" w:rsidP="004C65E7">
            <w:pPr>
              <w:jc w:val="left"/>
              <w:rPr>
                <w:ins w:id="1400" w:author="Kashima, Takuya/鹿島 卓也" w:date="2024-10-21T11:24:00Z"/>
                <w:sz w:val="18"/>
                <w:rPrChange w:id="1401" w:author="Moriyama, Shoya/森山 翔也" w:date="2025-04-02T21:08:00Z">
                  <w:rPr>
                    <w:ins w:id="1402" w:author="Kashima, Takuya/鹿島 卓也" w:date="2024-10-21T11:24:00Z"/>
                    <w:color w:val="FF0000"/>
                    <w:sz w:val="18"/>
                  </w:rPr>
                </w:rPrChange>
              </w:rPr>
            </w:pPr>
            <w:ins w:id="1403" w:author="Kashima, Takuya/鹿島 卓也" w:date="2024-06-17T19:29:00Z">
              <w:r w:rsidRPr="007C3599">
                <w:rPr>
                  <w:sz w:val="18"/>
                  <w:rPrChange w:id="1404" w:author="Moriyama, Shoya/森山 翔也" w:date="2025-04-02T21:08:00Z">
                    <w:rPr>
                      <w:color w:val="FF0000"/>
                      <w:sz w:val="18"/>
                    </w:rPr>
                  </w:rPrChange>
                </w:rPr>
                <w:t xml:space="preserve">The modification for map renewal service period </w:t>
              </w:r>
            </w:ins>
            <w:ins w:id="1405" w:author="Kashima, Takuya/鹿島 卓也" w:date="2024-06-17T19:30:00Z">
              <w:r w:rsidRPr="007C3599">
                <w:rPr>
                  <w:sz w:val="18"/>
                  <w:rPrChange w:id="1406" w:author="Moriyama, Shoya/森山 翔也" w:date="2025-04-02T21:08:00Z">
                    <w:rPr>
                      <w:color w:val="FF0000"/>
                      <w:sz w:val="18"/>
                    </w:rPr>
                  </w:rPrChange>
                </w:rPr>
                <w:t>correction.</w:t>
              </w:r>
            </w:ins>
          </w:p>
          <w:p w14:paraId="35458EA3" w14:textId="480E9809" w:rsidR="000A505D" w:rsidRPr="007C3599" w:rsidRDefault="000A505D" w:rsidP="004C65E7">
            <w:pPr>
              <w:jc w:val="left"/>
              <w:rPr>
                <w:ins w:id="1407" w:author="Kashima, Takuya/鹿島 卓也" w:date="2024-06-17T19:07:00Z"/>
                <w:sz w:val="18"/>
                <w:rPrChange w:id="1408" w:author="Moriyama, Shoya/森山 翔也" w:date="2025-04-02T21:08:00Z">
                  <w:rPr>
                    <w:ins w:id="1409" w:author="Kashima, Takuya/鹿島 卓也" w:date="2024-06-17T19:07:00Z"/>
                    <w:color w:val="FF0000"/>
                    <w:sz w:val="18"/>
                  </w:rPr>
                </w:rPrChange>
              </w:rPr>
            </w:pPr>
          </w:p>
        </w:tc>
        <w:tc>
          <w:tcPr>
            <w:tcW w:w="1275" w:type="dxa"/>
            <w:vAlign w:val="center"/>
          </w:tcPr>
          <w:p w14:paraId="72CBCC37" w14:textId="77777777" w:rsidR="009A5411" w:rsidRPr="007C3599" w:rsidRDefault="009A5411" w:rsidP="004C65E7">
            <w:pPr>
              <w:jc w:val="center"/>
              <w:rPr>
                <w:ins w:id="1410" w:author="Kashima, Takuya/鹿島 卓也" w:date="2024-06-17T19:11:00Z"/>
                <w:sz w:val="18"/>
                <w:rPrChange w:id="1411" w:author="Moriyama, Shoya/森山 翔也" w:date="2025-04-02T21:08:00Z">
                  <w:rPr>
                    <w:ins w:id="1412" w:author="Kashima, Takuya/鹿島 卓也" w:date="2024-06-17T19:11:00Z"/>
                    <w:color w:val="FF0000"/>
                    <w:sz w:val="18"/>
                  </w:rPr>
                </w:rPrChange>
              </w:rPr>
            </w:pPr>
            <w:ins w:id="1413" w:author="Kashima, Takuya/鹿島 卓也" w:date="2024-06-17T19:11:00Z">
              <w:r w:rsidRPr="007C3599">
                <w:rPr>
                  <w:sz w:val="18"/>
                  <w:rPrChange w:id="1414" w:author="Moriyama, Shoya/森山 翔也" w:date="2025-04-02T21:08:00Z">
                    <w:rPr>
                      <w:color w:val="FF0000"/>
                      <w:sz w:val="18"/>
                    </w:rPr>
                  </w:rPrChange>
                </w:rPr>
                <w:t>LBS</w:t>
              </w:r>
            </w:ins>
          </w:p>
          <w:p w14:paraId="487DD3EA" w14:textId="64EAD528" w:rsidR="009A5411" w:rsidRPr="007C3599" w:rsidRDefault="009A5411" w:rsidP="004C65E7">
            <w:pPr>
              <w:jc w:val="center"/>
              <w:rPr>
                <w:ins w:id="1415" w:author="Kashima, Takuya/鹿島 卓也" w:date="2024-06-17T19:07:00Z"/>
                <w:sz w:val="18"/>
                <w:rPrChange w:id="1416" w:author="Moriyama, Shoya/森山 翔也" w:date="2025-04-02T21:08:00Z">
                  <w:rPr>
                    <w:ins w:id="1417" w:author="Kashima, Takuya/鹿島 卓也" w:date="2024-06-17T19:07:00Z"/>
                    <w:color w:val="FF0000"/>
                    <w:sz w:val="18"/>
                    <w:lang w:val="en"/>
                  </w:rPr>
                </w:rPrChange>
              </w:rPr>
            </w:pPr>
            <w:ins w:id="1418" w:author="Kashima, Takuya/鹿島 卓也" w:date="2024-06-17T19:11:00Z">
              <w:r w:rsidRPr="007C3599">
                <w:rPr>
                  <w:sz w:val="18"/>
                  <w:rPrChange w:id="1419" w:author="Moriyama, Shoya/森山 翔也" w:date="2025-04-02T21:08:00Z">
                    <w:rPr>
                      <w:color w:val="FF0000"/>
                      <w:sz w:val="18"/>
                    </w:rPr>
                  </w:rPrChange>
                </w:rPr>
                <w:t>Kashima</w:t>
              </w:r>
            </w:ins>
          </w:p>
        </w:tc>
        <w:tc>
          <w:tcPr>
            <w:tcW w:w="1872" w:type="dxa"/>
          </w:tcPr>
          <w:p w14:paraId="63CBA0F5" w14:textId="0C40D1F5" w:rsidR="009A5411" w:rsidRPr="007C3599" w:rsidRDefault="00881E14" w:rsidP="00A57296">
            <w:pPr>
              <w:jc w:val="left"/>
              <w:rPr>
                <w:ins w:id="1420" w:author="Kashima, Takuya/鹿島 卓也" w:date="2024-06-17T19:33:00Z"/>
                <w:sz w:val="18"/>
                <w:lang w:val="en"/>
                <w:rPrChange w:id="1421" w:author="Moriyama, Shoya/森山 翔也" w:date="2025-04-02T21:08:00Z">
                  <w:rPr>
                    <w:ins w:id="1422" w:author="Kashima, Takuya/鹿島 卓也" w:date="2024-06-17T19:33:00Z"/>
                    <w:color w:val="FF0000"/>
                    <w:sz w:val="18"/>
                    <w:lang w:val="en"/>
                  </w:rPr>
                </w:rPrChange>
              </w:rPr>
            </w:pPr>
            <w:ins w:id="1423" w:author="Kashima, Takuya/鹿島 卓也" w:date="2024-06-17T19:31:00Z">
              <w:r w:rsidRPr="007C3599">
                <w:rPr>
                  <w:sz w:val="18"/>
                  <w:lang w:val="en"/>
                  <w:rPrChange w:id="1424" w:author="Moriyama, Shoya/森山 翔也" w:date="2025-04-02T21:08:00Z">
                    <w:rPr>
                      <w:color w:val="FF0000"/>
                      <w:sz w:val="18"/>
                      <w:lang w:val="en"/>
                    </w:rPr>
                  </w:rPrChange>
                </w:rPr>
                <w:t>CDC</w:t>
              </w:r>
              <w:r w:rsidRPr="007C3599">
                <w:rPr>
                  <w:rFonts w:hint="eastAsia"/>
                  <w:sz w:val="18"/>
                  <w:lang w:val="en"/>
                  <w:rPrChange w:id="1425" w:author="Moriyama, Shoya/森山 翔也" w:date="2025-04-02T21:08:00Z">
                    <w:rPr>
                      <w:rFonts w:hint="eastAsia"/>
                      <w:color w:val="FF0000"/>
                      <w:sz w:val="18"/>
                      <w:lang w:val="en"/>
                    </w:rPr>
                  </w:rPrChange>
                </w:rPr>
                <w:t>と</w:t>
              </w:r>
              <w:r w:rsidRPr="007C3599">
                <w:rPr>
                  <w:sz w:val="18"/>
                  <w:lang w:val="en"/>
                  <w:rPrChange w:id="1426" w:author="Moriyama, Shoya/森山 翔也" w:date="2025-04-02T21:08:00Z">
                    <w:rPr>
                      <w:color w:val="FF0000"/>
                      <w:sz w:val="18"/>
                      <w:lang w:val="en"/>
                    </w:rPr>
                  </w:rPrChange>
                </w:rPr>
                <w:t>24MM/SU</w:t>
              </w:r>
              <w:r w:rsidRPr="007C3599">
                <w:rPr>
                  <w:rFonts w:hint="eastAsia"/>
                  <w:sz w:val="18"/>
                  <w:lang w:val="en"/>
                  <w:rPrChange w:id="1427" w:author="Moriyama, Shoya/森山 翔也" w:date="2025-04-02T21:08:00Z">
                    <w:rPr>
                      <w:rFonts w:hint="eastAsia"/>
                      <w:color w:val="FF0000"/>
                      <w:sz w:val="18"/>
                      <w:lang w:val="en"/>
                    </w:rPr>
                  </w:rPrChange>
                </w:rPr>
                <w:t>で</w:t>
              </w:r>
            </w:ins>
            <w:ins w:id="1428" w:author="Kashima, Takuya/鹿島 卓也" w:date="2024-06-17T19:32:00Z">
              <w:r w:rsidRPr="007C3599">
                <w:rPr>
                  <w:rFonts w:hint="eastAsia"/>
                  <w:sz w:val="18"/>
                  <w:lang w:val="en"/>
                  <w:rPrChange w:id="1429" w:author="Moriyama, Shoya/森山 翔也" w:date="2025-04-02T21:08:00Z">
                    <w:rPr>
                      <w:rFonts w:hint="eastAsia"/>
                      <w:color w:val="FF0000"/>
                      <w:sz w:val="18"/>
                      <w:lang w:val="en"/>
                    </w:rPr>
                  </w:rPrChange>
                </w:rPr>
                <w:t>変連</w:t>
              </w:r>
            </w:ins>
            <w:ins w:id="1430" w:author="Kashima, Takuya/鹿島 卓也" w:date="2024-06-17T19:33:00Z">
              <w:r w:rsidRPr="007C3599">
                <w:rPr>
                  <w:rFonts w:hint="eastAsia"/>
                  <w:sz w:val="18"/>
                  <w:lang w:val="en"/>
                  <w:rPrChange w:id="1431" w:author="Moriyama, Shoya/森山 翔也" w:date="2025-04-02T21:08:00Z">
                    <w:rPr>
                      <w:rFonts w:hint="eastAsia"/>
                      <w:color w:val="FF0000"/>
                      <w:sz w:val="18"/>
                      <w:lang w:val="en"/>
                    </w:rPr>
                  </w:rPrChange>
                </w:rPr>
                <w:t>が</w:t>
              </w:r>
            </w:ins>
            <w:ins w:id="1432" w:author="Kashima, Takuya/鹿島 卓也" w:date="2024-06-17T19:31:00Z">
              <w:r w:rsidRPr="007C3599">
                <w:rPr>
                  <w:rFonts w:hint="eastAsia"/>
                  <w:sz w:val="18"/>
                  <w:lang w:val="en"/>
                  <w:rPrChange w:id="1433" w:author="Moriyama, Shoya/森山 翔也" w:date="2025-04-02T21:08:00Z">
                    <w:rPr>
                      <w:rFonts w:hint="eastAsia"/>
                      <w:color w:val="FF0000"/>
                      <w:sz w:val="18"/>
                      <w:lang w:val="en"/>
                    </w:rPr>
                  </w:rPrChange>
                </w:rPr>
                <w:t>分かれて</w:t>
              </w:r>
            </w:ins>
            <w:ins w:id="1434" w:author="Kashima, Takuya/鹿島 卓也" w:date="2024-06-17T19:32:00Z">
              <w:r w:rsidRPr="007C3599">
                <w:rPr>
                  <w:rFonts w:hint="eastAsia"/>
                  <w:sz w:val="18"/>
                  <w:lang w:val="en"/>
                  <w:rPrChange w:id="1435" w:author="Moriyama, Shoya/森山 翔也" w:date="2025-04-02T21:08:00Z">
                    <w:rPr>
                      <w:rFonts w:hint="eastAsia"/>
                      <w:color w:val="FF0000"/>
                      <w:sz w:val="18"/>
                      <w:lang w:val="en"/>
                    </w:rPr>
                  </w:rPrChange>
                </w:rPr>
                <w:t>おり、仕様書発行タイミングがそれぞれ</w:t>
              </w:r>
            </w:ins>
            <w:ins w:id="1436" w:author="Kashima, Takuya/鹿島 卓也" w:date="2024-06-17T19:33:00Z">
              <w:r w:rsidRPr="007C3599">
                <w:rPr>
                  <w:rFonts w:hint="eastAsia"/>
                  <w:sz w:val="18"/>
                  <w:lang w:val="en"/>
                  <w:rPrChange w:id="1437" w:author="Moriyama, Shoya/森山 翔也" w:date="2025-04-02T21:08:00Z">
                    <w:rPr>
                      <w:rFonts w:hint="eastAsia"/>
                      <w:color w:val="FF0000"/>
                      <w:sz w:val="18"/>
                      <w:lang w:val="en"/>
                    </w:rPr>
                  </w:rPrChange>
                </w:rPr>
                <w:t>別の為。</w:t>
              </w:r>
            </w:ins>
          </w:p>
          <w:p w14:paraId="3BAB22FB" w14:textId="60C54536" w:rsidR="00881E14" w:rsidRPr="007C3599" w:rsidRDefault="00881E14" w:rsidP="00A57296">
            <w:pPr>
              <w:jc w:val="left"/>
              <w:rPr>
                <w:ins w:id="1438" w:author="Kashima, Takuya/鹿島 卓也" w:date="2024-06-17T19:34:00Z"/>
                <w:sz w:val="18"/>
                <w:lang w:val="en"/>
                <w:rPrChange w:id="1439" w:author="Moriyama, Shoya/森山 翔也" w:date="2025-04-02T21:08:00Z">
                  <w:rPr>
                    <w:ins w:id="1440" w:author="Kashima, Takuya/鹿島 卓也" w:date="2024-06-17T19:34:00Z"/>
                    <w:color w:val="FF0000"/>
                    <w:sz w:val="18"/>
                    <w:lang w:val="en"/>
                  </w:rPr>
                </w:rPrChange>
              </w:rPr>
            </w:pPr>
            <w:ins w:id="1441" w:author="Kashima, Takuya/鹿島 卓也" w:date="2024-06-17T19:33:00Z">
              <w:r w:rsidRPr="007C3599">
                <w:rPr>
                  <w:sz w:val="18"/>
                  <w:lang w:val="en"/>
                  <w:rPrChange w:id="1442" w:author="Moriyama, Shoya/森山 翔也" w:date="2025-04-02T21:08:00Z">
                    <w:rPr>
                      <w:color w:val="FF0000"/>
                      <w:sz w:val="18"/>
                      <w:lang w:val="en"/>
                    </w:rPr>
                  </w:rPrChange>
                </w:rPr>
                <w:t xml:space="preserve">The HENREN is separated between CDC and 24MM/SU, and the specification update timing also </w:t>
              </w:r>
            </w:ins>
            <w:ins w:id="1443" w:author="Kashima, Takuya/鹿島 卓也" w:date="2024-06-17T19:34:00Z">
              <w:r w:rsidRPr="007C3599">
                <w:rPr>
                  <w:sz w:val="18"/>
                  <w:lang w:val="en"/>
                  <w:rPrChange w:id="1444" w:author="Moriyama, Shoya/森山 翔也" w:date="2025-04-02T21:08:00Z">
                    <w:rPr>
                      <w:color w:val="FF0000"/>
                      <w:sz w:val="18"/>
                      <w:lang w:val="en"/>
                    </w:rPr>
                  </w:rPrChange>
                </w:rPr>
                <w:t>separated.</w:t>
              </w:r>
            </w:ins>
          </w:p>
          <w:p w14:paraId="4D370885" w14:textId="77777777" w:rsidR="00881E14" w:rsidRPr="007C3599" w:rsidRDefault="00881E14" w:rsidP="00A57296">
            <w:pPr>
              <w:jc w:val="left"/>
              <w:rPr>
                <w:ins w:id="1445" w:author="Kashima, Takuya/鹿島 卓也" w:date="2024-06-17T19:34:00Z"/>
                <w:sz w:val="18"/>
                <w:lang w:val="en"/>
                <w:rPrChange w:id="1446" w:author="Moriyama, Shoya/森山 翔也" w:date="2025-04-02T21:08:00Z">
                  <w:rPr>
                    <w:ins w:id="1447" w:author="Kashima, Takuya/鹿島 卓也" w:date="2024-06-17T19:34:00Z"/>
                    <w:color w:val="FF0000"/>
                    <w:sz w:val="18"/>
                    <w:lang w:val="en"/>
                  </w:rPr>
                </w:rPrChange>
              </w:rPr>
            </w:pPr>
          </w:p>
          <w:p w14:paraId="5D8AF70F" w14:textId="141EA139" w:rsidR="00881E14" w:rsidRPr="007C3599" w:rsidRDefault="00881E14" w:rsidP="00A57296">
            <w:pPr>
              <w:jc w:val="left"/>
              <w:rPr>
                <w:ins w:id="1448" w:author="Kashima, Takuya/鹿島 卓也" w:date="2024-06-17T19:34:00Z"/>
                <w:sz w:val="18"/>
                <w:lang w:val="en"/>
                <w:rPrChange w:id="1449" w:author="Moriyama, Shoya/森山 翔也" w:date="2025-04-02T21:08:00Z">
                  <w:rPr>
                    <w:ins w:id="1450" w:author="Kashima, Takuya/鹿島 卓也" w:date="2024-06-17T19:34:00Z"/>
                    <w:color w:val="FF0000"/>
                    <w:sz w:val="18"/>
                    <w:lang w:val="en"/>
                  </w:rPr>
                </w:rPrChange>
              </w:rPr>
            </w:pPr>
            <w:ins w:id="1451" w:author="Kashima, Takuya/鹿島 卓也" w:date="2024-06-17T19:34:00Z">
              <w:r w:rsidRPr="007C3599">
                <w:rPr>
                  <w:rFonts w:hint="eastAsia"/>
                  <w:sz w:val="18"/>
                  <w:lang w:val="en"/>
                  <w:rPrChange w:id="1452" w:author="Moriyama, Shoya/森山 翔也" w:date="2025-04-02T21:08:00Z">
                    <w:rPr>
                      <w:rFonts w:hint="eastAsia"/>
                      <w:color w:val="FF0000"/>
                      <w:sz w:val="18"/>
                      <w:lang w:val="en"/>
                    </w:rPr>
                  </w:rPrChange>
                </w:rPr>
                <w:t>全更新サービス期間の記載内容が間違っていた為</w:t>
              </w:r>
            </w:ins>
          </w:p>
          <w:p w14:paraId="5A4D97C6" w14:textId="4CDEAF3F" w:rsidR="00881E14" w:rsidRPr="007C3599" w:rsidRDefault="00881E14" w:rsidP="00A57296">
            <w:pPr>
              <w:jc w:val="left"/>
              <w:rPr>
                <w:ins w:id="1453" w:author="Kashima, Takuya/鹿島 卓也" w:date="2024-06-17T19:31:00Z"/>
                <w:sz w:val="18"/>
                <w:lang w:val="en"/>
                <w:rPrChange w:id="1454" w:author="Moriyama, Shoya/森山 翔也" w:date="2025-04-02T21:08:00Z">
                  <w:rPr>
                    <w:ins w:id="1455" w:author="Kashima, Takuya/鹿島 卓也" w:date="2024-06-17T19:31:00Z"/>
                    <w:color w:val="FF0000"/>
                    <w:sz w:val="18"/>
                    <w:lang w:val="en"/>
                  </w:rPr>
                </w:rPrChange>
              </w:rPr>
            </w:pPr>
            <w:ins w:id="1456" w:author="Kashima, Takuya/鹿島 卓也" w:date="2024-06-17T19:34:00Z">
              <w:r w:rsidRPr="007C3599">
                <w:rPr>
                  <w:sz w:val="18"/>
                  <w:lang w:val="en"/>
                  <w:rPrChange w:id="1457" w:author="Moriyama, Shoya/森山 翔也" w:date="2025-04-02T21:08:00Z">
                    <w:rPr>
                      <w:color w:val="FF0000"/>
                      <w:sz w:val="18"/>
                      <w:lang w:val="en"/>
                    </w:rPr>
                  </w:rPrChange>
                </w:rPr>
                <w:t xml:space="preserve">Map update period content </w:t>
              </w:r>
            </w:ins>
            <w:ins w:id="1458" w:author="Kashima, Takuya/鹿島 卓也" w:date="2024-06-17T19:35:00Z">
              <w:r w:rsidRPr="007C3599">
                <w:rPr>
                  <w:sz w:val="18"/>
                  <w:lang w:val="en"/>
                  <w:rPrChange w:id="1459" w:author="Moriyama, Shoya/森山 翔也" w:date="2025-04-02T21:08:00Z">
                    <w:rPr>
                      <w:color w:val="FF0000"/>
                      <w:sz w:val="18"/>
                      <w:lang w:val="en"/>
                    </w:rPr>
                  </w:rPrChange>
                </w:rPr>
                <w:t>was not correct.</w:t>
              </w:r>
            </w:ins>
          </w:p>
          <w:p w14:paraId="1E37838A" w14:textId="622776BC" w:rsidR="00881E14" w:rsidRPr="007C3599" w:rsidRDefault="00881E14" w:rsidP="00A57296">
            <w:pPr>
              <w:jc w:val="left"/>
              <w:rPr>
                <w:ins w:id="1460" w:author="Kashima, Takuya/鹿島 卓也" w:date="2024-06-17T19:07:00Z"/>
                <w:sz w:val="18"/>
                <w:lang w:val="en"/>
                <w:rPrChange w:id="1461" w:author="Moriyama, Shoya/森山 翔也" w:date="2025-04-02T21:08:00Z">
                  <w:rPr>
                    <w:ins w:id="1462" w:author="Kashima, Takuya/鹿島 卓也" w:date="2024-06-17T19:07:00Z"/>
                    <w:color w:val="FF0000"/>
                    <w:sz w:val="18"/>
                    <w:lang w:val="en"/>
                  </w:rPr>
                </w:rPrChange>
              </w:rPr>
            </w:pPr>
          </w:p>
        </w:tc>
        <w:tc>
          <w:tcPr>
            <w:tcW w:w="1417" w:type="dxa"/>
            <w:vAlign w:val="center"/>
          </w:tcPr>
          <w:p w14:paraId="52BDFC34" w14:textId="677603DC" w:rsidR="009A5411" w:rsidRPr="007C3599" w:rsidRDefault="00881E14" w:rsidP="004C69E4">
            <w:pPr>
              <w:jc w:val="center"/>
              <w:rPr>
                <w:ins w:id="1463" w:author="Kashima, Takuya/鹿島 卓也" w:date="2024-06-17T19:07:00Z"/>
                <w:sz w:val="18"/>
                <w:lang w:val="en"/>
                <w:rPrChange w:id="1464" w:author="Moriyama, Shoya/森山 翔也" w:date="2025-04-02T21:08:00Z">
                  <w:rPr>
                    <w:ins w:id="1465" w:author="Kashima, Takuya/鹿島 卓也" w:date="2024-06-17T19:07:00Z"/>
                    <w:color w:val="FF0000"/>
                    <w:sz w:val="18"/>
                    <w:lang w:val="en"/>
                  </w:rPr>
                </w:rPrChange>
              </w:rPr>
            </w:pPr>
            <w:ins w:id="1466" w:author="Kashima, Takuya/鹿島 卓也" w:date="2024-06-17T19:35:00Z">
              <w:r w:rsidRPr="007C3599">
                <w:rPr>
                  <w:sz w:val="18"/>
                  <w:lang w:val="en"/>
                  <w:rPrChange w:id="1467" w:author="Moriyama, Shoya/森山 翔也" w:date="2025-04-02T21:08:00Z">
                    <w:rPr>
                      <w:color w:val="FF0000"/>
                      <w:sz w:val="18"/>
                      <w:lang w:val="en"/>
                    </w:rPr>
                  </w:rPrChange>
                </w:rPr>
                <w:t>2024/8/</w:t>
              </w:r>
            </w:ins>
            <w:ins w:id="1468" w:author="Tawatari, Masataka/田渡 将隆" w:date="2024-08-14T13:06:00Z">
              <w:r w:rsidR="002B6E87" w:rsidRPr="007C3599">
                <w:rPr>
                  <w:sz w:val="18"/>
                  <w:lang w:val="en"/>
                  <w:rPrChange w:id="1469" w:author="Moriyama, Shoya/森山 翔也" w:date="2025-04-02T21:08:00Z">
                    <w:rPr>
                      <w:color w:val="FF0000"/>
                      <w:sz w:val="18"/>
                      <w:lang w:val="en"/>
                    </w:rPr>
                  </w:rPrChange>
                </w:rPr>
                <w:t>30</w:t>
              </w:r>
            </w:ins>
            <w:ins w:id="1470" w:author="Kashima, Takuya/鹿島 卓也" w:date="2024-06-17T19:35:00Z">
              <w:del w:id="1471" w:author="Tawatari, Masataka/田渡 将隆" w:date="2024-08-14T13:06:00Z">
                <w:r w:rsidRPr="007C3599" w:rsidDel="002B6E87">
                  <w:rPr>
                    <w:sz w:val="18"/>
                    <w:lang w:val="en"/>
                    <w:rPrChange w:id="1472" w:author="Moriyama, Shoya/森山 翔也" w:date="2025-04-02T21:08:00Z">
                      <w:rPr>
                        <w:color w:val="FF0000"/>
                        <w:sz w:val="18"/>
                        <w:lang w:val="en"/>
                      </w:rPr>
                    </w:rPrChange>
                  </w:rPr>
                  <w:delText>9</w:delText>
                </w:r>
              </w:del>
            </w:ins>
          </w:p>
        </w:tc>
        <w:tc>
          <w:tcPr>
            <w:tcW w:w="681" w:type="dxa"/>
            <w:vAlign w:val="center"/>
          </w:tcPr>
          <w:p w14:paraId="5D814422" w14:textId="01CEDF10" w:rsidR="009A5411" w:rsidRPr="007C3599" w:rsidRDefault="00881E14" w:rsidP="004C69E4">
            <w:pPr>
              <w:jc w:val="center"/>
              <w:rPr>
                <w:ins w:id="1473" w:author="Kashima, Takuya/鹿島 卓也" w:date="2024-06-17T19:07:00Z"/>
                <w:sz w:val="18"/>
                <w:lang w:val="en"/>
                <w:rPrChange w:id="1474" w:author="Moriyama, Shoya/森山 翔也" w:date="2025-04-02T21:08:00Z">
                  <w:rPr>
                    <w:ins w:id="1475" w:author="Kashima, Takuya/鹿島 卓也" w:date="2024-06-17T19:07:00Z"/>
                    <w:color w:val="FF0000"/>
                    <w:sz w:val="18"/>
                    <w:lang w:val="en"/>
                  </w:rPr>
                </w:rPrChange>
              </w:rPr>
            </w:pPr>
            <w:ins w:id="1476" w:author="Kashima, Takuya/鹿島 卓也" w:date="2024-06-17T19:35:00Z">
              <w:r w:rsidRPr="007C3599">
                <w:rPr>
                  <w:rFonts w:hint="eastAsia"/>
                  <w:sz w:val="18"/>
                  <w:lang w:val="en"/>
                  <w:rPrChange w:id="1477" w:author="Moriyama, Shoya/森山 翔也" w:date="2025-04-02T21:08:00Z">
                    <w:rPr>
                      <w:rFonts w:hint="eastAsia"/>
                      <w:color w:val="FF0000"/>
                      <w:sz w:val="18"/>
                      <w:lang w:val="en"/>
                    </w:rPr>
                  </w:rPrChange>
                </w:rPr>
                <w:t>〇</w:t>
              </w:r>
            </w:ins>
          </w:p>
        </w:tc>
      </w:tr>
      <w:tr w:rsidR="007C3599" w:rsidRPr="007C3599" w14:paraId="47499B09" w14:textId="77777777" w:rsidTr="004C69E4">
        <w:trPr>
          <w:trHeight w:val="85"/>
          <w:ins w:id="1478" w:author="Kashima, Takuya/鹿島 卓也" w:date="2024-10-21T11:24:00Z"/>
        </w:trPr>
        <w:tc>
          <w:tcPr>
            <w:tcW w:w="846" w:type="dxa"/>
            <w:vAlign w:val="center"/>
          </w:tcPr>
          <w:p w14:paraId="526DF0B8" w14:textId="72B61AF0" w:rsidR="000A505D" w:rsidRPr="007C3599" w:rsidRDefault="000A505D" w:rsidP="000A505D">
            <w:pPr>
              <w:jc w:val="center"/>
              <w:rPr>
                <w:ins w:id="1479" w:author="Kashima, Takuya/鹿島 卓也" w:date="2024-10-21T11:24:00Z"/>
                <w:sz w:val="18"/>
                <w:rPrChange w:id="1480" w:author="Moriyama, Shoya/森山 翔也" w:date="2025-04-02T21:08:00Z">
                  <w:rPr>
                    <w:ins w:id="1481" w:author="Kashima, Takuya/鹿島 卓也" w:date="2024-10-21T11:24:00Z"/>
                    <w:color w:val="FF0000"/>
                    <w:sz w:val="18"/>
                  </w:rPr>
                </w:rPrChange>
              </w:rPr>
            </w:pPr>
            <w:ins w:id="1482" w:author="Kashima, Takuya/鹿島 卓也" w:date="2024-10-21T11:25:00Z">
              <w:r w:rsidRPr="007C3599">
                <w:rPr>
                  <w:sz w:val="18"/>
                  <w:rPrChange w:id="1483" w:author="Moriyama, Shoya/森山 翔也" w:date="2025-04-02T21:08:00Z">
                    <w:rPr>
                      <w:color w:val="FF0000"/>
                      <w:sz w:val="18"/>
                    </w:rPr>
                  </w:rPrChange>
                </w:rPr>
                <w:lastRenderedPageBreak/>
                <w:t>6.60</w:t>
              </w:r>
            </w:ins>
          </w:p>
        </w:tc>
        <w:tc>
          <w:tcPr>
            <w:tcW w:w="3657" w:type="dxa"/>
            <w:vAlign w:val="center"/>
          </w:tcPr>
          <w:p w14:paraId="770BB0D3" w14:textId="05AE1B47" w:rsidR="000A505D" w:rsidRPr="007C3599" w:rsidRDefault="009F0630" w:rsidP="000A505D">
            <w:pPr>
              <w:jc w:val="left"/>
              <w:rPr>
                <w:ins w:id="1484" w:author="Kashima, Takuya/鹿島 卓也" w:date="2024-10-21T11:25:00Z"/>
                <w:sz w:val="16"/>
                <w:szCs w:val="22"/>
                <w:rPrChange w:id="1485" w:author="Moriyama, Shoya/森山 翔也" w:date="2025-04-02T21:08:00Z">
                  <w:rPr>
                    <w:ins w:id="1486" w:author="Kashima, Takuya/鹿島 卓也" w:date="2024-10-21T11:25:00Z"/>
                    <w:color w:val="FF0000"/>
                    <w:sz w:val="16"/>
                    <w:szCs w:val="22"/>
                  </w:rPr>
                </w:rPrChange>
              </w:rPr>
            </w:pPr>
            <w:ins w:id="1487" w:author="Kashima, Takuya/鹿島 卓也" w:date="2024-11-18T08:56:00Z">
              <w:r w:rsidRPr="007C3599">
                <w:rPr>
                  <w:rFonts w:hint="eastAsia"/>
                  <w:sz w:val="16"/>
                  <w:szCs w:val="22"/>
                  <w:rPrChange w:id="1488" w:author="Moriyama, Shoya/森山 翔也" w:date="2025-04-02T21:08:00Z">
                    <w:rPr>
                      <w:rFonts w:hint="eastAsia"/>
                      <w:color w:val="FF0000"/>
                      <w:sz w:val="16"/>
                      <w:szCs w:val="22"/>
                    </w:rPr>
                  </w:rPrChange>
                </w:rPr>
                <w:t>５－２－２．基本動作（正常系）</w:t>
              </w:r>
              <w:r w:rsidRPr="007C3599">
                <w:rPr>
                  <w:sz w:val="16"/>
                  <w:szCs w:val="22"/>
                  <w:rPrChange w:id="1489" w:author="Moriyama, Shoya/森山 翔也" w:date="2025-04-02T21:08:00Z">
                    <w:rPr>
                      <w:color w:val="FF0000"/>
                      <w:sz w:val="16"/>
                      <w:szCs w:val="22"/>
                    </w:rPr>
                  </w:rPrChange>
                </w:rPr>
                <w:t xml:space="preserve"> Basic movements (normal system)</w:t>
              </w:r>
            </w:ins>
          </w:p>
          <w:p w14:paraId="168B9454" w14:textId="69AE86F8" w:rsidR="000A505D" w:rsidRPr="007C3599" w:rsidRDefault="000A505D" w:rsidP="000A505D">
            <w:pPr>
              <w:jc w:val="left"/>
              <w:rPr>
                <w:ins w:id="1490" w:author="Kashima, Takuya/鹿島 卓也" w:date="2024-10-21T11:25:00Z"/>
                <w:sz w:val="16"/>
                <w:szCs w:val="22"/>
                <w:rPrChange w:id="1491" w:author="Moriyama, Shoya/森山 翔也" w:date="2025-04-02T21:08:00Z">
                  <w:rPr>
                    <w:ins w:id="1492" w:author="Kashima, Takuya/鹿島 卓也" w:date="2024-10-21T11:25:00Z"/>
                    <w:color w:val="FF0000"/>
                    <w:sz w:val="16"/>
                    <w:szCs w:val="22"/>
                  </w:rPr>
                </w:rPrChange>
              </w:rPr>
            </w:pPr>
            <w:ins w:id="1493" w:author="Kashima, Takuya/鹿島 卓也" w:date="2024-10-21T11:25:00Z">
              <w:r w:rsidRPr="007C3599">
                <w:rPr>
                  <w:rFonts w:hint="eastAsia"/>
                  <w:sz w:val="16"/>
                  <w:szCs w:val="22"/>
                  <w:rPrChange w:id="1494" w:author="Moriyama, Shoya/森山 翔也" w:date="2025-04-02T21:08:00Z">
                    <w:rPr>
                      <w:rFonts w:hint="eastAsia"/>
                      <w:color w:val="FF0000"/>
                      <w:sz w:val="16"/>
                      <w:szCs w:val="22"/>
                    </w:rPr>
                  </w:rPrChange>
                </w:rPr>
                <w:t>【</w:t>
              </w:r>
            </w:ins>
            <w:ins w:id="1495" w:author="Kashima, Takuya/鹿島 卓也" w:date="2024-10-24T20:33:00Z">
              <w:r w:rsidR="004D5BE3" w:rsidRPr="007C3599">
                <w:rPr>
                  <w:rFonts w:hint="eastAsia"/>
                  <w:sz w:val="16"/>
                  <w:szCs w:val="22"/>
                  <w:rPrChange w:id="1496" w:author="Moriyama, Shoya/森山 翔也" w:date="2025-04-02T21:08:00Z">
                    <w:rPr>
                      <w:rFonts w:hint="eastAsia"/>
                      <w:color w:val="FF0000"/>
                      <w:sz w:val="16"/>
                      <w:szCs w:val="22"/>
                    </w:rPr>
                  </w:rPrChange>
                </w:rPr>
                <w:t>仕様</w:t>
              </w:r>
            </w:ins>
            <w:ins w:id="1497" w:author="Kashima, Takuya/鹿島 卓也" w:date="2024-10-24T20:34:00Z">
              <w:r w:rsidR="004D5BE3" w:rsidRPr="007C3599">
                <w:rPr>
                  <w:rFonts w:hint="eastAsia"/>
                  <w:sz w:val="16"/>
                  <w:szCs w:val="22"/>
                  <w:rPrChange w:id="1498" w:author="Moriyama, Shoya/森山 翔也" w:date="2025-04-02T21:08:00Z">
                    <w:rPr>
                      <w:rFonts w:hint="eastAsia"/>
                      <w:color w:val="FF0000"/>
                      <w:sz w:val="16"/>
                      <w:szCs w:val="22"/>
                    </w:rPr>
                  </w:rPrChange>
                </w:rPr>
                <w:t>明確化</w:t>
              </w:r>
            </w:ins>
            <w:ins w:id="1499" w:author="Kashima, Takuya/鹿島 卓也" w:date="2024-10-21T11:25:00Z">
              <w:r w:rsidRPr="007C3599">
                <w:rPr>
                  <w:sz w:val="16"/>
                  <w:szCs w:val="22"/>
                  <w:rPrChange w:id="1500" w:author="Moriyama, Shoya/森山 翔也" w:date="2025-04-02T21:08:00Z">
                    <w:rPr>
                      <w:color w:val="FF0000"/>
                      <w:sz w:val="16"/>
                      <w:szCs w:val="22"/>
                    </w:rPr>
                  </w:rPrChange>
                </w:rPr>
                <w:t>/Spec c</w:t>
              </w:r>
            </w:ins>
            <w:ins w:id="1501" w:author="Kashima, Takuya/鹿島 卓也" w:date="2024-10-24T20:34:00Z">
              <w:r w:rsidR="004D5BE3" w:rsidRPr="007C3599">
                <w:rPr>
                  <w:sz w:val="16"/>
                  <w:szCs w:val="22"/>
                  <w:rPrChange w:id="1502" w:author="Moriyama, Shoya/森山 翔也" w:date="2025-04-02T21:08:00Z">
                    <w:rPr>
                      <w:color w:val="FF0000"/>
                      <w:sz w:val="16"/>
                      <w:szCs w:val="22"/>
                    </w:rPr>
                  </w:rPrChange>
                </w:rPr>
                <w:t>larification</w:t>
              </w:r>
            </w:ins>
            <w:ins w:id="1503" w:author="Kashima, Takuya/鹿島 卓也" w:date="2024-10-21T11:25:00Z">
              <w:r w:rsidRPr="007C3599">
                <w:rPr>
                  <w:rFonts w:hint="eastAsia"/>
                  <w:sz w:val="16"/>
                  <w:szCs w:val="22"/>
                  <w:rPrChange w:id="1504" w:author="Moriyama, Shoya/森山 翔也" w:date="2025-04-02T21:08:00Z">
                    <w:rPr>
                      <w:rFonts w:hint="eastAsia"/>
                      <w:color w:val="FF0000"/>
                      <w:sz w:val="16"/>
                      <w:szCs w:val="22"/>
                    </w:rPr>
                  </w:rPrChange>
                </w:rPr>
                <w:t>】</w:t>
              </w:r>
            </w:ins>
          </w:p>
          <w:p w14:paraId="03C60FCB" w14:textId="4C4C99EB" w:rsidR="000A505D" w:rsidRPr="007C3599" w:rsidRDefault="000A505D" w:rsidP="000A505D">
            <w:pPr>
              <w:jc w:val="left"/>
              <w:rPr>
                <w:ins w:id="1505" w:author="Kashima, Takuya/鹿島 卓也" w:date="2024-10-21T11:25:00Z"/>
                <w:sz w:val="16"/>
                <w:szCs w:val="22"/>
                <w:rPrChange w:id="1506" w:author="Moriyama, Shoya/森山 翔也" w:date="2025-04-02T21:08:00Z">
                  <w:rPr>
                    <w:ins w:id="1507" w:author="Kashima, Takuya/鹿島 卓也" w:date="2024-10-21T11:25:00Z"/>
                    <w:color w:val="FF0000"/>
                    <w:sz w:val="16"/>
                    <w:szCs w:val="22"/>
                  </w:rPr>
                </w:rPrChange>
              </w:rPr>
            </w:pPr>
            <w:ins w:id="1508" w:author="Kashima, Takuya/鹿島 卓也" w:date="2024-10-21T11:25:00Z">
              <w:r w:rsidRPr="007C3599">
                <w:rPr>
                  <w:rFonts w:hint="eastAsia"/>
                  <w:sz w:val="16"/>
                  <w:szCs w:val="22"/>
                  <w:rPrChange w:id="1509" w:author="Moriyama, Shoya/森山 翔也" w:date="2025-04-02T21:08:00Z">
                    <w:rPr>
                      <w:rFonts w:hint="eastAsia"/>
                      <w:color w:val="FF0000"/>
                      <w:sz w:val="16"/>
                      <w:szCs w:val="22"/>
                    </w:rPr>
                  </w:rPrChange>
                </w:rPr>
                <w:t>【</w:t>
              </w:r>
              <w:r w:rsidRPr="007C3599">
                <w:rPr>
                  <w:sz w:val="16"/>
                  <w:szCs w:val="22"/>
                  <w:rPrChange w:id="1510" w:author="Moriyama, Shoya/森山 翔也" w:date="2025-04-02T21:08:00Z">
                    <w:rPr>
                      <w:color w:val="FF0000"/>
                      <w:sz w:val="16"/>
                      <w:szCs w:val="22"/>
                    </w:rPr>
                  </w:rPrChange>
                </w:rPr>
                <w:t>24MM</w:t>
              </w:r>
            </w:ins>
            <w:ins w:id="1511" w:author="Kashima, Takuya/鹿島 卓也" w:date="2024-10-21T11:30:00Z">
              <w:r w:rsidRPr="007C3599">
                <w:rPr>
                  <w:sz w:val="16"/>
                  <w:szCs w:val="22"/>
                  <w:rPrChange w:id="1512" w:author="Moriyama, Shoya/森山 翔也" w:date="2025-04-02T21:08:00Z">
                    <w:rPr>
                      <w:color w:val="FF0000"/>
                      <w:sz w:val="16"/>
                      <w:szCs w:val="22"/>
                    </w:rPr>
                  </w:rPrChange>
                </w:rPr>
                <w:t>(1A</w:t>
              </w:r>
            </w:ins>
            <w:ins w:id="1513" w:author="Kashima, Takuya/鹿島 卓也" w:date="2024-10-21T11:25:00Z">
              <w:r w:rsidRPr="007C3599">
                <w:rPr>
                  <w:sz w:val="16"/>
                  <w:szCs w:val="22"/>
                  <w:rPrChange w:id="1514" w:author="Moriyama, Shoya/森山 翔也" w:date="2025-04-02T21:08:00Z">
                    <w:rPr>
                      <w:color w:val="FF0000"/>
                      <w:sz w:val="16"/>
                      <w:szCs w:val="22"/>
                    </w:rPr>
                  </w:rPrChange>
                </w:rPr>
                <w:t>)/SU(</w:t>
              </w:r>
              <w:proofErr w:type="spellStart"/>
              <w:r w:rsidRPr="007C3599">
                <w:rPr>
                  <w:sz w:val="16"/>
                  <w:szCs w:val="22"/>
                  <w:rPrChange w:id="1515" w:author="Moriyama, Shoya/森山 翔也" w:date="2025-04-02T21:08:00Z">
                    <w:rPr>
                      <w:color w:val="FF0000"/>
                      <w:sz w:val="16"/>
                      <w:szCs w:val="22"/>
                    </w:rPr>
                  </w:rPrChange>
                </w:rPr>
                <w:t>PreCV</w:t>
              </w:r>
              <w:proofErr w:type="spellEnd"/>
              <w:r w:rsidRPr="007C3599">
                <w:rPr>
                  <w:sz w:val="16"/>
                  <w:szCs w:val="22"/>
                  <w:rPrChange w:id="1516" w:author="Moriyama, Shoya/森山 翔也" w:date="2025-04-02T21:08:00Z">
                    <w:rPr>
                      <w:color w:val="FF0000"/>
                      <w:sz w:val="16"/>
                      <w:szCs w:val="22"/>
                    </w:rPr>
                  </w:rPrChange>
                </w:rPr>
                <w:t>)</w:t>
              </w:r>
            </w:ins>
            <w:ins w:id="1517" w:author="Kashima, Takuya/鹿島 卓也" w:date="2024-10-21T11:30:00Z">
              <w:r w:rsidRPr="007C3599">
                <w:rPr>
                  <w:sz w:val="16"/>
                  <w:szCs w:val="22"/>
                  <w:rPrChange w:id="1518" w:author="Moriyama, Shoya/森山 翔也" w:date="2025-04-02T21:08:00Z">
                    <w:rPr>
                      <w:color w:val="FF0000"/>
                      <w:sz w:val="16"/>
                      <w:szCs w:val="22"/>
                    </w:rPr>
                  </w:rPrChange>
                </w:rPr>
                <w:t>/CDC(</w:t>
              </w:r>
              <w:proofErr w:type="spellStart"/>
              <w:r w:rsidRPr="007C3599">
                <w:rPr>
                  <w:sz w:val="16"/>
                  <w:szCs w:val="22"/>
                  <w:rPrChange w:id="1519" w:author="Moriyama, Shoya/森山 翔也" w:date="2025-04-02T21:08:00Z">
                    <w:rPr>
                      <w:color w:val="FF0000"/>
                      <w:sz w:val="16"/>
                      <w:szCs w:val="22"/>
                    </w:rPr>
                  </w:rPrChange>
                </w:rPr>
                <w:t>PreCV</w:t>
              </w:r>
              <w:proofErr w:type="spellEnd"/>
              <w:r w:rsidRPr="007C3599">
                <w:rPr>
                  <w:sz w:val="16"/>
                  <w:szCs w:val="22"/>
                  <w:rPrChange w:id="1520" w:author="Moriyama, Shoya/森山 翔也" w:date="2025-04-02T21:08:00Z">
                    <w:rPr>
                      <w:color w:val="FF0000"/>
                      <w:sz w:val="16"/>
                      <w:szCs w:val="22"/>
                    </w:rPr>
                  </w:rPrChange>
                </w:rPr>
                <w:t>)</w:t>
              </w:r>
            </w:ins>
            <w:ins w:id="1521" w:author="Kashima, Takuya/鹿島 卓也" w:date="2024-10-21T11:25:00Z">
              <w:r w:rsidRPr="007C3599">
                <w:rPr>
                  <w:rFonts w:hint="eastAsia"/>
                  <w:sz w:val="16"/>
                  <w:szCs w:val="22"/>
                  <w:rPrChange w:id="1522" w:author="Moriyama, Shoya/森山 翔也" w:date="2025-04-02T21:08:00Z">
                    <w:rPr>
                      <w:rFonts w:hint="eastAsia"/>
                      <w:color w:val="FF0000"/>
                      <w:sz w:val="16"/>
                      <w:szCs w:val="22"/>
                    </w:rPr>
                  </w:rPrChange>
                </w:rPr>
                <w:t>】</w:t>
              </w:r>
            </w:ins>
          </w:p>
          <w:p w14:paraId="605897D7" w14:textId="2FAE424E" w:rsidR="000A505D" w:rsidRPr="007C3599" w:rsidRDefault="000A505D" w:rsidP="000A505D">
            <w:pPr>
              <w:jc w:val="left"/>
              <w:rPr>
                <w:ins w:id="1523" w:author="Kashima, Takuya/鹿島 卓也" w:date="2024-10-21T11:25:00Z"/>
                <w:sz w:val="16"/>
                <w:szCs w:val="22"/>
                <w:rPrChange w:id="1524" w:author="Moriyama, Shoya/森山 翔也" w:date="2025-04-02T21:08:00Z">
                  <w:rPr>
                    <w:ins w:id="1525" w:author="Kashima, Takuya/鹿島 卓也" w:date="2024-10-21T11:25:00Z"/>
                    <w:color w:val="FF0000"/>
                    <w:sz w:val="16"/>
                    <w:szCs w:val="22"/>
                  </w:rPr>
                </w:rPrChange>
              </w:rPr>
            </w:pPr>
            <w:ins w:id="1526" w:author="Kashima, Takuya/鹿島 卓也" w:date="2024-10-21T11:25:00Z">
              <w:r w:rsidRPr="007C3599">
                <w:rPr>
                  <w:rFonts w:hint="eastAsia"/>
                  <w:sz w:val="16"/>
                  <w:szCs w:val="22"/>
                  <w:rPrChange w:id="1527" w:author="Moriyama, Shoya/森山 翔也" w:date="2025-04-02T21:08:00Z">
                    <w:rPr>
                      <w:rFonts w:hint="eastAsia"/>
                      <w:color w:val="FF0000"/>
                      <w:sz w:val="16"/>
                      <w:szCs w:val="22"/>
                    </w:rPr>
                  </w:rPrChange>
                </w:rPr>
                <w:t>【対象</w:t>
              </w:r>
              <w:r w:rsidRPr="007C3599">
                <w:rPr>
                  <w:sz w:val="16"/>
                  <w:szCs w:val="22"/>
                  <w:rPrChange w:id="1528" w:author="Moriyama, Shoya/森山 翔也" w:date="2025-04-02T21:08:00Z">
                    <w:rPr>
                      <w:color w:val="FF0000"/>
                      <w:sz w:val="16"/>
                      <w:szCs w:val="22"/>
                    </w:rPr>
                  </w:rPrChange>
                </w:rPr>
                <w:t>JIRA/Affected JIRA</w:t>
              </w:r>
              <w:r w:rsidRPr="007C3599">
                <w:rPr>
                  <w:rFonts w:hint="eastAsia"/>
                  <w:sz w:val="16"/>
                  <w:szCs w:val="22"/>
                  <w:rPrChange w:id="1529" w:author="Moriyama, Shoya/森山 翔也" w:date="2025-04-02T21:08:00Z">
                    <w:rPr>
                      <w:rFonts w:hint="eastAsia"/>
                      <w:color w:val="FF0000"/>
                      <w:sz w:val="16"/>
                      <w:szCs w:val="22"/>
                    </w:rPr>
                  </w:rPrChange>
                </w:rPr>
                <w:t>】</w:t>
              </w:r>
            </w:ins>
          </w:p>
          <w:p w14:paraId="41C5FCAE" w14:textId="0A1834C1" w:rsidR="000A505D" w:rsidRPr="007C3599" w:rsidRDefault="000A505D" w:rsidP="000A505D">
            <w:pPr>
              <w:jc w:val="left"/>
              <w:rPr>
                <w:ins w:id="1530" w:author="Kashima, Takuya/鹿島 卓也" w:date="2024-10-21T11:25:00Z"/>
                <w:sz w:val="16"/>
                <w:szCs w:val="22"/>
                <w:rPrChange w:id="1531" w:author="Moriyama, Shoya/森山 翔也" w:date="2025-04-02T21:08:00Z">
                  <w:rPr>
                    <w:ins w:id="1532" w:author="Kashima, Takuya/鹿島 卓也" w:date="2024-10-21T11:25:00Z"/>
                    <w:color w:val="FF0000"/>
                    <w:sz w:val="16"/>
                    <w:szCs w:val="22"/>
                  </w:rPr>
                </w:rPrChange>
              </w:rPr>
            </w:pPr>
            <w:ins w:id="1533" w:author="Kashima, Takuya/鹿島 卓也" w:date="2024-10-21T11:25:00Z">
              <w:r w:rsidRPr="007C3599">
                <w:rPr>
                  <w:sz w:val="16"/>
                  <w:szCs w:val="22"/>
                  <w:rPrChange w:id="1534" w:author="Moriyama, Shoya/森山 翔也" w:date="2025-04-02T21:08:00Z">
                    <w:rPr>
                      <w:color w:val="FF0000"/>
                      <w:sz w:val="16"/>
                      <w:szCs w:val="22"/>
                    </w:rPr>
                  </w:rPrChange>
                </w:rPr>
                <w:t>DC24-</w:t>
              </w:r>
            </w:ins>
            <w:ins w:id="1535" w:author="Kashima, Takuya/鹿島 卓也" w:date="2024-11-18T08:53:00Z">
              <w:r w:rsidR="009F0630" w:rsidRPr="007C3599">
                <w:rPr>
                  <w:sz w:val="16"/>
                  <w:szCs w:val="22"/>
                  <w:rPrChange w:id="1536" w:author="Moriyama, Shoya/森山 翔也" w:date="2025-04-02T21:08:00Z">
                    <w:rPr>
                      <w:color w:val="FF0000"/>
                      <w:sz w:val="16"/>
                      <w:szCs w:val="22"/>
                    </w:rPr>
                  </w:rPrChange>
                </w:rPr>
                <w:t>55857</w:t>
              </w:r>
            </w:ins>
            <w:ins w:id="1537" w:author="Kashima, Takuya/鹿島 卓也" w:date="2024-10-21T11:33:00Z">
              <w:r w:rsidR="009009D3" w:rsidRPr="007C3599">
                <w:rPr>
                  <w:sz w:val="16"/>
                  <w:szCs w:val="22"/>
                  <w:rPrChange w:id="1538" w:author="Moriyama, Shoya/森山 翔也" w:date="2025-04-02T21:08:00Z">
                    <w:rPr>
                      <w:color w:val="FF0000"/>
                      <w:sz w:val="16"/>
                      <w:szCs w:val="22"/>
                    </w:rPr>
                  </w:rPrChange>
                </w:rPr>
                <w:t>(No.</w:t>
              </w:r>
            </w:ins>
            <w:ins w:id="1539" w:author="Kashima, Takuya/鹿島 卓也" w:date="2024-11-18T08:53:00Z">
              <w:r w:rsidR="009F0630" w:rsidRPr="007C3599">
                <w:rPr>
                  <w:sz w:val="16"/>
                  <w:szCs w:val="22"/>
                  <w:rPrChange w:id="1540" w:author="Moriyama, Shoya/森山 翔也" w:date="2025-04-02T21:08:00Z">
                    <w:rPr>
                      <w:color w:val="FF0000"/>
                      <w:sz w:val="16"/>
                      <w:szCs w:val="22"/>
                    </w:rPr>
                  </w:rPrChange>
                </w:rPr>
                <w:t>1470</w:t>
              </w:r>
            </w:ins>
            <w:ins w:id="1541" w:author="Kashima, Takuya/鹿島 卓也" w:date="2024-10-21T11:25:00Z">
              <w:r w:rsidRPr="007C3599">
                <w:rPr>
                  <w:sz w:val="16"/>
                  <w:szCs w:val="22"/>
                  <w:rPrChange w:id="1542" w:author="Moriyama, Shoya/森山 翔也" w:date="2025-04-02T21:08:00Z">
                    <w:rPr>
                      <w:color w:val="FF0000"/>
                      <w:sz w:val="16"/>
                      <w:szCs w:val="22"/>
                    </w:rPr>
                  </w:rPrChange>
                </w:rPr>
                <w:t>)/WNSDK24-</w:t>
              </w:r>
            </w:ins>
            <w:ins w:id="1543" w:author="Kashima, Takuya/鹿島 卓也" w:date="2024-10-21T11:30:00Z">
              <w:r w:rsidRPr="007C3599">
                <w:rPr>
                  <w:sz w:val="16"/>
                  <w:szCs w:val="22"/>
                  <w:rPrChange w:id="1544" w:author="Moriyama, Shoya/森山 翔也" w:date="2025-04-02T21:08:00Z">
                    <w:rPr>
                      <w:color w:val="FF0000"/>
                      <w:sz w:val="16"/>
                      <w:szCs w:val="22"/>
                    </w:rPr>
                  </w:rPrChange>
                </w:rPr>
                <w:t>7382</w:t>
              </w:r>
            </w:ins>
            <w:ins w:id="1545" w:author="Kashima, Takuya/鹿島 卓也" w:date="2024-11-18T08:55:00Z">
              <w:r w:rsidR="009F0630" w:rsidRPr="007C3599">
                <w:rPr>
                  <w:sz w:val="16"/>
                  <w:szCs w:val="22"/>
                  <w:rPrChange w:id="1546" w:author="Moriyama, Shoya/森山 翔也" w:date="2025-04-02T21:08:00Z">
                    <w:rPr>
                      <w:color w:val="FF0000"/>
                      <w:sz w:val="16"/>
                      <w:szCs w:val="22"/>
                    </w:rPr>
                  </w:rPrChange>
                </w:rPr>
                <w:t xml:space="preserve"> WNSDK24-7881/ WNSDK24-7882/ WNSDK24-7883</w:t>
              </w:r>
            </w:ins>
          </w:p>
          <w:p w14:paraId="637B766D" w14:textId="77777777" w:rsidR="000A505D" w:rsidRPr="007C3599" w:rsidRDefault="000A505D" w:rsidP="000A505D">
            <w:pPr>
              <w:jc w:val="left"/>
              <w:rPr>
                <w:ins w:id="1547" w:author="Kashima, Takuya/鹿島 卓也" w:date="2024-10-21T11:25:00Z"/>
                <w:sz w:val="16"/>
                <w:szCs w:val="22"/>
                <w:rPrChange w:id="1548" w:author="Moriyama, Shoya/森山 翔也" w:date="2025-04-02T21:08:00Z">
                  <w:rPr>
                    <w:ins w:id="1549" w:author="Kashima, Takuya/鹿島 卓也" w:date="2024-10-21T11:25:00Z"/>
                    <w:color w:val="FF0000"/>
                    <w:sz w:val="16"/>
                    <w:szCs w:val="22"/>
                  </w:rPr>
                </w:rPrChange>
              </w:rPr>
            </w:pPr>
            <w:ins w:id="1550" w:author="Kashima, Takuya/鹿島 卓也" w:date="2024-10-21T11:25:00Z">
              <w:r w:rsidRPr="007C3599">
                <w:rPr>
                  <w:rFonts w:hint="eastAsia"/>
                  <w:sz w:val="16"/>
                  <w:szCs w:val="22"/>
                  <w:rPrChange w:id="1551" w:author="Moriyama, Shoya/森山 翔也" w:date="2025-04-02T21:08:00Z">
                    <w:rPr>
                      <w:rFonts w:hint="eastAsia"/>
                      <w:color w:val="FF0000"/>
                      <w:sz w:val="16"/>
                      <w:szCs w:val="22"/>
                    </w:rPr>
                  </w:rPrChange>
                </w:rPr>
                <w:t>【変更内容</w:t>
              </w:r>
              <w:r w:rsidRPr="007C3599">
                <w:rPr>
                  <w:sz w:val="16"/>
                  <w:szCs w:val="22"/>
                  <w:rPrChange w:id="1552" w:author="Moriyama, Shoya/森山 翔也" w:date="2025-04-02T21:08:00Z">
                    <w:rPr>
                      <w:color w:val="FF0000"/>
                      <w:sz w:val="16"/>
                      <w:szCs w:val="22"/>
                    </w:rPr>
                  </w:rPrChange>
                </w:rPr>
                <w:t>/Change content</w:t>
              </w:r>
              <w:r w:rsidRPr="007C3599">
                <w:rPr>
                  <w:rFonts w:hint="eastAsia"/>
                  <w:sz w:val="16"/>
                  <w:szCs w:val="22"/>
                  <w:rPrChange w:id="1553" w:author="Moriyama, Shoya/森山 翔也" w:date="2025-04-02T21:08:00Z">
                    <w:rPr>
                      <w:rFonts w:hint="eastAsia"/>
                      <w:color w:val="FF0000"/>
                      <w:sz w:val="16"/>
                      <w:szCs w:val="22"/>
                    </w:rPr>
                  </w:rPrChange>
                </w:rPr>
                <w:t>】</w:t>
              </w:r>
            </w:ins>
          </w:p>
          <w:p w14:paraId="127B1DED" w14:textId="44D8BE3D" w:rsidR="000A505D" w:rsidRPr="007C3599" w:rsidRDefault="009009D3" w:rsidP="000A505D">
            <w:pPr>
              <w:jc w:val="left"/>
              <w:rPr>
                <w:ins w:id="1554" w:author="Kashima, Takuya/鹿島 卓也" w:date="2024-10-24T20:34:00Z"/>
                <w:sz w:val="16"/>
                <w:szCs w:val="22"/>
                <w:rPrChange w:id="1555" w:author="Moriyama, Shoya/森山 翔也" w:date="2025-04-02T21:08:00Z">
                  <w:rPr>
                    <w:ins w:id="1556" w:author="Kashima, Takuya/鹿島 卓也" w:date="2024-10-24T20:34:00Z"/>
                    <w:color w:val="FF0000"/>
                    <w:sz w:val="16"/>
                    <w:szCs w:val="22"/>
                  </w:rPr>
                </w:rPrChange>
              </w:rPr>
            </w:pPr>
            <w:ins w:id="1557" w:author="Kashima, Takuya/鹿島 卓也" w:date="2024-10-21T11:34:00Z">
              <w:r w:rsidRPr="007C3599">
                <w:rPr>
                  <w:rFonts w:hint="eastAsia"/>
                  <w:sz w:val="16"/>
                  <w:szCs w:val="22"/>
                  <w:rPrChange w:id="1558" w:author="Moriyama, Shoya/森山 翔也" w:date="2025-04-02T21:08:00Z">
                    <w:rPr>
                      <w:rFonts w:hint="eastAsia"/>
                      <w:color w:val="FF0000"/>
                      <w:sz w:val="16"/>
                      <w:szCs w:val="22"/>
                    </w:rPr>
                  </w:rPrChange>
                </w:rPr>
                <w:t>ソフト更新に関する内容を削除</w:t>
              </w:r>
            </w:ins>
          </w:p>
          <w:p w14:paraId="28C11A2C" w14:textId="6DB61E5C" w:rsidR="004D5BE3" w:rsidRPr="007C3599" w:rsidRDefault="004D5BE3" w:rsidP="000A505D">
            <w:pPr>
              <w:jc w:val="left"/>
              <w:rPr>
                <w:ins w:id="1559" w:author="Kashima, Takuya/鹿島 卓也" w:date="2024-10-21T11:25:00Z"/>
                <w:sz w:val="16"/>
                <w:szCs w:val="22"/>
                <w:rPrChange w:id="1560" w:author="Moriyama, Shoya/森山 翔也" w:date="2025-04-02T21:08:00Z">
                  <w:rPr>
                    <w:ins w:id="1561" w:author="Kashima, Takuya/鹿島 卓也" w:date="2024-10-21T11:25:00Z"/>
                    <w:color w:val="FF0000"/>
                    <w:sz w:val="16"/>
                    <w:szCs w:val="22"/>
                  </w:rPr>
                </w:rPrChange>
              </w:rPr>
            </w:pPr>
            <w:ins w:id="1562" w:author="Kashima, Takuya/鹿島 卓也" w:date="2024-10-24T20:34:00Z">
              <w:r w:rsidRPr="007C3599">
                <w:rPr>
                  <w:sz w:val="16"/>
                  <w:szCs w:val="22"/>
                  <w:rPrChange w:id="1563" w:author="Moriyama, Shoya/森山 翔也" w:date="2025-04-02T21:08:00Z">
                    <w:rPr>
                      <w:color w:val="FF0000"/>
                      <w:sz w:val="16"/>
                      <w:szCs w:val="22"/>
                    </w:rPr>
                  </w:rPrChange>
                </w:rPr>
                <w:t>Delete the comment related to SW update</w:t>
              </w:r>
            </w:ins>
          </w:p>
          <w:p w14:paraId="5EB89557" w14:textId="77777777" w:rsidR="000A505D" w:rsidRPr="007C3599" w:rsidRDefault="000A505D" w:rsidP="009A5411">
            <w:pPr>
              <w:jc w:val="left"/>
              <w:rPr>
                <w:ins w:id="1564" w:author="Kashima, Takuya/鹿島 卓也" w:date="2024-10-21T11:24:00Z"/>
                <w:sz w:val="16"/>
                <w:szCs w:val="22"/>
                <w:rPrChange w:id="1565" w:author="Moriyama, Shoya/森山 翔也" w:date="2025-04-02T21:08:00Z">
                  <w:rPr>
                    <w:ins w:id="1566" w:author="Kashima, Takuya/鹿島 卓也" w:date="2024-10-21T11:24:00Z"/>
                    <w:color w:val="FF0000"/>
                    <w:sz w:val="16"/>
                    <w:szCs w:val="22"/>
                  </w:rPr>
                </w:rPrChange>
              </w:rPr>
            </w:pPr>
          </w:p>
        </w:tc>
        <w:tc>
          <w:tcPr>
            <w:tcW w:w="1275" w:type="dxa"/>
            <w:vAlign w:val="center"/>
          </w:tcPr>
          <w:p w14:paraId="144966F5" w14:textId="77777777" w:rsidR="009009D3" w:rsidRPr="007C3599" w:rsidRDefault="009009D3" w:rsidP="009009D3">
            <w:pPr>
              <w:jc w:val="center"/>
              <w:rPr>
                <w:ins w:id="1567" w:author="Kashima, Takuya/鹿島 卓也" w:date="2024-10-21T11:35:00Z"/>
                <w:sz w:val="18"/>
              </w:rPr>
            </w:pPr>
            <w:ins w:id="1568" w:author="Kashima, Takuya/鹿島 卓也" w:date="2024-10-21T11:35:00Z">
              <w:r w:rsidRPr="007C3599">
                <w:rPr>
                  <w:sz w:val="18"/>
                </w:rPr>
                <w:t>LBS</w:t>
              </w:r>
            </w:ins>
          </w:p>
          <w:p w14:paraId="6A4603EB" w14:textId="5EFF7F99" w:rsidR="000A505D" w:rsidRPr="007C3599" w:rsidRDefault="009009D3" w:rsidP="009009D3">
            <w:pPr>
              <w:jc w:val="center"/>
              <w:rPr>
                <w:ins w:id="1569" w:author="Kashima, Takuya/鹿島 卓也" w:date="2024-10-21T11:24:00Z"/>
                <w:sz w:val="18"/>
                <w:rPrChange w:id="1570" w:author="Moriyama, Shoya/森山 翔也" w:date="2025-04-02T21:08:00Z">
                  <w:rPr>
                    <w:ins w:id="1571" w:author="Kashima, Takuya/鹿島 卓也" w:date="2024-10-21T11:24:00Z"/>
                    <w:color w:val="FF0000"/>
                    <w:sz w:val="18"/>
                  </w:rPr>
                </w:rPrChange>
              </w:rPr>
            </w:pPr>
            <w:ins w:id="1572" w:author="Kashima, Takuya/鹿島 卓也" w:date="2024-10-21T11:35:00Z">
              <w:r w:rsidRPr="007C3599">
                <w:rPr>
                  <w:sz w:val="18"/>
                </w:rPr>
                <w:t>Kashima</w:t>
              </w:r>
            </w:ins>
          </w:p>
        </w:tc>
        <w:tc>
          <w:tcPr>
            <w:tcW w:w="1872" w:type="dxa"/>
          </w:tcPr>
          <w:p w14:paraId="2ED3A508" w14:textId="77777777" w:rsidR="000A505D" w:rsidRPr="007C3599" w:rsidRDefault="009009D3" w:rsidP="00A57296">
            <w:pPr>
              <w:jc w:val="left"/>
              <w:rPr>
                <w:ins w:id="1573" w:author="Kashima, Takuya/鹿島 卓也" w:date="2024-10-21T11:36:00Z"/>
                <w:sz w:val="18"/>
                <w:lang w:val="en"/>
                <w:rPrChange w:id="1574" w:author="Moriyama, Shoya/森山 翔也" w:date="2025-04-02T21:08:00Z">
                  <w:rPr>
                    <w:ins w:id="1575" w:author="Kashima, Takuya/鹿島 卓也" w:date="2024-10-21T11:36:00Z"/>
                    <w:color w:val="FF0000"/>
                    <w:sz w:val="18"/>
                    <w:lang w:val="en"/>
                  </w:rPr>
                </w:rPrChange>
              </w:rPr>
            </w:pPr>
            <w:ins w:id="1576" w:author="Kashima, Takuya/鹿島 卓也" w:date="2024-10-21T11:35:00Z">
              <w:r w:rsidRPr="007C3599">
                <w:rPr>
                  <w:sz w:val="18"/>
                  <w:lang w:val="en"/>
                  <w:rPrChange w:id="1577" w:author="Moriyama, Shoya/森山 翔也" w:date="2025-04-02T21:08:00Z">
                    <w:rPr>
                      <w:color w:val="FF0000"/>
                      <w:sz w:val="18"/>
                      <w:lang w:val="en"/>
                    </w:rPr>
                  </w:rPrChange>
                </w:rPr>
                <w:t>SU</w:t>
              </w:r>
              <w:r w:rsidRPr="007C3599">
                <w:rPr>
                  <w:rFonts w:hint="eastAsia"/>
                  <w:sz w:val="18"/>
                  <w:lang w:val="en"/>
                  <w:rPrChange w:id="1578" w:author="Moriyama, Shoya/森山 翔也" w:date="2025-04-02T21:08:00Z">
                    <w:rPr>
                      <w:rFonts w:hint="eastAsia"/>
                      <w:color w:val="FF0000"/>
                      <w:sz w:val="18"/>
                      <w:lang w:val="en"/>
                    </w:rPr>
                  </w:rPrChange>
                </w:rPr>
                <w:t>法規</w:t>
              </w:r>
              <w:r w:rsidRPr="007C3599">
                <w:rPr>
                  <w:sz w:val="18"/>
                  <w:lang w:val="en"/>
                  <w:rPrChange w:id="1579" w:author="Moriyama, Shoya/森山 翔也" w:date="2025-04-02T21:08:00Z">
                    <w:rPr>
                      <w:color w:val="FF0000"/>
                      <w:sz w:val="18"/>
                      <w:lang w:val="en"/>
                    </w:rPr>
                  </w:rPrChange>
                </w:rPr>
                <w:t>(UN-R156)</w:t>
              </w:r>
              <w:r w:rsidRPr="007C3599">
                <w:rPr>
                  <w:rFonts w:hint="eastAsia"/>
                  <w:sz w:val="18"/>
                  <w:lang w:val="en"/>
                  <w:rPrChange w:id="1580" w:author="Moriyama, Shoya/森山 翔也" w:date="2025-04-02T21:08:00Z">
                    <w:rPr>
                      <w:rFonts w:hint="eastAsia"/>
                      <w:color w:val="FF0000"/>
                      <w:sz w:val="18"/>
                      <w:lang w:val="en"/>
                    </w:rPr>
                  </w:rPrChange>
                </w:rPr>
                <w:t>観点で、地図更新画面遷移内にソフト更新に繋がる</w:t>
              </w:r>
            </w:ins>
            <w:ins w:id="1581" w:author="Kashima, Takuya/鹿島 卓也" w:date="2024-10-21T11:36:00Z">
              <w:r w:rsidRPr="007C3599">
                <w:rPr>
                  <w:rFonts w:hint="eastAsia"/>
                  <w:sz w:val="18"/>
                  <w:lang w:val="en"/>
                  <w:rPrChange w:id="1582" w:author="Moriyama, Shoya/森山 翔也" w:date="2025-04-02T21:08:00Z">
                    <w:rPr>
                      <w:rFonts w:hint="eastAsia"/>
                      <w:color w:val="FF0000"/>
                      <w:sz w:val="18"/>
                      <w:lang w:val="en"/>
                    </w:rPr>
                  </w:rPrChange>
                </w:rPr>
                <w:t>画面遷移を入れるべきでないと判断した為。</w:t>
              </w:r>
            </w:ins>
          </w:p>
          <w:p w14:paraId="1B113BFE" w14:textId="2F467719" w:rsidR="009009D3" w:rsidRPr="007C3599" w:rsidRDefault="009009D3" w:rsidP="00A57296">
            <w:pPr>
              <w:jc w:val="left"/>
              <w:rPr>
                <w:ins w:id="1583" w:author="Kashima, Takuya/鹿島 卓也" w:date="2024-10-21T11:24:00Z"/>
                <w:sz w:val="18"/>
                <w:lang w:val="en"/>
                <w:rPrChange w:id="1584" w:author="Moriyama, Shoya/森山 翔也" w:date="2025-04-02T21:08:00Z">
                  <w:rPr>
                    <w:ins w:id="1585" w:author="Kashima, Takuya/鹿島 卓也" w:date="2024-10-21T11:24:00Z"/>
                    <w:color w:val="FF0000"/>
                    <w:sz w:val="18"/>
                    <w:lang w:val="en"/>
                  </w:rPr>
                </w:rPrChange>
              </w:rPr>
            </w:pPr>
            <w:ins w:id="1586" w:author="Kashima, Takuya/鹿島 卓也" w:date="2024-10-21T11:36:00Z">
              <w:r w:rsidRPr="007C3599">
                <w:rPr>
                  <w:sz w:val="18"/>
                  <w:lang w:val="en"/>
                  <w:rPrChange w:id="1587" w:author="Moriyama, Shoya/森山 翔也" w:date="2025-04-02T21:08:00Z">
                    <w:rPr>
                      <w:color w:val="FF0000"/>
                      <w:sz w:val="18"/>
                      <w:lang w:val="en"/>
                    </w:rPr>
                  </w:rPrChange>
                </w:rPr>
                <w:t xml:space="preserve">From the SU regulation(UN-R156) point of view, </w:t>
              </w:r>
            </w:ins>
            <w:ins w:id="1588" w:author="Kashima, Takuya/鹿島 卓也" w:date="2024-10-21T11:40:00Z">
              <w:r w:rsidRPr="007C3599">
                <w:rPr>
                  <w:sz w:val="18"/>
                  <w:lang w:val="en"/>
                  <w:rPrChange w:id="1589" w:author="Moriyama, Shoya/森山 翔也" w:date="2025-04-02T21:08:00Z">
                    <w:rPr>
                      <w:color w:val="FF0000"/>
                      <w:sz w:val="18"/>
                      <w:lang w:val="en"/>
                    </w:rPr>
                  </w:rPrChange>
                </w:rPr>
                <w:t xml:space="preserve">we judged that </w:t>
              </w:r>
            </w:ins>
            <w:ins w:id="1590" w:author="Kashima, Takuya/鹿島 卓也" w:date="2024-10-21T11:36:00Z">
              <w:r w:rsidRPr="007C3599">
                <w:rPr>
                  <w:sz w:val="18"/>
                  <w:lang w:val="en"/>
                  <w:rPrChange w:id="1591" w:author="Moriyama, Shoya/森山 翔也" w:date="2025-04-02T21:08:00Z">
                    <w:rPr>
                      <w:color w:val="FF0000"/>
                      <w:sz w:val="18"/>
                      <w:lang w:val="en"/>
                    </w:rPr>
                  </w:rPrChange>
                </w:rPr>
                <w:t xml:space="preserve">the </w:t>
              </w:r>
            </w:ins>
            <w:ins w:id="1592" w:author="Kashima, Takuya/鹿島 卓也" w:date="2024-10-21T11:37:00Z">
              <w:r w:rsidRPr="007C3599">
                <w:rPr>
                  <w:sz w:val="18"/>
                  <w:lang w:val="en"/>
                  <w:rPrChange w:id="1593" w:author="Moriyama, Shoya/森山 翔也" w:date="2025-04-02T21:08:00Z">
                    <w:rPr>
                      <w:color w:val="FF0000"/>
                      <w:sz w:val="18"/>
                      <w:lang w:val="en"/>
                    </w:rPr>
                  </w:rPrChange>
                </w:rPr>
                <w:t xml:space="preserve">screen transition </w:t>
              </w:r>
            </w:ins>
            <w:ins w:id="1594" w:author="Kashima, Takuya/鹿島 卓也" w:date="2024-10-21T11:38:00Z">
              <w:r w:rsidRPr="007C3599">
                <w:rPr>
                  <w:sz w:val="18"/>
                  <w:lang w:val="en"/>
                  <w:rPrChange w:id="1595" w:author="Moriyama, Shoya/森山 翔也" w:date="2025-04-02T21:08:00Z">
                    <w:rPr>
                      <w:color w:val="FF0000"/>
                      <w:sz w:val="18"/>
                      <w:lang w:val="en"/>
                    </w:rPr>
                  </w:rPrChange>
                </w:rPr>
                <w:t>for map update should</w:t>
              </w:r>
            </w:ins>
            <w:ins w:id="1596" w:author="Kashima, Takuya/鹿島 卓也" w:date="2024-10-21T11:39:00Z">
              <w:r w:rsidRPr="007C3599">
                <w:rPr>
                  <w:sz w:val="18"/>
                  <w:lang w:val="en"/>
                  <w:rPrChange w:id="1597" w:author="Moriyama, Shoya/森山 翔也" w:date="2025-04-02T21:08:00Z">
                    <w:rPr>
                      <w:color w:val="FF0000"/>
                      <w:sz w:val="18"/>
                      <w:lang w:val="en"/>
                    </w:rPr>
                  </w:rPrChange>
                </w:rPr>
                <w:t xml:space="preserve"> not </w:t>
              </w:r>
            </w:ins>
            <w:ins w:id="1598" w:author="Kashima, Takuya/鹿島 卓也" w:date="2024-10-21T11:38:00Z">
              <w:r w:rsidRPr="007C3599">
                <w:rPr>
                  <w:sz w:val="18"/>
                  <w:lang w:val="en"/>
                  <w:rPrChange w:id="1599" w:author="Moriyama, Shoya/森山 翔也" w:date="2025-04-02T21:08:00Z">
                    <w:rPr>
                      <w:color w:val="FF0000"/>
                      <w:sz w:val="18"/>
                      <w:lang w:val="en"/>
                    </w:rPr>
                  </w:rPrChange>
                </w:rPr>
                <w:t xml:space="preserve">have the SW update screen transition. </w:t>
              </w:r>
            </w:ins>
          </w:p>
        </w:tc>
        <w:tc>
          <w:tcPr>
            <w:tcW w:w="1417" w:type="dxa"/>
            <w:vAlign w:val="center"/>
          </w:tcPr>
          <w:p w14:paraId="7F374F25" w14:textId="4B36D6BF" w:rsidR="0053720D" w:rsidRPr="007C3599" w:rsidRDefault="009009D3" w:rsidP="0053720D">
            <w:pPr>
              <w:jc w:val="center"/>
              <w:rPr>
                <w:ins w:id="1600" w:author="Kashima, Takuya/鹿島 卓也" w:date="2024-10-21T11:24:00Z"/>
                <w:sz w:val="18"/>
                <w:lang w:val="en"/>
                <w:rPrChange w:id="1601" w:author="Moriyama, Shoya/森山 翔也" w:date="2025-04-02T21:08:00Z">
                  <w:rPr>
                    <w:ins w:id="1602" w:author="Kashima, Takuya/鹿島 卓也" w:date="2024-10-21T11:24:00Z"/>
                    <w:color w:val="FF0000"/>
                    <w:sz w:val="18"/>
                    <w:lang w:val="en"/>
                  </w:rPr>
                </w:rPrChange>
              </w:rPr>
            </w:pPr>
            <w:ins w:id="1603" w:author="Kashima, Takuya/鹿島 卓也" w:date="2024-10-21T11:40:00Z">
              <w:r w:rsidRPr="007C3599">
                <w:rPr>
                  <w:sz w:val="18"/>
                  <w:lang w:val="en"/>
                  <w:rPrChange w:id="1604" w:author="Moriyama, Shoya/森山 翔也" w:date="2025-04-02T21:08:00Z">
                    <w:rPr>
                      <w:color w:val="FF0000"/>
                      <w:sz w:val="18"/>
                      <w:lang w:val="en"/>
                    </w:rPr>
                  </w:rPrChange>
                </w:rPr>
                <w:t>2024/12/1</w:t>
              </w:r>
            </w:ins>
            <w:ins w:id="1605" w:author="Kashima, Takuya/鹿島 卓也" w:date="2024-12-09T11:19:00Z">
              <w:r w:rsidR="0053720D" w:rsidRPr="007C3599">
                <w:rPr>
                  <w:sz w:val="18"/>
                  <w:lang w:val="en"/>
                  <w:rPrChange w:id="1606" w:author="Moriyama, Shoya/森山 翔也" w:date="2025-04-02T21:08:00Z">
                    <w:rPr>
                      <w:color w:val="FF0000"/>
                      <w:sz w:val="18"/>
                      <w:lang w:val="en"/>
                    </w:rPr>
                  </w:rPrChange>
                </w:rPr>
                <w:t>3</w:t>
              </w:r>
            </w:ins>
          </w:p>
        </w:tc>
        <w:tc>
          <w:tcPr>
            <w:tcW w:w="681" w:type="dxa"/>
            <w:vAlign w:val="center"/>
          </w:tcPr>
          <w:p w14:paraId="07E43069" w14:textId="40151503" w:rsidR="000A505D" w:rsidRPr="007C3599" w:rsidRDefault="009009D3" w:rsidP="004C69E4">
            <w:pPr>
              <w:jc w:val="center"/>
              <w:rPr>
                <w:ins w:id="1607" w:author="Kashima, Takuya/鹿島 卓也" w:date="2024-10-21T11:24:00Z"/>
                <w:sz w:val="18"/>
                <w:lang w:val="en"/>
                <w:rPrChange w:id="1608" w:author="Moriyama, Shoya/森山 翔也" w:date="2025-04-02T21:08:00Z">
                  <w:rPr>
                    <w:ins w:id="1609" w:author="Kashima, Takuya/鹿島 卓也" w:date="2024-10-21T11:24:00Z"/>
                    <w:color w:val="FF0000"/>
                    <w:sz w:val="18"/>
                    <w:lang w:val="en"/>
                  </w:rPr>
                </w:rPrChange>
              </w:rPr>
            </w:pPr>
            <w:ins w:id="1610" w:author="Kashima, Takuya/鹿島 卓也" w:date="2024-10-21T11:40:00Z">
              <w:r w:rsidRPr="007C3599">
                <w:rPr>
                  <w:rFonts w:hint="eastAsia"/>
                  <w:sz w:val="18"/>
                  <w:lang w:val="en"/>
                  <w:rPrChange w:id="1611" w:author="Moriyama, Shoya/森山 翔也" w:date="2025-04-02T21:08:00Z">
                    <w:rPr>
                      <w:rFonts w:hint="eastAsia"/>
                      <w:color w:val="FF0000"/>
                      <w:sz w:val="18"/>
                      <w:lang w:val="en"/>
                    </w:rPr>
                  </w:rPrChange>
                </w:rPr>
                <w:t>〇</w:t>
              </w:r>
            </w:ins>
          </w:p>
        </w:tc>
      </w:tr>
      <w:tr w:rsidR="007C3599" w:rsidRPr="007C3599" w14:paraId="2F4D0448" w14:textId="77777777" w:rsidTr="004C69E4">
        <w:trPr>
          <w:trHeight w:val="85"/>
          <w:ins w:id="1612" w:author="Moriyama, Shoya/森山 翔也" w:date="2025-03-10T10:20:00Z"/>
        </w:trPr>
        <w:tc>
          <w:tcPr>
            <w:tcW w:w="846" w:type="dxa"/>
            <w:vAlign w:val="center"/>
          </w:tcPr>
          <w:p w14:paraId="1982F016" w14:textId="0C8BA440" w:rsidR="00A030B6" w:rsidRPr="007C3599" w:rsidRDefault="00610565" w:rsidP="00A030B6">
            <w:pPr>
              <w:jc w:val="center"/>
              <w:rPr>
                <w:ins w:id="1613" w:author="Moriyama, Shoya/森山 翔也" w:date="2025-03-10T10:20:00Z"/>
                <w:sz w:val="18"/>
              </w:rPr>
            </w:pPr>
            <w:ins w:id="1614" w:author="Moriyama, Shoya/森山 翔也" w:date="2025-03-10T10:43:00Z">
              <w:r w:rsidRPr="007C3599">
                <w:rPr>
                  <w:sz w:val="18"/>
                </w:rPr>
                <w:t>7.20</w:t>
              </w:r>
            </w:ins>
          </w:p>
        </w:tc>
        <w:tc>
          <w:tcPr>
            <w:tcW w:w="3657" w:type="dxa"/>
          </w:tcPr>
          <w:p w14:paraId="2D313B9C" w14:textId="18757974" w:rsidR="00A030B6" w:rsidRPr="007C3599" w:rsidRDefault="00A030B6" w:rsidP="00A030B6">
            <w:pPr>
              <w:rPr>
                <w:ins w:id="1615" w:author="Moriyama, Shoya/森山 翔也" w:date="2025-03-10T10:20:00Z"/>
                <w:lang w:val="it-IT"/>
                <w:rPrChange w:id="1616" w:author="Moriyama, Shoya/森山 翔也" w:date="2025-04-02T21:08:00Z">
                  <w:rPr>
                    <w:ins w:id="1617" w:author="Moriyama, Shoya/森山 翔也" w:date="2025-03-10T10:20:00Z"/>
                    <w:color w:val="FF0000"/>
                    <w:lang w:val="it-IT"/>
                  </w:rPr>
                </w:rPrChange>
              </w:rPr>
            </w:pPr>
            <w:ins w:id="1618" w:author="Moriyama, Shoya/森山 翔也" w:date="2025-03-10T10:20:00Z">
              <w:r w:rsidRPr="007C3599">
                <w:rPr>
                  <w:rFonts w:hint="eastAsia"/>
                  <w:rPrChange w:id="1619" w:author="Moriyama, Shoya/森山 翔也" w:date="2025-04-02T21:08:00Z">
                    <w:rPr>
                      <w:rFonts w:hint="eastAsia"/>
                      <w:color w:val="FF0000"/>
                    </w:rPr>
                  </w:rPrChange>
                </w:rPr>
                <w:t>【</w:t>
              </w:r>
              <w:r w:rsidRPr="007C3599">
                <w:rPr>
                  <w:lang w:val="it-IT"/>
                  <w:rPrChange w:id="1620" w:author="Moriyama, Shoya/森山 翔也" w:date="2025-04-02T21:08:00Z">
                    <w:rPr>
                      <w:color w:val="FF0000"/>
                      <w:lang w:val="it-IT"/>
                    </w:rPr>
                  </w:rPrChange>
                </w:rPr>
                <w:t>24SU/CDC(CV)】</w:t>
              </w:r>
            </w:ins>
          </w:p>
          <w:p w14:paraId="54C89BA6" w14:textId="77777777" w:rsidR="00A030B6" w:rsidRPr="007C3599" w:rsidRDefault="00A030B6" w:rsidP="00A030B6">
            <w:pPr>
              <w:rPr>
                <w:ins w:id="1621" w:author="Moriyama, Shoya/森山 翔也" w:date="2025-03-10T10:20:00Z"/>
                <w:lang w:val="it-IT"/>
                <w:rPrChange w:id="1622" w:author="Moriyama, Shoya/森山 翔也" w:date="2025-04-02T21:08:00Z">
                  <w:rPr>
                    <w:ins w:id="1623" w:author="Moriyama, Shoya/森山 翔也" w:date="2025-03-10T10:20:00Z"/>
                    <w:color w:val="FF0000"/>
                    <w:lang w:val="it-IT"/>
                  </w:rPr>
                </w:rPrChange>
              </w:rPr>
            </w:pPr>
            <w:ins w:id="1624" w:author="Moriyama, Shoya/森山 翔也" w:date="2025-03-10T10:20:00Z">
              <w:r w:rsidRPr="007C3599">
                <w:rPr>
                  <w:lang w:val="it-IT"/>
                  <w:rPrChange w:id="1625" w:author="Moriyama, Shoya/森山 翔也" w:date="2025-04-02T21:08:00Z">
                    <w:rPr>
                      <w:color w:val="FF0000"/>
                      <w:lang w:val="it-IT"/>
                    </w:rPr>
                  </w:rPrChange>
                </w:rPr>
                <w:t>DC24-63294（SUCDC-109）</w:t>
              </w:r>
            </w:ins>
          </w:p>
          <w:p w14:paraId="4F412E91" w14:textId="2F081030" w:rsidR="00A030B6" w:rsidRPr="007C3599" w:rsidRDefault="00A030B6" w:rsidP="00A030B6">
            <w:pPr>
              <w:jc w:val="left"/>
              <w:rPr>
                <w:ins w:id="1626" w:author="Moriyama, Shoya/森山 翔也" w:date="2025-03-10T10:20:00Z"/>
                <w:sz w:val="16"/>
                <w:szCs w:val="22"/>
                <w:lang w:val="it-IT"/>
                <w:rPrChange w:id="1627" w:author="Moriyama, Shoya/森山 翔也" w:date="2025-04-02T21:08:00Z">
                  <w:rPr>
                    <w:ins w:id="1628" w:author="Moriyama, Shoya/森山 翔也" w:date="2025-03-10T10:20:00Z"/>
                    <w:sz w:val="16"/>
                    <w:szCs w:val="22"/>
                  </w:rPr>
                </w:rPrChange>
              </w:rPr>
            </w:pPr>
            <w:ins w:id="1629" w:author="Moriyama, Shoya/森山 翔也" w:date="2025-03-10T10:20:00Z">
              <w:r w:rsidRPr="007C3599">
                <w:rPr>
                  <w:rPrChange w:id="1630" w:author="Moriyama, Shoya/森山 翔也" w:date="2025-04-02T21:08:00Z">
                    <w:rPr>
                      <w:color w:val="FF0000"/>
                    </w:rPr>
                  </w:rPrChange>
                </w:rPr>
                <w:t>各種サービス要求仕様書から</w:t>
              </w:r>
              <w:r w:rsidRPr="007C3599">
                <w:rPr>
                  <w:lang w:val="it-IT"/>
                  <w:rPrChange w:id="1631" w:author="Moriyama, Shoya/森山 翔也" w:date="2025-04-02T21:08:00Z">
                    <w:rPr>
                      <w:color w:val="FF0000"/>
                      <w:lang w:val="it-IT"/>
                    </w:rPr>
                  </w:rPrChange>
                </w:rPr>
                <w:t>006_</w:t>
              </w:r>
              <w:r w:rsidRPr="007C3599">
                <w:rPr>
                  <w:rPrChange w:id="1632" w:author="Moriyama, Shoya/森山 翔也" w:date="2025-04-02T21:08:00Z">
                    <w:rPr>
                      <w:color w:val="FF0000"/>
                    </w:rPr>
                  </w:rPrChange>
                </w:rPr>
                <w:t>性能要求</w:t>
              </w:r>
              <w:r w:rsidRPr="007C3599">
                <w:rPr>
                  <w:lang w:val="it-IT"/>
                  <w:rPrChange w:id="1633" w:author="Moriyama, Shoya/森山 翔也" w:date="2025-04-02T21:08:00Z">
                    <w:rPr>
                      <w:color w:val="FF0000"/>
                      <w:lang w:val="it-IT"/>
                    </w:rPr>
                  </w:rPrChange>
                </w:rPr>
                <w:t>_Performance_Requirement</w:t>
              </w:r>
              <w:r w:rsidRPr="007C3599">
                <w:rPr>
                  <w:rPrChange w:id="1634" w:author="Moriyama, Shoya/森山 翔也" w:date="2025-04-02T21:08:00Z">
                    <w:rPr>
                      <w:color w:val="FF0000"/>
                    </w:rPr>
                  </w:rPrChange>
                </w:rPr>
                <w:t>に</w:t>
              </w:r>
              <w:r w:rsidRPr="007C3599">
                <w:rPr>
                  <w:lang w:val="it-IT"/>
                  <w:rPrChange w:id="1635" w:author="Moriyama, Shoya/森山 翔也" w:date="2025-04-02T21:08:00Z">
                    <w:rPr>
                      <w:color w:val="FF0000"/>
                      <w:lang w:val="it-IT"/>
                    </w:rPr>
                  </w:rPrChange>
                </w:rPr>
                <w:t>QOS</w:t>
              </w:r>
              <w:r w:rsidRPr="007C3599">
                <w:rPr>
                  <w:rPrChange w:id="1636" w:author="Moriyama, Shoya/森山 翔也" w:date="2025-04-02T21:08:00Z">
                    <w:rPr>
                      <w:color w:val="FF0000"/>
                    </w:rPr>
                  </w:rPrChange>
                </w:rPr>
                <w:t>を統合</w:t>
              </w:r>
              <w:r w:rsidRPr="007C3599">
                <w:rPr>
                  <w:lang w:val="it-IT"/>
                  <w:rPrChange w:id="1637" w:author="Moriyama, Shoya/森山 翔也" w:date="2025-04-02T21:08:00Z">
                    <w:rPr>
                      <w:color w:val="FF0000"/>
                      <w:lang w:val="it-IT"/>
                    </w:rPr>
                  </w:rPrChange>
                </w:rPr>
                <w:t>Integrate QOS from various service requirement specifications into "006_</w:t>
              </w:r>
              <w:r w:rsidRPr="007C3599">
                <w:rPr>
                  <w:rPrChange w:id="1638" w:author="Moriyama, Shoya/森山 翔也" w:date="2025-04-02T21:08:00Z">
                    <w:rPr>
                      <w:color w:val="FF0000"/>
                    </w:rPr>
                  </w:rPrChange>
                </w:rPr>
                <w:t>性能要求</w:t>
              </w:r>
              <w:r w:rsidRPr="007C3599">
                <w:rPr>
                  <w:lang w:val="it-IT"/>
                  <w:rPrChange w:id="1639" w:author="Moriyama, Shoya/森山 翔也" w:date="2025-04-02T21:08:00Z">
                    <w:rPr>
                      <w:color w:val="FF0000"/>
                      <w:lang w:val="it-IT"/>
                    </w:rPr>
                  </w:rPrChange>
                </w:rPr>
                <w:t>_Performance_Requirement"</w:t>
              </w:r>
            </w:ins>
          </w:p>
        </w:tc>
        <w:tc>
          <w:tcPr>
            <w:tcW w:w="1275" w:type="dxa"/>
          </w:tcPr>
          <w:p w14:paraId="6B9E10E5" w14:textId="77777777" w:rsidR="00A030B6" w:rsidRPr="007C3599" w:rsidRDefault="00A030B6" w:rsidP="00A030B6">
            <w:pPr>
              <w:jc w:val="center"/>
              <w:rPr>
                <w:ins w:id="1640" w:author="Moriyama, Shoya/森山 翔也" w:date="2025-03-10T10:20:00Z"/>
                <w:lang w:val="en"/>
                <w:rPrChange w:id="1641" w:author="Moriyama, Shoya/森山 翔也" w:date="2025-04-02T21:08:00Z">
                  <w:rPr>
                    <w:ins w:id="1642" w:author="Moriyama, Shoya/森山 翔也" w:date="2025-03-10T10:20:00Z"/>
                    <w:color w:val="FF0000"/>
                    <w:lang w:val="en"/>
                  </w:rPr>
                </w:rPrChange>
              </w:rPr>
            </w:pPr>
            <w:ins w:id="1643" w:author="Moriyama, Shoya/森山 翔也" w:date="2025-03-10T10:20:00Z">
              <w:r w:rsidRPr="007C3599">
                <w:rPr>
                  <w:lang w:val="en"/>
                  <w:rPrChange w:id="1644" w:author="Moriyama, Shoya/森山 翔也" w:date="2025-04-02T21:08:00Z">
                    <w:rPr>
                      <w:color w:val="FF0000"/>
                      <w:lang w:val="en"/>
                    </w:rPr>
                  </w:rPrChange>
                </w:rPr>
                <w:t>LBS</w:t>
              </w:r>
            </w:ins>
          </w:p>
          <w:p w14:paraId="4DF7365C" w14:textId="77777777" w:rsidR="00A030B6" w:rsidRPr="007C3599" w:rsidRDefault="00A030B6" w:rsidP="00A030B6">
            <w:pPr>
              <w:jc w:val="center"/>
              <w:rPr>
                <w:ins w:id="1645" w:author="Moriyama, Shoya/森山 翔也" w:date="2025-03-10T10:20:00Z"/>
                <w:lang w:val="en"/>
                <w:rPrChange w:id="1646" w:author="Moriyama, Shoya/森山 翔也" w:date="2025-04-02T21:08:00Z">
                  <w:rPr>
                    <w:ins w:id="1647" w:author="Moriyama, Shoya/森山 翔也" w:date="2025-03-10T10:20:00Z"/>
                    <w:color w:val="FF0000"/>
                    <w:lang w:val="en"/>
                  </w:rPr>
                </w:rPrChange>
              </w:rPr>
            </w:pPr>
            <w:proofErr w:type="spellStart"/>
            <w:ins w:id="1648" w:author="Moriyama, Shoya/森山 翔也" w:date="2025-03-10T10:20:00Z">
              <w:r w:rsidRPr="007C3599">
                <w:rPr>
                  <w:lang w:val="en"/>
                  <w:rPrChange w:id="1649" w:author="Moriyama, Shoya/森山 翔也" w:date="2025-04-02T21:08:00Z">
                    <w:rPr>
                      <w:color w:val="FF0000"/>
                      <w:lang w:val="en"/>
                    </w:rPr>
                  </w:rPrChange>
                </w:rPr>
                <w:t>Shoya</w:t>
              </w:r>
              <w:proofErr w:type="spellEnd"/>
              <w:r w:rsidRPr="007C3599">
                <w:rPr>
                  <w:lang w:val="en"/>
                  <w:rPrChange w:id="1650" w:author="Moriyama, Shoya/森山 翔也" w:date="2025-04-02T21:08:00Z">
                    <w:rPr>
                      <w:color w:val="FF0000"/>
                      <w:lang w:val="en"/>
                    </w:rPr>
                  </w:rPrChange>
                </w:rPr>
                <w:t xml:space="preserve"> Moriyama</w:t>
              </w:r>
            </w:ins>
          </w:p>
          <w:p w14:paraId="12A461D2" w14:textId="28B28637" w:rsidR="00A030B6" w:rsidRPr="007C3599" w:rsidRDefault="00A030B6" w:rsidP="00A030B6">
            <w:pPr>
              <w:jc w:val="center"/>
              <w:rPr>
                <w:ins w:id="1651" w:author="Moriyama, Shoya/森山 翔也" w:date="2025-03-10T10:20:00Z"/>
                <w:sz w:val="18"/>
                <w:lang w:val="it-IT"/>
                <w:rPrChange w:id="1652" w:author="Moriyama, Shoya/森山 翔也" w:date="2025-04-02T21:08:00Z">
                  <w:rPr>
                    <w:ins w:id="1653" w:author="Moriyama, Shoya/森山 翔也" w:date="2025-03-10T10:20:00Z"/>
                    <w:sz w:val="18"/>
                  </w:rPr>
                </w:rPrChange>
              </w:rPr>
            </w:pPr>
          </w:p>
        </w:tc>
        <w:tc>
          <w:tcPr>
            <w:tcW w:w="1872" w:type="dxa"/>
          </w:tcPr>
          <w:p w14:paraId="47497368" w14:textId="6414CE02" w:rsidR="00A030B6" w:rsidRPr="007C3599" w:rsidRDefault="00A030B6" w:rsidP="00A030B6">
            <w:pPr>
              <w:jc w:val="left"/>
              <w:rPr>
                <w:ins w:id="1654" w:author="Moriyama, Shoya/森山 翔也" w:date="2025-03-10T10:20:00Z"/>
                <w:sz w:val="18"/>
                <w:lang w:val="en"/>
              </w:rPr>
            </w:pPr>
          </w:p>
        </w:tc>
        <w:tc>
          <w:tcPr>
            <w:tcW w:w="1417" w:type="dxa"/>
          </w:tcPr>
          <w:p w14:paraId="67DD2682" w14:textId="7EDF2596" w:rsidR="00A030B6" w:rsidRPr="007C3599" w:rsidRDefault="00A030B6" w:rsidP="00A030B6">
            <w:pPr>
              <w:jc w:val="center"/>
              <w:rPr>
                <w:ins w:id="1655" w:author="Moriyama, Shoya/森山 翔也" w:date="2025-03-10T10:20:00Z"/>
                <w:sz w:val="18"/>
                <w:lang w:val="en"/>
              </w:rPr>
            </w:pPr>
            <w:ins w:id="1656" w:author="Moriyama, Shoya/森山 翔也" w:date="2025-03-10T10:20:00Z">
              <w:r w:rsidRPr="007C3599">
                <w:rPr>
                  <w:rPrChange w:id="1657" w:author="Moriyama, Shoya/森山 翔也" w:date="2025-04-02T21:08:00Z">
                    <w:rPr>
                      <w:color w:val="FF0000"/>
                    </w:rPr>
                  </w:rPrChange>
                </w:rPr>
                <w:t>2025/</w:t>
              </w:r>
            </w:ins>
            <w:ins w:id="1658" w:author="Moriyama, Shoya/森山 翔也" w:date="2025-03-10T10:43:00Z">
              <w:r w:rsidR="00610565" w:rsidRPr="007C3599">
                <w:rPr>
                  <w:rPrChange w:id="1659" w:author="Moriyama, Shoya/森山 翔也" w:date="2025-04-02T21:08:00Z">
                    <w:rPr>
                      <w:color w:val="FF0000"/>
                    </w:rPr>
                  </w:rPrChange>
                </w:rPr>
                <w:t>3</w:t>
              </w:r>
            </w:ins>
            <w:ins w:id="1660" w:author="Moriyama, Shoya/森山 翔也" w:date="2025-03-10T10:20:00Z">
              <w:r w:rsidRPr="007C3599">
                <w:rPr>
                  <w:rPrChange w:id="1661" w:author="Moriyama, Shoya/森山 翔也" w:date="2025-04-02T21:08:00Z">
                    <w:rPr>
                      <w:color w:val="FF0000"/>
                    </w:rPr>
                  </w:rPrChange>
                </w:rPr>
                <w:t>/</w:t>
              </w:r>
            </w:ins>
            <w:ins w:id="1662" w:author="Moriyama, Shoya/森山 翔也" w:date="2025-03-10T10:43:00Z">
              <w:r w:rsidR="00610565" w:rsidRPr="007C3599">
                <w:rPr>
                  <w:rPrChange w:id="1663" w:author="Moriyama, Shoya/森山 翔也" w:date="2025-04-02T21:08:00Z">
                    <w:rPr>
                      <w:color w:val="FF0000"/>
                    </w:rPr>
                  </w:rPrChange>
                </w:rPr>
                <w:t>14</w:t>
              </w:r>
            </w:ins>
          </w:p>
        </w:tc>
        <w:tc>
          <w:tcPr>
            <w:tcW w:w="681" w:type="dxa"/>
            <w:vAlign w:val="center"/>
          </w:tcPr>
          <w:p w14:paraId="2A1B3F3E" w14:textId="77777777" w:rsidR="00A030B6" w:rsidRPr="007C3599" w:rsidRDefault="00A030B6" w:rsidP="00A030B6">
            <w:pPr>
              <w:jc w:val="center"/>
              <w:rPr>
                <w:ins w:id="1664" w:author="Moriyama, Shoya/森山 翔也" w:date="2025-03-10T10:20:00Z"/>
                <w:sz w:val="18"/>
                <w:lang w:val="en"/>
              </w:rPr>
            </w:pPr>
          </w:p>
        </w:tc>
      </w:tr>
      <w:tr w:rsidR="007C3599" w:rsidRPr="007C3599" w14:paraId="1F5598B5" w14:textId="77777777" w:rsidTr="004C69E4">
        <w:trPr>
          <w:trHeight w:val="85"/>
          <w:ins w:id="1665" w:author="Moriyama, Shoya/森山 翔也" w:date="2025-04-02T21:10:00Z"/>
        </w:trPr>
        <w:tc>
          <w:tcPr>
            <w:tcW w:w="846" w:type="dxa"/>
            <w:vAlign w:val="center"/>
          </w:tcPr>
          <w:p w14:paraId="1E534107" w14:textId="1D682AD9" w:rsidR="007C3599" w:rsidRPr="007C3599" w:rsidRDefault="007C3599" w:rsidP="00A030B6">
            <w:pPr>
              <w:jc w:val="center"/>
              <w:rPr>
                <w:ins w:id="1666" w:author="Moriyama, Shoya/森山 翔也" w:date="2025-04-02T21:10:00Z"/>
                <w:color w:val="FF0000"/>
                <w:sz w:val="18"/>
                <w:rPrChange w:id="1667" w:author="Moriyama, Shoya/森山 翔也" w:date="2025-04-02T21:11:00Z">
                  <w:rPr>
                    <w:ins w:id="1668" w:author="Moriyama, Shoya/森山 翔也" w:date="2025-04-02T21:10:00Z"/>
                    <w:sz w:val="18"/>
                  </w:rPr>
                </w:rPrChange>
              </w:rPr>
            </w:pPr>
            <w:ins w:id="1669" w:author="Moriyama, Shoya/森山 翔也" w:date="2025-04-02T21:10:00Z">
              <w:r w:rsidRPr="007C3599">
                <w:rPr>
                  <w:color w:val="FF0000"/>
                  <w:sz w:val="18"/>
                  <w:rPrChange w:id="1670" w:author="Moriyama, Shoya/森山 翔也" w:date="2025-04-02T21:11:00Z">
                    <w:rPr>
                      <w:sz w:val="18"/>
                    </w:rPr>
                  </w:rPrChange>
                </w:rPr>
                <w:t>7.30</w:t>
              </w:r>
            </w:ins>
          </w:p>
        </w:tc>
        <w:tc>
          <w:tcPr>
            <w:tcW w:w="3657" w:type="dxa"/>
          </w:tcPr>
          <w:p w14:paraId="6233A92F" w14:textId="4821584F" w:rsidR="007C3599" w:rsidRPr="00A85118" w:rsidRDefault="007C3599" w:rsidP="007C3599">
            <w:pPr>
              <w:rPr>
                <w:ins w:id="1671" w:author="Moriyama, Shoya/森山 翔也" w:date="2025-04-02T21:10:00Z"/>
                <w:color w:val="FF0000"/>
              </w:rPr>
            </w:pPr>
            <w:ins w:id="1672" w:author="Moriyama, Shoya/森山 翔也" w:date="2025-04-02T21:10:00Z">
              <w:r w:rsidRPr="00A85118">
                <w:rPr>
                  <w:rFonts w:hint="eastAsia"/>
                  <w:color w:val="FF0000"/>
                </w:rPr>
                <w:t>【</w:t>
              </w:r>
            </w:ins>
            <w:ins w:id="1673" w:author="Moriyama, Shoya/森山 翔也" w:date="2025-04-07T18:42:00Z">
              <w:r w:rsidR="00D818EC" w:rsidRPr="007563E7">
                <w:rPr>
                  <w:color w:val="FF0000"/>
                </w:rPr>
                <w:t>24SU TW CONNECTED(CV)</w:t>
              </w:r>
              <w:r w:rsidR="00D818EC" w:rsidRPr="007563E7">
                <w:rPr>
                  <w:color w:val="FF0000"/>
                  <w:szCs w:val="20"/>
                  <w:lang w:val="en"/>
                </w:rPr>
                <w:t>）</w:t>
              </w:r>
            </w:ins>
            <w:ins w:id="1674" w:author="Moriyama, Shoya/森山 翔也" w:date="2025-04-02T21:10:00Z">
              <w:r w:rsidRPr="00A85118">
                <w:rPr>
                  <w:color w:val="FF0000"/>
                </w:rPr>
                <w:t>】</w:t>
              </w:r>
            </w:ins>
          </w:p>
          <w:p w14:paraId="72EE5048" w14:textId="445DCA92" w:rsidR="007C3599" w:rsidRPr="00F44B34" w:rsidRDefault="007C3599" w:rsidP="007C3599">
            <w:pPr>
              <w:rPr>
                <w:ins w:id="1675" w:author="Moriyama, Shoya/森山 翔也" w:date="2025-04-02T21:10:00Z"/>
                <w:color w:val="FF0000"/>
              </w:rPr>
            </w:pPr>
            <w:ins w:id="1676" w:author="Moriyama, Shoya/森山 翔也" w:date="2025-04-02T21:10:00Z">
              <w:r w:rsidRPr="00A85118">
                <w:rPr>
                  <w:rFonts w:hint="eastAsia"/>
                  <w:color w:val="FF0000"/>
                </w:rPr>
                <w:t>変連№</w:t>
              </w:r>
            </w:ins>
            <w:ins w:id="1677" w:author="Moriyama, Shoya/森山 翔也" w:date="2025-04-03T21:41:00Z">
              <w:r w:rsidR="00F44B34" w:rsidRPr="00F44B34">
                <w:rPr>
                  <w:color w:val="FF0000"/>
                  <w:rPrChange w:id="1678" w:author="Moriyama, Shoya/森山 翔也" w:date="2025-04-03T21:41:00Z">
                    <w:rPr/>
                  </w:rPrChange>
                </w:rPr>
                <w:t>DC24-51648（SU-033）</w:t>
              </w:r>
            </w:ins>
          </w:p>
          <w:p w14:paraId="040A9761" w14:textId="77777777" w:rsidR="007C3599" w:rsidRDefault="007C3599" w:rsidP="007C3599">
            <w:pPr>
              <w:jc w:val="left"/>
              <w:rPr>
                <w:ins w:id="1679" w:author="Moriyama, Shoya/森山 翔也" w:date="2025-04-02T21:11:00Z"/>
                <w:color w:val="FF0000"/>
                <w:szCs w:val="20"/>
                <w:lang w:val="es-ES"/>
              </w:rPr>
            </w:pPr>
          </w:p>
          <w:p w14:paraId="3C269C09" w14:textId="72716A5E" w:rsidR="007C3599" w:rsidRDefault="007C3599" w:rsidP="007C3599">
            <w:pPr>
              <w:jc w:val="left"/>
              <w:rPr>
                <w:ins w:id="1680" w:author="Moriyama, Shoya/森山 翔也" w:date="2025-04-02T21:11:00Z"/>
                <w:color w:val="FF0000"/>
                <w:szCs w:val="20"/>
                <w:lang w:val="es-ES"/>
              </w:rPr>
            </w:pPr>
            <w:ins w:id="1681" w:author="Moriyama, Shoya/森山 翔也" w:date="2025-04-02T21:11:00Z">
              <w:r>
                <w:rPr>
                  <w:rFonts w:hint="eastAsia"/>
                  <w:color w:val="FF0000"/>
                  <w:szCs w:val="20"/>
                  <w:lang w:val="es-ES"/>
                </w:rPr>
                <w:t>【変更】</w:t>
              </w:r>
            </w:ins>
          </w:p>
          <w:p w14:paraId="303CEA33" w14:textId="77777777" w:rsidR="007C3599" w:rsidRPr="004267A3" w:rsidRDefault="007C3599" w:rsidP="007C3599">
            <w:pPr>
              <w:jc w:val="left"/>
              <w:rPr>
                <w:ins w:id="1682" w:author="Moriyama, Shoya/森山 翔也" w:date="2025-04-02T21:11:00Z"/>
                <w:color w:val="FF0000"/>
                <w:szCs w:val="20"/>
                <w:lang w:val="es-ES"/>
              </w:rPr>
            </w:pPr>
            <w:ins w:id="1683" w:author="Moriyama, Shoya/森山 翔也" w:date="2025-04-02T21:11:00Z">
              <w:r w:rsidRPr="00643321">
                <w:rPr>
                  <w:color w:val="FF0000"/>
                </w:rPr>
                <w:t>5-1.</w:t>
              </w:r>
              <w:r w:rsidRPr="00643321">
                <w:rPr>
                  <w:rFonts w:hint="eastAsia"/>
                  <w:color w:val="FF0000"/>
                </w:rPr>
                <w:t>通信機器による一時地図更新</w:t>
              </w:r>
            </w:ins>
          </w:p>
          <w:p w14:paraId="2BF173B4" w14:textId="77777777" w:rsidR="007C3599" w:rsidRPr="004267A3" w:rsidRDefault="007C3599" w:rsidP="007C3599">
            <w:pPr>
              <w:jc w:val="left"/>
              <w:rPr>
                <w:ins w:id="1684" w:author="Moriyama, Shoya/森山 翔也" w:date="2025-04-02T21:11:00Z"/>
                <w:color w:val="FF0000"/>
                <w:szCs w:val="20"/>
              </w:rPr>
            </w:pPr>
            <w:ins w:id="1685" w:author="Moriyama, Shoya/森山 翔也" w:date="2025-04-02T21:11:00Z">
              <w:r w:rsidRPr="004267A3">
                <w:rPr>
                  <w:rFonts w:hint="eastAsia"/>
                  <w:color w:val="FF0000"/>
                  <w:szCs w:val="20"/>
                </w:rPr>
                <w:t>・台湾HYB化に伴い、台湾仕向においてもサービス期間終了後の動きについても明記</w:t>
              </w:r>
            </w:ins>
          </w:p>
          <w:p w14:paraId="11E0DA3D" w14:textId="77777777" w:rsidR="007C3599" w:rsidRPr="003E1509" w:rsidRDefault="007C3599" w:rsidP="00A030B6">
            <w:pPr>
              <w:rPr>
                <w:ins w:id="1686" w:author="Moriyama, Shoya/森山 翔也" w:date="2025-04-03T21:43:00Z"/>
                <w:color w:val="FF0000"/>
                <w:rPrChange w:id="1687" w:author="Moriyama, Shoya/森山 翔也" w:date="2025-04-03T21:43:00Z">
                  <w:rPr>
                    <w:ins w:id="1688" w:author="Moriyama, Shoya/森山 翔也" w:date="2025-04-03T21:43:00Z"/>
                  </w:rPr>
                </w:rPrChange>
              </w:rPr>
            </w:pPr>
          </w:p>
          <w:p w14:paraId="3AB47CEB" w14:textId="77777777" w:rsidR="003E1509" w:rsidRPr="003E1509" w:rsidRDefault="003E1509" w:rsidP="003E1509">
            <w:pPr>
              <w:rPr>
                <w:ins w:id="1689" w:author="Moriyama, Shoya/森山 翔也" w:date="2025-04-03T21:43:00Z"/>
                <w:color w:val="FF0000"/>
                <w:rPrChange w:id="1690" w:author="Moriyama, Shoya/森山 翔也" w:date="2025-04-03T21:43:00Z">
                  <w:rPr>
                    <w:ins w:id="1691" w:author="Moriyama, Shoya/森山 翔也" w:date="2025-04-03T21:43:00Z"/>
                  </w:rPr>
                </w:rPrChange>
              </w:rPr>
            </w:pPr>
            <w:ins w:id="1692" w:author="Moriyama, Shoya/森山 翔也" w:date="2025-04-03T21:43:00Z">
              <w:r w:rsidRPr="003E1509">
                <w:rPr>
                  <w:color w:val="FF0000"/>
                  <w:rPrChange w:id="1693" w:author="Moriyama, Shoya/森山 翔也" w:date="2025-04-03T21:43:00Z">
                    <w:rPr/>
                  </w:rPrChange>
                </w:rPr>
                <w:t>5-1. Temporary map update by communication equipment</w:t>
              </w:r>
            </w:ins>
          </w:p>
          <w:p w14:paraId="7AF26BB4" w14:textId="39291472" w:rsidR="003E1509" w:rsidRPr="007C3599" w:rsidRDefault="003E1509" w:rsidP="003E1509">
            <w:pPr>
              <w:rPr>
                <w:ins w:id="1694" w:author="Moriyama, Shoya/森山 翔也" w:date="2025-04-02T21:10:00Z"/>
              </w:rPr>
            </w:pPr>
            <w:ins w:id="1695" w:author="Moriyama, Shoya/森山 翔也" w:date="2025-04-03T21:43:00Z">
              <w:r w:rsidRPr="003E1509">
                <w:rPr>
                  <w:color w:val="FF0000"/>
                  <w:rPrChange w:id="1696" w:author="Moriyama, Shoya/森山 翔也" w:date="2025-04-03T21:43:00Z">
                    <w:rPr/>
                  </w:rPrChange>
                </w:rPr>
                <w:t xml:space="preserve">In line with the HYB transition in Taiwan, it is also specified for </w:t>
              </w:r>
              <w:r w:rsidRPr="003E1509">
                <w:rPr>
                  <w:color w:val="FF0000"/>
                  <w:rPrChange w:id="1697" w:author="Moriyama, Shoya/森山 翔也" w:date="2025-04-03T21:43:00Z">
                    <w:rPr/>
                  </w:rPrChange>
                </w:rPr>
                <w:lastRenderedPageBreak/>
                <w:t>shipments to Taiwan regarding actions taken after the service period ends.</w:t>
              </w:r>
            </w:ins>
          </w:p>
        </w:tc>
        <w:tc>
          <w:tcPr>
            <w:tcW w:w="1275" w:type="dxa"/>
          </w:tcPr>
          <w:p w14:paraId="31B1D802" w14:textId="77777777" w:rsidR="007C3599" w:rsidRPr="007C3599" w:rsidRDefault="007C3599" w:rsidP="007C3599">
            <w:pPr>
              <w:jc w:val="center"/>
              <w:rPr>
                <w:ins w:id="1698" w:author="Moriyama, Shoya/森山 翔也" w:date="2025-04-02T21:10:00Z"/>
                <w:color w:val="FF0000"/>
                <w:lang w:val="en"/>
                <w:rPrChange w:id="1699" w:author="Moriyama, Shoya/森山 翔也" w:date="2025-04-02T21:11:00Z">
                  <w:rPr>
                    <w:ins w:id="1700" w:author="Moriyama, Shoya/森山 翔也" w:date="2025-04-02T21:10:00Z"/>
                    <w:lang w:val="en"/>
                  </w:rPr>
                </w:rPrChange>
              </w:rPr>
            </w:pPr>
            <w:ins w:id="1701" w:author="Moriyama, Shoya/森山 翔也" w:date="2025-04-02T21:10:00Z">
              <w:r w:rsidRPr="007C3599">
                <w:rPr>
                  <w:color w:val="FF0000"/>
                  <w:lang w:val="en"/>
                  <w:rPrChange w:id="1702" w:author="Moriyama, Shoya/森山 翔也" w:date="2025-04-02T21:11:00Z">
                    <w:rPr>
                      <w:lang w:val="en"/>
                    </w:rPr>
                  </w:rPrChange>
                </w:rPr>
                <w:lastRenderedPageBreak/>
                <w:t>LBS</w:t>
              </w:r>
            </w:ins>
          </w:p>
          <w:p w14:paraId="0EB8810C" w14:textId="77777777" w:rsidR="007C3599" w:rsidRPr="007C3599" w:rsidRDefault="007C3599" w:rsidP="007C3599">
            <w:pPr>
              <w:jc w:val="center"/>
              <w:rPr>
                <w:ins w:id="1703" w:author="Moriyama, Shoya/森山 翔也" w:date="2025-04-02T21:10:00Z"/>
                <w:color w:val="FF0000"/>
                <w:lang w:val="en"/>
                <w:rPrChange w:id="1704" w:author="Moriyama, Shoya/森山 翔也" w:date="2025-04-02T21:11:00Z">
                  <w:rPr>
                    <w:ins w:id="1705" w:author="Moriyama, Shoya/森山 翔也" w:date="2025-04-02T21:10:00Z"/>
                    <w:lang w:val="en"/>
                  </w:rPr>
                </w:rPrChange>
              </w:rPr>
            </w:pPr>
            <w:proofErr w:type="spellStart"/>
            <w:ins w:id="1706" w:author="Moriyama, Shoya/森山 翔也" w:date="2025-04-02T21:10:00Z">
              <w:r w:rsidRPr="007C3599">
                <w:rPr>
                  <w:color w:val="FF0000"/>
                  <w:lang w:val="en"/>
                  <w:rPrChange w:id="1707" w:author="Moriyama, Shoya/森山 翔也" w:date="2025-04-02T21:11:00Z">
                    <w:rPr>
                      <w:lang w:val="en"/>
                    </w:rPr>
                  </w:rPrChange>
                </w:rPr>
                <w:t>Shoya</w:t>
              </w:r>
              <w:proofErr w:type="spellEnd"/>
              <w:r w:rsidRPr="007C3599">
                <w:rPr>
                  <w:color w:val="FF0000"/>
                  <w:lang w:val="en"/>
                  <w:rPrChange w:id="1708" w:author="Moriyama, Shoya/森山 翔也" w:date="2025-04-02T21:11:00Z">
                    <w:rPr>
                      <w:lang w:val="en"/>
                    </w:rPr>
                  </w:rPrChange>
                </w:rPr>
                <w:t xml:space="preserve"> Moriyama</w:t>
              </w:r>
            </w:ins>
          </w:p>
          <w:p w14:paraId="411AC124" w14:textId="77777777" w:rsidR="007C3599" w:rsidRPr="007C3599" w:rsidRDefault="007C3599" w:rsidP="00A030B6">
            <w:pPr>
              <w:jc w:val="center"/>
              <w:rPr>
                <w:ins w:id="1709" w:author="Moriyama, Shoya/森山 翔也" w:date="2025-04-02T21:10:00Z"/>
                <w:color w:val="FF0000"/>
                <w:lang w:val="en"/>
                <w:rPrChange w:id="1710" w:author="Moriyama, Shoya/森山 翔也" w:date="2025-04-02T21:11:00Z">
                  <w:rPr>
                    <w:ins w:id="1711" w:author="Moriyama, Shoya/森山 翔也" w:date="2025-04-02T21:10:00Z"/>
                    <w:lang w:val="en"/>
                  </w:rPr>
                </w:rPrChange>
              </w:rPr>
            </w:pPr>
          </w:p>
        </w:tc>
        <w:tc>
          <w:tcPr>
            <w:tcW w:w="1872" w:type="dxa"/>
          </w:tcPr>
          <w:p w14:paraId="3A705985" w14:textId="3B8B0314" w:rsidR="007C3599" w:rsidRPr="007C3599" w:rsidRDefault="007C3599" w:rsidP="00A030B6">
            <w:pPr>
              <w:jc w:val="left"/>
              <w:rPr>
                <w:ins w:id="1712" w:author="Moriyama, Shoya/森山 翔也" w:date="2025-04-02T21:10:00Z"/>
                <w:color w:val="FF0000"/>
                <w:sz w:val="18"/>
                <w:lang w:val="en"/>
                <w:rPrChange w:id="1713" w:author="Moriyama, Shoya/森山 翔也" w:date="2025-04-02T21:11:00Z">
                  <w:rPr>
                    <w:ins w:id="1714" w:author="Moriyama, Shoya/森山 翔也" w:date="2025-04-02T21:10:00Z"/>
                    <w:sz w:val="18"/>
                    <w:lang w:val="en"/>
                  </w:rPr>
                </w:rPrChange>
              </w:rPr>
            </w:pPr>
            <w:ins w:id="1715" w:author="Moriyama, Shoya/森山 翔也" w:date="2025-04-02T21:11:00Z">
              <w:r w:rsidRPr="007C3599">
                <w:rPr>
                  <w:rFonts w:hint="eastAsia"/>
                  <w:color w:val="FF0000"/>
                  <w:sz w:val="18"/>
                  <w:lang w:val="en"/>
                  <w:rPrChange w:id="1716" w:author="Moriyama, Shoya/森山 翔也" w:date="2025-04-02T21:11:00Z">
                    <w:rPr>
                      <w:rFonts w:hint="eastAsia"/>
                      <w:sz w:val="18"/>
                      <w:lang w:val="en"/>
                    </w:rPr>
                  </w:rPrChange>
                </w:rPr>
                <w:t>台湾</w:t>
              </w:r>
              <w:r w:rsidRPr="007C3599">
                <w:rPr>
                  <w:color w:val="FF0000"/>
                  <w:sz w:val="18"/>
                  <w:lang w:val="en"/>
                  <w:rPrChange w:id="1717" w:author="Moriyama, Shoya/森山 翔也" w:date="2025-04-02T21:11:00Z">
                    <w:rPr>
                      <w:sz w:val="18"/>
                      <w:lang w:val="en"/>
                    </w:rPr>
                  </w:rPrChange>
                </w:rPr>
                <w:t>HYB化対応</w:t>
              </w:r>
            </w:ins>
          </w:p>
        </w:tc>
        <w:tc>
          <w:tcPr>
            <w:tcW w:w="1417" w:type="dxa"/>
          </w:tcPr>
          <w:p w14:paraId="03271C2F" w14:textId="50AEE88C" w:rsidR="007C3599" w:rsidRPr="007C3599" w:rsidRDefault="007C3599" w:rsidP="00A030B6">
            <w:pPr>
              <w:jc w:val="center"/>
              <w:rPr>
                <w:ins w:id="1718" w:author="Moriyama, Shoya/森山 翔也" w:date="2025-04-02T21:10:00Z"/>
                <w:color w:val="FF0000"/>
                <w:rPrChange w:id="1719" w:author="Moriyama, Shoya/森山 翔也" w:date="2025-04-02T21:11:00Z">
                  <w:rPr>
                    <w:ins w:id="1720" w:author="Moriyama, Shoya/森山 翔也" w:date="2025-04-02T21:10:00Z"/>
                  </w:rPr>
                </w:rPrChange>
              </w:rPr>
            </w:pPr>
            <w:ins w:id="1721" w:author="Moriyama, Shoya/森山 翔也" w:date="2025-04-02T21:10:00Z">
              <w:r w:rsidRPr="007C3599">
                <w:rPr>
                  <w:color w:val="FF0000"/>
                  <w:rPrChange w:id="1722" w:author="Moriyama, Shoya/森山 翔也" w:date="2025-04-02T21:11:00Z">
                    <w:rPr/>
                  </w:rPrChange>
                </w:rPr>
                <w:t>2025/4/15</w:t>
              </w:r>
            </w:ins>
          </w:p>
        </w:tc>
        <w:tc>
          <w:tcPr>
            <w:tcW w:w="681" w:type="dxa"/>
            <w:vAlign w:val="center"/>
          </w:tcPr>
          <w:p w14:paraId="0E70FAE3" w14:textId="77777777" w:rsidR="007C3599" w:rsidRPr="007C3599" w:rsidRDefault="007C3599" w:rsidP="00A030B6">
            <w:pPr>
              <w:jc w:val="center"/>
              <w:rPr>
                <w:ins w:id="1723" w:author="Moriyama, Shoya/森山 翔也" w:date="2025-04-02T21:10:00Z"/>
                <w:color w:val="FF0000"/>
                <w:sz w:val="18"/>
                <w:lang w:val="en"/>
                <w:rPrChange w:id="1724" w:author="Moriyama, Shoya/森山 翔也" w:date="2025-04-02T21:11:00Z">
                  <w:rPr>
                    <w:ins w:id="1725" w:author="Moriyama, Shoya/森山 翔也" w:date="2025-04-02T21:10:00Z"/>
                    <w:sz w:val="18"/>
                    <w:lang w:val="en"/>
                  </w:rPr>
                </w:rPrChange>
              </w:rPr>
            </w:pPr>
          </w:p>
        </w:tc>
      </w:tr>
    </w:tbl>
    <w:p w14:paraId="1A30918A" w14:textId="3D183380" w:rsidR="00C778EC" w:rsidRPr="007C3599" w:rsidRDefault="00C778EC" w:rsidP="00202305">
      <w:r w:rsidRPr="007C3599">
        <w:rPr>
          <w:lang w:val="en"/>
        </w:rPr>
        <w:br w:type="page"/>
      </w:r>
      <w:r w:rsidR="002147AF" w:rsidRPr="007C3599">
        <w:rPr>
          <w:rFonts w:hint="eastAsia"/>
          <w:lang w:val="en"/>
        </w:rPr>
        <w:lastRenderedPageBreak/>
        <w:t>目次</w:t>
      </w:r>
      <w:r w:rsidR="002147AF" w:rsidRPr="007C3599">
        <w:rPr>
          <w:lang w:val="en"/>
        </w:rPr>
        <w:t xml:space="preserve"> </w:t>
      </w:r>
      <w:r w:rsidRPr="007C3599">
        <w:rPr>
          <w:sz w:val="28"/>
          <w:lang w:val="en"/>
        </w:rPr>
        <w:t>table of contents</w:t>
      </w:r>
    </w:p>
    <w:p w14:paraId="544C089D" w14:textId="3E1F92D0" w:rsidR="00801468" w:rsidRPr="007C3599" w:rsidRDefault="0066542A">
      <w:pPr>
        <w:pStyle w:val="10"/>
        <w:rPr>
          <w:rFonts w:cs="Times New Roman"/>
          <w:noProof/>
          <w:color w:val="auto"/>
          <w:sz w:val="21"/>
          <w:szCs w:val="22"/>
        </w:rPr>
      </w:pPr>
      <w:r w:rsidRPr="007C3599">
        <w:rPr>
          <w:color w:val="auto"/>
          <w:rPrChange w:id="1726" w:author="Moriyama, Shoya/森山 翔也" w:date="2025-04-02T21:08:00Z">
            <w:rPr/>
          </w:rPrChange>
        </w:rPr>
        <w:fldChar w:fldCharType="begin"/>
      </w:r>
      <w:r w:rsidRPr="007C3599">
        <w:rPr>
          <w:color w:val="auto"/>
          <w:rPrChange w:id="1727" w:author="Moriyama, Shoya/森山 翔也" w:date="2025-04-02T21:08:00Z">
            <w:rPr/>
          </w:rPrChange>
        </w:rPr>
        <w:instrText xml:space="preserve"> HYPERLINK \l "_Toc87878025" </w:instrText>
      </w:r>
      <w:r w:rsidRPr="005E6204">
        <w:rPr>
          <w:color w:val="auto"/>
        </w:rPr>
      </w:r>
      <w:r w:rsidRPr="007C3599">
        <w:rPr>
          <w:color w:val="auto"/>
          <w:rPrChange w:id="1728" w:author="Moriyama, Shoya/森山 翔也" w:date="2025-04-02T21:08:00Z">
            <w:rPr>
              <w:noProof/>
              <w:color w:val="auto"/>
            </w:rPr>
          </w:rPrChange>
        </w:rPr>
        <w:fldChar w:fldCharType="separate"/>
      </w:r>
      <w:r w:rsidR="00801468" w:rsidRPr="007C3599">
        <w:rPr>
          <w:rStyle w:val="a4"/>
          <w:noProof/>
          <w:color w:val="auto"/>
        </w:rPr>
        <w:t xml:space="preserve">0－1． Change history </w:t>
      </w:r>
      <w:r w:rsidR="00801468" w:rsidRPr="007C3599">
        <w:rPr>
          <w:noProof/>
          <w:webHidden/>
          <w:color w:val="auto"/>
        </w:rPr>
        <w:tab/>
      </w:r>
      <w:r w:rsidR="00801468" w:rsidRPr="007C3599">
        <w:rPr>
          <w:noProof/>
          <w:webHidden/>
          <w:color w:val="auto"/>
        </w:rPr>
        <w:fldChar w:fldCharType="begin"/>
      </w:r>
      <w:r w:rsidR="00801468" w:rsidRPr="007C3599">
        <w:rPr>
          <w:noProof/>
          <w:webHidden/>
          <w:color w:val="auto"/>
        </w:rPr>
        <w:instrText xml:space="preserve"> PAGEREF _Toc87878025 \h </w:instrText>
      </w:r>
      <w:r w:rsidR="00801468" w:rsidRPr="007C3599">
        <w:rPr>
          <w:noProof/>
          <w:webHidden/>
          <w:color w:val="auto"/>
        </w:rPr>
      </w:r>
      <w:r w:rsidR="00801468" w:rsidRPr="007C3599">
        <w:rPr>
          <w:noProof/>
          <w:webHidden/>
          <w:color w:val="auto"/>
        </w:rPr>
        <w:fldChar w:fldCharType="separate"/>
      </w:r>
      <w:r w:rsidR="00801468" w:rsidRPr="007C3599">
        <w:rPr>
          <w:noProof/>
          <w:webHidden/>
          <w:color w:val="auto"/>
        </w:rPr>
        <w:t>1</w:t>
      </w:r>
      <w:r w:rsidR="00801468" w:rsidRPr="007C3599">
        <w:rPr>
          <w:noProof/>
          <w:webHidden/>
          <w:color w:val="auto"/>
        </w:rPr>
        <w:fldChar w:fldCharType="end"/>
      </w:r>
      <w:r w:rsidRPr="007C3599">
        <w:rPr>
          <w:noProof/>
          <w:color w:val="auto"/>
        </w:rPr>
        <w:fldChar w:fldCharType="end"/>
      </w:r>
    </w:p>
    <w:p w14:paraId="03F352B2" w14:textId="77777777" w:rsidR="00801468" w:rsidRPr="007C3599" w:rsidRDefault="0066542A">
      <w:pPr>
        <w:pStyle w:val="10"/>
        <w:rPr>
          <w:rFonts w:cs="Times New Roman"/>
          <w:noProof/>
          <w:color w:val="auto"/>
          <w:sz w:val="21"/>
          <w:szCs w:val="22"/>
        </w:rPr>
      </w:pPr>
      <w:r w:rsidRPr="007C3599">
        <w:rPr>
          <w:color w:val="auto"/>
          <w:rPrChange w:id="1729" w:author="Moriyama, Shoya/森山 翔也" w:date="2025-04-02T21:08:00Z">
            <w:rPr/>
          </w:rPrChange>
        </w:rPr>
        <w:fldChar w:fldCharType="begin"/>
      </w:r>
      <w:r w:rsidRPr="007C3599">
        <w:rPr>
          <w:color w:val="auto"/>
          <w:rPrChange w:id="1730" w:author="Moriyama, Shoya/森山 翔也" w:date="2025-04-02T21:08:00Z">
            <w:rPr/>
          </w:rPrChange>
        </w:rPr>
        <w:instrText xml:space="preserve"> HYPERLINK \l "_Toc87878026" </w:instrText>
      </w:r>
      <w:r w:rsidRPr="005E6204">
        <w:rPr>
          <w:color w:val="auto"/>
        </w:rPr>
      </w:r>
      <w:r w:rsidRPr="007C3599">
        <w:rPr>
          <w:color w:val="auto"/>
          <w:rPrChange w:id="1731" w:author="Moriyama, Shoya/森山 翔也" w:date="2025-04-02T21:08:00Z">
            <w:rPr>
              <w:noProof/>
              <w:color w:val="auto"/>
            </w:rPr>
          </w:rPrChange>
        </w:rPr>
        <w:fldChar w:fldCharType="separate"/>
      </w:r>
      <w:r w:rsidR="00801468" w:rsidRPr="007C3599">
        <w:rPr>
          <w:rStyle w:val="a4"/>
          <w:noProof/>
          <w:color w:val="auto"/>
        </w:rPr>
        <w:t xml:space="preserve">0－2． Term Definition </w:t>
      </w:r>
      <w:r w:rsidR="00801468" w:rsidRPr="007C3599">
        <w:rPr>
          <w:noProof/>
          <w:webHidden/>
          <w:color w:val="auto"/>
        </w:rPr>
        <w:tab/>
      </w:r>
      <w:r w:rsidR="00801468" w:rsidRPr="007C3599">
        <w:rPr>
          <w:noProof/>
          <w:webHidden/>
          <w:color w:val="auto"/>
        </w:rPr>
        <w:fldChar w:fldCharType="begin"/>
      </w:r>
      <w:r w:rsidR="00801468" w:rsidRPr="007C3599">
        <w:rPr>
          <w:noProof/>
          <w:webHidden/>
          <w:color w:val="auto"/>
        </w:rPr>
        <w:instrText xml:space="preserve"> PAGEREF _Toc87878026 \h </w:instrText>
      </w:r>
      <w:r w:rsidR="00801468" w:rsidRPr="007C3599">
        <w:rPr>
          <w:noProof/>
          <w:webHidden/>
          <w:color w:val="auto"/>
        </w:rPr>
      </w:r>
      <w:r w:rsidR="00801468" w:rsidRPr="007C3599">
        <w:rPr>
          <w:noProof/>
          <w:webHidden/>
          <w:color w:val="auto"/>
        </w:rPr>
        <w:fldChar w:fldCharType="separate"/>
      </w:r>
      <w:r w:rsidR="00801468" w:rsidRPr="007C3599">
        <w:rPr>
          <w:noProof/>
          <w:webHidden/>
          <w:color w:val="auto"/>
        </w:rPr>
        <w:t>4</w:t>
      </w:r>
      <w:r w:rsidR="00801468" w:rsidRPr="007C3599">
        <w:rPr>
          <w:noProof/>
          <w:webHidden/>
          <w:color w:val="auto"/>
        </w:rPr>
        <w:fldChar w:fldCharType="end"/>
      </w:r>
      <w:r w:rsidRPr="007C3599">
        <w:rPr>
          <w:noProof/>
          <w:color w:val="auto"/>
        </w:rPr>
        <w:fldChar w:fldCharType="end"/>
      </w:r>
    </w:p>
    <w:p w14:paraId="28B81A1B" w14:textId="77777777" w:rsidR="00801468" w:rsidRPr="007C3599" w:rsidRDefault="0066542A">
      <w:pPr>
        <w:pStyle w:val="10"/>
        <w:rPr>
          <w:rFonts w:cs="Times New Roman"/>
          <w:noProof/>
          <w:color w:val="auto"/>
          <w:sz w:val="21"/>
          <w:szCs w:val="22"/>
        </w:rPr>
      </w:pPr>
      <w:r w:rsidRPr="007C3599">
        <w:rPr>
          <w:color w:val="auto"/>
          <w:rPrChange w:id="1732" w:author="Moriyama, Shoya/森山 翔也" w:date="2025-04-02T21:08:00Z">
            <w:rPr/>
          </w:rPrChange>
        </w:rPr>
        <w:fldChar w:fldCharType="begin"/>
      </w:r>
      <w:r w:rsidRPr="007C3599">
        <w:rPr>
          <w:color w:val="auto"/>
          <w:rPrChange w:id="1733" w:author="Moriyama, Shoya/森山 翔也" w:date="2025-04-02T21:08:00Z">
            <w:rPr/>
          </w:rPrChange>
        </w:rPr>
        <w:instrText xml:space="preserve"> HYPERLINK \l "_Toc87878027" </w:instrText>
      </w:r>
      <w:r w:rsidRPr="005E6204">
        <w:rPr>
          <w:color w:val="auto"/>
        </w:rPr>
      </w:r>
      <w:r w:rsidRPr="007C3599">
        <w:rPr>
          <w:color w:val="auto"/>
          <w:rPrChange w:id="1734" w:author="Moriyama, Shoya/森山 翔也" w:date="2025-04-02T21:08:00Z">
            <w:rPr>
              <w:noProof/>
              <w:color w:val="auto"/>
            </w:rPr>
          </w:rPrChange>
        </w:rPr>
        <w:fldChar w:fldCharType="separate"/>
      </w:r>
      <w:r w:rsidR="00801468" w:rsidRPr="007C3599">
        <w:rPr>
          <w:rStyle w:val="a4"/>
          <w:noProof/>
          <w:color w:val="auto"/>
        </w:rPr>
        <w:t xml:space="preserve">1． Aim of service </w:t>
      </w:r>
      <w:r w:rsidR="00801468" w:rsidRPr="007C3599">
        <w:rPr>
          <w:noProof/>
          <w:webHidden/>
          <w:color w:val="auto"/>
        </w:rPr>
        <w:tab/>
      </w:r>
      <w:r w:rsidR="00801468" w:rsidRPr="007C3599">
        <w:rPr>
          <w:noProof/>
          <w:webHidden/>
          <w:color w:val="auto"/>
        </w:rPr>
        <w:fldChar w:fldCharType="begin"/>
      </w:r>
      <w:r w:rsidR="00801468" w:rsidRPr="007C3599">
        <w:rPr>
          <w:noProof/>
          <w:webHidden/>
          <w:color w:val="auto"/>
        </w:rPr>
        <w:instrText xml:space="preserve"> PAGEREF _Toc87878027 \h </w:instrText>
      </w:r>
      <w:r w:rsidR="00801468" w:rsidRPr="007C3599">
        <w:rPr>
          <w:noProof/>
          <w:webHidden/>
          <w:color w:val="auto"/>
        </w:rPr>
      </w:r>
      <w:r w:rsidR="00801468" w:rsidRPr="007C3599">
        <w:rPr>
          <w:noProof/>
          <w:webHidden/>
          <w:color w:val="auto"/>
        </w:rPr>
        <w:fldChar w:fldCharType="separate"/>
      </w:r>
      <w:r w:rsidR="00801468" w:rsidRPr="007C3599">
        <w:rPr>
          <w:noProof/>
          <w:webHidden/>
          <w:color w:val="auto"/>
        </w:rPr>
        <w:t>5</w:t>
      </w:r>
      <w:r w:rsidR="00801468" w:rsidRPr="007C3599">
        <w:rPr>
          <w:noProof/>
          <w:webHidden/>
          <w:color w:val="auto"/>
        </w:rPr>
        <w:fldChar w:fldCharType="end"/>
      </w:r>
      <w:r w:rsidRPr="007C3599">
        <w:rPr>
          <w:noProof/>
          <w:color w:val="auto"/>
        </w:rPr>
        <w:fldChar w:fldCharType="end"/>
      </w:r>
    </w:p>
    <w:p w14:paraId="39CE546D" w14:textId="77777777" w:rsidR="00801468" w:rsidRPr="007C3599" w:rsidRDefault="0066542A">
      <w:pPr>
        <w:pStyle w:val="10"/>
        <w:rPr>
          <w:rFonts w:cs="Times New Roman"/>
          <w:noProof/>
          <w:color w:val="auto"/>
          <w:sz w:val="21"/>
          <w:szCs w:val="22"/>
        </w:rPr>
      </w:pPr>
      <w:r w:rsidRPr="007C3599">
        <w:rPr>
          <w:color w:val="auto"/>
          <w:rPrChange w:id="1735" w:author="Moriyama, Shoya/森山 翔也" w:date="2025-04-02T21:08:00Z">
            <w:rPr/>
          </w:rPrChange>
        </w:rPr>
        <w:fldChar w:fldCharType="begin"/>
      </w:r>
      <w:r w:rsidRPr="007C3599">
        <w:rPr>
          <w:color w:val="auto"/>
          <w:rPrChange w:id="1736" w:author="Moriyama, Shoya/森山 翔也" w:date="2025-04-02T21:08:00Z">
            <w:rPr/>
          </w:rPrChange>
        </w:rPr>
        <w:instrText xml:space="preserve"> HYPERLINK \l "_Toc87878028" </w:instrText>
      </w:r>
      <w:r w:rsidRPr="005E6204">
        <w:rPr>
          <w:color w:val="auto"/>
        </w:rPr>
      </w:r>
      <w:r w:rsidRPr="007C3599">
        <w:rPr>
          <w:color w:val="auto"/>
          <w:rPrChange w:id="1737" w:author="Moriyama, Shoya/森山 翔也" w:date="2025-04-02T21:08:00Z">
            <w:rPr>
              <w:noProof/>
              <w:color w:val="auto"/>
            </w:rPr>
          </w:rPrChange>
        </w:rPr>
        <w:fldChar w:fldCharType="separate"/>
      </w:r>
      <w:r w:rsidR="00801468" w:rsidRPr="007C3599">
        <w:rPr>
          <w:rStyle w:val="a4"/>
          <w:noProof/>
          <w:color w:val="auto"/>
        </w:rPr>
        <w:t xml:space="preserve">2． Main use scene </w:t>
      </w:r>
      <w:r w:rsidR="00801468" w:rsidRPr="007C3599">
        <w:rPr>
          <w:noProof/>
          <w:webHidden/>
          <w:color w:val="auto"/>
        </w:rPr>
        <w:tab/>
      </w:r>
      <w:r w:rsidR="00801468" w:rsidRPr="007C3599">
        <w:rPr>
          <w:noProof/>
          <w:webHidden/>
          <w:color w:val="auto"/>
        </w:rPr>
        <w:fldChar w:fldCharType="begin"/>
      </w:r>
      <w:r w:rsidR="00801468" w:rsidRPr="007C3599">
        <w:rPr>
          <w:noProof/>
          <w:webHidden/>
          <w:color w:val="auto"/>
        </w:rPr>
        <w:instrText xml:space="preserve"> PAGEREF _Toc87878028 \h </w:instrText>
      </w:r>
      <w:r w:rsidR="00801468" w:rsidRPr="007C3599">
        <w:rPr>
          <w:noProof/>
          <w:webHidden/>
          <w:color w:val="auto"/>
        </w:rPr>
      </w:r>
      <w:r w:rsidR="00801468" w:rsidRPr="007C3599">
        <w:rPr>
          <w:noProof/>
          <w:webHidden/>
          <w:color w:val="auto"/>
        </w:rPr>
        <w:fldChar w:fldCharType="separate"/>
      </w:r>
      <w:r w:rsidR="00801468" w:rsidRPr="007C3599">
        <w:rPr>
          <w:noProof/>
          <w:webHidden/>
          <w:color w:val="auto"/>
        </w:rPr>
        <w:t>5</w:t>
      </w:r>
      <w:r w:rsidR="00801468" w:rsidRPr="007C3599">
        <w:rPr>
          <w:noProof/>
          <w:webHidden/>
          <w:color w:val="auto"/>
        </w:rPr>
        <w:fldChar w:fldCharType="end"/>
      </w:r>
      <w:r w:rsidRPr="007C3599">
        <w:rPr>
          <w:noProof/>
          <w:color w:val="auto"/>
        </w:rPr>
        <w:fldChar w:fldCharType="end"/>
      </w:r>
    </w:p>
    <w:p w14:paraId="3B89B28A" w14:textId="77777777" w:rsidR="00801468" w:rsidRPr="007C3599" w:rsidRDefault="0066542A">
      <w:pPr>
        <w:pStyle w:val="10"/>
        <w:rPr>
          <w:rFonts w:cs="Times New Roman"/>
          <w:noProof/>
          <w:color w:val="auto"/>
          <w:sz w:val="21"/>
          <w:szCs w:val="22"/>
        </w:rPr>
      </w:pPr>
      <w:r w:rsidRPr="007C3599">
        <w:rPr>
          <w:color w:val="auto"/>
          <w:rPrChange w:id="1738" w:author="Moriyama, Shoya/森山 翔也" w:date="2025-04-02T21:08:00Z">
            <w:rPr/>
          </w:rPrChange>
        </w:rPr>
        <w:fldChar w:fldCharType="begin"/>
      </w:r>
      <w:r w:rsidRPr="007C3599">
        <w:rPr>
          <w:color w:val="auto"/>
          <w:rPrChange w:id="1739" w:author="Moriyama, Shoya/森山 翔也" w:date="2025-04-02T21:08:00Z">
            <w:rPr/>
          </w:rPrChange>
        </w:rPr>
        <w:instrText xml:space="preserve"> HYPERLINK \l "_Toc87878029" </w:instrText>
      </w:r>
      <w:r w:rsidRPr="005E6204">
        <w:rPr>
          <w:color w:val="auto"/>
        </w:rPr>
      </w:r>
      <w:r w:rsidRPr="007C3599">
        <w:rPr>
          <w:color w:val="auto"/>
          <w:rPrChange w:id="1740" w:author="Moriyama, Shoya/森山 翔也" w:date="2025-04-02T21:08:00Z">
            <w:rPr>
              <w:noProof/>
              <w:color w:val="auto"/>
            </w:rPr>
          </w:rPrChange>
        </w:rPr>
        <w:fldChar w:fldCharType="separate"/>
      </w:r>
      <w:r w:rsidR="00801468" w:rsidRPr="007C3599">
        <w:rPr>
          <w:rStyle w:val="a4"/>
          <w:noProof/>
          <w:color w:val="auto"/>
        </w:rPr>
        <w:t xml:space="preserve">3． Service Description </w:t>
      </w:r>
      <w:r w:rsidR="00801468" w:rsidRPr="007C3599">
        <w:rPr>
          <w:noProof/>
          <w:webHidden/>
          <w:color w:val="auto"/>
        </w:rPr>
        <w:tab/>
      </w:r>
      <w:r w:rsidR="00801468" w:rsidRPr="007C3599">
        <w:rPr>
          <w:noProof/>
          <w:webHidden/>
          <w:color w:val="auto"/>
        </w:rPr>
        <w:fldChar w:fldCharType="begin"/>
      </w:r>
      <w:r w:rsidR="00801468" w:rsidRPr="007C3599">
        <w:rPr>
          <w:noProof/>
          <w:webHidden/>
          <w:color w:val="auto"/>
        </w:rPr>
        <w:instrText xml:space="preserve"> PAGEREF _Toc87878029 \h </w:instrText>
      </w:r>
      <w:r w:rsidR="00801468" w:rsidRPr="007C3599">
        <w:rPr>
          <w:noProof/>
          <w:webHidden/>
          <w:color w:val="auto"/>
        </w:rPr>
      </w:r>
      <w:r w:rsidR="00801468" w:rsidRPr="007C3599">
        <w:rPr>
          <w:noProof/>
          <w:webHidden/>
          <w:color w:val="auto"/>
        </w:rPr>
        <w:fldChar w:fldCharType="separate"/>
      </w:r>
      <w:r w:rsidR="00801468" w:rsidRPr="007C3599">
        <w:rPr>
          <w:noProof/>
          <w:webHidden/>
          <w:color w:val="auto"/>
        </w:rPr>
        <w:t>5</w:t>
      </w:r>
      <w:r w:rsidR="00801468" w:rsidRPr="007C3599">
        <w:rPr>
          <w:noProof/>
          <w:webHidden/>
          <w:color w:val="auto"/>
        </w:rPr>
        <w:fldChar w:fldCharType="end"/>
      </w:r>
      <w:r w:rsidRPr="007C3599">
        <w:rPr>
          <w:noProof/>
          <w:color w:val="auto"/>
        </w:rPr>
        <w:fldChar w:fldCharType="end"/>
      </w:r>
    </w:p>
    <w:p w14:paraId="2C9322EA" w14:textId="77777777"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"_Toc87878038" </w:instrText>
      </w:r>
      <w:r w:rsidRPr="007C3599">
        <w:rPr>
          <w:rPrChange w:id="1741" w:author="Moriyama, Shoya/森山 翔也" w:date="2025-04-02T21:08:00Z">
            <w:rPr>
              <w:noProof/>
              <w:lang w:val="en"/>
            </w:rPr>
          </w:rPrChange>
        </w:rPr>
        <w:fldChar w:fldCharType="separate"/>
      </w:r>
      <w:r w:rsidR="00801468" w:rsidRPr="007C3599">
        <w:rPr>
          <w:rStyle w:val="a4"/>
          <w:noProof/>
          <w:color w:val="auto"/>
          <w:lang w:val="en"/>
        </w:rPr>
        <w:t xml:space="preserve">3－1． Temporary map update by communication equipment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_Toc87878038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5</w:t>
      </w:r>
      <w:r w:rsidR="00801468" w:rsidRPr="007C3599">
        <w:rPr>
          <w:noProof/>
          <w:webHidden/>
          <w:lang w:val="en"/>
        </w:rPr>
        <w:fldChar w:fldCharType="end"/>
      </w:r>
      <w:r w:rsidRPr="007C3599">
        <w:rPr>
          <w:noProof/>
          <w:lang w:val="en"/>
        </w:rPr>
        <w:fldChar w:fldCharType="end"/>
      </w:r>
    </w:p>
    <w:p w14:paraId="23AF2920" w14:textId="08D94F0C" w:rsidR="00801468" w:rsidRPr="007C3599" w:rsidRDefault="00801468" w:rsidP="0066245A">
      <w:pPr>
        <w:pStyle w:val="21"/>
        <w:rPr>
          <w:rFonts w:cs="Times New Roman"/>
          <w:noProof/>
          <w:sz w:val="21"/>
          <w:szCs w:val="22"/>
        </w:rPr>
      </w:pPr>
      <w:r w:rsidRPr="007C3599">
        <w:rPr>
          <w:rStyle w:val="a4"/>
          <w:strike/>
          <w:noProof/>
          <w:color w:val="auto"/>
          <w:lang w:val="en"/>
        </w:rPr>
        <w:t xml:space="preserve">3－2．　Map update by telecommunications equipment </w:t>
      </w:r>
      <w:r w:rsidRPr="007C3599">
        <w:rPr>
          <w:noProof/>
          <w:webHidden/>
          <w:lang w:val="en"/>
        </w:rPr>
        <w:tab/>
        <w:t xml:space="preserve">  </w:t>
      </w:r>
      <w:r w:rsidR="0066542A" w:rsidRPr="007C3599">
        <w:fldChar w:fldCharType="begin"/>
      </w:r>
      <w:r w:rsidR="0066542A" w:rsidRPr="007C3599">
        <w:instrText xml:space="preserve"> HYPERLINK \l "_Toc87878039" </w:instrText>
      </w:r>
      <w:r w:rsidR="0066542A" w:rsidRPr="007C3599">
        <w:rPr>
          <w:rPrChange w:id="1742" w:author="Moriyama, Shoya/森山 翔也" w:date="2025-04-02T21:08:00Z">
            <w:rPr>
              <w:noProof/>
              <w:lang w:val="en"/>
            </w:rPr>
          </w:rPrChange>
        </w:rPr>
        <w:fldChar w:fldCharType="separate"/>
      </w:r>
      <w:r w:rsidRPr="007C3599">
        <w:rPr>
          <w:rStyle w:val="a4"/>
          <w:strike/>
          <w:noProof/>
          <w:color w:val="auto"/>
          <w:lang w:val="en"/>
        </w:rPr>
        <w:t>▲3.005</w:t>
      </w:r>
      <w:r w:rsidRPr="007C3599">
        <w:rPr>
          <w:noProof/>
          <w:webHidden/>
          <w:lang w:val="en"/>
        </w:rPr>
        <w:tab/>
      </w:r>
      <w:r w:rsidRPr="007C3599">
        <w:rPr>
          <w:noProof/>
          <w:webHidden/>
          <w:lang w:val="en"/>
        </w:rPr>
        <w:fldChar w:fldCharType="begin"/>
      </w:r>
      <w:r w:rsidRPr="007C3599">
        <w:rPr>
          <w:noProof/>
          <w:webHidden/>
          <w:lang w:val="en"/>
        </w:rPr>
        <w:instrText xml:space="preserve"> PAGEREF _Toc87878039 \h </w:instrText>
      </w:r>
      <w:r w:rsidRPr="007C3599">
        <w:rPr>
          <w:noProof/>
          <w:webHidden/>
          <w:lang w:val="en"/>
        </w:rPr>
      </w:r>
      <w:r w:rsidRPr="007C3599">
        <w:rPr>
          <w:noProof/>
          <w:webHidden/>
          <w:lang w:val="en"/>
        </w:rPr>
        <w:fldChar w:fldCharType="end"/>
      </w:r>
      <w:r w:rsidR="0066542A" w:rsidRPr="007C3599">
        <w:rPr>
          <w:noProof/>
          <w:lang w:val="en"/>
        </w:rPr>
        <w:fldChar w:fldCharType="end"/>
      </w:r>
    </w:p>
    <w:p w14:paraId="11C97A5C" w14:textId="072E5FA3" w:rsidR="00801468" w:rsidRPr="007C3599" w:rsidRDefault="00801468" w:rsidP="0066245A">
      <w:pPr>
        <w:pStyle w:val="21"/>
        <w:rPr>
          <w:rFonts w:cs="Times New Roman"/>
          <w:noProof/>
          <w:sz w:val="21"/>
          <w:szCs w:val="22"/>
        </w:rPr>
      </w:pPr>
      <w:r w:rsidRPr="007C3599">
        <w:rPr>
          <w:rStyle w:val="a4"/>
          <w:strike/>
          <w:noProof/>
          <w:color w:val="auto"/>
          <w:lang w:val="en"/>
        </w:rPr>
        <w:t xml:space="preserve">3－3．　Map update by update media </w:t>
      </w:r>
      <w:r w:rsidRPr="007C3599">
        <w:rPr>
          <w:noProof/>
          <w:webHidden/>
          <w:lang w:val="en"/>
        </w:rPr>
        <w:tab/>
        <w:t xml:space="preserve"> </w:t>
      </w:r>
      <w:r w:rsidR="0066542A" w:rsidRPr="007C3599">
        <w:fldChar w:fldCharType="begin"/>
      </w:r>
      <w:r w:rsidR="0066542A" w:rsidRPr="007C3599">
        <w:instrText xml:space="preserve"> HYPERLINK \l "_Toc87878040" </w:instrText>
      </w:r>
      <w:r w:rsidR="0066542A" w:rsidRPr="007C3599">
        <w:rPr>
          <w:rPrChange w:id="1743" w:author="Moriyama, Shoya/森山 翔也" w:date="2025-04-02T21:08:00Z">
            <w:rPr>
              <w:noProof/>
              <w:lang w:val="en"/>
            </w:rPr>
          </w:rPrChange>
        </w:rPr>
        <w:fldChar w:fldCharType="separate"/>
      </w:r>
      <w:r w:rsidRPr="007C3599">
        <w:rPr>
          <w:rStyle w:val="a4"/>
          <w:strike/>
          <w:noProof/>
          <w:color w:val="auto"/>
          <w:lang w:val="en"/>
        </w:rPr>
        <w:t>▲3.006</w:t>
      </w:r>
      <w:r w:rsidRPr="007C3599">
        <w:rPr>
          <w:noProof/>
          <w:webHidden/>
          <w:lang w:val="en"/>
        </w:rPr>
        <w:fldChar w:fldCharType="begin"/>
      </w:r>
      <w:r w:rsidRPr="007C3599">
        <w:rPr>
          <w:noProof/>
          <w:webHidden/>
          <w:lang w:val="en"/>
        </w:rPr>
        <w:instrText xml:space="preserve"> PAGEREF _Toc87878040 \h </w:instrText>
      </w:r>
      <w:r w:rsidRPr="007C3599">
        <w:rPr>
          <w:noProof/>
          <w:webHidden/>
          <w:lang w:val="en"/>
        </w:rPr>
      </w:r>
      <w:r w:rsidRPr="007C3599">
        <w:rPr>
          <w:noProof/>
          <w:webHidden/>
          <w:lang w:val="en"/>
        </w:rPr>
        <w:fldChar w:fldCharType="end"/>
      </w:r>
      <w:r w:rsidR="0066542A" w:rsidRPr="007C3599">
        <w:rPr>
          <w:noProof/>
          <w:lang w:val="en"/>
        </w:rPr>
        <w:fldChar w:fldCharType="end"/>
      </w:r>
    </w:p>
    <w:p w14:paraId="7967C4B4" w14:textId="68448E45"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"_Toc87878046" </w:instrText>
      </w:r>
      <w:r w:rsidRPr="007C3599">
        <w:rPr>
          <w:rPrChange w:id="1744" w:author="Moriyama, Shoya/森山 翔也" w:date="2025-04-02T21:08:00Z">
            <w:rPr>
              <w:noProof/>
              <w:lang w:val="en"/>
            </w:rPr>
          </w:rPrChange>
        </w:rPr>
        <w:fldChar w:fldCharType="separate"/>
      </w:r>
      <w:r w:rsidR="00801468" w:rsidRPr="007C3599">
        <w:rPr>
          <w:rStyle w:val="a4"/>
          <w:noProof/>
          <w:color w:val="auto"/>
          <w:lang w:val="en"/>
        </w:rPr>
        <w:t xml:space="preserve">３－２． Full Update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_Toc87878046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6</w:t>
      </w:r>
      <w:r w:rsidR="00801468" w:rsidRPr="007C3599">
        <w:rPr>
          <w:noProof/>
          <w:webHidden/>
          <w:lang w:val="en"/>
        </w:rPr>
        <w:fldChar w:fldCharType="end"/>
      </w:r>
      <w:r w:rsidRPr="007C3599">
        <w:rPr>
          <w:noProof/>
          <w:lang w:val="en"/>
        </w:rPr>
        <w:fldChar w:fldCharType="end"/>
      </w:r>
    </w:p>
    <w:p w14:paraId="1CF230D1" w14:textId="478418F8" w:rsidR="00801468" w:rsidRPr="007C3599" w:rsidRDefault="0066542A">
      <w:pPr>
        <w:pStyle w:val="10"/>
        <w:rPr>
          <w:rFonts w:cs="Times New Roman"/>
          <w:noProof/>
          <w:color w:val="auto"/>
          <w:sz w:val="21"/>
          <w:szCs w:val="22"/>
        </w:rPr>
      </w:pPr>
      <w:r w:rsidRPr="007C3599">
        <w:rPr>
          <w:color w:val="auto"/>
          <w:rPrChange w:id="1745" w:author="Moriyama, Shoya/森山 翔也" w:date="2025-04-02T21:08:00Z">
            <w:rPr/>
          </w:rPrChange>
        </w:rPr>
        <w:fldChar w:fldCharType="begin"/>
      </w:r>
      <w:r w:rsidRPr="007C3599">
        <w:rPr>
          <w:color w:val="auto"/>
          <w:rPrChange w:id="1746" w:author="Moriyama, Shoya/森山 翔也" w:date="2025-04-02T21:08:00Z">
            <w:rPr/>
          </w:rPrChange>
        </w:rPr>
        <w:instrText xml:space="preserve"> HYPERLINK \l "_Toc87878047" </w:instrText>
      </w:r>
      <w:r w:rsidRPr="005E6204">
        <w:rPr>
          <w:color w:val="auto"/>
        </w:rPr>
      </w:r>
      <w:r w:rsidRPr="007C3599">
        <w:rPr>
          <w:color w:val="auto"/>
          <w:rPrChange w:id="1747" w:author="Moriyama, Shoya/森山 翔也" w:date="2025-04-02T21:08:00Z">
            <w:rPr>
              <w:noProof/>
              <w:color w:val="auto"/>
            </w:rPr>
          </w:rPrChange>
        </w:rPr>
        <w:fldChar w:fldCharType="separate"/>
      </w:r>
      <w:r w:rsidR="00801468" w:rsidRPr="007C3599">
        <w:rPr>
          <w:rStyle w:val="a4"/>
          <w:noProof/>
          <w:color w:val="auto"/>
        </w:rPr>
        <w:t xml:space="preserve">4． System Configuration Figure </w:t>
      </w:r>
      <w:r w:rsidR="00801468" w:rsidRPr="007C3599">
        <w:rPr>
          <w:noProof/>
          <w:webHidden/>
          <w:color w:val="auto"/>
        </w:rPr>
        <w:tab/>
      </w:r>
      <w:r w:rsidR="00801468" w:rsidRPr="007C3599">
        <w:rPr>
          <w:noProof/>
          <w:webHidden/>
          <w:color w:val="auto"/>
        </w:rPr>
        <w:fldChar w:fldCharType="begin"/>
      </w:r>
      <w:r w:rsidR="00801468" w:rsidRPr="007C3599">
        <w:rPr>
          <w:noProof/>
          <w:webHidden/>
          <w:color w:val="auto"/>
        </w:rPr>
        <w:instrText xml:space="preserve"> PAGEREF _Toc87878047 \h </w:instrText>
      </w:r>
      <w:r w:rsidR="00801468" w:rsidRPr="007C3599">
        <w:rPr>
          <w:noProof/>
          <w:webHidden/>
          <w:color w:val="auto"/>
        </w:rPr>
      </w:r>
      <w:r w:rsidR="00801468" w:rsidRPr="007C3599">
        <w:rPr>
          <w:noProof/>
          <w:webHidden/>
          <w:color w:val="auto"/>
        </w:rPr>
        <w:fldChar w:fldCharType="separate"/>
      </w:r>
      <w:r w:rsidR="00801468" w:rsidRPr="007C3599">
        <w:rPr>
          <w:noProof/>
          <w:webHidden/>
          <w:color w:val="auto"/>
        </w:rPr>
        <w:t>7</w:t>
      </w:r>
      <w:r w:rsidR="00801468" w:rsidRPr="007C3599">
        <w:rPr>
          <w:noProof/>
          <w:webHidden/>
          <w:color w:val="auto"/>
        </w:rPr>
        <w:fldChar w:fldCharType="end"/>
      </w:r>
      <w:r w:rsidRPr="007C3599">
        <w:rPr>
          <w:noProof/>
          <w:color w:val="auto"/>
        </w:rPr>
        <w:fldChar w:fldCharType="end"/>
      </w:r>
    </w:p>
    <w:p w14:paraId="12478C7C" w14:textId="77777777" w:rsidR="00801468" w:rsidRPr="007C3599" w:rsidRDefault="0066542A">
      <w:pPr>
        <w:pStyle w:val="10"/>
        <w:rPr>
          <w:rFonts w:cs="Times New Roman"/>
          <w:noProof/>
          <w:color w:val="auto"/>
          <w:sz w:val="21"/>
          <w:szCs w:val="22"/>
        </w:rPr>
      </w:pPr>
      <w:r w:rsidRPr="007C3599">
        <w:rPr>
          <w:color w:val="auto"/>
          <w:rPrChange w:id="1748" w:author="Moriyama, Shoya/森山 翔也" w:date="2025-04-02T21:08:00Z">
            <w:rPr/>
          </w:rPrChange>
        </w:rPr>
        <w:fldChar w:fldCharType="begin"/>
      </w:r>
      <w:r w:rsidRPr="007C3599">
        <w:rPr>
          <w:color w:val="auto"/>
          <w:rPrChange w:id="1749" w:author="Moriyama, Shoya/森山 翔也" w:date="2025-04-02T21:08:00Z">
            <w:rPr/>
          </w:rPrChange>
        </w:rPr>
        <w:instrText xml:space="preserve"> HYPERLINK \l "_Toc87878048" </w:instrText>
      </w:r>
      <w:r w:rsidRPr="005E6204">
        <w:rPr>
          <w:color w:val="auto"/>
        </w:rPr>
      </w:r>
      <w:r w:rsidRPr="007C3599">
        <w:rPr>
          <w:color w:val="auto"/>
          <w:rPrChange w:id="1750" w:author="Moriyama, Shoya/森山 翔也" w:date="2025-04-02T21:08:00Z">
            <w:rPr>
              <w:noProof/>
              <w:color w:val="auto"/>
            </w:rPr>
          </w:rPrChange>
        </w:rPr>
        <w:fldChar w:fldCharType="separate"/>
      </w:r>
      <w:r w:rsidR="00801468" w:rsidRPr="007C3599">
        <w:rPr>
          <w:rStyle w:val="a4"/>
          <w:noProof/>
          <w:color w:val="auto"/>
        </w:rPr>
        <w:t xml:space="preserve">5． Operation Overview / HMI Image </w:t>
      </w:r>
      <w:r w:rsidR="00801468" w:rsidRPr="007C3599">
        <w:rPr>
          <w:noProof/>
          <w:webHidden/>
          <w:color w:val="auto"/>
        </w:rPr>
        <w:tab/>
      </w:r>
      <w:r w:rsidR="00801468" w:rsidRPr="007C3599">
        <w:rPr>
          <w:noProof/>
          <w:webHidden/>
          <w:color w:val="auto"/>
        </w:rPr>
        <w:fldChar w:fldCharType="begin"/>
      </w:r>
      <w:r w:rsidR="00801468" w:rsidRPr="007C3599">
        <w:rPr>
          <w:noProof/>
          <w:webHidden/>
          <w:color w:val="auto"/>
        </w:rPr>
        <w:instrText xml:space="preserve"> PAGEREF _Toc87878048 \h </w:instrText>
      </w:r>
      <w:r w:rsidR="00801468" w:rsidRPr="007C3599">
        <w:rPr>
          <w:noProof/>
          <w:webHidden/>
          <w:color w:val="auto"/>
        </w:rPr>
      </w:r>
      <w:r w:rsidR="00801468" w:rsidRPr="007C3599">
        <w:rPr>
          <w:noProof/>
          <w:webHidden/>
          <w:color w:val="auto"/>
        </w:rPr>
        <w:fldChar w:fldCharType="separate"/>
      </w:r>
      <w:r w:rsidR="00801468" w:rsidRPr="007C3599">
        <w:rPr>
          <w:noProof/>
          <w:webHidden/>
          <w:color w:val="auto"/>
        </w:rPr>
        <w:t>8</w:t>
      </w:r>
      <w:r w:rsidR="00801468" w:rsidRPr="007C3599">
        <w:rPr>
          <w:noProof/>
          <w:webHidden/>
          <w:color w:val="auto"/>
        </w:rPr>
        <w:fldChar w:fldCharType="end"/>
      </w:r>
      <w:r w:rsidRPr="007C3599">
        <w:rPr>
          <w:noProof/>
          <w:color w:val="auto"/>
        </w:rPr>
        <w:fldChar w:fldCharType="end"/>
      </w:r>
    </w:p>
    <w:p w14:paraId="5DE51A42" w14:textId="77777777"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"_Toc87878049" </w:instrText>
      </w:r>
      <w:r w:rsidRPr="007C3599">
        <w:rPr>
          <w:rPrChange w:id="1751" w:author="Moriyama, Shoya/森山 翔也" w:date="2025-04-02T21:08:00Z">
            <w:rPr>
              <w:noProof/>
              <w:lang w:val="en"/>
            </w:rPr>
          </w:rPrChange>
        </w:rPr>
        <w:fldChar w:fldCharType="separate"/>
      </w:r>
      <w:r w:rsidR="00801468" w:rsidRPr="007C3599">
        <w:rPr>
          <w:rStyle w:val="a4"/>
          <w:noProof/>
          <w:color w:val="auto"/>
          <w:lang w:val="en"/>
        </w:rPr>
        <w:t xml:space="preserve">5－1． Temporary map update by communication equipment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_Toc87878049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8</w:t>
      </w:r>
      <w:r w:rsidR="00801468" w:rsidRPr="007C3599">
        <w:rPr>
          <w:noProof/>
          <w:webHidden/>
          <w:lang w:val="en"/>
        </w:rPr>
        <w:fldChar w:fldCharType="end"/>
      </w:r>
      <w:r w:rsidRPr="007C3599">
        <w:rPr>
          <w:noProof/>
          <w:lang w:val="en"/>
        </w:rPr>
        <w:fldChar w:fldCharType="end"/>
      </w:r>
    </w:p>
    <w:p w14:paraId="392D2C12" w14:textId="5316C678" w:rsidR="00801468" w:rsidRPr="007C3599" w:rsidRDefault="00D8511F" w:rsidP="00745DF3">
      <w:pPr>
        <w:pStyle w:val="31"/>
        <w:rPr>
          <w:rFonts w:cs="Times New Roman"/>
          <w:noProof/>
          <w:sz w:val="21"/>
          <w:szCs w:val="22"/>
        </w:rPr>
      </w:pPr>
      <w:r w:rsidRPr="007C3599">
        <w:fldChar w:fldCharType="begin"/>
      </w:r>
      <w:r w:rsidRPr="007C3599">
        <w:instrText xml:space="preserve"> HYPERLINK \l "_Toc87878050" </w:instrText>
      </w:r>
      <w:r w:rsidRPr="007C3599">
        <w:rPr>
          <w:rPrChange w:id="1752" w:author="Moriyama, Shoya/森山 翔也" w:date="2025-04-02T21:08:00Z">
            <w:rPr>
              <w:noProof/>
              <w:lang w:val="en"/>
            </w:rPr>
          </w:rPrChange>
        </w:rPr>
        <w:fldChar w:fldCharType="separate"/>
      </w:r>
      <w:r w:rsidR="00801468" w:rsidRPr="007C3599">
        <w:rPr>
          <w:rStyle w:val="a4"/>
          <w:strike/>
          <w:noProof/>
          <w:color w:val="auto"/>
          <w:lang w:val="en"/>
          <w:rPrChange w:id="1753" w:author="Moriyama, Shoya/森山 翔也" w:date="2025-04-02T21:08:00Z">
            <w:rPr>
              <w:rStyle w:val="a4"/>
              <w:noProof/>
              <w:color w:val="auto"/>
              <w:lang w:val="en"/>
            </w:rPr>
          </w:rPrChange>
        </w:rPr>
        <w:t xml:space="preserve">5－1－1． Target country/region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_Toc87878050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8</w:t>
      </w:r>
      <w:r w:rsidR="00801468" w:rsidRPr="007C3599">
        <w:rPr>
          <w:noProof/>
          <w:webHidden/>
          <w:lang w:val="en"/>
        </w:rPr>
        <w:fldChar w:fldCharType="end"/>
      </w:r>
      <w:r w:rsidRPr="007C3599">
        <w:rPr>
          <w:noProof/>
          <w:lang w:val="en"/>
        </w:rPr>
        <w:fldChar w:fldCharType="end"/>
      </w:r>
      <w:ins w:id="1754" w:author="Kashima, Takuya/鹿島 卓也" w:date="2022-10-11T19:42:00Z">
        <w:r w:rsidRPr="007C3599">
          <w:rPr>
            <w:rFonts w:hint="eastAsia"/>
            <w:noProof/>
            <w:lang w:val="en"/>
            <w:rPrChange w:id="1755" w:author="Moriyama, Shoya/森山 翔也" w:date="2025-04-02T21:08:00Z">
              <w:rPr>
                <w:rFonts w:hint="eastAsia"/>
                <w:strike/>
                <w:noProof/>
                <w:lang w:val="en"/>
              </w:rPr>
            </w:rPrChange>
          </w:rPr>
          <w:t xml:space="preserve">　▲</w:t>
        </w:r>
        <w:r w:rsidRPr="007C3599">
          <w:rPr>
            <w:noProof/>
            <w:lang w:val="en"/>
            <w:rPrChange w:id="1756" w:author="Moriyama, Shoya/森山 翔也" w:date="2025-04-02T21:08:00Z">
              <w:rPr>
                <w:strike/>
                <w:noProof/>
                <w:lang w:val="en"/>
              </w:rPr>
            </w:rPrChange>
          </w:rPr>
          <w:t>Ver1.60</w:t>
        </w:r>
      </w:ins>
    </w:p>
    <w:p w14:paraId="15007D11" w14:textId="77777777" w:rsidR="00801468" w:rsidRPr="007C3599" w:rsidRDefault="00820640" w:rsidP="00745DF3">
      <w:pPr>
        <w:pStyle w:val="31"/>
        <w:rPr>
          <w:rFonts w:cs="Times New Roman"/>
          <w:noProof/>
          <w:sz w:val="21"/>
          <w:szCs w:val="22"/>
        </w:rPr>
      </w:pPr>
      <w:r w:rsidRPr="007C3599">
        <w:fldChar w:fldCharType="begin"/>
      </w:r>
      <w:r w:rsidRPr="007C3599">
        <w:instrText xml:space="preserve"> HYPERLINK \l "_Toc87878051" </w:instrText>
      </w:r>
      <w:r w:rsidRPr="007C3599">
        <w:rPr>
          <w:rPrChange w:id="1757" w:author="Moriyama, Shoya/森山 翔也" w:date="2025-04-02T21:08:00Z">
            <w:rPr>
              <w:noProof/>
              <w:lang w:val="en"/>
            </w:rPr>
          </w:rPrChange>
        </w:rPr>
        <w:fldChar w:fldCharType="separate"/>
      </w:r>
      <w:r w:rsidR="00801468" w:rsidRPr="007C3599">
        <w:rPr>
          <w:rStyle w:val="a4"/>
          <w:noProof/>
          <w:color w:val="auto"/>
          <w:lang w:val="en"/>
        </w:rPr>
        <w:t xml:space="preserve">５－１－２． Basic Movements (Normal)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_Toc87878051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8</w:t>
      </w:r>
      <w:r w:rsidR="00801468" w:rsidRPr="007C3599">
        <w:rPr>
          <w:noProof/>
          <w:webHidden/>
          <w:lang w:val="en"/>
        </w:rPr>
        <w:fldChar w:fldCharType="end"/>
      </w:r>
      <w:r w:rsidRPr="007C3599">
        <w:rPr>
          <w:noProof/>
          <w:lang w:val="en"/>
        </w:rPr>
        <w:fldChar w:fldCharType="end"/>
      </w:r>
    </w:p>
    <w:p w14:paraId="4ECAB670"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"_Toc87878052" </w:instrText>
      </w:r>
      <w:r w:rsidRPr="007C3599">
        <w:rPr>
          <w:rPrChange w:id="1758" w:author="Moriyama, Shoya/森山 翔也" w:date="2025-04-02T21:08:00Z">
            <w:rPr>
              <w:noProof/>
              <w:lang w:val="en"/>
            </w:rPr>
          </w:rPrChange>
        </w:rPr>
        <w:fldChar w:fldCharType="separate"/>
      </w:r>
      <w:r w:rsidR="00801468" w:rsidRPr="007C3599">
        <w:rPr>
          <w:rStyle w:val="a4"/>
          <w:noProof/>
          <w:color w:val="auto"/>
          <w:lang w:val="en"/>
        </w:rPr>
        <w:t xml:space="preserve">5－1－3． Demand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_Toc87878052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11</w:t>
      </w:r>
      <w:r w:rsidR="00801468" w:rsidRPr="007C3599">
        <w:rPr>
          <w:noProof/>
          <w:webHidden/>
          <w:lang w:val="en"/>
        </w:rPr>
        <w:fldChar w:fldCharType="end"/>
      </w:r>
      <w:r w:rsidRPr="007C3599">
        <w:rPr>
          <w:noProof/>
          <w:lang w:val="en"/>
        </w:rPr>
        <w:fldChar w:fldCharType="end"/>
      </w:r>
      <w:r w:rsidR="00801468" w:rsidRPr="007C3599">
        <w:rPr>
          <w:lang w:val="en"/>
        </w:rPr>
        <w:t xml:space="preserve"> for HMI specifications</w:t>
      </w:r>
    </w:p>
    <w:p w14:paraId="51C5C88B"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"_Toc87878053" </w:instrText>
      </w:r>
      <w:r w:rsidRPr="007C3599">
        <w:rPr>
          <w:rPrChange w:id="1759" w:author="Moriyama, Shoya/森山 翔也" w:date="2025-04-02T21:08:00Z">
            <w:rPr>
              <w:noProof/>
              <w:lang w:val="en"/>
            </w:rPr>
          </w:rPrChange>
        </w:rPr>
        <w:fldChar w:fldCharType="separate"/>
      </w:r>
      <w:r w:rsidR="00801468" w:rsidRPr="007C3599">
        <w:rPr>
          <w:rStyle w:val="a4"/>
          <w:noProof/>
          <w:color w:val="auto"/>
          <w:lang w:val="en"/>
        </w:rPr>
        <w:t xml:space="preserve">5－1－4． Custom Item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_Toc87878053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11</w:t>
      </w:r>
      <w:r w:rsidR="00801468" w:rsidRPr="007C3599">
        <w:rPr>
          <w:noProof/>
          <w:webHidden/>
          <w:lang w:val="en"/>
        </w:rPr>
        <w:fldChar w:fldCharType="end"/>
      </w:r>
      <w:r w:rsidRPr="007C3599">
        <w:rPr>
          <w:noProof/>
          <w:lang w:val="en"/>
        </w:rPr>
        <w:fldChar w:fldCharType="end"/>
      </w:r>
    </w:p>
    <w:p w14:paraId="2BAB5EE1"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"_Toc87878054" </w:instrText>
      </w:r>
      <w:r w:rsidRPr="007C3599">
        <w:rPr>
          <w:rPrChange w:id="1760" w:author="Moriyama, Shoya/森山 翔也" w:date="2025-04-02T21:08:00Z">
            <w:rPr>
              <w:noProof/>
              <w:lang w:val="en"/>
            </w:rPr>
          </w:rPrChange>
        </w:rPr>
        <w:fldChar w:fldCharType="separate"/>
      </w:r>
      <w:r w:rsidR="00801468" w:rsidRPr="007C3599">
        <w:rPr>
          <w:rStyle w:val="a4"/>
          <w:noProof/>
          <w:color w:val="auto"/>
          <w:lang w:val="en"/>
        </w:rPr>
        <w:t xml:space="preserve">5－1－5． Exception operation (abnormal system)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_Toc87878054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11</w:t>
      </w:r>
      <w:r w:rsidR="00801468" w:rsidRPr="007C3599">
        <w:rPr>
          <w:noProof/>
          <w:webHidden/>
          <w:lang w:val="en"/>
        </w:rPr>
        <w:fldChar w:fldCharType="end"/>
      </w:r>
      <w:r w:rsidRPr="007C3599">
        <w:rPr>
          <w:noProof/>
          <w:lang w:val="en"/>
        </w:rPr>
        <w:fldChar w:fldCharType="end"/>
      </w:r>
    </w:p>
    <w:p w14:paraId="6863A42B"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"_Toc87878055" </w:instrText>
      </w:r>
      <w:r w:rsidRPr="007C3599">
        <w:rPr>
          <w:rPrChange w:id="1761" w:author="Moriyama, Shoya/森山 翔也" w:date="2025-04-02T21:08:00Z">
            <w:rPr>
              <w:noProof/>
              <w:lang w:val="en"/>
            </w:rPr>
          </w:rPrChange>
        </w:rPr>
        <w:fldChar w:fldCharType="separate"/>
      </w:r>
      <w:r w:rsidR="00801468" w:rsidRPr="007C3599">
        <w:rPr>
          <w:rStyle w:val="a4"/>
          <w:noProof/>
          <w:color w:val="auto"/>
          <w:lang w:val="en"/>
        </w:rPr>
        <w:t xml:space="preserve">5－1－6． Others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_Toc87878055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11</w:t>
      </w:r>
      <w:r w:rsidR="00801468" w:rsidRPr="007C3599">
        <w:rPr>
          <w:noProof/>
          <w:webHidden/>
          <w:lang w:val="en"/>
        </w:rPr>
        <w:fldChar w:fldCharType="end"/>
      </w:r>
      <w:r w:rsidRPr="007C3599">
        <w:rPr>
          <w:noProof/>
          <w:lang w:val="en"/>
        </w:rPr>
        <w:fldChar w:fldCharType="end"/>
      </w:r>
    </w:p>
    <w:p w14:paraId="519DFBEF" w14:textId="4C091017" w:rsidR="00801468" w:rsidRPr="007C3599" w:rsidRDefault="00801468" w:rsidP="0066245A">
      <w:pPr>
        <w:pStyle w:val="21"/>
        <w:rPr>
          <w:rFonts w:cs="Times New Roman"/>
          <w:noProof/>
          <w:sz w:val="21"/>
          <w:szCs w:val="22"/>
        </w:rPr>
      </w:pPr>
      <w:r w:rsidRPr="007C3599">
        <w:rPr>
          <w:rStyle w:val="a4"/>
          <w:strike/>
          <w:noProof/>
          <w:color w:val="auto"/>
          <w:lang w:val="en"/>
        </w:rPr>
        <w:t>5－2．　Map update by telecommunications equipment</w:t>
      </w:r>
      <w:r w:rsidRPr="007C3599">
        <w:rPr>
          <w:noProof/>
          <w:webHidden/>
          <w:lang w:val="en"/>
        </w:rPr>
        <w:tab/>
        <w:t xml:space="preserve"> PAGEREF _Toc87878056 \h </w:t>
      </w:r>
      <w:r w:rsidR="0066542A" w:rsidRPr="007C3599">
        <w:fldChar w:fldCharType="begin"/>
      </w:r>
      <w:r w:rsidR="0066542A" w:rsidRPr="007C3599">
        <w:instrText xml:space="preserve"> HYPERLINK \l "_Toc87878056" </w:instrText>
      </w:r>
      <w:r w:rsidR="0066542A" w:rsidRPr="007C3599">
        <w:rPr>
          <w:rPrChange w:id="1762" w:author="Moriyama, Shoya/森山 翔也" w:date="2025-04-02T21:08:00Z">
            <w:rPr>
              <w:noProof/>
              <w:lang w:val="en"/>
            </w:rPr>
          </w:rPrChange>
        </w:rPr>
        <w:fldChar w:fldCharType="separate"/>
      </w:r>
      <w:r w:rsidRPr="007C3599">
        <w:rPr>
          <w:rStyle w:val="a4"/>
          <w:strike/>
          <w:noProof/>
          <w:color w:val="auto"/>
          <w:lang w:val="en"/>
        </w:rPr>
        <w:t>▲3.0012</w:t>
      </w:r>
      <w:r w:rsidRPr="007C3599">
        <w:rPr>
          <w:noProof/>
          <w:webHidden/>
          <w:lang w:val="en"/>
        </w:rPr>
        <w:tab/>
      </w:r>
      <w:r w:rsidRPr="007C3599">
        <w:rPr>
          <w:noProof/>
          <w:webHidden/>
          <w:lang w:val="en"/>
        </w:rPr>
        <w:fldChar w:fldCharType="begin"/>
      </w:r>
      <w:r w:rsidRPr="007C3599">
        <w:rPr>
          <w:noProof/>
          <w:webHidden/>
          <w:lang w:val="en"/>
        </w:rPr>
        <w:instrText xml:space="preserve"> PAGEREF _Toc87878056 \h </w:instrText>
      </w:r>
      <w:r w:rsidRPr="007C3599">
        <w:rPr>
          <w:noProof/>
          <w:webHidden/>
          <w:lang w:val="en"/>
        </w:rPr>
      </w:r>
      <w:r w:rsidRPr="007C3599">
        <w:rPr>
          <w:noProof/>
          <w:webHidden/>
          <w:lang w:val="en"/>
        </w:rPr>
        <w:fldChar w:fldCharType="end"/>
      </w:r>
      <w:r w:rsidR="0066542A" w:rsidRPr="007C3599">
        <w:rPr>
          <w:noProof/>
          <w:lang w:val="en"/>
        </w:rPr>
        <w:fldChar w:fldCharType="end"/>
      </w:r>
    </w:p>
    <w:p w14:paraId="34D6D265" w14:textId="41A134E4" w:rsidR="00801468" w:rsidRPr="007C3599" w:rsidRDefault="00D8511F" w:rsidP="0066245A">
      <w:pPr>
        <w:pStyle w:val="21"/>
        <w:rPr>
          <w:rFonts w:cs="Times New Roman"/>
          <w:noProof/>
          <w:sz w:val="21"/>
          <w:szCs w:val="22"/>
        </w:rPr>
      </w:pPr>
      <w:r w:rsidRPr="007C3599">
        <w:fldChar w:fldCharType="begin"/>
      </w:r>
      <w:r w:rsidRPr="007C3599">
        <w:instrText xml:space="preserve"> HYPERLINK \l "_Toc87878057" </w:instrText>
      </w:r>
      <w:r w:rsidRPr="007C3599">
        <w:rPr>
          <w:rPrChange w:id="1763" w:author="Moriyama, Shoya/森山 翔也" w:date="2025-04-02T21:08:00Z">
            <w:rPr>
              <w:noProof/>
              <w:lang w:val="en"/>
            </w:rPr>
          </w:rPrChange>
        </w:rPr>
        <w:fldChar w:fldCharType="separate"/>
      </w:r>
      <w:r w:rsidR="00801468" w:rsidRPr="007C3599">
        <w:rPr>
          <w:rStyle w:val="a4"/>
          <w:strike/>
          <w:noProof/>
          <w:color w:val="auto"/>
          <w:lang w:val="en"/>
        </w:rPr>
        <w:t xml:space="preserve">5－2－1．　Target countries and </w:t>
      </w:r>
      <w:ins w:id="1764" w:author="Kashima, Takuya/鹿島 卓也" w:date="2022-10-11T19:46:00Z">
        <w:r w:rsidRPr="007C3599">
          <w:rPr>
            <w:rStyle w:val="a4"/>
            <w:strike/>
            <w:noProof/>
            <w:color w:val="auto"/>
            <w:lang w:val="en"/>
          </w:rPr>
          <w:t>regions</w:t>
        </w:r>
      </w:ins>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_Toc87878057 \h </w:instrText>
      </w:r>
      <w:r w:rsidR="00801468" w:rsidRPr="007C3599">
        <w:rPr>
          <w:noProof/>
          <w:webHidden/>
          <w:lang w:val="en"/>
        </w:rPr>
      </w:r>
      <w:r w:rsidR="00801468" w:rsidRPr="007C3599">
        <w:rPr>
          <w:noProof/>
          <w:webHidden/>
          <w:lang w:val="en"/>
        </w:rPr>
        <w:fldChar w:fldCharType="separate"/>
      </w:r>
      <w:del w:id="1765" w:author="Kashima, Takuya/鹿島 卓也" w:date="2022-10-11T19:46:00Z">
        <w:r w:rsidR="00801468" w:rsidRPr="007C3599" w:rsidDel="00D8511F">
          <w:rPr>
            <w:noProof/>
            <w:webHidden/>
            <w:lang w:val="en"/>
          </w:rPr>
          <w:delText>regions</w:delText>
        </w:r>
      </w:del>
      <w:r w:rsidR="00801468" w:rsidRPr="007C3599">
        <w:rPr>
          <w:noProof/>
          <w:webHidden/>
          <w:lang w:val="en"/>
        </w:rPr>
        <w:t>12</w:t>
      </w:r>
      <w:r w:rsidR="00801468" w:rsidRPr="007C3599">
        <w:rPr>
          <w:noProof/>
          <w:webHidden/>
          <w:lang w:val="en"/>
        </w:rPr>
        <w:fldChar w:fldCharType="end"/>
      </w:r>
      <w:r w:rsidRPr="007C3599">
        <w:rPr>
          <w:noProof/>
          <w:lang w:val="en"/>
        </w:rPr>
        <w:fldChar w:fldCharType="end"/>
      </w:r>
    </w:p>
    <w:p w14:paraId="30524CFA" w14:textId="77777777"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"_Toc87878058" </w:instrText>
      </w:r>
      <w:r w:rsidRPr="007C3599">
        <w:rPr>
          <w:rPrChange w:id="1766" w:author="Moriyama, Shoya/森山 翔也" w:date="2025-04-02T21:08:00Z">
            <w:rPr>
              <w:noProof/>
              <w:lang w:val="en"/>
            </w:rPr>
          </w:rPrChange>
        </w:rPr>
        <w:fldChar w:fldCharType="separate"/>
      </w:r>
      <w:r w:rsidR="00801468" w:rsidRPr="007C3599">
        <w:rPr>
          <w:rStyle w:val="a4"/>
          <w:strike/>
          <w:noProof/>
          <w:color w:val="auto"/>
          <w:lang w:val="en"/>
        </w:rPr>
        <w:t xml:space="preserve">５－２－２．　Basic action (normal system)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_Toc87878058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12</w:t>
      </w:r>
      <w:r w:rsidR="00801468" w:rsidRPr="007C3599">
        <w:rPr>
          <w:noProof/>
          <w:webHidden/>
          <w:lang w:val="en"/>
        </w:rPr>
        <w:fldChar w:fldCharType="end"/>
      </w:r>
      <w:r w:rsidRPr="007C3599">
        <w:rPr>
          <w:noProof/>
          <w:lang w:val="en"/>
        </w:rPr>
        <w:fldChar w:fldCharType="end"/>
      </w:r>
    </w:p>
    <w:p w14:paraId="605FD5F4"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"_Toc87878059" </w:instrText>
      </w:r>
      <w:r w:rsidRPr="007C3599">
        <w:rPr>
          <w:rPrChange w:id="1767" w:author="Moriyama, Shoya/森山 翔也" w:date="2025-04-02T21:08:00Z">
            <w:rPr>
              <w:noProof/>
              <w:lang w:val="en"/>
            </w:rPr>
          </w:rPrChange>
        </w:rPr>
        <w:fldChar w:fldCharType="separate"/>
      </w:r>
      <w:r w:rsidR="00801468" w:rsidRPr="007C3599">
        <w:rPr>
          <w:rStyle w:val="a4"/>
          <w:strike/>
          <w:noProof/>
          <w:color w:val="auto"/>
          <w:lang w:val="en"/>
        </w:rPr>
        <w:t xml:space="preserve">5－2－3．　Demand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_Toc87878059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12</w:t>
      </w:r>
      <w:r w:rsidR="00801468" w:rsidRPr="007C3599">
        <w:rPr>
          <w:noProof/>
          <w:webHidden/>
          <w:lang w:val="en"/>
        </w:rPr>
        <w:fldChar w:fldCharType="end"/>
      </w:r>
      <w:r w:rsidRPr="007C3599">
        <w:rPr>
          <w:noProof/>
          <w:lang w:val="en"/>
        </w:rPr>
        <w:fldChar w:fldCharType="end"/>
      </w:r>
      <w:r w:rsidR="00801468" w:rsidRPr="007C3599">
        <w:rPr>
          <w:lang w:val="en"/>
        </w:rPr>
        <w:t xml:space="preserve"> for HMI specifications</w:t>
      </w:r>
    </w:p>
    <w:p w14:paraId="579FE840"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"_Toc87878060" </w:instrText>
      </w:r>
      <w:r w:rsidRPr="007C3599">
        <w:rPr>
          <w:rPrChange w:id="1768" w:author="Moriyama, Shoya/森山 翔也" w:date="2025-04-02T21:08:00Z">
            <w:rPr>
              <w:noProof/>
              <w:lang w:val="en"/>
            </w:rPr>
          </w:rPrChange>
        </w:rPr>
        <w:fldChar w:fldCharType="separate"/>
      </w:r>
      <w:r w:rsidR="00801468" w:rsidRPr="007C3599">
        <w:rPr>
          <w:rStyle w:val="a4"/>
          <w:strike/>
          <w:noProof/>
          <w:color w:val="auto"/>
          <w:lang w:val="en"/>
        </w:rPr>
        <w:t xml:space="preserve">5－2－4．　Custom Item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_Toc87878060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12</w:t>
      </w:r>
      <w:r w:rsidR="00801468" w:rsidRPr="007C3599">
        <w:rPr>
          <w:noProof/>
          <w:webHidden/>
          <w:lang w:val="en"/>
        </w:rPr>
        <w:fldChar w:fldCharType="end"/>
      </w:r>
      <w:r w:rsidRPr="007C3599">
        <w:rPr>
          <w:noProof/>
          <w:lang w:val="en"/>
        </w:rPr>
        <w:fldChar w:fldCharType="end"/>
      </w:r>
    </w:p>
    <w:p w14:paraId="2C9DCDB2"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"_Toc87878061" </w:instrText>
      </w:r>
      <w:r w:rsidRPr="007C3599">
        <w:rPr>
          <w:rPrChange w:id="1769" w:author="Moriyama, Shoya/森山 翔也" w:date="2025-04-02T21:08:00Z">
            <w:rPr>
              <w:noProof/>
              <w:lang w:val="en"/>
            </w:rPr>
          </w:rPrChange>
        </w:rPr>
        <w:fldChar w:fldCharType="separate"/>
      </w:r>
      <w:r w:rsidR="00801468" w:rsidRPr="007C3599">
        <w:rPr>
          <w:rStyle w:val="a4"/>
          <w:strike/>
          <w:noProof/>
          <w:color w:val="auto"/>
          <w:lang w:val="en"/>
        </w:rPr>
        <w:t xml:space="preserve">5－2－5．　Exception operation (abnormal system)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_Toc87878061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13</w:t>
      </w:r>
      <w:r w:rsidR="00801468" w:rsidRPr="007C3599">
        <w:rPr>
          <w:noProof/>
          <w:webHidden/>
          <w:lang w:val="en"/>
        </w:rPr>
        <w:fldChar w:fldCharType="end"/>
      </w:r>
      <w:r w:rsidRPr="007C3599">
        <w:rPr>
          <w:noProof/>
          <w:lang w:val="en"/>
        </w:rPr>
        <w:fldChar w:fldCharType="end"/>
      </w:r>
    </w:p>
    <w:p w14:paraId="3CE8F577"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"_Toc87878062" </w:instrText>
      </w:r>
      <w:r w:rsidRPr="007C3599">
        <w:rPr>
          <w:rPrChange w:id="1770" w:author="Moriyama, Shoya/森山 翔也" w:date="2025-04-02T21:08:00Z">
            <w:rPr>
              <w:noProof/>
              <w:lang w:val="en"/>
            </w:rPr>
          </w:rPrChange>
        </w:rPr>
        <w:fldChar w:fldCharType="separate"/>
      </w:r>
      <w:r w:rsidR="00801468" w:rsidRPr="007C3599">
        <w:rPr>
          <w:rStyle w:val="a4"/>
          <w:strike/>
          <w:noProof/>
          <w:color w:val="auto"/>
          <w:lang w:val="en"/>
        </w:rPr>
        <w:t xml:space="preserve">5－2－6．　Others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_Toc87878062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13</w:t>
      </w:r>
      <w:r w:rsidR="00801468" w:rsidRPr="007C3599">
        <w:rPr>
          <w:noProof/>
          <w:webHidden/>
          <w:lang w:val="en"/>
        </w:rPr>
        <w:fldChar w:fldCharType="end"/>
      </w:r>
      <w:r w:rsidRPr="007C3599">
        <w:rPr>
          <w:noProof/>
          <w:lang w:val="en"/>
        </w:rPr>
        <w:fldChar w:fldCharType="end"/>
      </w:r>
    </w:p>
    <w:p w14:paraId="501D9ADD" w14:textId="0E114CB6" w:rsidR="00801468" w:rsidRPr="007C3599" w:rsidRDefault="00801468" w:rsidP="0066245A">
      <w:pPr>
        <w:pStyle w:val="21"/>
        <w:rPr>
          <w:rFonts w:cs="Times New Roman"/>
          <w:noProof/>
          <w:sz w:val="21"/>
          <w:szCs w:val="22"/>
        </w:rPr>
      </w:pPr>
      <w:r w:rsidRPr="007C3599">
        <w:rPr>
          <w:rStyle w:val="a4"/>
          <w:strike/>
          <w:noProof/>
          <w:color w:val="auto"/>
          <w:lang w:val="en"/>
        </w:rPr>
        <w:t xml:space="preserve">5－3． Map update by update media </w:t>
      </w:r>
      <w:r w:rsidRPr="007C3599">
        <w:rPr>
          <w:noProof/>
          <w:webHidden/>
          <w:lang w:val="en"/>
        </w:rPr>
        <w:tab/>
        <w:t xml:space="preserve"> </w:t>
      </w:r>
      <w:r w:rsidR="0066542A" w:rsidRPr="007C3599">
        <w:fldChar w:fldCharType="begin"/>
      </w:r>
      <w:r w:rsidR="0066542A" w:rsidRPr="007C3599">
        <w:instrText xml:space="preserve"> HYPERLINK \l "_Toc87878063" </w:instrText>
      </w:r>
      <w:r w:rsidR="0066542A" w:rsidRPr="007C3599">
        <w:rPr>
          <w:rPrChange w:id="1771" w:author="Moriyama, Shoya/森山 翔也" w:date="2025-04-02T21:08:00Z">
            <w:rPr>
              <w:noProof/>
              <w:lang w:val="en"/>
            </w:rPr>
          </w:rPrChange>
        </w:rPr>
        <w:fldChar w:fldCharType="separate"/>
      </w:r>
      <w:r w:rsidRPr="007C3599">
        <w:rPr>
          <w:rStyle w:val="a4"/>
          <w:strike/>
          <w:noProof/>
          <w:color w:val="auto"/>
          <w:lang w:val="en"/>
        </w:rPr>
        <w:t>14</w:t>
      </w:r>
      <w:r w:rsidRPr="007C3599">
        <w:rPr>
          <w:noProof/>
          <w:webHidden/>
          <w:lang w:val="en"/>
        </w:rPr>
        <w:fldChar w:fldCharType="begin"/>
      </w:r>
      <w:r w:rsidRPr="007C3599">
        <w:rPr>
          <w:noProof/>
          <w:webHidden/>
          <w:lang w:val="en"/>
        </w:rPr>
        <w:instrText xml:space="preserve"> PAGEREF _Toc87878063 \h </w:instrText>
      </w:r>
      <w:r w:rsidRPr="007C3599">
        <w:rPr>
          <w:noProof/>
          <w:webHidden/>
          <w:lang w:val="en"/>
        </w:rPr>
      </w:r>
      <w:r w:rsidRPr="007C3599">
        <w:rPr>
          <w:noProof/>
          <w:webHidden/>
          <w:lang w:val="en"/>
        </w:rPr>
        <w:fldChar w:fldCharType="end"/>
      </w:r>
      <w:r w:rsidR="0066542A" w:rsidRPr="007C3599">
        <w:rPr>
          <w:noProof/>
          <w:lang w:val="en"/>
        </w:rPr>
        <w:fldChar w:fldCharType="end"/>
      </w:r>
    </w:p>
    <w:p w14:paraId="1ACAF8D0" w14:textId="48B8A1BB"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"_Toc87878064" </w:instrText>
      </w:r>
      <w:r w:rsidRPr="007C3599">
        <w:rPr>
          <w:rPrChange w:id="1772" w:author="Moriyama, Shoya/森山 翔也" w:date="2025-04-02T21:08:00Z">
            <w:rPr>
              <w:noProof/>
              <w:lang w:val="en"/>
            </w:rPr>
          </w:rPrChange>
        </w:rPr>
        <w:fldChar w:fldCharType="separate"/>
      </w:r>
      <w:r w:rsidR="00801468" w:rsidRPr="007C3599">
        <w:rPr>
          <w:rStyle w:val="a4"/>
          <w:strike/>
          <w:noProof/>
          <w:color w:val="auto"/>
          <w:lang w:val="en"/>
        </w:rPr>
        <w:t>5－3－1． Target countries and</w:t>
      </w:r>
      <w:r w:rsidR="0092121A" w:rsidRPr="007C3599">
        <w:rPr>
          <w:rStyle w:val="a4"/>
          <w:strike/>
          <w:noProof/>
          <w:color w:val="auto"/>
          <w:lang w:val="en"/>
        </w:rPr>
        <w:t xml:space="preserve"> regions</w:t>
      </w:r>
      <w:r w:rsidR="00801468" w:rsidRPr="007C3599">
        <w:rPr>
          <w:rStyle w:val="a4"/>
          <w:strike/>
          <w:noProof/>
          <w:color w:val="auto"/>
          <w:lang w:val="en"/>
        </w:rPr>
        <w:t xml:space="preserve">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_Toc87878064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14</w:t>
      </w:r>
      <w:r w:rsidR="00801468" w:rsidRPr="007C3599">
        <w:rPr>
          <w:noProof/>
          <w:webHidden/>
          <w:lang w:val="en"/>
        </w:rPr>
        <w:fldChar w:fldCharType="end"/>
      </w:r>
      <w:r w:rsidRPr="007C3599">
        <w:rPr>
          <w:noProof/>
          <w:lang w:val="en"/>
        </w:rPr>
        <w:fldChar w:fldCharType="end"/>
      </w:r>
    </w:p>
    <w:p w14:paraId="77B805F2"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"_Toc87878065" </w:instrText>
      </w:r>
      <w:r w:rsidRPr="007C3599">
        <w:rPr>
          <w:rPrChange w:id="1773" w:author="Moriyama, Shoya/森山 翔也" w:date="2025-04-02T21:08:00Z">
            <w:rPr>
              <w:noProof/>
              <w:lang w:val="en"/>
            </w:rPr>
          </w:rPrChange>
        </w:rPr>
        <w:fldChar w:fldCharType="separate"/>
      </w:r>
      <w:r w:rsidR="00801468" w:rsidRPr="007C3599">
        <w:rPr>
          <w:rStyle w:val="a4"/>
          <w:strike/>
          <w:noProof/>
          <w:color w:val="auto"/>
          <w:lang w:val="en"/>
        </w:rPr>
        <w:t xml:space="preserve">５－３－２． Basic movements (normal)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_Toc87878065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14</w:t>
      </w:r>
      <w:r w:rsidR="00801468" w:rsidRPr="007C3599">
        <w:rPr>
          <w:noProof/>
          <w:webHidden/>
          <w:lang w:val="en"/>
        </w:rPr>
        <w:fldChar w:fldCharType="end"/>
      </w:r>
      <w:r w:rsidRPr="007C3599">
        <w:rPr>
          <w:noProof/>
          <w:lang w:val="en"/>
        </w:rPr>
        <w:fldChar w:fldCharType="end"/>
      </w:r>
    </w:p>
    <w:p w14:paraId="69C91291" w14:textId="3401C171"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"_Toc87878066" </w:instrText>
      </w:r>
      <w:r w:rsidRPr="007C3599">
        <w:rPr>
          <w:rPrChange w:id="1774" w:author="Moriyama, Shoya/森山 翔也" w:date="2025-04-02T21:08:00Z">
            <w:rPr>
              <w:rStyle w:val="a4"/>
              <w:strike/>
              <w:noProof/>
              <w:color w:val="auto"/>
              <w:lang w:val="en"/>
            </w:rPr>
          </w:rPrChange>
        </w:rPr>
        <w:fldChar w:fldCharType="separate"/>
      </w:r>
      <w:r w:rsidR="00801468" w:rsidRPr="007C3599">
        <w:rPr>
          <w:rStyle w:val="a4"/>
          <w:strike/>
          <w:noProof/>
          <w:color w:val="auto"/>
          <w:lang w:val="en"/>
        </w:rPr>
        <w:t>5－3－3． Request</w:t>
      </w:r>
      <w:r w:rsidR="0092121A" w:rsidRPr="007C3599">
        <w:rPr>
          <w:rStyle w:val="a4"/>
          <w:strike/>
          <w:noProof/>
          <w:color w:val="auto"/>
          <w:lang w:val="en"/>
        </w:rPr>
        <w:t xml:space="preserve"> for HMI specifications </w:t>
      </w:r>
      <w:r w:rsidRPr="007C3599">
        <w:rPr>
          <w:rStyle w:val="a4"/>
          <w:strike/>
          <w:noProof/>
          <w:color w:val="auto"/>
          <w:lang w:val="en"/>
        </w:rPr>
        <w:fldChar w:fldCharType="end"/>
      </w:r>
      <w:r w:rsidR="0092121A" w:rsidRPr="007C3599">
        <w:rPr>
          <w:lang w:val="en"/>
        </w:rPr>
        <w:t xml:space="preserve">                                     14</w:t>
      </w:r>
    </w:p>
    <w:p w14:paraId="61DA360A"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"_Toc87878067" </w:instrText>
      </w:r>
      <w:r w:rsidRPr="007C3599">
        <w:rPr>
          <w:rPrChange w:id="1775" w:author="Moriyama, Shoya/森山 翔也" w:date="2025-04-02T21:08:00Z">
            <w:rPr>
              <w:noProof/>
              <w:lang w:val="en"/>
            </w:rPr>
          </w:rPrChange>
        </w:rPr>
        <w:fldChar w:fldCharType="separate"/>
      </w:r>
      <w:r w:rsidR="00801468" w:rsidRPr="007C3599">
        <w:rPr>
          <w:rStyle w:val="a4"/>
          <w:strike/>
          <w:noProof/>
          <w:color w:val="auto"/>
          <w:lang w:val="en"/>
        </w:rPr>
        <w:t xml:space="preserve">5－3－4． Custom Item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_Toc87878067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14</w:t>
      </w:r>
      <w:r w:rsidR="00801468" w:rsidRPr="007C3599">
        <w:rPr>
          <w:noProof/>
          <w:webHidden/>
          <w:lang w:val="en"/>
        </w:rPr>
        <w:fldChar w:fldCharType="end"/>
      </w:r>
      <w:r w:rsidRPr="007C3599">
        <w:rPr>
          <w:noProof/>
          <w:lang w:val="en"/>
        </w:rPr>
        <w:fldChar w:fldCharType="end"/>
      </w:r>
    </w:p>
    <w:p w14:paraId="0B581705"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"_Toc87878068" </w:instrText>
      </w:r>
      <w:r w:rsidRPr="007C3599">
        <w:rPr>
          <w:rPrChange w:id="1776" w:author="Moriyama, Shoya/森山 翔也" w:date="2025-04-02T21:08:00Z">
            <w:rPr>
              <w:noProof/>
              <w:lang w:val="en"/>
            </w:rPr>
          </w:rPrChange>
        </w:rPr>
        <w:fldChar w:fldCharType="separate"/>
      </w:r>
      <w:r w:rsidR="00801468" w:rsidRPr="007C3599">
        <w:rPr>
          <w:rStyle w:val="a4"/>
          <w:strike/>
          <w:noProof/>
          <w:color w:val="auto"/>
          <w:lang w:val="en"/>
        </w:rPr>
        <w:t xml:space="preserve">5－3－5． Exception operation (abnormal system)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_Toc87878068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15</w:t>
      </w:r>
      <w:r w:rsidR="00801468" w:rsidRPr="007C3599">
        <w:rPr>
          <w:noProof/>
          <w:webHidden/>
          <w:lang w:val="en"/>
        </w:rPr>
        <w:fldChar w:fldCharType="end"/>
      </w:r>
      <w:r w:rsidRPr="007C3599">
        <w:rPr>
          <w:noProof/>
          <w:lang w:val="en"/>
        </w:rPr>
        <w:fldChar w:fldCharType="end"/>
      </w:r>
    </w:p>
    <w:p w14:paraId="4D77D82F"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"_Toc87878069" </w:instrText>
      </w:r>
      <w:r w:rsidRPr="007C3599">
        <w:rPr>
          <w:rPrChange w:id="1777" w:author="Moriyama, Shoya/森山 翔也" w:date="2025-04-02T21:08:00Z">
            <w:rPr>
              <w:noProof/>
              <w:lang w:val="en"/>
            </w:rPr>
          </w:rPrChange>
        </w:rPr>
        <w:fldChar w:fldCharType="separate"/>
      </w:r>
      <w:r w:rsidR="00801468" w:rsidRPr="007C3599">
        <w:rPr>
          <w:rStyle w:val="a4"/>
          <w:strike/>
          <w:noProof/>
          <w:color w:val="auto"/>
          <w:lang w:val="en"/>
        </w:rPr>
        <w:t xml:space="preserve">5－3－6． Others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_Toc87878069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15</w:t>
      </w:r>
      <w:r w:rsidR="00801468" w:rsidRPr="007C3599">
        <w:rPr>
          <w:noProof/>
          <w:webHidden/>
          <w:lang w:val="en"/>
        </w:rPr>
        <w:fldChar w:fldCharType="end"/>
      </w:r>
      <w:r w:rsidRPr="007C3599">
        <w:rPr>
          <w:noProof/>
          <w:lang w:val="en"/>
        </w:rPr>
        <w:fldChar w:fldCharType="end"/>
      </w:r>
    </w:p>
    <w:p w14:paraId="09AD53DA" w14:textId="77777777" w:rsidR="00801468" w:rsidRPr="007C3599" w:rsidRDefault="0066542A" w:rsidP="0066245A">
      <w:pPr>
        <w:pStyle w:val="21"/>
        <w:rPr>
          <w:rFonts w:cs="Times New Roman"/>
          <w:noProof/>
          <w:sz w:val="21"/>
          <w:szCs w:val="22"/>
        </w:rPr>
      </w:pPr>
      <w:r w:rsidRPr="007C3599">
        <w:lastRenderedPageBreak/>
        <w:fldChar w:fldCharType="begin"/>
      </w:r>
      <w:r w:rsidRPr="007C3599">
        <w:instrText xml:space="preserve"> HYPERLINK \l "_Toc87878070" </w:instrText>
      </w:r>
      <w:r w:rsidRPr="007C3599">
        <w:rPr>
          <w:rPrChange w:id="1778" w:author="Moriyama, Shoya/森山 翔也" w:date="2025-04-02T21:08:00Z">
            <w:rPr>
              <w:noProof/>
              <w:lang w:val="en"/>
            </w:rPr>
          </w:rPrChange>
        </w:rPr>
        <w:fldChar w:fldCharType="separate"/>
      </w:r>
      <w:r w:rsidR="00801468" w:rsidRPr="007C3599">
        <w:rPr>
          <w:rStyle w:val="a4"/>
          <w:noProof/>
          <w:color w:val="auto"/>
          <w:lang w:val="en"/>
        </w:rPr>
        <w:t xml:space="preserve">５－２． Full Update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_Toc87878070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16</w:t>
      </w:r>
      <w:r w:rsidR="00801468" w:rsidRPr="007C3599">
        <w:rPr>
          <w:noProof/>
          <w:webHidden/>
          <w:lang w:val="en"/>
        </w:rPr>
        <w:fldChar w:fldCharType="end"/>
      </w:r>
      <w:r w:rsidRPr="007C3599">
        <w:rPr>
          <w:noProof/>
          <w:lang w:val="en"/>
        </w:rPr>
        <w:fldChar w:fldCharType="end"/>
      </w:r>
    </w:p>
    <w:p w14:paraId="59767E54" w14:textId="486602A6" w:rsidR="00801468" w:rsidRPr="007C3599" w:rsidRDefault="00D8511F" w:rsidP="00745DF3">
      <w:pPr>
        <w:pStyle w:val="31"/>
        <w:rPr>
          <w:rFonts w:cs="Times New Roman"/>
          <w:noProof/>
          <w:sz w:val="21"/>
          <w:szCs w:val="22"/>
        </w:rPr>
      </w:pPr>
      <w:r w:rsidRPr="007C3599">
        <w:fldChar w:fldCharType="begin"/>
      </w:r>
      <w:r w:rsidRPr="007C3599">
        <w:instrText xml:space="preserve"> HYPERLINK \l "_Toc87878072" </w:instrText>
      </w:r>
      <w:r w:rsidRPr="007C3599">
        <w:rPr>
          <w:rPrChange w:id="1779" w:author="Moriyama, Shoya/森山 翔也" w:date="2025-04-02T21:08:00Z">
            <w:rPr>
              <w:noProof/>
              <w:lang w:val="en"/>
            </w:rPr>
          </w:rPrChange>
        </w:rPr>
        <w:fldChar w:fldCharType="separate"/>
      </w:r>
      <w:r w:rsidR="00801468" w:rsidRPr="007C3599">
        <w:rPr>
          <w:rStyle w:val="a4"/>
          <w:strike/>
          <w:noProof/>
          <w:color w:val="auto"/>
          <w:lang w:val="en"/>
          <w:rPrChange w:id="1780" w:author="Moriyama, Shoya/森山 翔也" w:date="2025-04-02T21:08:00Z">
            <w:rPr>
              <w:rStyle w:val="a4"/>
              <w:noProof/>
              <w:color w:val="auto"/>
              <w:lang w:val="en"/>
            </w:rPr>
          </w:rPrChange>
        </w:rPr>
        <w:t xml:space="preserve">5－2－1． Target countries and regions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_Toc87878072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16</w:t>
      </w:r>
      <w:r w:rsidR="00801468" w:rsidRPr="007C3599">
        <w:rPr>
          <w:noProof/>
          <w:webHidden/>
          <w:lang w:val="en"/>
        </w:rPr>
        <w:fldChar w:fldCharType="end"/>
      </w:r>
      <w:r w:rsidRPr="007C3599">
        <w:rPr>
          <w:noProof/>
          <w:lang w:val="en"/>
        </w:rPr>
        <w:fldChar w:fldCharType="end"/>
      </w:r>
      <w:ins w:id="1781" w:author="Kashima, Takuya/鹿島 卓也" w:date="2022-10-11T19:45:00Z">
        <w:r w:rsidRPr="007C3599">
          <w:rPr>
            <w:rFonts w:hint="eastAsia"/>
            <w:noProof/>
            <w:lang w:val="en"/>
            <w:rPrChange w:id="1782" w:author="Moriyama, Shoya/森山 翔也" w:date="2025-04-02T21:08:00Z">
              <w:rPr>
                <w:rFonts w:hint="eastAsia"/>
                <w:strike/>
                <w:noProof/>
                <w:lang w:val="en"/>
              </w:rPr>
            </w:rPrChange>
          </w:rPr>
          <w:t xml:space="preserve">　▲</w:t>
        </w:r>
        <w:r w:rsidRPr="007C3599">
          <w:rPr>
            <w:noProof/>
            <w:lang w:val="en"/>
            <w:rPrChange w:id="1783" w:author="Moriyama, Shoya/森山 翔也" w:date="2025-04-02T21:08:00Z">
              <w:rPr>
                <w:strike/>
                <w:noProof/>
                <w:lang w:val="en"/>
              </w:rPr>
            </w:rPrChange>
          </w:rPr>
          <w:t>Ver1.60</w:t>
        </w:r>
      </w:ins>
    </w:p>
    <w:p w14:paraId="31D935D5"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"_Toc87878073" </w:instrText>
      </w:r>
      <w:r w:rsidRPr="007C3599">
        <w:rPr>
          <w:rPrChange w:id="1784" w:author="Moriyama, Shoya/森山 翔也" w:date="2025-04-02T21:08:00Z">
            <w:rPr>
              <w:noProof/>
              <w:lang w:val="en"/>
            </w:rPr>
          </w:rPrChange>
        </w:rPr>
        <w:fldChar w:fldCharType="separate"/>
      </w:r>
      <w:r w:rsidR="00801468" w:rsidRPr="007C3599">
        <w:rPr>
          <w:rStyle w:val="a4"/>
          <w:noProof/>
          <w:color w:val="auto"/>
          <w:lang w:val="en"/>
        </w:rPr>
        <w:t xml:space="preserve">５－２－２． Basic action (normal system)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_Toc87878073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16</w:t>
      </w:r>
      <w:r w:rsidR="00801468" w:rsidRPr="007C3599">
        <w:rPr>
          <w:noProof/>
          <w:webHidden/>
          <w:lang w:val="en"/>
        </w:rPr>
        <w:fldChar w:fldCharType="end"/>
      </w:r>
      <w:r w:rsidRPr="007C3599">
        <w:rPr>
          <w:noProof/>
          <w:lang w:val="en"/>
        </w:rPr>
        <w:fldChar w:fldCharType="end"/>
      </w:r>
    </w:p>
    <w:p w14:paraId="74F2F3A2" w14:textId="4E577391"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"_Toc87878074" </w:instrText>
      </w:r>
      <w:r w:rsidRPr="007C3599">
        <w:rPr>
          <w:rPrChange w:id="1785" w:author="Moriyama, Shoya/森山 翔也" w:date="2025-04-02T21:08:00Z">
            <w:rPr>
              <w:noProof/>
              <w:lang w:val="en"/>
            </w:rPr>
          </w:rPrChange>
        </w:rPr>
        <w:fldChar w:fldCharType="separate"/>
      </w:r>
      <w:r w:rsidR="00801468" w:rsidRPr="007C3599">
        <w:rPr>
          <w:rStyle w:val="a4"/>
          <w:noProof/>
          <w:color w:val="auto"/>
          <w:lang w:val="en"/>
        </w:rPr>
        <w:t>5－2－3． Requirement</w:t>
      </w:r>
      <w:r w:rsidR="0092121A" w:rsidRPr="007C3599">
        <w:rPr>
          <w:rStyle w:val="a4"/>
          <w:noProof/>
          <w:color w:val="auto"/>
          <w:lang w:val="en"/>
        </w:rPr>
        <w:t xml:space="preserve"> for HMI specifications</w:t>
      </w:r>
      <w:r w:rsidR="00801468" w:rsidRPr="007C3599">
        <w:rPr>
          <w:rStyle w:val="a4"/>
          <w:noProof/>
          <w:color w:val="auto"/>
          <w:lang w:val="en"/>
        </w:rPr>
        <w:t xml:space="preserve">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_Toc87878074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16</w:t>
      </w:r>
      <w:r w:rsidR="00801468" w:rsidRPr="007C3599">
        <w:rPr>
          <w:noProof/>
          <w:webHidden/>
          <w:lang w:val="en"/>
        </w:rPr>
        <w:fldChar w:fldCharType="end"/>
      </w:r>
      <w:r w:rsidRPr="007C3599">
        <w:rPr>
          <w:noProof/>
          <w:lang w:val="en"/>
        </w:rPr>
        <w:fldChar w:fldCharType="end"/>
      </w:r>
    </w:p>
    <w:p w14:paraId="27798417"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"_Toc87878075" </w:instrText>
      </w:r>
      <w:r w:rsidRPr="007C3599">
        <w:rPr>
          <w:rPrChange w:id="1786" w:author="Moriyama, Shoya/森山 翔也" w:date="2025-04-02T21:08:00Z">
            <w:rPr>
              <w:noProof/>
              <w:lang w:val="en"/>
            </w:rPr>
          </w:rPrChange>
        </w:rPr>
        <w:fldChar w:fldCharType="separate"/>
      </w:r>
      <w:r w:rsidR="00801468" w:rsidRPr="007C3599">
        <w:rPr>
          <w:rStyle w:val="a4"/>
          <w:noProof/>
          <w:color w:val="auto"/>
          <w:lang w:val="en"/>
        </w:rPr>
        <w:t xml:space="preserve">5－2－4． Custom Item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_Toc87878075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17</w:t>
      </w:r>
      <w:r w:rsidR="00801468" w:rsidRPr="007C3599">
        <w:rPr>
          <w:noProof/>
          <w:webHidden/>
          <w:lang w:val="en"/>
        </w:rPr>
        <w:fldChar w:fldCharType="end"/>
      </w:r>
      <w:r w:rsidRPr="007C3599">
        <w:rPr>
          <w:noProof/>
          <w:lang w:val="en"/>
        </w:rPr>
        <w:fldChar w:fldCharType="end"/>
      </w:r>
    </w:p>
    <w:p w14:paraId="7BCD321B"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"_Toc87878076" </w:instrText>
      </w:r>
      <w:r w:rsidRPr="007C3599">
        <w:rPr>
          <w:rPrChange w:id="1787" w:author="Moriyama, Shoya/森山 翔也" w:date="2025-04-02T21:08:00Z">
            <w:rPr>
              <w:noProof/>
              <w:lang w:val="en"/>
            </w:rPr>
          </w:rPrChange>
        </w:rPr>
        <w:fldChar w:fldCharType="separate"/>
      </w:r>
      <w:r w:rsidR="00801468" w:rsidRPr="007C3599">
        <w:rPr>
          <w:rStyle w:val="a4"/>
          <w:noProof/>
          <w:color w:val="auto"/>
          <w:lang w:val="en"/>
        </w:rPr>
        <w:t xml:space="preserve">5－2－5． Exception operation (abnormal system)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_Toc87878076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17</w:t>
      </w:r>
      <w:r w:rsidR="00801468" w:rsidRPr="007C3599">
        <w:rPr>
          <w:noProof/>
          <w:webHidden/>
          <w:lang w:val="en"/>
        </w:rPr>
        <w:fldChar w:fldCharType="end"/>
      </w:r>
      <w:r w:rsidRPr="007C3599">
        <w:rPr>
          <w:noProof/>
          <w:lang w:val="en"/>
        </w:rPr>
        <w:fldChar w:fldCharType="end"/>
      </w:r>
    </w:p>
    <w:p w14:paraId="0A082827" w14:textId="77777777" w:rsidR="00801468" w:rsidRPr="007C3599" w:rsidRDefault="0066542A" w:rsidP="00745DF3">
      <w:pPr>
        <w:pStyle w:val="31"/>
        <w:rPr>
          <w:rFonts w:cs="Times New Roman"/>
          <w:noProof/>
          <w:sz w:val="21"/>
          <w:szCs w:val="22"/>
        </w:rPr>
      </w:pPr>
      <w:r w:rsidRPr="007C3599">
        <w:fldChar w:fldCharType="begin"/>
      </w:r>
      <w:r w:rsidRPr="007C3599">
        <w:instrText xml:space="preserve"> HYPERLINK \l "_Toc87878077" </w:instrText>
      </w:r>
      <w:r w:rsidRPr="007C3599">
        <w:rPr>
          <w:rPrChange w:id="1788" w:author="Moriyama, Shoya/森山 翔也" w:date="2025-04-02T21:08:00Z">
            <w:rPr>
              <w:noProof/>
              <w:lang w:val="en"/>
            </w:rPr>
          </w:rPrChange>
        </w:rPr>
        <w:fldChar w:fldCharType="separate"/>
      </w:r>
      <w:r w:rsidR="00801468" w:rsidRPr="007C3599">
        <w:rPr>
          <w:rStyle w:val="a4"/>
          <w:noProof/>
          <w:color w:val="auto"/>
          <w:lang w:val="en"/>
        </w:rPr>
        <w:t xml:space="preserve">5－2－6． Others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_Toc87878077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17</w:t>
      </w:r>
      <w:r w:rsidR="00801468" w:rsidRPr="007C3599">
        <w:rPr>
          <w:noProof/>
          <w:webHidden/>
          <w:lang w:val="en"/>
        </w:rPr>
        <w:fldChar w:fldCharType="end"/>
      </w:r>
      <w:r w:rsidRPr="007C3599">
        <w:rPr>
          <w:noProof/>
          <w:lang w:val="en"/>
        </w:rPr>
        <w:fldChar w:fldCharType="end"/>
      </w:r>
    </w:p>
    <w:p w14:paraId="75F91AD5" w14:textId="77777777" w:rsidR="00801468" w:rsidRPr="007C3599" w:rsidRDefault="0066542A">
      <w:pPr>
        <w:pStyle w:val="10"/>
        <w:rPr>
          <w:rFonts w:cs="Times New Roman"/>
          <w:noProof/>
          <w:color w:val="auto"/>
          <w:sz w:val="21"/>
          <w:szCs w:val="22"/>
        </w:rPr>
      </w:pPr>
      <w:r w:rsidRPr="007C3599">
        <w:rPr>
          <w:color w:val="auto"/>
          <w:rPrChange w:id="1789" w:author="Moriyama, Shoya/森山 翔也" w:date="2025-04-02T21:08:00Z">
            <w:rPr/>
          </w:rPrChange>
        </w:rPr>
        <w:fldChar w:fldCharType="begin"/>
      </w:r>
      <w:r w:rsidRPr="007C3599">
        <w:rPr>
          <w:color w:val="auto"/>
          <w:rPrChange w:id="1790" w:author="Moriyama, Shoya/森山 翔也" w:date="2025-04-02T21:08:00Z">
            <w:rPr/>
          </w:rPrChange>
        </w:rPr>
        <w:instrText xml:space="preserve"> HYPERLINK \l "_Toc87878078" </w:instrText>
      </w:r>
      <w:r w:rsidRPr="005E6204">
        <w:rPr>
          <w:color w:val="auto"/>
        </w:rPr>
      </w:r>
      <w:r w:rsidRPr="007C3599">
        <w:rPr>
          <w:color w:val="auto"/>
          <w:rPrChange w:id="1791" w:author="Moriyama, Shoya/森山 翔也" w:date="2025-04-02T21:08:00Z">
            <w:rPr>
              <w:noProof/>
              <w:color w:val="auto"/>
            </w:rPr>
          </w:rPrChange>
        </w:rPr>
        <w:fldChar w:fldCharType="separate"/>
      </w:r>
      <w:r w:rsidR="00801468" w:rsidRPr="007C3599">
        <w:rPr>
          <w:rStyle w:val="a4"/>
          <w:noProof/>
          <w:color w:val="auto"/>
        </w:rPr>
        <w:t xml:space="preserve">6． Service Requirement </w:t>
      </w:r>
      <w:r w:rsidR="00801468" w:rsidRPr="007C3599">
        <w:rPr>
          <w:noProof/>
          <w:webHidden/>
          <w:color w:val="auto"/>
        </w:rPr>
        <w:tab/>
      </w:r>
      <w:r w:rsidR="00801468" w:rsidRPr="007C3599">
        <w:rPr>
          <w:noProof/>
          <w:webHidden/>
          <w:color w:val="auto"/>
        </w:rPr>
        <w:fldChar w:fldCharType="begin"/>
      </w:r>
      <w:r w:rsidR="00801468" w:rsidRPr="007C3599">
        <w:rPr>
          <w:noProof/>
          <w:webHidden/>
          <w:color w:val="auto"/>
        </w:rPr>
        <w:instrText xml:space="preserve"> PAGEREF _Toc87878078 \h </w:instrText>
      </w:r>
      <w:r w:rsidR="00801468" w:rsidRPr="007C3599">
        <w:rPr>
          <w:noProof/>
          <w:webHidden/>
          <w:color w:val="auto"/>
        </w:rPr>
      </w:r>
      <w:r w:rsidR="00801468" w:rsidRPr="007C3599">
        <w:rPr>
          <w:noProof/>
          <w:webHidden/>
          <w:color w:val="auto"/>
        </w:rPr>
        <w:fldChar w:fldCharType="separate"/>
      </w:r>
      <w:r w:rsidR="00801468" w:rsidRPr="007C3599">
        <w:rPr>
          <w:noProof/>
          <w:webHidden/>
          <w:color w:val="auto"/>
        </w:rPr>
        <w:t>18</w:t>
      </w:r>
      <w:r w:rsidR="00801468" w:rsidRPr="007C3599">
        <w:rPr>
          <w:noProof/>
          <w:webHidden/>
          <w:color w:val="auto"/>
        </w:rPr>
        <w:fldChar w:fldCharType="end"/>
      </w:r>
      <w:r w:rsidRPr="007C3599">
        <w:rPr>
          <w:noProof/>
          <w:color w:val="auto"/>
        </w:rPr>
        <w:fldChar w:fldCharType="end"/>
      </w:r>
    </w:p>
    <w:p w14:paraId="70876632" w14:textId="77777777"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"_Toc87878079" </w:instrText>
      </w:r>
      <w:r w:rsidRPr="007C3599">
        <w:rPr>
          <w:rPrChange w:id="1792" w:author="Moriyama, Shoya/森山 翔也" w:date="2025-04-02T21:08:00Z">
            <w:rPr>
              <w:noProof/>
              <w:lang w:val="en"/>
            </w:rPr>
          </w:rPrChange>
        </w:rPr>
        <w:fldChar w:fldCharType="separate"/>
      </w:r>
      <w:r w:rsidR="00801468" w:rsidRPr="007C3599">
        <w:rPr>
          <w:rStyle w:val="a4"/>
          <w:noProof/>
          <w:color w:val="auto"/>
          <w:lang w:val="en"/>
        </w:rPr>
        <w:t xml:space="preserve">6－1． Temporary map update service period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_Toc87878079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19</w:t>
      </w:r>
      <w:r w:rsidR="00801468" w:rsidRPr="007C3599">
        <w:rPr>
          <w:noProof/>
          <w:webHidden/>
          <w:lang w:val="en"/>
        </w:rPr>
        <w:fldChar w:fldCharType="end"/>
      </w:r>
      <w:r w:rsidRPr="007C3599">
        <w:rPr>
          <w:noProof/>
          <w:lang w:val="en"/>
        </w:rPr>
        <w:fldChar w:fldCharType="end"/>
      </w:r>
    </w:p>
    <w:p w14:paraId="15688015" w14:textId="77777777"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"_Toc87878080" </w:instrText>
      </w:r>
      <w:r w:rsidRPr="007C3599">
        <w:rPr>
          <w:rPrChange w:id="1793" w:author="Moriyama, Shoya/森山 翔也" w:date="2025-04-02T21:08:00Z">
            <w:rPr>
              <w:noProof/>
              <w:lang w:val="en"/>
            </w:rPr>
          </w:rPrChange>
        </w:rPr>
        <w:fldChar w:fldCharType="separate"/>
      </w:r>
      <w:r w:rsidR="00801468" w:rsidRPr="007C3599">
        <w:rPr>
          <w:rStyle w:val="a4"/>
          <w:noProof/>
          <w:color w:val="auto"/>
          <w:lang w:val="en"/>
        </w:rPr>
        <w:t xml:space="preserve">6－2． Temporary map update service right accrual and termination condition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_Toc87878080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19</w:t>
      </w:r>
      <w:r w:rsidR="00801468" w:rsidRPr="007C3599">
        <w:rPr>
          <w:noProof/>
          <w:webHidden/>
          <w:lang w:val="en"/>
        </w:rPr>
        <w:fldChar w:fldCharType="end"/>
      </w:r>
      <w:r w:rsidRPr="007C3599">
        <w:rPr>
          <w:noProof/>
          <w:lang w:val="en"/>
        </w:rPr>
        <w:fldChar w:fldCharType="end"/>
      </w:r>
    </w:p>
    <w:p w14:paraId="6506591A" w14:textId="0BF967A8"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"_Toc87878081" </w:instrText>
      </w:r>
      <w:r w:rsidRPr="007C3599">
        <w:rPr>
          <w:rPrChange w:id="1794" w:author="Moriyama, Shoya/森山 翔也" w:date="2025-04-02T21:08:00Z">
            <w:rPr>
              <w:noProof/>
              <w:lang w:val="en"/>
            </w:rPr>
          </w:rPrChange>
        </w:rPr>
        <w:fldChar w:fldCharType="separate"/>
      </w:r>
      <w:r w:rsidR="00801468" w:rsidRPr="007C3599">
        <w:rPr>
          <w:rStyle w:val="a4"/>
          <w:noProof/>
          <w:color w:val="auto"/>
          <w:lang w:val="en"/>
        </w:rPr>
        <w:t>6－3． Behavior after the temporary map update service</w:t>
      </w:r>
      <w:r w:rsidR="0092121A" w:rsidRPr="007C3599">
        <w:rPr>
          <w:rStyle w:val="a4"/>
          <w:noProof/>
          <w:color w:val="auto"/>
          <w:lang w:val="en"/>
        </w:rPr>
        <w:t xml:space="preserve"> ends</w:t>
      </w:r>
      <w:r w:rsidR="00801468" w:rsidRPr="007C3599">
        <w:rPr>
          <w:rStyle w:val="a4"/>
          <w:noProof/>
          <w:color w:val="auto"/>
          <w:lang w:val="en"/>
        </w:rPr>
        <w:t xml:space="preserve">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_Toc87878081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19</w:t>
      </w:r>
      <w:r w:rsidR="00801468" w:rsidRPr="007C3599">
        <w:rPr>
          <w:noProof/>
          <w:webHidden/>
          <w:lang w:val="en"/>
        </w:rPr>
        <w:fldChar w:fldCharType="end"/>
      </w:r>
      <w:r w:rsidRPr="007C3599">
        <w:rPr>
          <w:noProof/>
          <w:lang w:val="en"/>
        </w:rPr>
        <w:fldChar w:fldCharType="end"/>
      </w:r>
    </w:p>
    <w:p w14:paraId="3F95327B" w14:textId="77777777"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"_Toc87878082" </w:instrText>
      </w:r>
      <w:r w:rsidRPr="007C3599">
        <w:rPr>
          <w:rPrChange w:id="1795" w:author="Moriyama, Shoya/森山 翔也" w:date="2025-04-02T21:08:00Z">
            <w:rPr>
              <w:noProof/>
              <w:lang w:val="en"/>
            </w:rPr>
          </w:rPrChange>
        </w:rPr>
        <w:fldChar w:fldCharType="separate"/>
      </w:r>
      <w:r w:rsidR="00801468" w:rsidRPr="007C3599">
        <w:rPr>
          <w:rStyle w:val="a4"/>
          <w:noProof/>
          <w:color w:val="auto"/>
          <w:lang w:val="en"/>
        </w:rPr>
        <w:t xml:space="preserve">6－4． Temporary map update billing model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_Toc87878082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19</w:t>
      </w:r>
      <w:r w:rsidR="00801468" w:rsidRPr="007C3599">
        <w:rPr>
          <w:noProof/>
          <w:webHidden/>
          <w:lang w:val="en"/>
        </w:rPr>
        <w:fldChar w:fldCharType="end"/>
      </w:r>
      <w:r w:rsidRPr="007C3599">
        <w:rPr>
          <w:noProof/>
          <w:lang w:val="en"/>
        </w:rPr>
        <w:fldChar w:fldCharType="end"/>
      </w:r>
    </w:p>
    <w:p w14:paraId="59BE7212" w14:textId="2D923726" w:rsidR="00801468" w:rsidRPr="007C3599" w:rsidRDefault="00801468" w:rsidP="0066245A">
      <w:pPr>
        <w:pStyle w:val="21"/>
        <w:rPr>
          <w:rFonts w:cs="Times New Roman"/>
          <w:noProof/>
          <w:sz w:val="21"/>
          <w:szCs w:val="22"/>
        </w:rPr>
      </w:pPr>
      <w:r w:rsidRPr="007C3599">
        <w:rPr>
          <w:rStyle w:val="a4"/>
          <w:noProof/>
          <w:color w:val="auto"/>
          <w:lang w:val="en"/>
        </w:rPr>
        <w:t>6－5．   Map</w:t>
      </w:r>
      <w:r w:rsidR="00E63EB2" w:rsidRPr="007C3599">
        <w:rPr>
          <w:rStyle w:val="a4"/>
          <w:noProof/>
          <w:color w:val="auto"/>
          <w:lang w:val="en"/>
        </w:rPr>
        <w:t xml:space="preserve"> </w:t>
      </w:r>
      <w:r w:rsidR="0066542A" w:rsidRPr="007C3599">
        <w:fldChar w:fldCharType="begin"/>
      </w:r>
      <w:r w:rsidR="0066542A" w:rsidRPr="007C3599">
        <w:instrText xml:space="preserve"> HYPERLINK \l "_Toc87878083" </w:instrText>
      </w:r>
      <w:r w:rsidR="0066542A" w:rsidRPr="007C3599">
        <w:rPr>
          <w:rPrChange w:id="1796" w:author="Moriyama, Shoya/森山 翔也" w:date="2025-04-02T21:08:00Z">
            <w:rPr>
              <w:noProof/>
              <w:lang w:val="en"/>
            </w:rPr>
          </w:rPrChange>
        </w:rPr>
        <w:fldChar w:fldCharType="separate"/>
      </w:r>
      <w:r w:rsidRPr="007C3599">
        <w:rPr>
          <w:rStyle w:val="a4"/>
          <w:noProof/>
          <w:color w:val="auto"/>
          <w:lang w:val="en"/>
        </w:rPr>
        <w:t>renewal service period</w:t>
      </w:r>
      <w:r w:rsidR="00E63EB2" w:rsidRPr="007C3599">
        <w:rPr>
          <w:noProof/>
          <w:webHidden/>
          <w:lang w:val="en"/>
        </w:rPr>
        <w:tab/>
        <w:t xml:space="preserve"> </w:t>
      </w:r>
      <w:r w:rsidRPr="007C3599">
        <w:rPr>
          <w:rStyle w:val="a4"/>
          <w:noProof/>
          <w:color w:val="auto"/>
          <w:lang w:val="en"/>
        </w:rPr>
        <w:t>19</w:t>
      </w:r>
      <w:r w:rsidRPr="007C3599">
        <w:rPr>
          <w:noProof/>
          <w:webHidden/>
          <w:lang w:val="en"/>
        </w:rPr>
        <w:fldChar w:fldCharType="begin"/>
      </w:r>
      <w:r w:rsidRPr="007C3599">
        <w:rPr>
          <w:noProof/>
          <w:webHidden/>
          <w:lang w:val="en"/>
        </w:rPr>
        <w:instrText xml:space="preserve"> PAGEREF _Toc87878083 \h </w:instrText>
      </w:r>
      <w:r w:rsidRPr="007C3599">
        <w:rPr>
          <w:noProof/>
          <w:webHidden/>
          <w:lang w:val="en"/>
        </w:rPr>
      </w:r>
      <w:r w:rsidRPr="007C3599">
        <w:rPr>
          <w:noProof/>
          <w:webHidden/>
          <w:lang w:val="en"/>
        </w:rPr>
        <w:fldChar w:fldCharType="end"/>
      </w:r>
      <w:r w:rsidR="0066542A" w:rsidRPr="007C3599">
        <w:rPr>
          <w:noProof/>
          <w:lang w:val="en"/>
        </w:rPr>
        <w:fldChar w:fldCharType="end"/>
      </w:r>
    </w:p>
    <w:p w14:paraId="7A2B1120" w14:textId="5D5A6F6A" w:rsidR="00801468" w:rsidRPr="007C3599" w:rsidRDefault="00801468" w:rsidP="0066245A">
      <w:pPr>
        <w:pStyle w:val="21"/>
        <w:rPr>
          <w:rFonts w:cs="Times New Roman"/>
          <w:b/>
          <w:noProof/>
          <w:sz w:val="21"/>
          <w:szCs w:val="22"/>
        </w:rPr>
      </w:pPr>
      <w:r w:rsidRPr="007C3599">
        <w:rPr>
          <w:rStyle w:val="a4"/>
          <w:noProof/>
          <w:color w:val="auto"/>
          <w:lang w:val="en"/>
        </w:rPr>
        <w:t>6－6．   Map</w:t>
      </w:r>
      <w:r w:rsidRPr="007C3599">
        <w:rPr>
          <w:lang w:val="en"/>
        </w:rPr>
        <w:t xml:space="preserve"> </w:t>
      </w:r>
      <w:r w:rsidR="0066542A" w:rsidRPr="007C3599">
        <w:fldChar w:fldCharType="begin"/>
      </w:r>
      <w:r w:rsidR="0066542A" w:rsidRPr="007C3599">
        <w:instrText xml:space="preserve"> HYPERLINK \l "_Toc87878084" </w:instrText>
      </w:r>
      <w:r w:rsidR="0066542A" w:rsidRPr="007C3599">
        <w:rPr>
          <w:rPrChange w:id="1797" w:author="Moriyama, Shoya/森山 翔也" w:date="2025-04-02T21:08:00Z">
            <w:rPr>
              <w:noProof/>
              <w:lang w:val="en"/>
            </w:rPr>
          </w:rPrChange>
        </w:rPr>
        <w:fldChar w:fldCharType="separate"/>
      </w:r>
      <w:r w:rsidRPr="007C3599">
        <w:rPr>
          <w:rStyle w:val="a4"/>
          <w:noProof/>
          <w:color w:val="auto"/>
          <w:lang w:val="en"/>
        </w:rPr>
        <w:t>Renewal Service Rights Accrual and Termination Conditions</w:t>
      </w:r>
      <w:r w:rsidRPr="007C3599">
        <w:rPr>
          <w:noProof/>
          <w:webHidden/>
          <w:lang w:val="en"/>
        </w:rPr>
        <w:tab/>
      </w:r>
      <w:r w:rsidRPr="007C3599">
        <w:rPr>
          <w:noProof/>
          <w:webHidden/>
          <w:lang w:val="en"/>
        </w:rPr>
        <w:fldChar w:fldCharType="begin"/>
      </w:r>
      <w:r w:rsidRPr="007C3599">
        <w:rPr>
          <w:noProof/>
          <w:webHidden/>
          <w:lang w:val="en"/>
        </w:rPr>
        <w:instrText xml:space="preserve"> PAGEREF _Toc87878084 \h </w:instrText>
      </w:r>
      <w:r w:rsidRPr="007C3599">
        <w:rPr>
          <w:noProof/>
          <w:webHidden/>
          <w:lang w:val="en"/>
        </w:rPr>
      </w:r>
      <w:r w:rsidRPr="007C3599">
        <w:rPr>
          <w:noProof/>
          <w:webHidden/>
          <w:lang w:val="en"/>
        </w:rPr>
        <w:fldChar w:fldCharType="end"/>
      </w:r>
      <w:r w:rsidR="0066542A" w:rsidRPr="007C3599">
        <w:rPr>
          <w:noProof/>
          <w:lang w:val="en"/>
        </w:rPr>
        <w:fldChar w:fldCharType="end"/>
      </w:r>
      <w:r w:rsidR="00E63EB2" w:rsidRPr="007C3599">
        <w:rPr>
          <w:noProof/>
          <w:lang w:val="en"/>
        </w:rPr>
        <w:t>20</w:t>
      </w:r>
    </w:p>
    <w:p w14:paraId="613CEABD" w14:textId="19B8A60B" w:rsidR="00801468" w:rsidRPr="007C3599" w:rsidRDefault="00801468" w:rsidP="0066245A">
      <w:pPr>
        <w:pStyle w:val="21"/>
        <w:rPr>
          <w:rFonts w:cs="Times New Roman"/>
          <w:noProof/>
          <w:sz w:val="21"/>
          <w:szCs w:val="22"/>
        </w:rPr>
      </w:pPr>
      <w:r w:rsidRPr="007C3599">
        <w:rPr>
          <w:rStyle w:val="a4"/>
          <w:noProof/>
          <w:color w:val="auto"/>
          <w:lang w:val="en"/>
        </w:rPr>
        <w:t xml:space="preserve">6－7． </w:t>
      </w:r>
      <w:r w:rsidR="0066542A" w:rsidRPr="007C3599">
        <w:fldChar w:fldCharType="begin"/>
      </w:r>
      <w:r w:rsidR="0066542A" w:rsidRPr="007C3599">
        <w:instrText xml:space="preserve"> HYPERLINK \l "_Toc87878085" </w:instrText>
      </w:r>
      <w:r w:rsidR="0066542A" w:rsidRPr="007C3599">
        <w:rPr>
          <w:rPrChange w:id="1798" w:author="Moriyama, Shoya/森山 翔也" w:date="2025-04-02T21:08:00Z">
            <w:rPr>
              <w:rStyle w:val="a4"/>
              <w:noProof/>
              <w:color w:val="auto"/>
              <w:lang w:val="en"/>
            </w:rPr>
          </w:rPrChange>
        </w:rPr>
        <w:fldChar w:fldCharType="separate"/>
      </w:r>
      <w:r w:rsidRPr="007C3599">
        <w:rPr>
          <w:rStyle w:val="a4"/>
          <w:noProof/>
          <w:color w:val="auto"/>
          <w:lang w:val="en"/>
        </w:rPr>
        <w:t>Behavior after the completion of all map update service</w:t>
      </w:r>
      <w:r w:rsidR="00E63EB2" w:rsidRPr="007C3599">
        <w:rPr>
          <w:rStyle w:val="a4"/>
          <w:noProof/>
          <w:webHidden/>
          <w:color w:val="auto"/>
          <w:u w:val="none"/>
          <w:lang w:val="en"/>
        </w:rPr>
        <w:tab/>
      </w:r>
      <w:r w:rsidR="00E63EB2" w:rsidRPr="007C3599">
        <w:rPr>
          <w:rStyle w:val="a4"/>
          <w:b/>
          <w:noProof/>
          <w:webHidden/>
          <w:color w:val="auto"/>
          <w:u w:val="none"/>
          <w:lang w:val="en"/>
        </w:rPr>
        <w:fldChar w:fldCharType="begin"/>
      </w:r>
      <w:r w:rsidR="00E63EB2" w:rsidRPr="007C3599">
        <w:rPr>
          <w:rStyle w:val="a4"/>
          <w:b/>
          <w:noProof/>
          <w:webHidden/>
          <w:color w:val="auto"/>
          <w:u w:val="none"/>
          <w:lang w:val="en"/>
        </w:rPr>
        <w:instrText xml:space="preserve"> PAGEREF _Toc87878085 \h </w:instrText>
      </w:r>
      <w:r w:rsidR="00E63EB2" w:rsidRPr="007C3599">
        <w:rPr>
          <w:rStyle w:val="a4"/>
          <w:b/>
          <w:noProof/>
          <w:webHidden/>
          <w:color w:val="auto"/>
          <w:u w:val="none"/>
          <w:lang w:val="en"/>
        </w:rPr>
      </w:r>
      <w:r w:rsidR="00E63EB2" w:rsidRPr="007C3599">
        <w:rPr>
          <w:rStyle w:val="a4"/>
          <w:b/>
          <w:noProof/>
          <w:webHidden/>
          <w:color w:val="auto"/>
          <w:u w:val="none"/>
          <w:lang w:val="en"/>
        </w:rPr>
        <w:fldChar w:fldCharType="end"/>
      </w:r>
      <w:r w:rsidRPr="007C3599">
        <w:rPr>
          <w:rStyle w:val="a4"/>
          <w:noProof/>
          <w:color w:val="auto"/>
          <w:u w:val="none"/>
          <w:lang w:val="en"/>
        </w:rPr>
        <w:t xml:space="preserve"> </w:t>
      </w:r>
      <w:r w:rsidRPr="007C3599">
        <w:rPr>
          <w:rStyle w:val="a4"/>
          <w:noProof/>
          <w:color w:val="auto"/>
          <w:lang w:val="en"/>
        </w:rPr>
        <w:t>21</w:t>
      </w:r>
      <w:r w:rsidR="0066542A" w:rsidRPr="007C3599">
        <w:rPr>
          <w:rStyle w:val="a4"/>
          <w:noProof/>
          <w:color w:val="auto"/>
          <w:lang w:val="en"/>
        </w:rPr>
        <w:fldChar w:fldCharType="end"/>
      </w:r>
    </w:p>
    <w:p w14:paraId="79064713" w14:textId="5BC6B1E3" w:rsidR="00801468" w:rsidRPr="007C3599" w:rsidRDefault="00801468" w:rsidP="0066245A">
      <w:pPr>
        <w:pStyle w:val="21"/>
        <w:rPr>
          <w:rFonts w:cs="Times New Roman"/>
          <w:noProof/>
          <w:sz w:val="21"/>
          <w:szCs w:val="22"/>
        </w:rPr>
      </w:pPr>
      <w:r w:rsidRPr="007C3599">
        <w:rPr>
          <w:rStyle w:val="a4"/>
          <w:noProof/>
          <w:color w:val="auto"/>
          <w:lang w:val="en"/>
        </w:rPr>
        <w:t>6－8．</w:t>
      </w:r>
      <w:r w:rsidR="0066542A" w:rsidRPr="007C3599">
        <w:fldChar w:fldCharType="begin"/>
      </w:r>
      <w:r w:rsidR="0066542A" w:rsidRPr="007C3599">
        <w:instrText xml:space="preserve"> HYPERLINK \l "_Toc87878086" </w:instrText>
      </w:r>
      <w:r w:rsidR="0066542A" w:rsidRPr="007C3599">
        <w:rPr>
          <w:rPrChange w:id="1799" w:author="Moriyama, Shoya/森山 翔也" w:date="2025-04-02T21:08:00Z">
            <w:rPr>
              <w:noProof/>
              <w:lang w:val="en"/>
            </w:rPr>
          </w:rPrChange>
        </w:rPr>
        <w:fldChar w:fldCharType="separate"/>
      </w:r>
      <w:r w:rsidRPr="007C3599">
        <w:rPr>
          <w:rStyle w:val="a4"/>
          <w:noProof/>
          <w:color w:val="auto"/>
          <w:lang w:val="en"/>
        </w:rPr>
        <w:t>all update billing model</w:t>
      </w:r>
      <w:r w:rsidRPr="007C3599">
        <w:rPr>
          <w:noProof/>
          <w:webHidden/>
          <w:lang w:val="en"/>
        </w:rPr>
        <w:tab/>
      </w:r>
      <w:r w:rsidRPr="007C3599">
        <w:rPr>
          <w:noProof/>
          <w:webHidden/>
          <w:lang w:val="en"/>
        </w:rPr>
        <w:fldChar w:fldCharType="begin"/>
      </w:r>
      <w:r w:rsidRPr="007C3599">
        <w:rPr>
          <w:noProof/>
          <w:webHidden/>
          <w:lang w:val="en"/>
        </w:rPr>
        <w:instrText xml:space="preserve"> PAGEREF _Toc87878086 \h </w:instrText>
      </w:r>
      <w:r w:rsidRPr="007C3599">
        <w:rPr>
          <w:noProof/>
          <w:webHidden/>
          <w:lang w:val="en"/>
        </w:rPr>
      </w:r>
      <w:r w:rsidRPr="007C3599">
        <w:rPr>
          <w:noProof/>
          <w:webHidden/>
          <w:lang w:val="en"/>
        </w:rPr>
        <w:fldChar w:fldCharType="end"/>
      </w:r>
      <w:r w:rsidR="0066542A" w:rsidRPr="007C3599">
        <w:rPr>
          <w:noProof/>
          <w:lang w:val="en"/>
        </w:rPr>
        <w:fldChar w:fldCharType="end"/>
      </w:r>
      <w:r w:rsidR="00E63EB2" w:rsidRPr="007C3599">
        <w:rPr>
          <w:noProof/>
          <w:lang w:val="en"/>
        </w:rPr>
        <w:t>22</w:t>
      </w:r>
    </w:p>
    <w:p w14:paraId="00E18BC2" w14:textId="530F9526" w:rsidR="00801468" w:rsidRPr="007C3599" w:rsidRDefault="00801468" w:rsidP="0066245A">
      <w:pPr>
        <w:pStyle w:val="21"/>
        <w:rPr>
          <w:rFonts w:cs="Times New Roman"/>
          <w:noProof/>
          <w:sz w:val="21"/>
          <w:szCs w:val="22"/>
        </w:rPr>
      </w:pPr>
      <w:r w:rsidRPr="007C3599">
        <w:rPr>
          <w:rStyle w:val="a4"/>
          <w:noProof/>
          <w:color w:val="auto"/>
          <w:lang w:val="en"/>
        </w:rPr>
        <w:t xml:space="preserve">6－9． </w:t>
      </w:r>
      <w:r w:rsidR="0066542A" w:rsidRPr="007C3599">
        <w:fldChar w:fldCharType="begin"/>
      </w:r>
      <w:r w:rsidR="0066542A" w:rsidRPr="007C3599">
        <w:instrText xml:space="preserve"> HYPERLINK \l "_Toc87878087" </w:instrText>
      </w:r>
      <w:r w:rsidR="0066542A" w:rsidRPr="007C3599">
        <w:rPr>
          <w:rPrChange w:id="1800" w:author="Moriyama, Shoya/森山 翔也" w:date="2025-04-02T21:08:00Z">
            <w:rPr>
              <w:noProof/>
              <w:lang w:val="en"/>
            </w:rPr>
          </w:rPrChange>
        </w:rPr>
        <w:fldChar w:fldCharType="separate"/>
      </w:r>
      <w:r w:rsidRPr="007C3599">
        <w:rPr>
          <w:rStyle w:val="a4"/>
          <w:noProof/>
          <w:color w:val="auto"/>
          <w:lang w:val="en"/>
        </w:rPr>
        <w:t>Management of all map renewal service period</w:t>
      </w:r>
      <w:r w:rsidR="00E63EB2" w:rsidRPr="007C3599">
        <w:rPr>
          <w:rStyle w:val="a4"/>
          <w:noProof/>
          <w:webHidden/>
          <w:color w:val="auto"/>
          <w:u w:val="none"/>
          <w:lang w:val="en"/>
        </w:rPr>
        <w:tab/>
      </w:r>
      <w:r w:rsidRPr="007C3599">
        <w:rPr>
          <w:rStyle w:val="a4"/>
          <w:noProof/>
          <w:color w:val="auto"/>
          <w:lang w:val="en"/>
        </w:rPr>
        <w:t>22</w:t>
      </w:r>
      <w:r w:rsidRPr="007C3599">
        <w:rPr>
          <w:noProof/>
          <w:webHidden/>
          <w:lang w:val="en"/>
        </w:rPr>
        <w:fldChar w:fldCharType="begin"/>
      </w:r>
      <w:r w:rsidRPr="007C3599">
        <w:rPr>
          <w:noProof/>
          <w:webHidden/>
          <w:lang w:val="en"/>
        </w:rPr>
        <w:instrText xml:space="preserve"> PAGEREF _Toc87878087 \h </w:instrText>
      </w:r>
      <w:r w:rsidRPr="007C3599">
        <w:rPr>
          <w:noProof/>
          <w:webHidden/>
          <w:lang w:val="en"/>
        </w:rPr>
      </w:r>
      <w:r w:rsidRPr="007C3599">
        <w:rPr>
          <w:noProof/>
          <w:webHidden/>
          <w:lang w:val="en"/>
        </w:rPr>
        <w:fldChar w:fldCharType="end"/>
      </w:r>
      <w:r w:rsidR="0066542A" w:rsidRPr="007C3599">
        <w:rPr>
          <w:noProof/>
          <w:lang w:val="en"/>
        </w:rPr>
        <w:fldChar w:fldCharType="end"/>
      </w:r>
    </w:p>
    <w:p w14:paraId="67BB3BA9" w14:textId="0E07F5BA"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"_Toc87878091" </w:instrText>
      </w:r>
      <w:r w:rsidRPr="007C3599">
        <w:rPr>
          <w:rPrChange w:id="1801" w:author="Moriyama, Shoya/森山 翔也" w:date="2025-04-02T21:08:00Z">
            <w:rPr>
              <w:noProof/>
              <w:lang w:val="en"/>
            </w:rPr>
          </w:rPrChange>
        </w:rPr>
        <w:fldChar w:fldCharType="separate"/>
      </w:r>
      <w:r w:rsidR="00801468" w:rsidRPr="007C3599">
        <w:rPr>
          <w:rStyle w:val="a4"/>
          <w:noProof/>
          <w:color w:val="auto"/>
          <w:lang w:val="en"/>
        </w:rPr>
        <w:t>6－10． Freshness of</w:t>
      </w:r>
      <w:r w:rsidR="00CB0977" w:rsidRPr="007C3599">
        <w:rPr>
          <w:rStyle w:val="a4"/>
          <w:noProof/>
          <w:color w:val="auto"/>
          <w:lang w:val="en"/>
        </w:rPr>
        <w:t xml:space="preserve"> Information</w:t>
      </w:r>
      <w:r w:rsidR="00801468" w:rsidRPr="007C3599">
        <w:rPr>
          <w:rStyle w:val="a4"/>
          <w:noProof/>
          <w:color w:val="auto"/>
          <w:lang w:val="en"/>
        </w:rPr>
        <w:t xml:space="preserve">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_Toc87878091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23</w:t>
      </w:r>
      <w:r w:rsidR="00801468" w:rsidRPr="007C3599">
        <w:rPr>
          <w:noProof/>
          <w:webHidden/>
          <w:lang w:val="en"/>
        </w:rPr>
        <w:fldChar w:fldCharType="end"/>
      </w:r>
      <w:r w:rsidRPr="007C3599">
        <w:rPr>
          <w:noProof/>
          <w:lang w:val="en"/>
        </w:rPr>
        <w:fldChar w:fldCharType="end"/>
      </w:r>
    </w:p>
    <w:p w14:paraId="14ECA65A" w14:textId="77777777"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"_Toc87878092" </w:instrText>
      </w:r>
      <w:r w:rsidRPr="007C3599">
        <w:rPr>
          <w:rPrChange w:id="1802" w:author="Moriyama, Shoya/森山 翔也" w:date="2025-04-02T21:08:00Z">
            <w:rPr>
              <w:noProof/>
              <w:lang w:val="en"/>
            </w:rPr>
          </w:rPrChange>
        </w:rPr>
        <w:fldChar w:fldCharType="separate"/>
      </w:r>
      <w:r w:rsidR="00801468" w:rsidRPr="007C3599">
        <w:rPr>
          <w:rStyle w:val="a4"/>
          <w:noProof/>
          <w:color w:val="auto"/>
          <w:lang w:val="en"/>
        </w:rPr>
        <w:t xml:space="preserve">6－11． Map Content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_Toc87878092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23</w:t>
      </w:r>
      <w:r w:rsidR="00801468" w:rsidRPr="007C3599">
        <w:rPr>
          <w:noProof/>
          <w:webHidden/>
          <w:lang w:val="en"/>
        </w:rPr>
        <w:fldChar w:fldCharType="end"/>
      </w:r>
      <w:r w:rsidRPr="007C3599">
        <w:rPr>
          <w:noProof/>
          <w:lang w:val="en"/>
        </w:rPr>
        <w:fldChar w:fldCharType="end"/>
      </w:r>
    </w:p>
    <w:p w14:paraId="55B69579" w14:textId="2F9F76E5" w:rsidR="00801468" w:rsidRPr="007C3599" w:rsidRDefault="00801468" w:rsidP="0066245A">
      <w:pPr>
        <w:pStyle w:val="21"/>
        <w:rPr>
          <w:rFonts w:cs="Times New Roman"/>
          <w:noProof/>
          <w:sz w:val="21"/>
          <w:szCs w:val="22"/>
        </w:rPr>
      </w:pPr>
      <w:r w:rsidRPr="007C3599">
        <w:rPr>
          <w:rStyle w:val="a4"/>
          <w:strike/>
          <w:noProof/>
          <w:color w:val="auto"/>
          <w:lang w:val="en"/>
        </w:rPr>
        <w:t>6－12．　Update Area</w:t>
      </w:r>
      <w:r w:rsidR="00AC789C" w:rsidRPr="007C3599">
        <w:rPr>
          <w:rStyle w:val="a4"/>
          <w:strike/>
          <w:noProof/>
          <w:webHidden/>
          <w:color w:val="auto"/>
          <w:lang w:val="en"/>
        </w:rPr>
        <w:fldChar w:fldCharType="begin"/>
      </w:r>
      <w:r w:rsidR="00AC789C" w:rsidRPr="007C3599">
        <w:rPr>
          <w:rStyle w:val="a4"/>
          <w:strike/>
          <w:noProof/>
          <w:webHidden/>
          <w:color w:val="auto"/>
          <w:lang w:val="en"/>
        </w:rPr>
        <w:instrText xml:space="preserve"> PAGEREF _Toc87878093 \h </w:instrText>
      </w:r>
      <w:r w:rsidR="00AC789C" w:rsidRPr="007C3599">
        <w:rPr>
          <w:rStyle w:val="a4"/>
          <w:strike/>
          <w:noProof/>
          <w:webHidden/>
          <w:color w:val="auto"/>
          <w:lang w:val="en"/>
        </w:rPr>
      </w:r>
      <w:r w:rsidR="00AC789C" w:rsidRPr="007C3599">
        <w:rPr>
          <w:rStyle w:val="a4"/>
          <w:strike/>
          <w:noProof/>
          <w:webHidden/>
          <w:color w:val="auto"/>
          <w:lang w:val="en"/>
        </w:rPr>
        <w:fldChar w:fldCharType="end"/>
      </w:r>
      <w:r w:rsidRPr="007C3599">
        <w:rPr>
          <w:noProof/>
          <w:webHidden/>
          <w:lang w:val="en"/>
        </w:rPr>
        <w:t xml:space="preserve"> </w:t>
      </w:r>
      <w:r w:rsidR="00AC789C" w:rsidRPr="007C3599">
        <w:rPr>
          <w:noProof/>
          <w:webHidden/>
          <w:lang w:val="en"/>
        </w:rPr>
        <w:t xml:space="preserve">                                                    </w:t>
      </w:r>
      <w:r w:rsidR="0066542A" w:rsidRPr="007C3599">
        <w:fldChar w:fldCharType="begin"/>
      </w:r>
      <w:r w:rsidR="0066542A" w:rsidRPr="007C3599">
        <w:instrText xml:space="preserve"> HYPERLINK \l "_Toc87878093" </w:instrText>
      </w:r>
      <w:r w:rsidR="0066542A" w:rsidRPr="007C3599">
        <w:rPr>
          <w:rPrChange w:id="1803" w:author="Moriyama, Shoya/森山 翔也" w:date="2025-04-02T21:08:00Z">
            <w:rPr>
              <w:noProof/>
              <w:lang w:val="en"/>
            </w:rPr>
          </w:rPrChange>
        </w:rPr>
        <w:fldChar w:fldCharType="separate"/>
      </w:r>
      <w:r w:rsidRPr="007C3599">
        <w:rPr>
          <w:rStyle w:val="a4"/>
          <w:strike/>
          <w:noProof/>
          <w:color w:val="auto"/>
          <w:lang w:val="en"/>
        </w:rPr>
        <w:t>▲3.0024</w:t>
      </w:r>
      <w:r w:rsidRPr="007C3599">
        <w:rPr>
          <w:noProof/>
          <w:webHidden/>
          <w:lang w:val="en"/>
        </w:rPr>
        <w:fldChar w:fldCharType="begin"/>
      </w:r>
      <w:r w:rsidRPr="007C3599">
        <w:rPr>
          <w:noProof/>
          <w:webHidden/>
          <w:lang w:val="en"/>
        </w:rPr>
        <w:instrText xml:space="preserve"> PAGEREF _Toc87878093 \h </w:instrText>
      </w:r>
      <w:r w:rsidRPr="007C3599">
        <w:rPr>
          <w:noProof/>
          <w:webHidden/>
          <w:lang w:val="en"/>
        </w:rPr>
      </w:r>
      <w:r w:rsidRPr="007C3599">
        <w:rPr>
          <w:noProof/>
          <w:webHidden/>
          <w:lang w:val="en"/>
        </w:rPr>
        <w:fldChar w:fldCharType="end"/>
      </w:r>
      <w:r w:rsidR="0066542A" w:rsidRPr="007C3599">
        <w:rPr>
          <w:noProof/>
          <w:lang w:val="en"/>
        </w:rPr>
        <w:fldChar w:fldCharType="end"/>
      </w:r>
    </w:p>
    <w:p w14:paraId="5891276F" w14:textId="66E30989" w:rsidR="00801468" w:rsidRPr="007C3599" w:rsidRDefault="00801468" w:rsidP="0066245A">
      <w:pPr>
        <w:pStyle w:val="21"/>
        <w:rPr>
          <w:rFonts w:cs="Times New Roman"/>
          <w:noProof/>
          <w:sz w:val="21"/>
          <w:szCs w:val="22"/>
        </w:rPr>
      </w:pPr>
      <w:r w:rsidRPr="007C3599">
        <w:rPr>
          <w:rStyle w:val="a4"/>
          <w:strike/>
          <w:noProof/>
          <w:color w:val="auto"/>
          <w:lang w:val="en"/>
        </w:rPr>
        <w:t>6－13．　Suppression of delivery data (updated data)</w:t>
      </w:r>
      <w:r w:rsidRPr="007C3599">
        <w:rPr>
          <w:noProof/>
          <w:webHidden/>
          <w:lang w:val="en"/>
        </w:rPr>
        <w:tab/>
      </w:r>
      <w:r w:rsidR="00AC789C" w:rsidRPr="007C3599">
        <w:rPr>
          <w:noProof/>
          <w:webHidden/>
          <w:lang w:val="en"/>
        </w:rPr>
        <w:t xml:space="preserve"> </w:t>
      </w:r>
      <w:r w:rsidR="0066542A" w:rsidRPr="007C3599">
        <w:fldChar w:fldCharType="begin"/>
      </w:r>
      <w:r w:rsidR="0066542A" w:rsidRPr="007C3599">
        <w:instrText xml:space="preserve"> HYPERLINK \l "_Toc87878094" </w:instrText>
      </w:r>
      <w:r w:rsidR="0066542A" w:rsidRPr="007C3599">
        <w:rPr>
          <w:rPrChange w:id="1804" w:author="Moriyama, Shoya/森山 翔也" w:date="2025-04-02T21:08:00Z">
            <w:rPr>
              <w:noProof/>
              <w:lang w:val="en"/>
            </w:rPr>
          </w:rPrChange>
        </w:rPr>
        <w:fldChar w:fldCharType="separate"/>
      </w:r>
      <w:r w:rsidRPr="007C3599">
        <w:rPr>
          <w:rStyle w:val="a4"/>
          <w:strike/>
          <w:noProof/>
          <w:color w:val="auto"/>
          <w:lang w:val="en"/>
        </w:rPr>
        <w:t xml:space="preserve"> (3.0025</w:t>
      </w:r>
      <w:r w:rsidRPr="007C3599">
        <w:rPr>
          <w:noProof/>
          <w:webHidden/>
          <w:lang w:val="en"/>
        </w:rPr>
        <w:fldChar w:fldCharType="begin"/>
      </w:r>
      <w:r w:rsidRPr="007C3599">
        <w:rPr>
          <w:noProof/>
          <w:webHidden/>
          <w:lang w:val="en"/>
        </w:rPr>
        <w:instrText xml:space="preserve"> PAGEREF _Toc87878094 \h </w:instrText>
      </w:r>
      <w:r w:rsidRPr="007C3599">
        <w:rPr>
          <w:noProof/>
          <w:webHidden/>
          <w:lang w:val="en"/>
        </w:rPr>
      </w:r>
      <w:r w:rsidRPr="007C3599">
        <w:rPr>
          <w:noProof/>
          <w:webHidden/>
          <w:lang w:val="en"/>
        </w:rPr>
        <w:fldChar w:fldCharType="end"/>
      </w:r>
      <w:r w:rsidR="0066542A" w:rsidRPr="007C3599">
        <w:rPr>
          <w:noProof/>
          <w:lang w:val="en"/>
        </w:rPr>
        <w:fldChar w:fldCharType="end"/>
      </w:r>
      <w:r w:rsidRPr="007C3599">
        <w:rPr>
          <w:lang w:val="en"/>
        </w:rPr>
        <w:t>)</w:t>
      </w:r>
    </w:p>
    <w:p w14:paraId="53A2BD6B" w14:textId="77777777"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"_Toc87878096" </w:instrText>
      </w:r>
      <w:r w:rsidRPr="007C3599">
        <w:rPr>
          <w:rPrChange w:id="1805" w:author="Moriyama, Shoya/森山 翔也" w:date="2025-04-02T21:08:00Z">
            <w:rPr>
              <w:noProof/>
              <w:lang w:val="en"/>
            </w:rPr>
          </w:rPrChange>
        </w:rPr>
        <w:fldChar w:fldCharType="separate"/>
      </w:r>
      <w:r w:rsidR="00801468" w:rsidRPr="007C3599">
        <w:rPr>
          <w:rStyle w:val="a4"/>
          <w:noProof/>
          <w:color w:val="auto"/>
          <w:lang w:val="en"/>
        </w:rPr>
        <w:t xml:space="preserve">6－12． Map distribution portal site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_Toc87878096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25</w:t>
      </w:r>
      <w:r w:rsidR="00801468" w:rsidRPr="007C3599">
        <w:rPr>
          <w:noProof/>
          <w:webHidden/>
          <w:lang w:val="en"/>
        </w:rPr>
        <w:fldChar w:fldCharType="end"/>
      </w:r>
      <w:r w:rsidRPr="007C3599">
        <w:rPr>
          <w:noProof/>
          <w:lang w:val="en"/>
        </w:rPr>
        <w:fldChar w:fldCharType="end"/>
      </w:r>
    </w:p>
    <w:p w14:paraId="25498186" w14:textId="04A8CA13" w:rsidR="00801468" w:rsidRPr="007C3599" w:rsidRDefault="00801468" w:rsidP="0066245A">
      <w:pPr>
        <w:pStyle w:val="21"/>
        <w:rPr>
          <w:rFonts w:cs="Times New Roman"/>
          <w:noProof/>
          <w:sz w:val="21"/>
          <w:szCs w:val="22"/>
        </w:rPr>
      </w:pPr>
      <w:r w:rsidRPr="007C3599">
        <w:rPr>
          <w:rStyle w:val="a4"/>
          <w:strike/>
          <w:noProof/>
          <w:color w:val="auto"/>
          <w:lang w:val="en"/>
        </w:rPr>
        <w:t xml:space="preserve">6－15．　G-BOOK Support Center Service </w:t>
      </w:r>
      <w:r w:rsidRPr="007C3599">
        <w:rPr>
          <w:noProof/>
          <w:webHidden/>
          <w:lang w:val="en"/>
        </w:rPr>
        <w:tab/>
      </w:r>
      <w:r w:rsidR="0066542A" w:rsidRPr="007C3599">
        <w:fldChar w:fldCharType="begin"/>
      </w:r>
      <w:r w:rsidR="0066542A" w:rsidRPr="007C3599">
        <w:instrText xml:space="preserve"> HYPERLINK \l "_Toc87878097" </w:instrText>
      </w:r>
      <w:r w:rsidR="0066542A" w:rsidRPr="007C3599">
        <w:rPr>
          <w:rPrChange w:id="1806" w:author="Moriyama, Shoya/森山 翔也" w:date="2025-04-02T21:08:00Z">
            <w:rPr>
              <w:noProof/>
              <w:lang w:val="en"/>
            </w:rPr>
          </w:rPrChange>
        </w:rPr>
        <w:fldChar w:fldCharType="separate"/>
      </w:r>
      <w:r w:rsidRPr="007C3599">
        <w:rPr>
          <w:rStyle w:val="a4"/>
          <w:strike/>
          <w:noProof/>
          <w:color w:val="auto"/>
          <w:lang w:val="en"/>
        </w:rPr>
        <w:t>-3.0025</w:t>
      </w:r>
      <w:r w:rsidRPr="007C3599">
        <w:rPr>
          <w:noProof/>
          <w:webHidden/>
          <w:lang w:val="en"/>
        </w:rPr>
        <w:fldChar w:fldCharType="begin"/>
      </w:r>
      <w:r w:rsidRPr="007C3599">
        <w:rPr>
          <w:noProof/>
          <w:webHidden/>
          <w:lang w:val="en"/>
        </w:rPr>
        <w:instrText xml:space="preserve"> PAGEREF _Toc87878097 \h </w:instrText>
      </w:r>
      <w:r w:rsidRPr="007C3599">
        <w:rPr>
          <w:noProof/>
          <w:webHidden/>
          <w:lang w:val="en"/>
        </w:rPr>
      </w:r>
      <w:r w:rsidRPr="007C3599">
        <w:rPr>
          <w:noProof/>
          <w:webHidden/>
          <w:lang w:val="en"/>
        </w:rPr>
        <w:fldChar w:fldCharType="end"/>
      </w:r>
      <w:r w:rsidR="0066542A" w:rsidRPr="007C3599">
        <w:rPr>
          <w:noProof/>
          <w:lang w:val="en"/>
        </w:rPr>
        <w:fldChar w:fldCharType="end"/>
      </w:r>
    </w:p>
    <w:p w14:paraId="0FFAA861" w14:textId="77777777"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"_Toc87878098" </w:instrText>
      </w:r>
      <w:r w:rsidRPr="007C3599">
        <w:rPr>
          <w:rPrChange w:id="1807" w:author="Moriyama, Shoya/森山 翔也" w:date="2025-04-02T21:08:00Z">
            <w:rPr>
              <w:noProof/>
              <w:lang w:val="en"/>
            </w:rPr>
          </w:rPrChange>
        </w:rPr>
        <w:fldChar w:fldCharType="separate"/>
      </w:r>
      <w:r w:rsidR="00801468" w:rsidRPr="007C3599">
        <w:rPr>
          <w:rStyle w:val="a4"/>
          <w:noProof/>
          <w:color w:val="auto"/>
          <w:lang w:val="en"/>
        </w:rPr>
        <w:t xml:space="preserve">6－13． Operation confirmed write environment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_Toc87878098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26</w:t>
      </w:r>
      <w:r w:rsidR="00801468" w:rsidRPr="007C3599">
        <w:rPr>
          <w:noProof/>
          <w:webHidden/>
          <w:lang w:val="en"/>
        </w:rPr>
        <w:fldChar w:fldCharType="end"/>
      </w:r>
      <w:r w:rsidRPr="007C3599">
        <w:rPr>
          <w:noProof/>
          <w:lang w:val="en"/>
        </w:rPr>
        <w:fldChar w:fldCharType="end"/>
      </w:r>
    </w:p>
    <w:p w14:paraId="1E1A5BA5" w14:textId="77777777"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"_Toc87878099" </w:instrText>
      </w:r>
      <w:r w:rsidRPr="007C3599">
        <w:rPr>
          <w:rPrChange w:id="1808" w:author="Moriyama, Shoya/森山 翔也" w:date="2025-04-02T21:08:00Z">
            <w:rPr>
              <w:noProof/>
              <w:lang w:val="en"/>
            </w:rPr>
          </w:rPrChange>
        </w:rPr>
        <w:fldChar w:fldCharType="separate"/>
      </w:r>
      <w:r w:rsidR="00801468" w:rsidRPr="007C3599">
        <w:rPr>
          <w:rStyle w:val="a4"/>
          <w:noProof/>
          <w:color w:val="auto"/>
          <w:lang w:val="en"/>
        </w:rPr>
        <w:t xml:space="preserve">6－14． Service-enabled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_Toc87878099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27</w:t>
      </w:r>
      <w:r w:rsidR="00801468" w:rsidRPr="007C3599">
        <w:rPr>
          <w:noProof/>
          <w:webHidden/>
          <w:lang w:val="en"/>
        </w:rPr>
        <w:fldChar w:fldCharType="end"/>
      </w:r>
      <w:r w:rsidRPr="007C3599">
        <w:rPr>
          <w:noProof/>
          <w:lang w:val="en"/>
        </w:rPr>
        <w:fldChar w:fldCharType="end"/>
      </w:r>
    </w:p>
    <w:p w14:paraId="743A8A93" w14:textId="401C6C12" w:rsidR="00801468" w:rsidRPr="007C3599" w:rsidRDefault="00801468" w:rsidP="0066245A">
      <w:pPr>
        <w:pStyle w:val="21"/>
        <w:rPr>
          <w:rFonts w:cs="Times New Roman"/>
          <w:noProof/>
          <w:sz w:val="21"/>
          <w:szCs w:val="22"/>
        </w:rPr>
      </w:pPr>
      <w:r w:rsidRPr="007C3599">
        <w:rPr>
          <w:rStyle w:val="a4"/>
          <w:strike/>
          <w:noProof/>
          <w:color w:val="auto"/>
          <w:lang w:val="en"/>
        </w:rPr>
        <w:t>6－18．　Recovery of map data</w:t>
      </w:r>
      <w:r w:rsidRPr="007C3599">
        <w:rPr>
          <w:noProof/>
          <w:webHidden/>
          <w:lang w:val="en"/>
        </w:rPr>
        <w:tab/>
      </w:r>
      <w:r w:rsidR="0066542A" w:rsidRPr="007C3599">
        <w:fldChar w:fldCharType="begin"/>
      </w:r>
      <w:r w:rsidR="0066542A" w:rsidRPr="007C3599">
        <w:instrText xml:space="preserve"> HYPERLINK \l "_Toc87878100" </w:instrText>
      </w:r>
      <w:r w:rsidR="0066542A" w:rsidRPr="007C3599">
        <w:rPr>
          <w:rPrChange w:id="1809" w:author="Moriyama, Shoya/森山 翔也" w:date="2025-04-02T21:08:00Z">
            <w:rPr>
              <w:noProof/>
              <w:lang w:val="en"/>
            </w:rPr>
          </w:rPrChange>
        </w:rPr>
        <w:fldChar w:fldCharType="separate"/>
      </w:r>
      <w:r w:rsidRPr="007C3599">
        <w:rPr>
          <w:rStyle w:val="a4"/>
          <w:strike/>
          <w:noProof/>
          <w:color w:val="auto"/>
          <w:lang w:val="en"/>
        </w:rPr>
        <w:t>▲3.0028</w:t>
      </w:r>
      <w:r w:rsidRPr="007C3599">
        <w:rPr>
          <w:noProof/>
          <w:webHidden/>
          <w:lang w:val="en"/>
        </w:rPr>
        <w:fldChar w:fldCharType="begin"/>
      </w:r>
      <w:r w:rsidRPr="007C3599">
        <w:rPr>
          <w:noProof/>
          <w:webHidden/>
          <w:lang w:val="en"/>
        </w:rPr>
        <w:instrText xml:space="preserve"> PAGEREF _Toc87878100 \h </w:instrText>
      </w:r>
      <w:r w:rsidRPr="007C3599">
        <w:rPr>
          <w:noProof/>
          <w:webHidden/>
          <w:lang w:val="en"/>
        </w:rPr>
      </w:r>
      <w:r w:rsidRPr="007C3599">
        <w:rPr>
          <w:noProof/>
          <w:webHidden/>
          <w:lang w:val="en"/>
        </w:rPr>
        <w:fldChar w:fldCharType="end"/>
      </w:r>
      <w:r w:rsidR="0066542A" w:rsidRPr="007C3599">
        <w:rPr>
          <w:noProof/>
          <w:lang w:val="en"/>
        </w:rPr>
        <w:fldChar w:fldCharType="end"/>
      </w:r>
    </w:p>
    <w:p w14:paraId="04E32E1B" w14:textId="77777777"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"_Toc87878101" </w:instrText>
      </w:r>
      <w:r w:rsidRPr="007C3599">
        <w:rPr>
          <w:rPrChange w:id="1810" w:author="Moriyama, Shoya/森山 翔也" w:date="2025-04-02T21:08:00Z">
            <w:rPr>
              <w:noProof/>
              <w:lang w:val="en"/>
            </w:rPr>
          </w:rPrChange>
        </w:rPr>
        <w:fldChar w:fldCharType="separate"/>
      </w:r>
      <w:r w:rsidR="00801468" w:rsidRPr="007C3599">
        <w:rPr>
          <w:rStyle w:val="a4"/>
          <w:noProof/>
          <w:color w:val="auto"/>
          <w:lang w:val="en"/>
        </w:rPr>
        <w:t xml:space="preserve">6－15． Map Update (Map Distribution Center)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_Toc87878101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28</w:t>
      </w:r>
      <w:r w:rsidR="00801468" w:rsidRPr="007C3599">
        <w:rPr>
          <w:noProof/>
          <w:webHidden/>
          <w:lang w:val="en"/>
        </w:rPr>
        <w:fldChar w:fldCharType="end"/>
      </w:r>
      <w:r w:rsidRPr="007C3599">
        <w:rPr>
          <w:noProof/>
          <w:lang w:val="en"/>
        </w:rPr>
        <w:fldChar w:fldCharType="end"/>
      </w:r>
    </w:p>
    <w:p w14:paraId="1A6C694C" w14:textId="1D6AC010"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"_Toc87878102" </w:instrText>
      </w:r>
      <w:r w:rsidRPr="007C3599">
        <w:rPr>
          <w:rPrChange w:id="1811" w:author="Moriyama, Shoya/森山 翔也" w:date="2025-04-02T21:08:00Z">
            <w:rPr>
              <w:noProof/>
              <w:lang w:val="en"/>
            </w:rPr>
          </w:rPrChange>
        </w:rPr>
        <w:fldChar w:fldCharType="separate"/>
      </w:r>
      <w:r w:rsidR="00801468" w:rsidRPr="007C3599">
        <w:rPr>
          <w:rStyle w:val="a4"/>
          <w:noProof/>
          <w:color w:val="auto"/>
          <w:lang w:val="en"/>
        </w:rPr>
        <w:t xml:space="preserve">6－16． System support </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_Toc87878102 \h </w:instrText>
      </w:r>
      <w:r w:rsidR="00801468" w:rsidRPr="007C3599">
        <w:rPr>
          <w:noProof/>
          <w:webHidden/>
          <w:lang w:val="en"/>
        </w:rPr>
      </w:r>
      <w:r w:rsidR="00801468" w:rsidRPr="007C3599">
        <w:rPr>
          <w:noProof/>
          <w:webHidden/>
          <w:lang w:val="en"/>
        </w:rPr>
        <w:fldChar w:fldCharType="separate"/>
      </w:r>
      <w:r w:rsidR="00801468" w:rsidRPr="007C3599">
        <w:rPr>
          <w:noProof/>
          <w:webHidden/>
          <w:lang w:val="en"/>
        </w:rPr>
        <w:t>28</w:t>
      </w:r>
      <w:r w:rsidR="00801468" w:rsidRPr="007C3599">
        <w:rPr>
          <w:noProof/>
          <w:webHidden/>
          <w:lang w:val="en"/>
        </w:rPr>
        <w:fldChar w:fldCharType="end"/>
      </w:r>
      <w:r w:rsidRPr="007C3599">
        <w:rPr>
          <w:noProof/>
          <w:lang w:val="en"/>
        </w:rPr>
        <w:fldChar w:fldCharType="end"/>
      </w:r>
    </w:p>
    <w:p w14:paraId="4C1057E2" w14:textId="77777777" w:rsidR="00801468" w:rsidRPr="007C3599" w:rsidRDefault="0066542A" w:rsidP="0066245A">
      <w:pPr>
        <w:pStyle w:val="21"/>
        <w:rPr>
          <w:rFonts w:cs="Times New Roman"/>
          <w:noProof/>
          <w:sz w:val="21"/>
          <w:szCs w:val="22"/>
        </w:rPr>
      </w:pPr>
      <w:r w:rsidRPr="007C3599">
        <w:fldChar w:fldCharType="begin"/>
      </w:r>
      <w:r w:rsidRPr="007C3599">
        <w:instrText xml:space="preserve"> HYPERLINK \l "_Toc87878103" </w:instrText>
      </w:r>
      <w:r w:rsidRPr="007C3599">
        <w:rPr>
          <w:rPrChange w:id="1812" w:author="Moriyama, Shoya/森山 翔也" w:date="2025-04-02T21:08:00Z">
            <w:rPr>
              <w:noProof/>
              <w:lang w:val="en"/>
            </w:rPr>
          </w:rPrChange>
        </w:rPr>
        <w:fldChar w:fldCharType="separate"/>
      </w:r>
      <w:r w:rsidR="00801468" w:rsidRPr="007C3599">
        <w:rPr>
          <w:rStyle w:val="a4"/>
          <w:noProof/>
          <w:color w:val="auto"/>
          <w:lang w:val="en"/>
        </w:rPr>
        <w:t>6－17． Impact on functions during update operation</w:t>
      </w:r>
      <w:r w:rsidR="00801468" w:rsidRPr="007C3599">
        <w:rPr>
          <w:noProof/>
          <w:webHidden/>
          <w:lang w:val="en"/>
        </w:rPr>
        <w:tab/>
      </w:r>
      <w:r w:rsidR="00801468" w:rsidRPr="007C3599">
        <w:rPr>
          <w:noProof/>
          <w:webHidden/>
          <w:lang w:val="en"/>
        </w:rPr>
        <w:fldChar w:fldCharType="begin"/>
      </w:r>
      <w:r w:rsidR="00801468" w:rsidRPr="007C3599">
        <w:rPr>
          <w:noProof/>
          <w:webHidden/>
          <w:lang w:val="en"/>
        </w:rPr>
        <w:instrText xml:space="preserve"> PAGEREF _Toc87878103 \h </w:instrText>
      </w:r>
      <w:r w:rsidR="00801468" w:rsidRPr="007C3599">
        <w:rPr>
          <w:noProof/>
          <w:webHidden/>
          <w:lang w:val="en"/>
        </w:rPr>
      </w:r>
      <w:r w:rsidR="00801468" w:rsidRPr="007C3599">
        <w:rPr>
          <w:noProof/>
          <w:webHidden/>
          <w:lang w:val="en"/>
        </w:rPr>
        <w:fldChar w:fldCharType="end"/>
      </w:r>
      <w:r w:rsidRPr="007C3599">
        <w:rPr>
          <w:noProof/>
          <w:lang w:val="en"/>
        </w:rPr>
        <w:fldChar w:fldCharType="end"/>
      </w:r>
    </w:p>
    <w:p w14:paraId="2A0859B0" w14:textId="72F5B030" w:rsidR="00801468" w:rsidRPr="007C3599" w:rsidRDefault="00801468" w:rsidP="0066245A">
      <w:pPr>
        <w:pStyle w:val="21"/>
        <w:rPr>
          <w:rFonts w:cs="Times New Roman"/>
          <w:noProof/>
          <w:sz w:val="21"/>
          <w:szCs w:val="22"/>
        </w:rPr>
      </w:pPr>
      <w:r w:rsidRPr="007C3599">
        <w:rPr>
          <w:rStyle w:val="a4"/>
          <w:strike/>
          <w:noProof/>
          <w:color w:val="auto"/>
          <w:lang w:val="en"/>
        </w:rPr>
        <w:t>6－22．　What to do when there is a map update conflict</w:t>
      </w:r>
      <w:r w:rsidRPr="007C3599">
        <w:rPr>
          <w:noProof/>
          <w:webHidden/>
          <w:lang w:val="en"/>
        </w:rPr>
        <w:tab/>
        <w:t xml:space="preserve"> </w:t>
      </w:r>
      <w:r w:rsidR="0066542A" w:rsidRPr="007C3599">
        <w:fldChar w:fldCharType="begin"/>
      </w:r>
      <w:r w:rsidR="0066542A" w:rsidRPr="007C3599">
        <w:instrText xml:space="preserve"> HYPERLINK \l "_Toc87878104" </w:instrText>
      </w:r>
      <w:r w:rsidR="0066542A" w:rsidRPr="007C3599">
        <w:rPr>
          <w:rPrChange w:id="1813" w:author="Moriyama, Shoya/森山 翔也" w:date="2025-04-02T21:08:00Z">
            <w:rPr>
              <w:noProof/>
              <w:lang w:val="en"/>
            </w:rPr>
          </w:rPrChange>
        </w:rPr>
        <w:fldChar w:fldCharType="separate"/>
      </w:r>
      <w:r w:rsidRPr="007C3599">
        <w:rPr>
          <w:rStyle w:val="a4"/>
          <w:strike/>
          <w:noProof/>
          <w:color w:val="auto"/>
          <w:lang w:val="en"/>
        </w:rPr>
        <w:t>▲3.0030</w:t>
      </w:r>
      <w:r w:rsidRPr="007C3599">
        <w:rPr>
          <w:noProof/>
          <w:webHidden/>
          <w:lang w:val="en"/>
        </w:rPr>
        <w:fldChar w:fldCharType="begin"/>
      </w:r>
      <w:r w:rsidRPr="007C3599">
        <w:rPr>
          <w:noProof/>
          <w:webHidden/>
          <w:lang w:val="en"/>
        </w:rPr>
        <w:instrText xml:space="preserve"> PAGEREF _Toc87878104 \h </w:instrText>
      </w:r>
      <w:r w:rsidRPr="007C3599">
        <w:rPr>
          <w:noProof/>
          <w:webHidden/>
          <w:lang w:val="en"/>
        </w:rPr>
      </w:r>
      <w:r w:rsidRPr="007C3599">
        <w:rPr>
          <w:noProof/>
          <w:webHidden/>
          <w:lang w:val="en"/>
        </w:rPr>
        <w:fldChar w:fldCharType="end"/>
      </w:r>
      <w:r w:rsidR="0066542A" w:rsidRPr="007C3599">
        <w:rPr>
          <w:noProof/>
          <w:lang w:val="en"/>
        </w:rPr>
        <w:fldChar w:fldCharType="end"/>
      </w:r>
    </w:p>
    <w:p w14:paraId="1D656D96" w14:textId="77777777" w:rsidR="00801468" w:rsidRPr="007C3599" w:rsidRDefault="0066542A">
      <w:pPr>
        <w:pStyle w:val="10"/>
        <w:rPr>
          <w:rFonts w:cs="Times New Roman"/>
          <w:noProof/>
          <w:color w:val="auto"/>
          <w:sz w:val="21"/>
          <w:szCs w:val="22"/>
        </w:rPr>
      </w:pPr>
      <w:r w:rsidRPr="007C3599">
        <w:rPr>
          <w:color w:val="auto"/>
          <w:rPrChange w:id="1814" w:author="Moriyama, Shoya/森山 翔也" w:date="2025-04-02T21:08:00Z">
            <w:rPr/>
          </w:rPrChange>
        </w:rPr>
        <w:fldChar w:fldCharType="begin"/>
      </w:r>
      <w:r w:rsidRPr="007C3599">
        <w:rPr>
          <w:color w:val="auto"/>
          <w:rPrChange w:id="1815" w:author="Moriyama, Shoya/森山 翔也" w:date="2025-04-02T21:08:00Z">
            <w:rPr/>
          </w:rPrChange>
        </w:rPr>
        <w:instrText xml:space="preserve"> HYPERLINK \l "_Toc87878105" </w:instrText>
      </w:r>
      <w:r w:rsidRPr="005E6204">
        <w:rPr>
          <w:color w:val="auto"/>
        </w:rPr>
      </w:r>
      <w:r w:rsidRPr="007C3599">
        <w:rPr>
          <w:color w:val="auto"/>
          <w:rPrChange w:id="1816" w:author="Moriyama, Shoya/森山 翔也" w:date="2025-04-02T21:08:00Z">
            <w:rPr>
              <w:noProof/>
              <w:color w:val="auto"/>
            </w:rPr>
          </w:rPrChange>
        </w:rPr>
        <w:fldChar w:fldCharType="separate"/>
      </w:r>
      <w:r w:rsidR="00801468" w:rsidRPr="007C3599">
        <w:rPr>
          <w:rStyle w:val="a4"/>
          <w:noProof/>
          <w:color w:val="auto"/>
        </w:rPr>
        <w:t>7． QOS (Quality of Service)</w:t>
      </w:r>
      <w:r w:rsidR="00801468" w:rsidRPr="007C3599">
        <w:rPr>
          <w:noProof/>
          <w:webHidden/>
          <w:color w:val="auto"/>
        </w:rPr>
        <w:tab/>
      </w:r>
      <w:r w:rsidR="00801468" w:rsidRPr="007C3599">
        <w:rPr>
          <w:noProof/>
          <w:webHidden/>
          <w:color w:val="auto"/>
        </w:rPr>
        <w:fldChar w:fldCharType="begin"/>
      </w:r>
      <w:r w:rsidR="00801468" w:rsidRPr="007C3599">
        <w:rPr>
          <w:noProof/>
          <w:webHidden/>
          <w:color w:val="auto"/>
        </w:rPr>
        <w:instrText xml:space="preserve"> PAGEREF _Toc87878105 \h </w:instrText>
      </w:r>
      <w:r w:rsidR="00801468" w:rsidRPr="007C3599">
        <w:rPr>
          <w:noProof/>
          <w:webHidden/>
          <w:color w:val="auto"/>
        </w:rPr>
      </w:r>
      <w:r w:rsidR="00801468" w:rsidRPr="007C3599">
        <w:rPr>
          <w:noProof/>
          <w:webHidden/>
          <w:color w:val="auto"/>
        </w:rPr>
        <w:fldChar w:fldCharType="separate"/>
      </w:r>
      <w:r w:rsidR="00801468" w:rsidRPr="007C3599">
        <w:rPr>
          <w:noProof/>
          <w:webHidden/>
          <w:color w:val="auto"/>
        </w:rPr>
        <w:t>31</w:t>
      </w:r>
      <w:r w:rsidR="00801468" w:rsidRPr="007C3599">
        <w:rPr>
          <w:noProof/>
          <w:webHidden/>
          <w:color w:val="auto"/>
        </w:rPr>
        <w:fldChar w:fldCharType="end"/>
      </w:r>
      <w:r w:rsidRPr="007C3599">
        <w:rPr>
          <w:noProof/>
          <w:color w:val="auto"/>
        </w:rPr>
        <w:fldChar w:fldCharType="end"/>
      </w:r>
    </w:p>
    <w:p w14:paraId="6AD172AA" w14:textId="77777777" w:rsidR="00745C26" w:rsidRPr="007C3599" w:rsidRDefault="00745C26">
      <w:pPr>
        <w:pStyle w:val="10"/>
        <w:rPr>
          <w:noProof/>
          <w:webHidden/>
          <w:color w:val="auto"/>
        </w:rPr>
      </w:pPr>
      <w:r w:rsidRPr="007C3599">
        <w:rPr>
          <w:rStyle w:val="a4"/>
          <w:bCs/>
          <w:noProof/>
          <w:color w:val="auto"/>
        </w:rPr>
        <w:t xml:space="preserve">8． </w:t>
      </w:r>
      <w:r w:rsidR="0066542A" w:rsidRPr="007C3599">
        <w:rPr>
          <w:color w:val="auto"/>
          <w:rPrChange w:id="1817" w:author="Moriyama, Shoya/森山 翔也" w:date="2025-04-02T21:08:00Z">
            <w:rPr/>
          </w:rPrChange>
        </w:rPr>
        <w:fldChar w:fldCharType="begin"/>
      </w:r>
      <w:r w:rsidR="0066542A" w:rsidRPr="007C3599">
        <w:rPr>
          <w:color w:val="auto"/>
          <w:rPrChange w:id="1818" w:author="Moriyama, Shoya/森山 翔也" w:date="2025-04-02T21:08:00Z">
            <w:rPr/>
          </w:rPrChange>
        </w:rPr>
        <w:instrText xml:space="preserve"> HYPERLINK \l "_Trends_and_Comparisons" </w:instrText>
      </w:r>
      <w:r w:rsidR="0066542A" w:rsidRPr="005E6204">
        <w:rPr>
          <w:color w:val="auto"/>
        </w:rPr>
      </w:r>
      <w:r w:rsidR="0066542A" w:rsidRPr="007C3599">
        <w:rPr>
          <w:rPrChange w:id="1819" w:author="Moriyama, Shoya/森山 翔也" w:date="2025-04-02T21:08:00Z">
            <w:rPr>
              <w:rStyle w:val="a4"/>
              <w:bCs/>
              <w:noProof/>
              <w:color w:val="auto"/>
            </w:rPr>
          </w:rPrChange>
        </w:rPr>
        <w:fldChar w:fldCharType="separate"/>
      </w:r>
      <w:r w:rsidRPr="007C3599">
        <w:rPr>
          <w:rStyle w:val="a4"/>
          <w:bCs/>
          <w:noProof/>
          <w:color w:val="auto"/>
        </w:rPr>
        <w:t>Trends and Comparision of Other Companies</w:t>
      </w:r>
      <w:r w:rsidR="0066542A" w:rsidRPr="007C3599">
        <w:rPr>
          <w:rStyle w:val="a4"/>
          <w:bCs/>
          <w:noProof/>
          <w:color w:val="auto"/>
        </w:rPr>
        <w:fldChar w:fldCharType="end"/>
      </w:r>
      <w:r w:rsidRPr="007C3599">
        <w:rPr>
          <w:noProof/>
          <w:webHidden/>
          <w:color w:val="auto"/>
        </w:rPr>
        <w:tab/>
        <w:t>47</w:t>
      </w:r>
    </w:p>
    <w:p w14:paraId="0028C1A6" w14:textId="77777777" w:rsidR="00745C26" w:rsidRPr="007C3599" w:rsidRDefault="00745C26">
      <w:pPr>
        <w:pStyle w:val="10"/>
        <w:rPr>
          <w:noProof/>
          <w:webHidden/>
          <w:color w:val="auto"/>
        </w:rPr>
      </w:pPr>
      <w:r w:rsidRPr="007C3599">
        <w:rPr>
          <w:rStyle w:val="a4"/>
          <w:bCs/>
          <w:noProof/>
          <w:color w:val="auto"/>
        </w:rPr>
        <w:t xml:space="preserve">9． </w:t>
      </w:r>
      <w:r w:rsidR="0066542A" w:rsidRPr="007C3599">
        <w:rPr>
          <w:color w:val="auto"/>
          <w:rPrChange w:id="1820" w:author="Moriyama, Shoya/森山 翔也" w:date="2025-04-02T21:08:00Z">
            <w:rPr/>
          </w:rPrChange>
        </w:rPr>
        <w:fldChar w:fldCharType="begin"/>
      </w:r>
      <w:r w:rsidR="0066542A" w:rsidRPr="007C3599">
        <w:rPr>
          <w:color w:val="auto"/>
          <w:rPrChange w:id="1821" w:author="Moriyama, Shoya/森山 翔也" w:date="2025-04-02T21:08:00Z">
            <w:rPr/>
          </w:rPrChange>
        </w:rPr>
        <w:instrText xml:space="preserve"> HYPERLINK \l "_How_to_operate" </w:instrText>
      </w:r>
      <w:r w:rsidR="0066542A" w:rsidRPr="005E6204">
        <w:rPr>
          <w:color w:val="auto"/>
        </w:rPr>
      </w:r>
      <w:r w:rsidR="0066542A" w:rsidRPr="007C3599">
        <w:rPr>
          <w:rPrChange w:id="1822" w:author="Moriyama, Shoya/森山 翔也" w:date="2025-04-02T21:08:00Z">
            <w:rPr>
              <w:rStyle w:val="a4"/>
              <w:bCs/>
              <w:noProof/>
              <w:color w:val="auto"/>
            </w:rPr>
          </w:rPrChange>
        </w:rPr>
        <w:fldChar w:fldCharType="separate"/>
      </w:r>
      <w:r w:rsidRPr="007C3599">
        <w:rPr>
          <w:rStyle w:val="a4"/>
          <w:bCs/>
          <w:noProof/>
          <w:color w:val="auto"/>
        </w:rPr>
        <w:t>How to Operate</w:t>
      </w:r>
      <w:r w:rsidR="0066542A" w:rsidRPr="007C3599">
        <w:rPr>
          <w:rStyle w:val="a4"/>
          <w:bCs/>
          <w:noProof/>
          <w:color w:val="auto"/>
        </w:rPr>
        <w:fldChar w:fldCharType="end"/>
      </w:r>
      <w:r w:rsidRPr="007C3599">
        <w:rPr>
          <w:noProof/>
          <w:webHidden/>
          <w:color w:val="auto"/>
        </w:rPr>
        <w:tab/>
        <w:t>50</w:t>
      </w:r>
    </w:p>
    <w:p w14:paraId="2B15E448" w14:textId="77777777" w:rsidR="00745C26" w:rsidRPr="007C3599" w:rsidRDefault="00745C26">
      <w:pPr>
        <w:pStyle w:val="10"/>
        <w:rPr>
          <w:noProof/>
          <w:webHidden/>
          <w:color w:val="auto"/>
        </w:rPr>
      </w:pPr>
      <w:r w:rsidRPr="007C3599">
        <w:rPr>
          <w:rStyle w:val="a4"/>
          <w:bCs/>
          <w:noProof/>
          <w:color w:val="auto"/>
        </w:rPr>
        <w:t>10．</w:t>
      </w:r>
      <w:r w:rsidR="0066542A" w:rsidRPr="007C3599">
        <w:rPr>
          <w:color w:val="auto"/>
          <w:rPrChange w:id="1823" w:author="Moriyama, Shoya/森山 翔也" w:date="2025-04-02T21:08:00Z">
            <w:rPr/>
          </w:rPrChange>
        </w:rPr>
        <w:fldChar w:fldCharType="begin"/>
      </w:r>
      <w:r w:rsidR="0066542A" w:rsidRPr="007C3599">
        <w:rPr>
          <w:color w:val="auto"/>
          <w:rPrChange w:id="1824" w:author="Moriyama, Shoya/森山 翔也" w:date="2025-04-02T21:08:00Z">
            <w:rPr/>
          </w:rPrChange>
        </w:rPr>
        <w:instrText xml:space="preserve"> HYPERLINK \l "_Map_Update_Process" </w:instrText>
      </w:r>
      <w:r w:rsidR="0066542A" w:rsidRPr="005E6204">
        <w:rPr>
          <w:color w:val="auto"/>
        </w:rPr>
      </w:r>
      <w:r w:rsidR="0066542A" w:rsidRPr="007C3599">
        <w:rPr>
          <w:rPrChange w:id="1825" w:author="Moriyama, Shoya/森山 翔也" w:date="2025-04-02T21:08:00Z">
            <w:rPr>
              <w:rStyle w:val="a4"/>
              <w:bCs/>
              <w:noProof/>
              <w:color w:val="auto"/>
            </w:rPr>
          </w:rPrChange>
        </w:rPr>
        <w:fldChar w:fldCharType="separate"/>
      </w:r>
      <w:r w:rsidRPr="007C3599">
        <w:rPr>
          <w:rStyle w:val="a4"/>
          <w:bCs/>
          <w:noProof/>
          <w:color w:val="auto"/>
        </w:rPr>
        <w:t>Map Update and Triggers</w:t>
      </w:r>
      <w:r w:rsidR="0066542A" w:rsidRPr="007C3599">
        <w:rPr>
          <w:rStyle w:val="a4"/>
          <w:bCs/>
          <w:noProof/>
          <w:color w:val="auto"/>
        </w:rPr>
        <w:fldChar w:fldCharType="end"/>
      </w:r>
      <w:r w:rsidRPr="007C3599">
        <w:rPr>
          <w:noProof/>
          <w:webHidden/>
          <w:color w:val="auto"/>
        </w:rPr>
        <w:tab/>
        <w:t>51</w:t>
      </w:r>
    </w:p>
    <w:p w14:paraId="5729D341" w14:textId="2F541254" w:rsidR="00801468" w:rsidRPr="007C3599" w:rsidRDefault="00C778EC">
      <w:pPr>
        <w:pStyle w:val="10"/>
        <w:rPr>
          <w:rFonts w:cs="Times New Roman"/>
          <w:noProof/>
          <w:color w:val="auto"/>
          <w:sz w:val="21"/>
          <w:szCs w:val="22"/>
        </w:rPr>
      </w:pPr>
      <w:r w:rsidRPr="007C3599">
        <w:rPr>
          <w:noProof/>
          <w:color w:val="auto"/>
        </w:rPr>
        <w:fldChar w:fldCharType="begin"/>
      </w:r>
      <w:r w:rsidR="00801468" w:rsidRPr="007C3599">
        <w:rPr>
          <w:noProof/>
          <w:webHidden/>
          <w:color w:val="auto"/>
        </w:rPr>
        <w:instrText xml:space="preserve"> PAGEREF _Toc87878106 \h </w:instrText>
      </w:r>
      <w:r w:rsidR="0066542A" w:rsidRPr="007C3599">
        <w:rPr>
          <w:color w:val="auto"/>
          <w:rPrChange w:id="1826" w:author="Moriyama, Shoya/森山 翔也" w:date="2025-04-02T21:08:00Z">
            <w:rPr/>
          </w:rPrChange>
        </w:rPr>
        <w:fldChar w:fldCharType="begin"/>
      </w:r>
      <w:r w:rsidR="0066542A" w:rsidRPr="007C3599">
        <w:rPr>
          <w:color w:val="auto"/>
          <w:rPrChange w:id="1827" w:author="Moriyama, Shoya/森山 翔也" w:date="2025-04-02T21:08:00Z">
            <w:rPr/>
          </w:rPrChange>
        </w:rPr>
        <w:instrText xml:space="preserve"> HYPERLINK \l "_Toc87878106" </w:instrText>
      </w:r>
      <w:r w:rsidR="0066542A" w:rsidRPr="005E6204">
        <w:rPr>
          <w:color w:val="auto"/>
        </w:rPr>
      </w:r>
      <w:r w:rsidR="0066542A" w:rsidRPr="007C3599">
        <w:rPr>
          <w:color w:val="auto"/>
          <w:rPrChange w:id="1828" w:author="Moriyama, Shoya/森山 翔也" w:date="2025-04-02T21:08:00Z">
            <w:rPr>
              <w:noProof/>
              <w:color w:val="auto"/>
            </w:rPr>
          </w:rPrChange>
        </w:rPr>
        <w:fldChar w:fldCharType="separate"/>
      </w:r>
      <w:r w:rsidR="00801468" w:rsidRPr="007C3599">
        <w:rPr>
          <w:rStyle w:val="a4"/>
          <w:bCs/>
          <w:noProof/>
          <w:color w:val="auto"/>
        </w:rPr>
        <w:instrText xml:space="preserve"> Trends and Comparison of Other</w:instrText>
      </w:r>
      <w:r w:rsidR="00801468" w:rsidRPr="007C3599">
        <w:rPr>
          <w:noProof/>
          <w:webHidden/>
          <w:color w:val="auto"/>
        </w:rPr>
        <w:tab/>
      </w:r>
      <w:r w:rsidR="00801468" w:rsidRPr="007C3599">
        <w:rPr>
          <w:noProof/>
          <w:webHidden/>
          <w:color w:val="auto"/>
        </w:rPr>
        <w:fldChar w:fldCharType="begin"/>
      </w:r>
      <w:r w:rsidR="00801468" w:rsidRPr="007C3599">
        <w:rPr>
          <w:noProof/>
          <w:webHidden/>
          <w:color w:val="auto"/>
        </w:rPr>
        <w:instrText xml:space="preserve"> PAGEREF _Toc87878106 \h </w:instrText>
      </w:r>
      <w:r w:rsidR="00801468" w:rsidRPr="007C3599">
        <w:rPr>
          <w:color w:val="auto"/>
        </w:rPr>
        <w:instrText xml:space="preserve"> </w:instrText>
      </w:r>
      <w:r w:rsidR="00801468" w:rsidRPr="007C3599">
        <w:rPr>
          <w:noProof/>
          <w:webHidden/>
          <w:color w:val="auto"/>
        </w:rPr>
      </w:r>
      <w:r w:rsidR="00801468" w:rsidRPr="007C3599">
        <w:rPr>
          <w:noProof/>
          <w:webHidden/>
          <w:color w:val="auto"/>
        </w:rPr>
        <w:fldChar w:fldCharType="separate"/>
      </w:r>
      <w:r w:rsidR="00801468" w:rsidRPr="007C3599">
        <w:rPr>
          <w:noProof/>
          <w:webHidden/>
          <w:color w:val="auto"/>
        </w:rPr>
        <w:instrText>Companies36</w:instrText>
      </w:r>
      <w:r w:rsidR="00801468" w:rsidRPr="007C3599">
        <w:rPr>
          <w:noProof/>
          <w:webHidden/>
          <w:color w:val="auto"/>
        </w:rPr>
        <w:fldChar w:fldCharType="end"/>
      </w:r>
      <w:r w:rsidR="0066542A" w:rsidRPr="007C3599">
        <w:rPr>
          <w:noProof/>
          <w:color w:val="auto"/>
        </w:rPr>
        <w:fldChar w:fldCharType="end"/>
      </w:r>
    </w:p>
    <w:p w14:paraId="7A9A548E" w14:textId="77777777" w:rsidR="00801468" w:rsidRPr="007C3599" w:rsidRDefault="0066542A">
      <w:pPr>
        <w:pStyle w:val="10"/>
        <w:rPr>
          <w:rFonts w:cs="Times New Roman"/>
          <w:noProof/>
          <w:color w:val="auto"/>
          <w:sz w:val="21"/>
          <w:szCs w:val="22"/>
        </w:rPr>
      </w:pPr>
      <w:r w:rsidRPr="007C3599">
        <w:rPr>
          <w:color w:val="auto"/>
          <w:rPrChange w:id="1829" w:author="Moriyama, Shoya/森山 翔也" w:date="2025-04-02T21:08:00Z">
            <w:rPr/>
          </w:rPrChange>
        </w:rPr>
        <w:fldChar w:fldCharType="begin"/>
      </w:r>
      <w:r w:rsidRPr="007C3599">
        <w:rPr>
          <w:color w:val="auto"/>
          <w:rPrChange w:id="1830" w:author="Moriyama, Shoya/森山 翔也" w:date="2025-04-02T21:08:00Z">
            <w:rPr/>
          </w:rPrChange>
        </w:rPr>
        <w:instrText xml:space="preserve"> HYPERLINK \l "_Toc87878107" </w:instrText>
      </w:r>
      <w:r w:rsidRPr="005E6204">
        <w:rPr>
          <w:color w:val="auto"/>
        </w:rPr>
      </w:r>
      <w:r w:rsidRPr="007C3599">
        <w:rPr>
          <w:color w:val="auto"/>
          <w:rPrChange w:id="1831" w:author="Moriyama, Shoya/森山 翔也" w:date="2025-04-02T21:08:00Z">
            <w:rPr>
              <w:noProof/>
              <w:color w:val="auto"/>
            </w:rPr>
          </w:rPrChange>
        </w:rPr>
        <w:fldChar w:fldCharType="separate"/>
      </w:r>
      <w:r w:rsidR="00801468" w:rsidRPr="007C3599">
        <w:rPr>
          <w:rStyle w:val="a4"/>
          <w:noProof/>
          <w:color w:val="auto"/>
        </w:rPr>
        <w:instrText xml:space="preserve">9． Operation method </w:instrText>
      </w:r>
      <w:r w:rsidR="00801468" w:rsidRPr="007C3599">
        <w:rPr>
          <w:noProof/>
          <w:webHidden/>
          <w:color w:val="auto"/>
        </w:rPr>
        <w:tab/>
      </w:r>
      <w:r w:rsidR="00801468" w:rsidRPr="007C3599">
        <w:rPr>
          <w:noProof/>
          <w:webHidden/>
          <w:color w:val="auto"/>
        </w:rPr>
        <w:fldChar w:fldCharType="begin"/>
      </w:r>
      <w:r w:rsidR="00801468" w:rsidRPr="007C3599">
        <w:rPr>
          <w:noProof/>
          <w:webHidden/>
          <w:color w:val="auto"/>
        </w:rPr>
        <w:instrText xml:space="preserve"> PAGEREF _Toc87878107 \h </w:instrText>
      </w:r>
      <w:r w:rsidR="00C778EC" w:rsidRPr="007C3599">
        <w:rPr>
          <w:noProof/>
          <w:color w:val="auto"/>
        </w:rPr>
      </w:r>
      <w:r w:rsidR="00801468" w:rsidRPr="007C3599">
        <w:rPr>
          <w:noProof/>
          <w:webHidden/>
          <w:color w:val="auto"/>
        </w:rPr>
        <w:fldChar w:fldCharType="separate"/>
      </w:r>
      <w:r w:rsidR="00801468" w:rsidRPr="007C3599">
        <w:rPr>
          <w:noProof/>
          <w:webHidden/>
          <w:color w:val="auto"/>
        </w:rPr>
        <w:instrText>38</w:instrText>
      </w:r>
      <w:r w:rsidR="00801468" w:rsidRPr="007C3599">
        <w:rPr>
          <w:noProof/>
          <w:webHidden/>
          <w:color w:val="auto"/>
        </w:rPr>
        <w:fldChar w:fldCharType="end"/>
      </w:r>
      <w:r w:rsidRPr="007C3599">
        <w:rPr>
          <w:noProof/>
          <w:color w:val="auto"/>
        </w:rPr>
        <w:fldChar w:fldCharType="end"/>
      </w:r>
    </w:p>
    <w:p w14:paraId="1DC1D9A1" w14:textId="77777777" w:rsidR="00C778EC" w:rsidRPr="007C3599" w:rsidRDefault="00C778EC" w:rsidP="00202305">
      <w:r w:rsidRPr="007C3599">
        <w:rPr>
          <w:b/>
          <w:bCs/>
          <w:i/>
          <w:iCs/>
          <w:szCs w:val="28"/>
        </w:rPr>
        <w:fldChar w:fldCharType="end"/>
      </w:r>
      <w:r w:rsidRPr="007C3599">
        <w:br w:type="page"/>
      </w:r>
    </w:p>
    <w:p w14:paraId="30C6B448" w14:textId="71E264B9" w:rsidR="00C778EC" w:rsidRPr="007C3599" w:rsidRDefault="00202305" w:rsidP="003B43A0">
      <w:pPr>
        <w:pStyle w:val="1"/>
        <w:ind w:firstLineChars="0" w:firstLine="0"/>
      </w:pPr>
      <w:bookmarkStart w:id="1832" w:name="_Toc260502792"/>
      <w:bookmarkStart w:id="1833" w:name="_Toc260502960"/>
      <w:bookmarkStart w:id="1834" w:name="_Toc87878026"/>
      <w:r w:rsidRPr="007C3599">
        <w:rPr>
          <w:lang w:val="en"/>
        </w:rPr>
        <w:lastRenderedPageBreak/>
        <w:t xml:space="preserve">0－2． </w:t>
      </w:r>
      <w:r w:rsidR="002147AF" w:rsidRPr="007C3599">
        <w:rPr>
          <w:rFonts w:hint="eastAsia"/>
          <w:lang w:val="en"/>
        </w:rPr>
        <w:t>用語定義</w:t>
      </w:r>
      <w:r w:rsidR="002147AF" w:rsidRPr="007C3599">
        <w:rPr>
          <w:lang w:val="en"/>
        </w:rPr>
        <w:t xml:space="preserve"> </w:t>
      </w:r>
      <w:r w:rsidRPr="007C3599">
        <w:rPr>
          <w:lang w:val="en"/>
        </w:rPr>
        <w:t>Term definition</w:t>
      </w:r>
      <w:bookmarkEnd w:id="1832"/>
      <w:bookmarkEnd w:id="1833"/>
      <w:bookmarkEnd w:id="1834"/>
    </w:p>
    <w:p w14:paraId="1BF4BB32" w14:textId="20D26185" w:rsidR="002147AF" w:rsidRPr="007C3599" w:rsidRDefault="002147AF" w:rsidP="00202305">
      <w:bookmarkStart w:id="1835" w:name="_Toc258526122"/>
      <w:r w:rsidRPr="007C3599">
        <w:rPr>
          <w:rFonts w:hint="eastAsia"/>
        </w:rPr>
        <w:t>本書で使用する専門用語、造語について以下に列挙する。</w:t>
      </w:r>
    </w:p>
    <w:p w14:paraId="51FEE9E0" w14:textId="0763D526" w:rsidR="00C778EC" w:rsidRPr="007C3599" w:rsidRDefault="00C778EC" w:rsidP="00202305">
      <w:r w:rsidRPr="007C3599">
        <w:rPr>
          <w:lang w:val="en"/>
        </w:rPr>
        <w:t>Technical terms and coined words used in this book are listed below.</w:t>
      </w:r>
    </w:p>
    <w:tbl>
      <w:tblPr>
        <w:tblW w:w="0" w:type="auto"/>
        <w:tblInd w:w="28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73"/>
        <w:gridCol w:w="6213"/>
      </w:tblGrid>
      <w:tr w:rsidR="007C3599" w:rsidRPr="007C3599" w14:paraId="0BBEAA12" w14:textId="77777777" w:rsidTr="5A343B6B">
        <w:tc>
          <w:tcPr>
            <w:tcW w:w="2017" w:type="dxa"/>
            <w:tcBorders>
              <w:top w:val="single" w:sz="12" w:space="0" w:color="auto"/>
              <w:bottom w:val="double" w:sz="4" w:space="0" w:color="auto"/>
            </w:tcBorders>
            <w:shd w:val="clear" w:color="auto" w:fill="CCFFCC"/>
          </w:tcPr>
          <w:p w14:paraId="3B5F074C" w14:textId="4FDD23DF" w:rsidR="00C778EC" w:rsidRPr="007C3599" w:rsidRDefault="002147AF" w:rsidP="00202305">
            <w:r w:rsidRPr="007C3599">
              <w:rPr>
                <w:rFonts w:hint="eastAsia"/>
              </w:rPr>
              <w:t xml:space="preserve">用語　</w:t>
            </w:r>
            <w:r w:rsidR="00C778EC" w:rsidRPr="007C3599">
              <w:rPr>
                <w:lang w:val="en"/>
              </w:rPr>
              <w:t>term</w:t>
            </w:r>
          </w:p>
        </w:tc>
        <w:tc>
          <w:tcPr>
            <w:tcW w:w="6415" w:type="dxa"/>
            <w:tcBorders>
              <w:top w:val="single" w:sz="12" w:space="0" w:color="auto"/>
              <w:bottom w:val="double" w:sz="4" w:space="0" w:color="auto"/>
            </w:tcBorders>
            <w:shd w:val="clear" w:color="auto" w:fill="CCFFCC"/>
          </w:tcPr>
          <w:p w14:paraId="47A7CF0B" w14:textId="28C0326E" w:rsidR="00C778EC" w:rsidRPr="007C3599" w:rsidRDefault="002147AF" w:rsidP="00202305">
            <w:r w:rsidRPr="007C3599">
              <w:rPr>
                <w:rFonts w:hint="eastAsia"/>
              </w:rPr>
              <w:t xml:space="preserve">説明　</w:t>
            </w:r>
            <w:r w:rsidR="00C778EC" w:rsidRPr="007C3599">
              <w:rPr>
                <w:lang w:val="en"/>
              </w:rPr>
              <w:t>explanation</w:t>
            </w:r>
          </w:p>
        </w:tc>
      </w:tr>
      <w:tr w:rsidR="007C3599" w:rsidRPr="007C3599" w14:paraId="791F420E" w14:textId="77777777" w:rsidTr="5A343B6B">
        <w:trPr>
          <w:trHeight w:val="352"/>
        </w:trPr>
        <w:tc>
          <w:tcPr>
            <w:tcW w:w="2017" w:type="dxa"/>
          </w:tcPr>
          <w:p w14:paraId="6B8C0876" w14:textId="13098946" w:rsidR="00F0102F" w:rsidRPr="007C3599" w:rsidRDefault="00F0102F" w:rsidP="00B00D3E">
            <w:pPr>
              <w:rPr>
                <w:lang w:val="en"/>
              </w:rPr>
            </w:pPr>
            <w:r w:rsidRPr="007C3599">
              <w:rPr>
                <w:rFonts w:hint="eastAsia"/>
              </w:rPr>
              <w:t>全更新</w:t>
            </w:r>
          </w:p>
          <w:p w14:paraId="2C8F3C8C" w14:textId="2022A120" w:rsidR="00172191" w:rsidRPr="007C3599" w:rsidRDefault="00172191" w:rsidP="00B00D3E">
            <w:pPr>
              <w:rPr>
                <w:rFonts w:cs="Arial Unicode MS"/>
              </w:rPr>
            </w:pPr>
            <w:r w:rsidRPr="007C3599">
              <w:rPr>
                <w:lang w:val="en"/>
              </w:rPr>
              <w:t>Full update</w:t>
            </w:r>
          </w:p>
        </w:tc>
        <w:tc>
          <w:tcPr>
            <w:tcW w:w="6415" w:type="dxa"/>
          </w:tcPr>
          <w:p w14:paraId="225874EC" w14:textId="77777777" w:rsidR="00F0102F" w:rsidRPr="007C3599" w:rsidRDefault="00F0102F" w:rsidP="00B00D3E">
            <w:r w:rsidRPr="007C3599">
              <w:rPr>
                <w:rFonts w:hint="eastAsia"/>
              </w:rPr>
              <w:t>年に２～４回リリースされる地図年度版データによって、すべての地図データを最新のバージョンに更新する処理</w:t>
            </w:r>
          </w:p>
          <w:p w14:paraId="0E128FB1" w14:textId="0F67F616" w:rsidR="00172191" w:rsidRPr="007C3599" w:rsidRDefault="00172191" w:rsidP="00B00D3E">
            <w:r w:rsidRPr="007C3599">
              <w:rPr>
                <w:lang w:val="en"/>
              </w:rPr>
              <w:t>The process of updating all map data to the latest version with map year data released 2-4 times a year or more.</w:t>
            </w:r>
          </w:p>
        </w:tc>
      </w:tr>
      <w:tr w:rsidR="007C3599" w:rsidRPr="007C3599" w14:paraId="73784CD0" w14:textId="77777777" w:rsidTr="5A343B6B">
        <w:trPr>
          <w:trHeight w:val="281"/>
        </w:trPr>
        <w:tc>
          <w:tcPr>
            <w:tcW w:w="2017" w:type="dxa"/>
          </w:tcPr>
          <w:p w14:paraId="5246188C" w14:textId="41BCB989" w:rsidR="00F0102F" w:rsidRPr="007C3599" w:rsidRDefault="00F0102F" w:rsidP="00B00D3E">
            <w:pPr>
              <w:rPr>
                <w:snapToGrid w:val="0"/>
                <w:lang w:val="en"/>
              </w:rPr>
            </w:pPr>
            <w:r w:rsidRPr="007C3599">
              <w:rPr>
                <w:rFonts w:hint="eastAsia"/>
                <w:snapToGrid w:val="0"/>
              </w:rPr>
              <w:t>ポータルサイト</w:t>
            </w:r>
          </w:p>
          <w:p w14:paraId="3F35FB3D" w14:textId="44B4419E" w:rsidR="00172191" w:rsidRPr="007C3599" w:rsidRDefault="00172191" w:rsidP="00B00D3E">
            <w:pPr>
              <w:rPr>
                <w:rFonts w:cs="Arial Unicode MS"/>
                <w:snapToGrid w:val="0"/>
              </w:rPr>
            </w:pPr>
            <w:r w:rsidRPr="007C3599">
              <w:rPr>
                <w:snapToGrid w:val="0"/>
                <w:lang w:val="en"/>
              </w:rPr>
              <w:t>Portal site</w:t>
            </w:r>
          </w:p>
        </w:tc>
        <w:tc>
          <w:tcPr>
            <w:tcW w:w="6415" w:type="dxa"/>
          </w:tcPr>
          <w:p w14:paraId="0896FF94" w14:textId="76FDEA78" w:rsidR="00F0102F" w:rsidRPr="007C3599" w:rsidRDefault="00F0102F" w:rsidP="00B00D3E">
            <w:pPr>
              <w:rPr>
                <w:snapToGrid w:val="0"/>
                <w:lang w:val="en"/>
              </w:rPr>
            </w:pPr>
            <w:r w:rsidRPr="007C3599">
              <w:rPr>
                <w:rFonts w:hint="eastAsia"/>
                <w:snapToGrid w:val="0"/>
              </w:rPr>
              <w:t>ユーザーが地図更新用のデータを</w:t>
            </w:r>
            <w:r w:rsidRPr="007C3599">
              <w:rPr>
                <w:snapToGrid w:val="0"/>
              </w:rPr>
              <w:t>ダウンロードする為のwebサイト</w:t>
            </w:r>
          </w:p>
          <w:p w14:paraId="14F41939" w14:textId="58E948B4" w:rsidR="00172191" w:rsidRPr="007C3599" w:rsidRDefault="00172191" w:rsidP="00B00D3E">
            <w:pPr>
              <w:rPr>
                <w:rFonts w:cs="Arial Unicode MS"/>
                <w:snapToGrid w:val="0"/>
              </w:rPr>
            </w:pPr>
            <w:r w:rsidRPr="007C3599">
              <w:rPr>
                <w:snapToGrid w:val="0"/>
                <w:lang w:val="en"/>
              </w:rPr>
              <w:t>Websites</w:t>
            </w:r>
            <w:r w:rsidRPr="007C3599">
              <w:rPr>
                <w:lang w:val="en"/>
              </w:rPr>
              <w:t xml:space="preserve"> for users to </w:t>
            </w:r>
            <w:r w:rsidRPr="007C3599">
              <w:rPr>
                <w:snapToGrid w:val="0"/>
                <w:lang w:val="en"/>
              </w:rPr>
              <w:t>download</w:t>
            </w:r>
            <w:r w:rsidRPr="007C3599">
              <w:rPr>
                <w:lang w:val="en"/>
              </w:rPr>
              <w:t xml:space="preserve"> </w:t>
            </w:r>
            <w:r w:rsidR="00885C9B" w:rsidRPr="007C3599">
              <w:rPr>
                <w:snapToGrid w:val="0"/>
                <w:lang w:val="en"/>
              </w:rPr>
              <w:t>data for</w:t>
            </w:r>
            <w:r w:rsidRPr="007C3599">
              <w:rPr>
                <w:lang w:val="en"/>
              </w:rPr>
              <w:t xml:space="preserve"> </w:t>
            </w:r>
            <w:r w:rsidR="00BD0EE2" w:rsidRPr="007C3599">
              <w:rPr>
                <w:snapToGrid w:val="0"/>
                <w:lang w:val="en"/>
              </w:rPr>
              <w:t>map</w:t>
            </w:r>
            <w:r w:rsidRPr="007C3599">
              <w:rPr>
                <w:lang w:val="en"/>
              </w:rPr>
              <w:t xml:space="preserve"> updates</w:t>
            </w:r>
          </w:p>
        </w:tc>
      </w:tr>
      <w:tr w:rsidR="007C3599" w:rsidRPr="007C3599" w14:paraId="43ECD227" w14:textId="77777777" w:rsidTr="5A343B6B">
        <w:trPr>
          <w:trHeight w:val="84"/>
        </w:trPr>
        <w:tc>
          <w:tcPr>
            <w:tcW w:w="2017" w:type="dxa"/>
          </w:tcPr>
          <w:p w14:paraId="6927AEBD" w14:textId="34642203" w:rsidR="00172191" w:rsidRPr="007C3599" w:rsidRDefault="00270D8A">
            <w:pPr>
              <w:rPr>
                <w:rFonts w:cs="Arial Unicode MS"/>
              </w:rPr>
            </w:pPr>
            <w:r w:rsidRPr="007C3599">
              <w:rPr>
                <w:lang w:val="en"/>
              </w:rPr>
              <w:t>V</w:t>
            </w:r>
            <w:r w:rsidR="00963D1B" w:rsidRPr="007C3599">
              <w:rPr>
                <w:lang w:val="en"/>
              </w:rPr>
              <w:t>IN</w:t>
            </w:r>
          </w:p>
        </w:tc>
        <w:tc>
          <w:tcPr>
            <w:tcW w:w="6415" w:type="dxa"/>
          </w:tcPr>
          <w:p w14:paraId="2F470D6B" w14:textId="542CC2C6" w:rsidR="00F0102F" w:rsidRPr="007C3599" w:rsidRDefault="00F0102F" w:rsidP="00963D1B">
            <w:pPr>
              <w:pStyle w:val="af0"/>
              <w:rPr>
                <w:shd w:val="clear" w:color="auto" w:fill="FFFFFF"/>
                <w:lang w:val="en"/>
              </w:rPr>
            </w:pPr>
            <w:r w:rsidRPr="007C3599">
              <w:rPr>
                <w:rFonts w:cs="Arial"/>
                <w:shd w:val="clear" w:color="auto" w:fill="FFFFFF"/>
              </w:rPr>
              <w:t>車両識別番号（Vehicle Identification Number</w:t>
            </w:r>
            <w:r w:rsidRPr="007C3599">
              <w:rPr>
                <w:rFonts w:cs="Arial" w:hint="eastAsia"/>
                <w:shd w:val="clear" w:color="auto" w:fill="FFFFFF"/>
              </w:rPr>
              <w:t>）</w:t>
            </w:r>
          </w:p>
          <w:p w14:paraId="32676725" w14:textId="15566AAC" w:rsidR="00963D1B" w:rsidRPr="007C3599" w:rsidRDefault="00963D1B" w:rsidP="00963D1B">
            <w:pPr>
              <w:pStyle w:val="af0"/>
              <w:rPr>
                <w:rFonts w:cs="Arial"/>
                <w:shd w:val="clear" w:color="auto" w:fill="FFFFFF"/>
              </w:rPr>
            </w:pPr>
            <w:r w:rsidRPr="007C3599">
              <w:rPr>
                <w:shd w:val="clear" w:color="auto" w:fill="FFFFFF"/>
                <w:lang w:val="en"/>
              </w:rPr>
              <w:t>Vehicle Identification Number</w:t>
            </w:r>
          </w:p>
        </w:tc>
      </w:tr>
      <w:tr w:rsidR="007C3599" w:rsidRPr="007C3599" w14:paraId="0A51623B" w14:textId="77777777" w:rsidTr="5A343B6B">
        <w:trPr>
          <w:trHeight w:val="84"/>
        </w:trPr>
        <w:tc>
          <w:tcPr>
            <w:tcW w:w="2017" w:type="dxa"/>
          </w:tcPr>
          <w:p w14:paraId="4355837A" w14:textId="5159CF34" w:rsidR="00F0102F" w:rsidRPr="007C3599" w:rsidRDefault="00F0102F" w:rsidP="00202305">
            <w:pPr>
              <w:rPr>
                <w:lang w:val="en"/>
              </w:rPr>
            </w:pPr>
            <w:r w:rsidRPr="007C3599">
              <w:rPr>
                <w:rFonts w:hint="eastAsia"/>
              </w:rPr>
              <w:t>ライセンスキー</w:t>
            </w:r>
          </w:p>
          <w:p w14:paraId="6F470898" w14:textId="79F83D53" w:rsidR="00172191" w:rsidRPr="007C3599" w:rsidRDefault="002963AD" w:rsidP="00202305">
            <w:r w:rsidRPr="007C3599">
              <w:rPr>
                <w:lang w:val="en"/>
              </w:rPr>
              <w:t>License key</w:t>
            </w:r>
          </w:p>
        </w:tc>
        <w:tc>
          <w:tcPr>
            <w:tcW w:w="6415" w:type="dxa"/>
          </w:tcPr>
          <w:p w14:paraId="6778C117" w14:textId="261B4974" w:rsidR="00F0102F" w:rsidRPr="007C3599" w:rsidRDefault="00F0102F" w:rsidP="00202305">
            <w:pPr>
              <w:pStyle w:val="af0"/>
              <w:rPr>
                <w:lang w:val="en"/>
              </w:rPr>
            </w:pPr>
            <w:r w:rsidRPr="007C3599">
              <w:rPr>
                <w:rFonts w:hint="eastAsia"/>
              </w:rPr>
              <w:t>全更新を行う時に必要とするキー。車載機を特定する</w:t>
            </w:r>
            <w:r w:rsidRPr="007C3599">
              <w:t>IDと更新する地図DBの組み合わせで作成する。</w:t>
            </w:r>
          </w:p>
          <w:p w14:paraId="132194AD" w14:textId="7F61D6C2" w:rsidR="00172191" w:rsidRPr="007C3599" w:rsidRDefault="00657A0D" w:rsidP="00202305">
            <w:pPr>
              <w:pStyle w:val="af0"/>
            </w:pPr>
            <w:r w:rsidRPr="446428E4">
              <w:t>The key required to make all updates. It is created by a combination of id that identifies the in-vehicle machine and the map DB to be updated.</w:t>
            </w:r>
          </w:p>
        </w:tc>
      </w:tr>
      <w:tr w:rsidR="007C3599" w:rsidRPr="007C3599" w14:paraId="5835439E" w14:textId="77777777" w:rsidTr="5A343B6B">
        <w:trPr>
          <w:trHeight w:val="352"/>
        </w:trPr>
        <w:tc>
          <w:tcPr>
            <w:tcW w:w="2017" w:type="dxa"/>
          </w:tcPr>
          <w:p w14:paraId="2646B83B" w14:textId="073108DF" w:rsidR="00F0102F" w:rsidRPr="007C3599" w:rsidRDefault="00F0102F" w:rsidP="00202305">
            <w:pPr>
              <w:rPr>
                <w:lang w:val="en"/>
              </w:rPr>
            </w:pPr>
            <w:r w:rsidRPr="007C3599">
              <w:rPr>
                <w:rFonts w:cs="Arial Unicode MS" w:hint="eastAsia"/>
              </w:rPr>
              <w:t>有料ライセンスキー</w:t>
            </w:r>
          </w:p>
          <w:p w14:paraId="6F321971" w14:textId="08E07720" w:rsidR="00172191" w:rsidRPr="007C3599" w:rsidRDefault="00FA264D" w:rsidP="00202305">
            <w:pPr>
              <w:rPr>
                <w:rFonts w:cs="Arial Unicode MS"/>
              </w:rPr>
            </w:pPr>
            <w:r w:rsidRPr="007C3599">
              <w:rPr>
                <w:lang w:val="en"/>
              </w:rPr>
              <w:t>Paid license key</w:t>
            </w:r>
          </w:p>
        </w:tc>
        <w:tc>
          <w:tcPr>
            <w:tcW w:w="6415" w:type="dxa"/>
          </w:tcPr>
          <w:p w14:paraId="407D22EF" w14:textId="41750B0C" w:rsidR="00F0102F" w:rsidRPr="007C3599" w:rsidRDefault="00F0102F" w:rsidP="00202305">
            <w:pPr>
              <w:rPr>
                <w:lang w:val="en"/>
              </w:rPr>
            </w:pPr>
            <w:r w:rsidRPr="007C3599">
              <w:rPr>
                <w:rFonts w:hint="eastAsia"/>
              </w:rPr>
              <w:t>課金を行って入手したライセンスキー</w:t>
            </w:r>
          </w:p>
          <w:p w14:paraId="7007041A" w14:textId="755106C1" w:rsidR="00172191" w:rsidRPr="007C3599" w:rsidRDefault="00FA264D" w:rsidP="00202305">
            <w:r w:rsidRPr="007C3599">
              <w:rPr>
                <w:lang w:val="en"/>
              </w:rPr>
              <w:t>License key obtained by charging</w:t>
            </w:r>
          </w:p>
        </w:tc>
      </w:tr>
      <w:tr w:rsidR="007C3599" w:rsidRPr="007C3599" w14:paraId="0DB5FA20" w14:textId="77777777" w:rsidTr="5A343B6B">
        <w:trPr>
          <w:trHeight w:val="352"/>
        </w:trPr>
        <w:tc>
          <w:tcPr>
            <w:tcW w:w="2017" w:type="dxa"/>
          </w:tcPr>
          <w:p w14:paraId="7EFB307C" w14:textId="29901812" w:rsidR="00F0102F" w:rsidRPr="007C3599" w:rsidRDefault="00F0102F" w:rsidP="00202305">
            <w:pPr>
              <w:rPr>
                <w:lang w:val="en"/>
              </w:rPr>
            </w:pPr>
            <w:r w:rsidRPr="007C3599">
              <w:rPr>
                <w:rFonts w:cs="Arial Unicode MS" w:hint="eastAsia"/>
              </w:rPr>
              <w:t>無料ライセンスキー</w:t>
            </w:r>
          </w:p>
          <w:p w14:paraId="0E6FED14" w14:textId="700EB323" w:rsidR="00172191" w:rsidRPr="007C3599" w:rsidRDefault="00FA264D" w:rsidP="00202305">
            <w:pPr>
              <w:rPr>
                <w:rFonts w:cs="Arial Unicode MS"/>
              </w:rPr>
            </w:pPr>
            <w:r w:rsidRPr="007C3599">
              <w:rPr>
                <w:lang w:val="en"/>
              </w:rPr>
              <w:t>Free license key</w:t>
            </w:r>
          </w:p>
        </w:tc>
        <w:tc>
          <w:tcPr>
            <w:tcW w:w="6415" w:type="dxa"/>
          </w:tcPr>
          <w:p w14:paraId="614036D0" w14:textId="34FBE5EB" w:rsidR="00F0102F" w:rsidRPr="007C3599" w:rsidRDefault="00F0102F" w:rsidP="00202305">
            <w:pPr>
              <w:rPr>
                <w:lang w:val="en"/>
              </w:rPr>
            </w:pPr>
            <w:r w:rsidRPr="007C3599">
              <w:rPr>
                <w:rFonts w:cs="Arial Unicode MS" w:hint="eastAsia"/>
              </w:rPr>
              <w:t>地図更新サービス期間中のみ使用できるライセンスキー。課金を行うことなく入手できる。</w:t>
            </w:r>
          </w:p>
          <w:p w14:paraId="76E6C239" w14:textId="2502388D" w:rsidR="00172191" w:rsidRPr="007C3599" w:rsidRDefault="00FA264D" w:rsidP="00202305">
            <w:pPr>
              <w:rPr>
                <w:rFonts w:cs="Arial Unicode MS"/>
              </w:rPr>
            </w:pPr>
            <w:r w:rsidRPr="007C3599">
              <w:rPr>
                <w:lang w:val="en"/>
              </w:rPr>
              <w:t xml:space="preserve">A license key that can only be used during the map update service period. Available without charging. </w:t>
            </w:r>
          </w:p>
        </w:tc>
      </w:tr>
      <w:tr w:rsidR="007C3599" w:rsidRPr="007C3599" w14:paraId="59F5A8D8" w14:textId="77777777" w:rsidTr="5A343B6B">
        <w:trPr>
          <w:trHeight w:val="70"/>
        </w:trPr>
        <w:tc>
          <w:tcPr>
            <w:tcW w:w="2017" w:type="dxa"/>
          </w:tcPr>
          <w:p w14:paraId="19494304" w14:textId="0A03D7B3" w:rsidR="00172191" w:rsidRPr="007C3599" w:rsidRDefault="00172191" w:rsidP="00202305"/>
        </w:tc>
        <w:tc>
          <w:tcPr>
            <w:tcW w:w="6415" w:type="dxa"/>
          </w:tcPr>
          <w:p w14:paraId="2A9CBC6F" w14:textId="6239BD09" w:rsidR="00172191" w:rsidRPr="007C3599" w:rsidRDefault="00172191" w:rsidP="00202305"/>
        </w:tc>
      </w:tr>
      <w:tr w:rsidR="007C3599" w:rsidRPr="007C3599" w14:paraId="2C5DFFAA" w14:textId="77777777" w:rsidTr="5A343B6B">
        <w:trPr>
          <w:trHeight w:val="70"/>
        </w:trPr>
        <w:tc>
          <w:tcPr>
            <w:tcW w:w="2017" w:type="dxa"/>
          </w:tcPr>
          <w:p w14:paraId="405B3AFD" w14:textId="77777777" w:rsidR="00172191" w:rsidRPr="007C3599" w:rsidRDefault="00172191" w:rsidP="00202305">
            <w:pPr>
              <w:rPr>
                <w:rFonts w:cs="Arial Unicode MS"/>
                <w:snapToGrid w:val="0"/>
              </w:rPr>
            </w:pPr>
          </w:p>
        </w:tc>
        <w:tc>
          <w:tcPr>
            <w:tcW w:w="6415" w:type="dxa"/>
          </w:tcPr>
          <w:p w14:paraId="06F2D18F" w14:textId="77777777" w:rsidR="00172191" w:rsidRPr="007C3599" w:rsidRDefault="00172191" w:rsidP="00202305">
            <w:pPr>
              <w:rPr>
                <w:rFonts w:cs="Arial Unicode MS"/>
                <w:snapToGrid w:val="0"/>
              </w:rPr>
            </w:pPr>
          </w:p>
        </w:tc>
      </w:tr>
      <w:tr w:rsidR="007C3599" w:rsidRPr="007C3599" w14:paraId="2565F3C9" w14:textId="77777777" w:rsidTr="5A343B6B">
        <w:trPr>
          <w:trHeight w:val="70"/>
        </w:trPr>
        <w:tc>
          <w:tcPr>
            <w:tcW w:w="2017" w:type="dxa"/>
          </w:tcPr>
          <w:p w14:paraId="2D25F6C0" w14:textId="77777777" w:rsidR="00172191" w:rsidRPr="007C3599" w:rsidRDefault="00172191" w:rsidP="00202305"/>
        </w:tc>
        <w:tc>
          <w:tcPr>
            <w:tcW w:w="6415" w:type="dxa"/>
          </w:tcPr>
          <w:p w14:paraId="2477DCFF" w14:textId="77777777" w:rsidR="00172191" w:rsidRPr="007C3599" w:rsidRDefault="00172191" w:rsidP="00202305"/>
        </w:tc>
      </w:tr>
      <w:tr w:rsidR="007C3599" w:rsidRPr="007C3599" w14:paraId="10642277" w14:textId="77777777" w:rsidTr="5A343B6B">
        <w:trPr>
          <w:trHeight w:val="70"/>
        </w:trPr>
        <w:tc>
          <w:tcPr>
            <w:tcW w:w="2017" w:type="dxa"/>
          </w:tcPr>
          <w:p w14:paraId="534634FE" w14:textId="77777777" w:rsidR="00172191" w:rsidRPr="007C3599" w:rsidRDefault="00172191" w:rsidP="00202305"/>
        </w:tc>
        <w:tc>
          <w:tcPr>
            <w:tcW w:w="6415" w:type="dxa"/>
          </w:tcPr>
          <w:p w14:paraId="476BDF59" w14:textId="77777777" w:rsidR="00172191" w:rsidRPr="007C3599" w:rsidRDefault="00172191" w:rsidP="00202305"/>
        </w:tc>
      </w:tr>
      <w:tr w:rsidR="007C3599" w:rsidRPr="007C3599" w14:paraId="4DE6BE64" w14:textId="77777777" w:rsidTr="5A343B6B">
        <w:trPr>
          <w:trHeight w:val="70"/>
        </w:trPr>
        <w:tc>
          <w:tcPr>
            <w:tcW w:w="2017" w:type="dxa"/>
          </w:tcPr>
          <w:p w14:paraId="6C8AED7E" w14:textId="77777777" w:rsidR="00172191" w:rsidRPr="007C3599" w:rsidRDefault="00172191" w:rsidP="00202305">
            <w:pPr>
              <w:rPr>
                <w:snapToGrid w:val="0"/>
              </w:rPr>
            </w:pPr>
          </w:p>
        </w:tc>
        <w:tc>
          <w:tcPr>
            <w:tcW w:w="6415" w:type="dxa"/>
          </w:tcPr>
          <w:p w14:paraId="28C5F8CE" w14:textId="77777777" w:rsidR="00172191" w:rsidRPr="007C3599" w:rsidRDefault="00172191" w:rsidP="00202305">
            <w:pPr>
              <w:rPr>
                <w:snapToGrid w:val="0"/>
              </w:rPr>
            </w:pPr>
          </w:p>
        </w:tc>
      </w:tr>
      <w:tr w:rsidR="007C3599" w:rsidRPr="007C3599" w14:paraId="24910582" w14:textId="77777777" w:rsidTr="5A343B6B">
        <w:trPr>
          <w:trHeight w:val="70"/>
        </w:trPr>
        <w:tc>
          <w:tcPr>
            <w:tcW w:w="2017" w:type="dxa"/>
          </w:tcPr>
          <w:p w14:paraId="2822EE14" w14:textId="77777777" w:rsidR="00172191" w:rsidRPr="007C3599" w:rsidRDefault="00172191" w:rsidP="00202305"/>
        </w:tc>
        <w:tc>
          <w:tcPr>
            <w:tcW w:w="6415" w:type="dxa"/>
          </w:tcPr>
          <w:p w14:paraId="5F143062" w14:textId="77777777" w:rsidR="00172191" w:rsidRPr="007C3599" w:rsidRDefault="00172191" w:rsidP="00202305"/>
        </w:tc>
      </w:tr>
      <w:tr w:rsidR="007C3599" w:rsidRPr="007C3599" w14:paraId="4703D374" w14:textId="77777777" w:rsidTr="5A343B6B">
        <w:trPr>
          <w:trHeight w:val="70"/>
        </w:trPr>
        <w:tc>
          <w:tcPr>
            <w:tcW w:w="2017" w:type="dxa"/>
          </w:tcPr>
          <w:p w14:paraId="6A8D00E6" w14:textId="77777777" w:rsidR="00172191" w:rsidRPr="007C3599" w:rsidRDefault="00172191" w:rsidP="00202305"/>
        </w:tc>
        <w:tc>
          <w:tcPr>
            <w:tcW w:w="6415" w:type="dxa"/>
          </w:tcPr>
          <w:p w14:paraId="3E686BFE" w14:textId="77777777" w:rsidR="00172191" w:rsidRPr="007C3599" w:rsidRDefault="00172191" w:rsidP="00202305"/>
        </w:tc>
      </w:tr>
      <w:tr w:rsidR="007C3599" w:rsidRPr="007C3599" w14:paraId="14690D3A" w14:textId="77777777" w:rsidTr="5A343B6B">
        <w:trPr>
          <w:trHeight w:val="70"/>
        </w:trPr>
        <w:tc>
          <w:tcPr>
            <w:tcW w:w="2017" w:type="dxa"/>
          </w:tcPr>
          <w:p w14:paraId="78D3DD5B" w14:textId="77777777" w:rsidR="00172191" w:rsidRPr="007C3599" w:rsidRDefault="00172191" w:rsidP="00202305">
            <w:pPr>
              <w:pStyle w:val="a5"/>
            </w:pPr>
          </w:p>
        </w:tc>
        <w:tc>
          <w:tcPr>
            <w:tcW w:w="6415" w:type="dxa"/>
          </w:tcPr>
          <w:p w14:paraId="72DFF28D" w14:textId="77777777" w:rsidR="00172191" w:rsidRPr="007C3599" w:rsidRDefault="00172191" w:rsidP="00202305"/>
        </w:tc>
      </w:tr>
    </w:tbl>
    <w:p w14:paraId="1D2D233E" w14:textId="77777777" w:rsidR="00C778EC" w:rsidRPr="007C3599" w:rsidRDefault="00C778EC" w:rsidP="00202305">
      <w:bookmarkStart w:id="1836" w:name="_Toc260502795"/>
      <w:bookmarkStart w:id="1837" w:name="_Toc260502963"/>
    </w:p>
    <w:p w14:paraId="67ADCBB3" w14:textId="77777777" w:rsidR="00C778EC" w:rsidRPr="007C3599" w:rsidRDefault="00C778EC" w:rsidP="00202305">
      <w:r w:rsidRPr="007C3599">
        <w:br w:type="page"/>
      </w:r>
    </w:p>
    <w:p w14:paraId="116C8B7D" w14:textId="0FCEA4DE" w:rsidR="00C778EC" w:rsidRPr="007C3599" w:rsidRDefault="000C6C7F" w:rsidP="00FF67CD">
      <w:pPr>
        <w:pStyle w:val="1"/>
        <w:numPr>
          <w:ilvl w:val="0"/>
          <w:numId w:val="2"/>
        </w:numPr>
        <w:ind w:firstLineChars="0"/>
      </w:pPr>
      <w:bookmarkStart w:id="1838" w:name="_Toc87878027"/>
      <w:bookmarkEnd w:id="1835"/>
      <w:bookmarkEnd w:id="1836"/>
      <w:bookmarkEnd w:id="1837"/>
      <w:r w:rsidRPr="007C3599">
        <w:rPr>
          <w:rFonts w:hint="eastAsia"/>
        </w:rPr>
        <w:lastRenderedPageBreak/>
        <w:t>サービスの狙い</w:t>
      </w:r>
      <w:r w:rsidRPr="007C3599">
        <w:rPr>
          <w:lang w:val="en"/>
        </w:rPr>
        <w:t xml:space="preserve"> </w:t>
      </w:r>
      <w:r w:rsidR="00C778EC" w:rsidRPr="007C3599">
        <w:rPr>
          <w:lang w:val="en"/>
        </w:rPr>
        <w:t>Aim of service</w:t>
      </w:r>
      <w:bookmarkEnd w:id="1838"/>
    </w:p>
    <w:p w14:paraId="2A8E2D67" w14:textId="24EB4D97" w:rsidR="000C6C7F" w:rsidRPr="007C3599" w:rsidRDefault="000C6C7F" w:rsidP="00202305">
      <w:pPr>
        <w:pStyle w:val="35"/>
        <w:rPr>
          <w:rFonts w:ascii="Meiryo UI" w:hAnsi="Meiryo UI"/>
          <w:color w:val="auto"/>
        </w:rPr>
      </w:pPr>
      <w:r w:rsidRPr="007C3599">
        <w:rPr>
          <w:rFonts w:ascii="Meiryo UI" w:hAnsi="Meiryo UI" w:hint="eastAsia"/>
          <w:color w:val="auto"/>
        </w:rPr>
        <w:t>本サービスは、ユーザーに最新の地図を提供し、道案内としてのナビの利便性向上及び</w:t>
      </w:r>
      <w:r w:rsidRPr="007C3599">
        <w:rPr>
          <w:rFonts w:ascii="Meiryo UI" w:hAnsi="Meiryo UI"/>
          <w:color w:val="auto"/>
        </w:rPr>
        <w:t>Navi協調車両統合制御に必要な情報の鮮度向上を行うことを目的とする。</w:t>
      </w:r>
    </w:p>
    <w:p w14:paraId="0C2FFEC0" w14:textId="58680B81" w:rsidR="00C778EC" w:rsidRPr="007C3599" w:rsidRDefault="00160ACE" w:rsidP="00202305">
      <w:pPr>
        <w:pStyle w:val="35"/>
        <w:rPr>
          <w:rFonts w:ascii="Meiryo UI" w:hAnsi="Meiryo UI"/>
          <w:color w:val="auto"/>
          <w:lang w:val="en-US"/>
        </w:rPr>
      </w:pPr>
      <w:r w:rsidRPr="007C3599">
        <w:rPr>
          <w:color w:val="auto"/>
          <w:lang w:val="en"/>
        </w:rPr>
        <w:t xml:space="preserve">The purpose of this service is to provide users with the latest maps, improve the convenience of navigation as directions, and improve </w:t>
      </w:r>
      <w:r w:rsidR="00A15E5B" w:rsidRPr="007C3599">
        <w:rPr>
          <w:color w:val="auto"/>
          <w:lang w:val="en"/>
        </w:rPr>
        <w:t>the</w:t>
      </w:r>
      <w:r w:rsidRPr="007C3599">
        <w:rPr>
          <w:color w:val="auto"/>
          <w:lang w:val="en"/>
        </w:rPr>
        <w:t xml:space="preserve"> freshness of information necessary for Navi cooperative vehicle integration control. </w:t>
      </w:r>
    </w:p>
    <w:p w14:paraId="284CB20A" w14:textId="77777777" w:rsidR="00C778EC" w:rsidRPr="007C3599" w:rsidRDefault="00C778EC" w:rsidP="00202305">
      <w:bookmarkStart w:id="1839" w:name="_Toc260502965"/>
    </w:p>
    <w:p w14:paraId="2156FC81" w14:textId="041DB951" w:rsidR="00C778EC" w:rsidRPr="007C3599" w:rsidRDefault="000C6C7F" w:rsidP="00FF67CD">
      <w:pPr>
        <w:pStyle w:val="1"/>
        <w:numPr>
          <w:ilvl w:val="0"/>
          <w:numId w:val="2"/>
        </w:numPr>
        <w:ind w:firstLineChars="0"/>
      </w:pPr>
      <w:bookmarkStart w:id="1840" w:name="_Toc87878028"/>
      <w:bookmarkEnd w:id="1839"/>
      <w:r w:rsidRPr="007C3599">
        <w:rPr>
          <w:rFonts w:hint="eastAsia"/>
        </w:rPr>
        <w:t>主な利用シーン</w:t>
      </w:r>
      <w:r w:rsidRPr="007C3599">
        <w:t xml:space="preserve"> </w:t>
      </w:r>
      <w:r w:rsidR="00D52499" w:rsidRPr="007C3599">
        <w:rPr>
          <w:lang w:val="en"/>
        </w:rPr>
        <w:t>Main usage scenes</w:t>
      </w:r>
      <w:bookmarkEnd w:id="1840"/>
    </w:p>
    <w:p w14:paraId="4873012D" w14:textId="77777777" w:rsidR="000C6C7F" w:rsidRPr="007C3599" w:rsidRDefault="000C6C7F" w:rsidP="000C6C7F">
      <w:pPr>
        <w:numPr>
          <w:ilvl w:val="0"/>
          <w:numId w:val="9"/>
        </w:numPr>
      </w:pPr>
      <w:r w:rsidRPr="007C3599">
        <w:rPr>
          <w:rFonts w:hint="eastAsia"/>
        </w:rPr>
        <w:t>車の運転時に、意識せず最新の地図</w:t>
      </w:r>
      <w:r w:rsidRPr="007C3599">
        <w:t>DBを使用したい</w:t>
      </w:r>
    </w:p>
    <w:p w14:paraId="2121B6A9" w14:textId="5BB623B5" w:rsidR="00EE26F5" w:rsidRPr="007C3599" w:rsidRDefault="00EE26F5" w:rsidP="001B5CC7">
      <w:pPr>
        <w:ind w:left="360"/>
      </w:pPr>
      <w:r w:rsidRPr="007C3599">
        <w:rPr>
          <w:lang w:val="en"/>
        </w:rPr>
        <w:t>When driving a car, I want to use the latest map DB without being conscious</w:t>
      </w:r>
    </w:p>
    <w:p w14:paraId="4398A155" w14:textId="77777777" w:rsidR="000C6C7F" w:rsidRPr="007C3599" w:rsidRDefault="000C6C7F" w:rsidP="000C6C7F">
      <w:pPr>
        <w:numPr>
          <w:ilvl w:val="0"/>
          <w:numId w:val="9"/>
        </w:numPr>
      </w:pPr>
      <w:r w:rsidRPr="007C3599">
        <w:rPr>
          <w:rFonts w:hint="eastAsia"/>
        </w:rPr>
        <w:t>オフライン時でも新しい地図</w:t>
      </w:r>
      <w:r w:rsidRPr="007C3599">
        <w:t>DBを使用したい</w:t>
      </w:r>
    </w:p>
    <w:p w14:paraId="2569240C" w14:textId="77777777" w:rsidR="0006179A" w:rsidRPr="007C3599" w:rsidRDefault="0006179A" w:rsidP="001B5CC7">
      <w:pPr>
        <w:ind w:left="360"/>
      </w:pPr>
      <w:r w:rsidRPr="007C3599">
        <w:rPr>
          <w:lang w:val="en"/>
        </w:rPr>
        <w:t>I want to use a new map DB even when I am offline</w:t>
      </w:r>
    </w:p>
    <w:p w14:paraId="786E2480" w14:textId="77777777" w:rsidR="000C6C7F" w:rsidRPr="007C3599" w:rsidRDefault="000C6C7F" w:rsidP="000C6C7F">
      <w:pPr>
        <w:numPr>
          <w:ilvl w:val="0"/>
          <w:numId w:val="9"/>
        </w:numPr>
      </w:pPr>
      <w:r w:rsidRPr="007C3599">
        <w:rPr>
          <w:rFonts w:hint="eastAsia"/>
        </w:rPr>
        <w:t>有事の際でもユーザーが必要とする地図</w:t>
      </w:r>
      <w:r w:rsidRPr="007C3599">
        <w:t>DBを最適に使用したい</w:t>
      </w:r>
    </w:p>
    <w:p w14:paraId="4D98B21B" w14:textId="564038E1" w:rsidR="0006179A" w:rsidRPr="007C3599" w:rsidRDefault="0006179A" w:rsidP="001B5CC7">
      <w:pPr>
        <w:ind w:left="360"/>
      </w:pPr>
      <w:r w:rsidRPr="5C3B83D0">
        <w:t>I want to use the map DB that the user needs optimally even in the event of an emergency</w:t>
      </w:r>
    </w:p>
    <w:p w14:paraId="0577953A" w14:textId="77777777" w:rsidR="000C6C7F" w:rsidRPr="007C3599" w:rsidRDefault="000C6C7F" w:rsidP="000C6C7F">
      <w:pPr>
        <w:numPr>
          <w:ilvl w:val="0"/>
          <w:numId w:val="9"/>
        </w:numPr>
      </w:pPr>
      <w:r w:rsidRPr="007C3599">
        <w:rPr>
          <w:rFonts w:hint="eastAsia"/>
        </w:rPr>
        <w:t>ユーザーが</w:t>
      </w:r>
      <w:r w:rsidRPr="007C3599">
        <w:t>WEB上で地図データを入手し、地図DBを更新したい</w:t>
      </w:r>
    </w:p>
    <w:p w14:paraId="2377E0C6" w14:textId="77777777" w:rsidR="00EE26F5" w:rsidRPr="007C3599" w:rsidRDefault="00EE26F5" w:rsidP="001B5CC7">
      <w:pPr>
        <w:ind w:left="360"/>
      </w:pPr>
      <w:r w:rsidRPr="007C3599">
        <w:rPr>
          <w:lang w:val="en"/>
        </w:rPr>
        <w:t>Users want to obtain map data on the web and update map DB</w:t>
      </w:r>
    </w:p>
    <w:p w14:paraId="724714BA" w14:textId="77777777" w:rsidR="000C6C7F" w:rsidRPr="007C3599" w:rsidRDefault="000C6C7F" w:rsidP="000C6C7F">
      <w:pPr>
        <w:numPr>
          <w:ilvl w:val="0"/>
          <w:numId w:val="9"/>
        </w:numPr>
      </w:pPr>
      <w:r w:rsidRPr="007C3599">
        <w:rPr>
          <w:rFonts w:hint="eastAsia"/>
        </w:rPr>
        <w:t>販売店に入庫時に、地図</w:t>
      </w:r>
      <w:r w:rsidRPr="007C3599">
        <w:t>DBを更新したい</w:t>
      </w:r>
    </w:p>
    <w:p w14:paraId="48F6DB5A" w14:textId="77777777" w:rsidR="0006179A" w:rsidRPr="007C3599" w:rsidRDefault="0006179A" w:rsidP="001B5CC7">
      <w:pPr>
        <w:ind w:left="360"/>
      </w:pPr>
      <w:r w:rsidRPr="007C3599">
        <w:rPr>
          <w:lang w:val="en"/>
        </w:rPr>
        <w:t>I want to update the map DB when I enter the store</w:t>
      </w:r>
    </w:p>
    <w:p w14:paraId="6E5DB210" w14:textId="77777777" w:rsidR="00FF67CD" w:rsidRPr="007C3599" w:rsidRDefault="00FF67CD" w:rsidP="001B5CC7">
      <w:pPr>
        <w:ind w:left="360"/>
      </w:pPr>
    </w:p>
    <w:p w14:paraId="26A9D62E" w14:textId="2CD0A052" w:rsidR="00FF67CD" w:rsidRPr="007C3599" w:rsidRDefault="00FF67CD" w:rsidP="001B5CC7">
      <w:r w:rsidRPr="007C3599">
        <w:rPr>
          <w:rFonts w:hint="eastAsia"/>
        </w:rPr>
        <w:t>地図更新概要</w:t>
      </w:r>
    </w:p>
    <w:p w14:paraId="60310FEC" w14:textId="6440D7F6" w:rsidR="0077499F" w:rsidRPr="007C3599" w:rsidRDefault="0077499F" w:rsidP="001B5CC7">
      <w:r w:rsidRPr="007C3599">
        <w:t>Overview of Map Updates</w:t>
      </w:r>
    </w:p>
    <w:p w14:paraId="50F162DB" w14:textId="029D97A7" w:rsidR="00FF67CD" w:rsidRPr="007C3599" w:rsidRDefault="00FF67CD" w:rsidP="00DB692D">
      <w:pPr>
        <w:numPr>
          <w:ilvl w:val="0"/>
          <w:numId w:val="9"/>
        </w:numPr>
      </w:pPr>
      <w:r w:rsidRPr="007C3599">
        <w:t>ACC ON</w:t>
      </w:r>
      <w:r w:rsidRPr="007C3599">
        <w:rPr>
          <w:rFonts w:hint="eastAsia"/>
        </w:rPr>
        <w:t>で地図更新を開始</w:t>
      </w:r>
    </w:p>
    <w:p w14:paraId="6B70B1A3" w14:textId="4CED9170" w:rsidR="00261B65" w:rsidRPr="007C3599" w:rsidRDefault="00261B65" w:rsidP="001B5CC7">
      <w:pPr>
        <w:ind w:left="360"/>
      </w:pPr>
      <w:r w:rsidRPr="007C3599">
        <w:rPr>
          <w:lang w:val="en"/>
        </w:rPr>
        <w:t>Map Update at ACC On</w:t>
      </w:r>
    </w:p>
    <w:p w14:paraId="28308C78" w14:textId="5923A7BF" w:rsidR="00FF67CD" w:rsidRPr="007C3599" w:rsidRDefault="00FF67CD" w:rsidP="00DB692D">
      <w:pPr>
        <w:numPr>
          <w:ilvl w:val="0"/>
          <w:numId w:val="9"/>
        </w:numPr>
      </w:pPr>
      <w:r w:rsidRPr="007C3599">
        <w:rPr>
          <w:rFonts w:hint="eastAsia"/>
        </w:rPr>
        <w:t>（オンライン時）ズームイン</w:t>
      </w:r>
      <w:r w:rsidRPr="007C3599">
        <w:t>/アウト、マップスクロールの際に地図更新</w:t>
      </w:r>
    </w:p>
    <w:p w14:paraId="5CF3477E" w14:textId="188101D8" w:rsidR="00261B65" w:rsidRPr="007C3599" w:rsidRDefault="00261B65" w:rsidP="001B5CC7">
      <w:pPr>
        <w:ind w:left="360"/>
      </w:pPr>
      <w:r w:rsidRPr="007C3599">
        <w:rPr>
          <w:lang w:val="en"/>
        </w:rPr>
        <w:t>Map Update Zoom In/Out, Map Scroll (while online)</w:t>
      </w:r>
    </w:p>
    <w:p w14:paraId="4A56A79B" w14:textId="572209CA" w:rsidR="00FF67CD" w:rsidRPr="007C3599" w:rsidRDefault="00FF67CD" w:rsidP="00FF67CD">
      <w:pPr>
        <w:numPr>
          <w:ilvl w:val="0"/>
          <w:numId w:val="9"/>
        </w:numPr>
      </w:pPr>
      <w:r w:rsidRPr="007C3599">
        <w:rPr>
          <w:rFonts w:hint="eastAsia"/>
        </w:rPr>
        <w:t>（オフライン時）ズームイン</w:t>
      </w:r>
      <w:r w:rsidRPr="007C3599">
        <w:t>/アウト、マップスクロールの際に地図更新</w:t>
      </w:r>
    </w:p>
    <w:p w14:paraId="03950F8F" w14:textId="6438B496" w:rsidR="00261B65" w:rsidRPr="007C3599" w:rsidRDefault="00261B65" w:rsidP="001B5CC7">
      <w:pPr>
        <w:ind w:left="360"/>
      </w:pPr>
      <w:r w:rsidRPr="007C3599">
        <w:rPr>
          <w:lang w:val="en"/>
        </w:rPr>
        <w:t>Map Update Zoom In/Out, Map Scroll (while offline)</w:t>
      </w:r>
    </w:p>
    <w:p w14:paraId="1CC06BEB" w14:textId="476E9329" w:rsidR="00FF67CD" w:rsidRPr="007C3599" w:rsidRDefault="00FF67CD" w:rsidP="00DB692D">
      <w:pPr>
        <w:numPr>
          <w:ilvl w:val="0"/>
          <w:numId w:val="9"/>
        </w:numPr>
      </w:pPr>
      <w:r w:rsidRPr="007C3599">
        <w:rPr>
          <w:rFonts w:hint="eastAsia"/>
        </w:rPr>
        <w:t>事前にダウンロードした地図を使って、目的地に向かってルートを探索</w:t>
      </w:r>
    </w:p>
    <w:p w14:paraId="593131D2" w14:textId="086EC677" w:rsidR="00261B65" w:rsidRPr="007C3599" w:rsidRDefault="00520DBD" w:rsidP="001B5CC7">
      <w:pPr>
        <w:ind w:left="360"/>
      </w:pPr>
      <w:r w:rsidRPr="007C3599">
        <w:t>Routing to destination within Pre-Downloaded Map</w:t>
      </w:r>
    </w:p>
    <w:p w14:paraId="2EEDA37D" w14:textId="70107928" w:rsidR="00FF67CD" w:rsidRPr="007C3599" w:rsidRDefault="00FF67CD">
      <w:pPr>
        <w:numPr>
          <w:ilvl w:val="0"/>
          <w:numId w:val="9"/>
        </w:numPr>
      </w:pPr>
      <w:r w:rsidRPr="007C3599">
        <w:rPr>
          <w:rFonts w:hint="eastAsia"/>
        </w:rPr>
        <w:t>事前にダウンロードした地図の範囲を超えて、目的地に向かってルートを探索</w:t>
      </w:r>
    </w:p>
    <w:p w14:paraId="459DB3AB" w14:textId="5DDAD36B" w:rsidR="00520DBD" w:rsidRPr="007C3599" w:rsidRDefault="00520DBD" w:rsidP="001B5CC7">
      <w:pPr>
        <w:ind w:left="360"/>
      </w:pPr>
      <w:r w:rsidRPr="007C3599">
        <w:t>Routing to destination outside Pre-Downloaded Map</w:t>
      </w:r>
    </w:p>
    <w:p w14:paraId="39392164" w14:textId="77777777" w:rsidR="00FF67CD" w:rsidRPr="007C3599" w:rsidRDefault="00FF67CD" w:rsidP="00DB692D">
      <w:pPr>
        <w:numPr>
          <w:ilvl w:val="0"/>
          <w:numId w:val="9"/>
        </w:numPr>
      </w:pPr>
      <w:r w:rsidRPr="007C3599">
        <w:rPr>
          <w:rFonts w:hint="eastAsia"/>
        </w:rPr>
        <w:t>ルート探索なしに地図更新</w:t>
      </w:r>
    </w:p>
    <w:p w14:paraId="1128F758" w14:textId="505F7918" w:rsidR="00520DBD" w:rsidRPr="007C3599" w:rsidRDefault="00520DBD" w:rsidP="001B5CC7">
      <w:pPr>
        <w:ind w:left="360"/>
      </w:pPr>
      <w:r w:rsidRPr="007C3599">
        <w:lastRenderedPageBreak/>
        <w:t>Map Update without Routing</w:t>
      </w:r>
    </w:p>
    <w:p w14:paraId="663F4F9F" w14:textId="66A08D24" w:rsidR="00FF67CD" w:rsidRPr="007C3599" w:rsidRDefault="00FF67CD" w:rsidP="00DB692D">
      <w:pPr>
        <w:numPr>
          <w:ilvl w:val="0"/>
          <w:numId w:val="9"/>
        </w:numPr>
      </w:pPr>
      <w:r w:rsidRPr="007C3599">
        <w:rPr>
          <w:rFonts w:hint="eastAsia"/>
        </w:rPr>
        <w:t>地図更新実施（車載機内蔵地図）</w:t>
      </w:r>
    </w:p>
    <w:p w14:paraId="31F12CE0" w14:textId="01098BA8" w:rsidR="00520DBD" w:rsidRPr="007C3599" w:rsidRDefault="00520DBD" w:rsidP="001B5CC7">
      <w:pPr>
        <w:ind w:left="360"/>
      </w:pPr>
      <w:r w:rsidRPr="007C3599">
        <w:t>Update in Progress (Incremental Map Update)</w:t>
      </w:r>
    </w:p>
    <w:p w14:paraId="0633984C" w14:textId="56A146CE" w:rsidR="00FF67CD" w:rsidRPr="007C3599" w:rsidRDefault="00FF67CD" w:rsidP="00DB692D">
      <w:pPr>
        <w:numPr>
          <w:ilvl w:val="0"/>
          <w:numId w:val="9"/>
        </w:numPr>
      </w:pPr>
      <w:r w:rsidRPr="007C3599">
        <w:rPr>
          <w:rFonts w:hint="eastAsia"/>
        </w:rPr>
        <w:t>ネットワーク圏外エリアでの動作制約を軽減する</w:t>
      </w:r>
    </w:p>
    <w:p w14:paraId="625D4B15" w14:textId="71AD0CC2" w:rsidR="00520DBD" w:rsidRPr="007C3599" w:rsidRDefault="00520DBD" w:rsidP="001B5CC7">
      <w:pPr>
        <w:ind w:left="360"/>
      </w:pPr>
      <w:r w:rsidRPr="007C3599">
        <w:t>Mitigating No-Network Areas</w:t>
      </w:r>
    </w:p>
    <w:p w14:paraId="3255B256" w14:textId="4EB6BD2F" w:rsidR="00FF67CD" w:rsidRPr="007C3599" w:rsidRDefault="00FF67CD" w:rsidP="00DB692D">
      <w:pPr>
        <w:numPr>
          <w:ilvl w:val="0"/>
          <w:numId w:val="9"/>
        </w:numPr>
      </w:pPr>
      <w:r w:rsidRPr="007C3599">
        <w:rPr>
          <w:rFonts w:hint="eastAsia"/>
        </w:rPr>
        <w:t>地図更新のエラーと注意喚起</w:t>
      </w:r>
    </w:p>
    <w:p w14:paraId="71FB1F2D" w14:textId="6B157C7D" w:rsidR="00520DBD" w:rsidRPr="007C3599" w:rsidRDefault="00520DBD" w:rsidP="001B5CC7">
      <w:pPr>
        <w:ind w:left="360"/>
      </w:pPr>
      <w:r w:rsidRPr="007C3599">
        <w:t>Map Update Errors and Alerts</w:t>
      </w:r>
    </w:p>
    <w:p w14:paraId="14BDF327" w14:textId="4AB9EECE" w:rsidR="00FF67CD" w:rsidRPr="007C3599" w:rsidRDefault="00FF67CD" w:rsidP="00DB692D">
      <w:pPr>
        <w:numPr>
          <w:ilvl w:val="0"/>
          <w:numId w:val="9"/>
        </w:numPr>
      </w:pPr>
      <w:r w:rsidRPr="007C3599">
        <w:rPr>
          <w:rFonts w:hint="eastAsia"/>
        </w:rPr>
        <w:t>サーバーパラメータを更新する</w:t>
      </w:r>
    </w:p>
    <w:p w14:paraId="36785F7E" w14:textId="1C73778C" w:rsidR="00480D02" w:rsidRPr="007C3599" w:rsidRDefault="00480D02" w:rsidP="001B5CC7">
      <w:pPr>
        <w:ind w:left="360"/>
      </w:pPr>
      <w:r w:rsidRPr="007C3599">
        <w:t>Map Update Server Parameters</w:t>
      </w:r>
    </w:p>
    <w:p w14:paraId="79711443" w14:textId="77777777" w:rsidR="00DC2360" w:rsidRPr="007C3599" w:rsidRDefault="00DC2360" w:rsidP="00202305"/>
    <w:p w14:paraId="0223373E" w14:textId="1F91A714" w:rsidR="00423081" w:rsidRPr="007C3599" w:rsidRDefault="00FF67CD">
      <w:pPr>
        <w:pStyle w:val="1"/>
        <w:numPr>
          <w:ilvl w:val="0"/>
          <w:numId w:val="2"/>
        </w:numPr>
        <w:ind w:firstLineChars="0"/>
      </w:pPr>
      <w:bookmarkStart w:id="1841" w:name="_Toc87878029"/>
      <w:r w:rsidRPr="007C3599">
        <w:rPr>
          <w:rFonts w:hint="eastAsia"/>
        </w:rPr>
        <w:t>サービス内容</w:t>
      </w:r>
      <w:r w:rsidRPr="007C3599">
        <w:t xml:space="preserve"> </w:t>
      </w:r>
      <w:r w:rsidR="00D52499" w:rsidRPr="007C3599">
        <w:rPr>
          <w:lang w:val="en"/>
        </w:rPr>
        <w:t>Service Content</w:t>
      </w:r>
      <w:bookmarkEnd w:id="1841"/>
    </w:p>
    <w:tbl>
      <w:tblPr>
        <w:tblW w:w="765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28"/>
        <w:gridCol w:w="426"/>
        <w:gridCol w:w="425"/>
        <w:gridCol w:w="425"/>
        <w:gridCol w:w="425"/>
        <w:gridCol w:w="426"/>
      </w:tblGrid>
      <w:tr w:rsidR="007C3599" w:rsidRPr="007C3599" w14:paraId="3769B701" w14:textId="77777777" w:rsidTr="00122CF9">
        <w:tc>
          <w:tcPr>
            <w:tcW w:w="5528" w:type="dxa"/>
            <w:shd w:val="clear" w:color="auto" w:fill="99FF66"/>
          </w:tcPr>
          <w:p w14:paraId="1C0B0464" w14:textId="3FE842CA" w:rsidR="0006179A" w:rsidRPr="007C3599" w:rsidRDefault="00122CF9" w:rsidP="00040CD9">
            <w:r w:rsidRPr="007C3599">
              <w:rPr>
                <w:rFonts w:hint="eastAsia"/>
              </w:rPr>
              <w:t>サービス内容</w:t>
            </w:r>
            <w:r w:rsidRPr="007C3599">
              <w:t xml:space="preserve"> </w:t>
            </w:r>
            <w:r w:rsidR="0006179A" w:rsidRPr="007C3599">
              <w:rPr>
                <w:lang w:val="en"/>
              </w:rPr>
              <w:t>Service Content</w:t>
            </w:r>
          </w:p>
        </w:tc>
        <w:tc>
          <w:tcPr>
            <w:tcW w:w="426" w:type="dxa"/>
            <w:shd w:val="clear" w:color="auto" w:fill="99FF66"/>
          </w:tcPr>
          <w:p w14:paraId="6DB43304" w14:textId="77777777" w:rsidR="0006179A" w:rsidRPr="007C3599" w:rsidRDefault="0006179A" w:rsidP="00040CD9">
            <w:pPr>
              <w:numPr>
                <w:ilvl w:val="0"/>
                <w:numId w:val="8"/>
              </w:numPr>
            </w:pPr>
          </w:p>
        </w:tc>
        <w:tc>
          <w:tcPr>
            <w:tcW w:w="425" w:type="dxa"/>
            <w:shd w:val="clear" w:color="auto" w:fill="99FF66"/>
          </w:tcPr>
          <w:p w14:paraId="35160442" w14:textId="77777777" w:rsidR="0006179A" w:rsidRPr="007C3599" w:rsidRDefault="0006179A" w:rsidP="00040CD9">
            <w:pPr>
              <w:numPr>
                <w:ilvl w:val="0"/>
                <w:numId w:val="8"/>
              </w:numPr>
            </w:pPr>
          </w:p>
        </w:tc>
        <w:tc>
          <w:tcPr>
            <w:tcW w:w="425" w:type="dxa"/>
            <w:shd w:val="clear" w:color="auto" w:fill="99FF66"/>
          </w:tcPr>
          <w:p w14:paraId="28AE2FB8" w14:textId="77777777" w:rsidR="0006179A" w:rsidRPr="007C3599" w:rsidRDefault="0006179A" w:rsidP="00040CD9">
            <w:pPr>
              <w:numPr>
                <w:ilvl w:val="0"/>
                <w:numId w:val="8"/>
              </w:numPr>
            </w:pPr>
          </w:p>
        </w:tc>
        <w:tc>
          <w:tcPr>
            <w:tcW w:w="425" w:type="dxa"/>
            <w:shd w:val="clear" w:color="auto" w:fill="99FF66"/>
          </w:tcPr>
          <w:p w14:paraId="3D697438" w14:textId="77777777" w:rsidR="0006179A" w:rsidRPr="007C3599" w:rsidRDefault="0006179A" w:rsidP="00040CD9">
            <w:pPr>
              <w:numPr>
                <w:ilvl w:val="0"/>
                <w:numId w:val="8"/>
              </w:numPr>
            </w:pPr>
          </w:p>
        </w:tc>
        <w:tc>
          <w:tcPr>
            <w:tcW w:w="426" w:type="dxa"/>
            <w:shd w:val="clear" w:color="auto" w:fill="99FF66"/>
          </w:tcPr>
          <w:p w14:paraId="119C6209" w14:textId="77777777" w:rsidR="0006179A" w:rsidRPr="007C3599" w:rsidRDefault="0006179A" w:rsidP="00040CD9">
            <w:pPr>
              <w:numPr>
                <w:ilvl w:val="0"/>
                <w:numId w:val="8"/>
              </w:numPr>
            </w:pPr>
          </w:p>
        </w:tc>
      </w:tr>
      <w:tr w:rsidR="007C3599" w:rsidRPr="007C3599" w14:paraId="27675F54" w14:textId="77777777" w:rsidTr="00122CF9">
        <w:tc>
          <w:tcPr>
            <w:tcW w:w="5528" w:type="dxa"/>
            <w:shd w:val="clear" w:color="auto" w:fill="auto"/>
          </w:tcPr>
          <w:p w14:paraId="5AE81D81" w14:textId="77777777" w:rsidR="00122CF9" w:rsidRPr="007C3599" w:rsidRDefault="00122CF9" w:rsidP="00040CD9">
            <w:r w:rsidRPr="007C3599">
              <w:rPr>
                <w:rFonts w:hint="eastAsia"/>
              </w:rPr>
              <w:t>通信機器による一時地図更新</w:t>
            </w:r>
          </w:p>
          <w:p w14:paraId="6D9E82FE" w14:textId="07B236AC" w:rsidR="0006179A" w:rsidRPr="007C3599" w:rsidRDefault="0006179A" w:rsidP="00040CD9">
            <w:r w:rsidRPr="007C3599">
              <w:rPr>
                <w:lang w:val="en"/>
              </w:rPr>
              <w:t>Temporary map update by communication equipment</w:t>
            </w:r>
          </w:p>
        </w:tc>
        <w:tc>
          <w:tcPr>
            <w:tcW w:w="426" w:type="dxa"/>
          </w:tcPr>
          <w:p w14:paraId="75143E1C" w14:textId="77777777" w:rsidR="0006179A" w:rsidRPr="007C3599" w:rsidRDefault="0006179A" w:rsidP="00040CD9">
            <w:r w:rsidRPr="007C3599">
              <w:rPr>
                <w:lang w:val="en"/>
              </w:rPr>
              <w:t>○</w:t>
            </w:r>
          </w:p>
        </w:tc>
        <w:tc>
          <w:tcPr>
            <w:tcW w:w="425" w:type="dxa"/>
          </w:tcPr>
          <w:p w14:paraId="249FB17C" w14:textId="77777777" w:rsidR="0006179A" w:rsidRPr="007C3599" w:rsidRDefault="0006179A" w:rsidP="00040CD9">
            <w:r w:rsidRPr="007C3599">
              <w:rPr>
                <w:lang w:val="en"/>
              </w:rPr>
              <w:t>○</w:t>
            </w:r>
          </w:p>
        </w:tc>
        <w:tc>
          <w:tcPr>
            <w:tcW w:w="425" w:type="dxa"/>
            <w:shd w:val="clear" w:color="auto" w:fill="auto"/>
          </w:tcPr>
          <w:p w14:paraId="1D689886" w14:textId="77777777" w:rsidR="0006179A" w:rsidRPr="007C3599" w:rsidRDefault="0006179A" w:rsidP="00040CD9">
            <w:r w:rsidRPr="007C3599">
              <w:rPr>
                <w:lang w:val="en"/>
              </w:rPr>
              <w:t>○</w:t>
            </w:r>
          </w:p>
        </w:tc>
        <w:tc>
          <w:tcPr>
            <w:tcW w:w="425" w:type="dxa"/>
          </w:tcPr>
          <w:p w14:paraId="50B0022E" w14:textId="77777777" w:rsidR="0006179A" w:rsidRPr="007C3599" w:rsidRDefault="0006179A" w:rsidP="00040CD9"/>
        </w:tc>
        <w:tc>
          <w:tcPr>
            <w:tcW w:w="426" w:type="dxa"/>
          </w:tcPr>
          <w:p w14:paraId="0B506CB7" w14:textId="77777777" w:rsidR="0006179A" w:rsidRPr="007C3599" w:rsidRDefault="0006179A" w:rsidP="00040CD9"/>
        </w:tc>
      </w:tr>
      <w:tr w:rsidR="007C3599" w:rsidRPr="007C3599" w14:paraId="640F98E9" w14:textId="77777777" w:rsidTr="00122CF9">
        <w:tc>
          <w:tcPr>
            <w:tcW w:w="5528" w:type="dxa"/>
            <w:shd w:val="clear" w:color="auto" w:fill="auto"/>
          </w:tcPr>
          <w:p w14:paraId="43C0F1DB" w14:textId="77777777" w:rsidR="0006179A" w:rsidRPr="007C3599" w:rsidRDefault="0006179A" w:rsidP="00040CD9">
            <w:pPr>
              <w:rPr>
                <w:strike/>
              </w:rPr>
            </w:pPr>
            <w:r w:rsidRPr="007C3599">
              <w:rPr>
                <w:strike/>
                <w:lang w:val="en"/>
              </w:rPr>
              <w:t xml:space="preserve">Map update by telecommunications equipment </w:t>
            </w:r>
            <w:r w:rsidR="001726A3" w:rsidRPr="007C3599">
              <w:rPr>
                <w:lang w:val="en"/>
              </w:rPr>
              <w:t>▲3.00</w:t>
            </w:r>
          </w:p>
        </w:tc>
        <w:tc>
          <w:tcPr>
            <w:tcW w:w="426" w:type="dxa"/>
          </w:tcPr>
          <w:p w14:paraId="5C0B3E51" w14:textId="77777777" w:rsidR="0006179A" w:rsidRPr="007C3599" w:rsidRDefault="0006179A" w:rsidP="00040CD9">
            <w:pPr>
              <w:rPr>
                <w:strike/>
              </w:rPr>
            </w:pPr>
          </w:p>
        </w:tc>
        <w:tc>
          <w:tcPr>
            <w:tcW w:w="425" w:type="dxa"/>
          </w:tcPr>
          <w:p w14:paraId="36628883" w14:textId="77777777" w:rsidR="0006179A" w:rsidRPr="007C3599" w:rsidRDefault="0006179A" w:rsidP="00040CD9">
            <w:pPr>
              <w:rPr>
                <w:strike/>
              </w:rPr>
            </w:pPr>
            <w:r w:rsidRPr="007C3599">
              <w:rPr>
                <w:rFonts w:hint="eastAsia"/>
                <w:strike/>
                <w:lang w:val="en"/>
              </w:rPr>
              <w:t>○</w:t>
            </w:r>
          </w:p>
        </w:tc>
        <w:tc>
          <w:tcPr>
            <w:tcW w:w="425" w:type="dxa"/>
            <w:shd w:val="clear" w:color="auto" w:fill="auto"/>
          </w:tcPr>
          <w:p w14:paraId="7D1BD052" w14:textId="77777777" w:rsidR="0006179A" w:rsidRPr="007C3599" w:rsidRDefault="0006179A" w:rsidP="00040CD9">
            <w:pPr>
              <w:rPr>
                <w:strike/>
              </w:rPr>
            </w:pPr>
          </w:p>
        </w:tc>
        <w:tc>
          <w:tcPr>
            <w:tcW w:w="425" w:type="dxa"/>
          </w:tcPr>
          <w:p w14:paraId="2F13C59D" w14:textId="77777777" w:rsidR="0006179A" w:rsidRPr="007C3599" w:rsidRDefault="0006179A" w:rsidP="00040CD9">
            <w:pPr>
              <w:rPr>
                <w:strike/>
              </w:rPr>
            </w:pPr>
          </w:p>
        </w:tc>
        <w:tc>
          <w:tcPr>
            <w:tcW w:w="426" w:type="dxa"/>
          </w:tcPr>
          <w:p w14:paraId="2490DA33" w14:textId="77777777" w:rsidR="0006179A" w:rsidRPr="007C3599" w:rsidRDefault="0006179A" w:rsidP="00040CD9">
            <w:pPr>
              <w:rPr>
                <w:strike/>
              </w:rPr>
            </w:pPr>
          </w:p>
        </w:tc>
      </w:tr>
      <w:tr w:rsidR="007C3599" w:rsidRPr="007C3599" w14:paraId="5D7C3A2F" w14:textId="77777777" w:rsidTr="00122CF9">
        <w:tc>
          <w:tcPr>
            <w:tcW w:w="5528" w:type="dxa"/>
            <w:shd w:val="clear" w:color="auto" w:fill="auto"/>
          </w:tcPr>
          <w:p w14:paraId="456A204D" w14:textId="77777777" w:rsidR="0006179A" w:rsidRPr="007C3599" w:rsidRDefault="0006179A" w:rsidP="00040CD9">
            <w:pPr>
              <w:rPr>
                <w:strike/>
              </w:rPr>
            </w:pPr>
            <w:r w:rsidRPr="007C3599">
              <w:rPr>
                <w:strike/>
                <w:lang w:val="en"/>
              </w:rPr>
              <w:t xml:space="preserve">Map update by update media </w:t>
            </w:r>
            <w:r w:rsidR="001726A3" w:rsidRPr="007C3599">
              <w:rPr>
                <w:lang w:val="en"/>
              </w:rPr>
              <w:t>▲3.00</w:t>
            </w:r>
          </w:p>
        </w:tc>
        <w:tc>
          <w:tcPr>
            <w:tcW w:w="426" w:type="dxa"/>
          </w:tcPr>
          <w:p w14:paraId="1365F4E7" w14:textId="77777777" w:rsidR="0006179A" w:rsidRPr="007C3599" w:rsidRDefault="0006179A" w:rsidP="00040CD9">
            <w:pPr>
              <w:rPr>
                <w:strike/>
              </w:rPr>
            </w:pPr>
          </w:p>
        </w:tc>
        <w:tc>
          <w:tcPr>
            <w:tcW w:w="425" w:type="dxa"/>
          </w:tcPr>
          <w:p w14:paraId="49710DF8" w14:textId="77777777" w:rsidR="0006179A" w:rsidRPr="007C3599" w:rsidRDefault="0006179A" w:rsidP="00040CD9">
            <w:pPr>
              <w:rPr>
                <w:strike/>
              </w:rPr>
            </w:pPr>
            <w:r w:rsidRPr="007C3599">
              <w:rPr>
                <w:rFonts w:hint="eastAsia"/>
                <w:strike/>
                <w:lang w:val="en"/>
              </w:rPr>
              <w:t>○</w:t>
            </w:r>
          </w:p>
        </w:tc>
        <w:tc>
          <w:tcPr>
            <w:tcW w:w="425" w:type="dxa"/>
            <w:shd w:val="clear" w:color="auto" w:fill="auto"/>
          </w:tcPr>
          <w:p w14:paraId="1131CAF3" w14:textId="77777777" w:rsidR="0006179A" w:rsidRPr="007C3599" w:rsidRDefault="0006179A" w:rsidP="00040CD9">
            <w:pPr>
              <w:rPr>
                <w:strike/>
              </w:rPr>
            </w:pPr>
          </w:p>
        </w:tc>
        <w:tc>
          <w:tcPr>
            <w:tcW w:w="425" w:type="dxa"/>
          </w:tcPr>
          <w:p w14:paraId="3E437650" w14:textId="77777777" w:rsidR="0006179A" w:rsidRPr="007C3599" w:rsidRDefault="0006179A" w:rsidP="00040CD9">
            <w:pPr>
              <w:rPr>
                <w:strike/>
              </w:rPr>
            </w:pPr>
            <w:r w:rsidRPr="007C3599">
              <w:rPr>
                <w:rFonts w:hint="eastAsia"/>
                <w:strike/>
                <w:lang w:val="en"/>
              </w:rPr>
              <w:t>○</w:t>
            </w:r>
          </w:p>
        </w:tc>
        <w:tc>
          <w:tcPr>
            <w:tcW w:w="426" w:type="dxa"/>
          </w:tcPr>
          <w:p w14:paraId="3D1EB115" w14:textId="77777777" w:rsidR="0006179A" w:rsidRPr="007C3599" w:rsidRDefault="0006179A" w:rsidP="00040CD9">
            <w:pPr>
              <w:rPr>
                <w:strike/>
              </w:rPr>
            </w:pPr>
          </w:p>
        </w:tc>
      </w:tr>
      <w:tr w:rsidR="007C3599" w:rsidRPr="007C3599" w14:paraId="3E4ED843" w14:textId="77777777" w:rsidTr="00122CF9">
        <w:tc>
          <w:tcPr>
            <w:tcW w:w="5528" w:type="dxa"/>
            <w:shd w:val="clear" w:color="auto" w:fill="auto"/>
          </w:tcPr>
          <w:p w14:paraId="52562DDD" w14:textId="4B7EA519" w:rsidR="0068600B" w:rsidRPr="007C3599" w:rsidRDefault="0068600B" w:rsidP="00040CD9">
            <w:pPr>
              <w:rPr>
                <w:lang w:val="en"/>
              </w:rPr>
            </w:pPr>
            <w:r w:rsidRPr="007C3599">
              <w:rPr>
                <w:rFonts w:hint="eastAsia"/>
              </w:rPr>
              <w:t>全更新</w:t>
            </w:r>
          </w:p>
          <w:p w14:paraId="01D108D3" w14:textId="4DA51CFE" w:rsidR="0006179A" w:rsidRPr="007C3599" w:rsidRDefault="0006179A" w:rsidP="00040CD9">
            <w:r w:rsidRPr="007C3599">
              <w:rPr>
                <w:lang w:val="en"/>
              </w:rPr>
              <w:t>Full update</w:t>
            </w:r>
          </w:p>
        </w:tc>
        <w:tc>
          <w:tcPr>
            <w:tcW w:w="426" w:type="dxa"/>
          </w:tcPr>
          <w:p w14:paraId="4B4C41C5" w14:textId="77777777" w:rsidR="0006179A" w:rsidRPr="007C3599" w:rsidRDefault="0006179A" w:rsidP="00040CD9"/>
        </w:tc>
        <w:tc>
          <w:tcPr>
            <w:tcW w:w="425" w:type="dxa"/>
          </w:tcPr>
          <w:p w14:paraId="47840879" w14:textId="77777777" w:rsidR="0006179A" w:rsidRPr="007C3599" w:rsidRDefault="0006179A" w:rsidP="00040CD9"/>
        </w:tc>
        <w:tc>
          <w:tcPr>
            <w:tcW w:w="425" w:type="dxa"/>
            <w:shd w:val="clear" w:color="auto" w:fill="auto"/>
          </w:tcPr>
          <w:p w14:paraId="2F45D5A3" w14:textId="07CEC031" w:rsidR="0006179A" w:rsidRPr="007C3599" w:rsidRDefault="0006179A" w:rsidP="00040CD9"/>
        </w:tc>
        <w:tc>
          <w:tcPr>
            <w:tcW w:w="425" w:type="dxa"/>
          </w:tcPr>
          <w:p w14:paraId="2521933A" w14:textId="21AFBC38" w:rsidR="0006179A" w:rsidRPr="007C3599" w:rsidRDefault="000B0EE7" w:rsidP="00040CD9">
            <w:r w:rsidRPr="007C3599">
              <w:rPr>
                <w:rFonts w:hint="eastAsia"/>
                <w:lang w:val="en"/>
              </w:rPr>
              <w:t>○</w:t>
            </w:r>
          </w:p>
        </w:tc>
        <w:tc>
          <w:tcPr>
            <w:tcW w:w="426" w:type="dxa"/>
          </w:tcPr>
          <w:p w14:paraId="1419D6B7" w14:textId="77777777" w:rsidR="0006179A" w:rsidRPr="007C3599" w:rsidRDefault="0006179A" w:rsidP="00040CD9">
            <w:r w:rsidRPr="007C3599">
              <w:rPr>
                <w:lang w:val="en"/>
              </w:rPr>
              <w:t>○</w:t>
            </w:r>
          </w:p>
        </w:tc>
      </w:tr>
    </w:tbl>
    <w:p w14:paraId="71CB5B80" w14:textId="77777777" w:rsidR="00EE26F5" w:rsidRPr="007C3599" w:rsidRDefault="00EE26F5" w:rsidP="004403E2"/>
    <w:p w14:paraId="65E24B6D" w14:textId="0C362CC5" w:rsidR="00EE26F5" w:rsidRPr="007C3599" w:rsidRDefault="0068600B" w:rsidP="001B5CC7">
      <w:pPr>
        <w:pStyle w:val="2"/>
        <w:numPr>
          <w:ilvl w:val="1"/>
          <w:numId w:val="2"/>
        </w:numPr>
        <w:spacing w:line="360" w:lineRule="exact"/>
      </w:pPr>
      <w:bookmarkStart w:id="1842" w:name="_Toc87878038"/>
      <w:bookmarkStart w:id="1843" w:name="_Toc518491175"/>
      <w:bookmarkStart w:id="1844" w:name="_Toc531286924"/>
      <w:bookmarkStart w:id="1845" w:name="_Toc531973038"/>
      <w:r w:rsidRPr="007C3599">
        <w:rPr>
          <w:rFonts w:hint="eastAsia"/>
        </w:rPr>
        <w:t>通信機器による一時地図更新</w:t>
      </w:r>
      <w:r w:rsidRPr="007C3599">
        <w:br/>
      </w:r>
      <w:r w:rsidRPr="007C3599">
        <w:rPr>
          <w:rFonts w:hint="eastAsia"/>
        </w:rPr>
        <w:t xml:space="preserve">　　　　　　</w:t>
      </w:r>
      <w:r w:rsidR="00EE26F5" w:rsidRPr="007C3599">
        <w:rPr>
          <w:lang w:val="en"/>
        </w:rPr>
        <w:t>Temporary map update by communication equipment</w:t>
      </w:r>
      <w:bookmarkEnd w:id="1842"/>
      <w:bookmarkEnd w:id="1843"/>
      <w:bookmarkEnd w:id="1844"/>
      <w:bookmarkEnd w:id="1845"/>
    </w:p>
    <w:p w14:paraId="08579708" w14:textId="77777777" w:rsidR="0068600B" w:rsidRPr="007C3599" w:rsidRDefault="0068600B" w:rsidP="001B5CC7">
      <w:pPr>
        <w:pStyle w:val="af7"/>
        <w:ind w:leftChars="0" w:left="0"/>
      </w:pPr>
      <w:r w:rsidRPr="007C3599">
        <w:rPr>
          <w:rFonts w:hint="eastAsia"/>
        </w:rPr>
        <w:t>・センターに格納される最新の地図</w:t>
      </w:r>
      <w:r w:rsidRPr="007C3599">
        <w:t>DBを取得し、最新の地図情報を使用できるサービスを提供する</w:t>
      </w:r>
    </w:p>
    <w:p w14:paraId="35748298" w14:textId="0FC8FE0C" w:rsidR="0006179A" w:rsidRPr="007C3599" w:rsidRDefault="00EE26F5" w:rsidP="0006179A">
      <w:r w:rsidRPr="007C3599">
        <w:rPr>
          <w:lang w:val="en"/>
        </w:rPr>
        <w:t>・ Provide a service that can obtain the latest map DB stored in the center and use the latest map information</w:t>
      </w:r>
    </w:p>
    <w:p w14:paraId="6D4A928F" w14:textId="41349E3B" w:rsidR="0068600B" w:rsidRPr="007C3599" w:rsidRDefault="0068600B" w:rsidP="0006179A">
      <w:r w:rsidRPr="007C3599">
        <w:rPr>
          <w:rFonts w:hint="eastAsia"/>
        </w:rPr>
        <w:t>・センターの地図</w:t>
      </w:r>
      <w:r w:rsidRPr="007C3599">
        <w:t>DBをナビのキャッシュ上に一時的に保持して、ナビ使用中にオフラインとなっても最新の地図使用を継続できるようにする</w:t>
      </w:r>
    </w:p>
    <w:p w14:paraId="51C2CD92" w14:textId="62C010E2" w:rsidR="0006179A" w:rsidRPr="007C3599" w:rsidRDefault="0006179A" w:rsidP="0006179A">
      <w:pPr>
        <w:rPr>
          <w:lang w:val="en"/>
        </w:rPr>
      </w:pPr>
      <w:r w:rsidRPr="007C3599">
        <w:rPr>
          <w:lang w:val="en"/>
        </w:rPr>
        <w:t>・ Temporarily keep the map DB of the center on the navigation cache so that you can continue to use the latest map even if you are offline while using navigation</w:t>
      </w:r>
    </w:p>
    <w:p w14:paraId="7EDBD98A" w14:textId="77777777" w:rsidR="0068600B" w:rsidRPr="007C3599" w:rsidRDefault="0068600B" w:rsidP="0068600B">
      <w:pPr>
        <w:ind w:firstLineChars="100" w:firstLine="200"/>
      </w:pPr>
      <w:r w:rsidRPr="007C3599">
        <w:rPr>
          <w:rFonts w:hint="eastAsia"/>
        </w:rPr>
        <w:t>※センター地図の更新頻度の詳細は「付録：地図更新コンテンツ要求仕様書」を参照</w:t>
      </w:r>
    </w:p>
    <w:p w14:paraId="39553767" w14:textId="77777777" w:rsidR="0006179A" w:rsidRPr="007C3599" w:rsidRDefault="0006179A" w:rsidP="0006179A">
      <w:pPr>
        <w:ind w:firstLineChars="100" w:firstLine="200"/>
      </w:pPr>
      <w:r w:rsidRPr="007C3599">
        <w:rPr>
          <w:lang w:val="en"/>
        </w:rPr>
        <w:t>* For details on the update frequency of the center map, please refer to "Appendix: Map Update Content Request Specifications"</w:t>
      </w:r>
    </w:p>
    <w:p w14:paraId="19D3D666" w14:textId="77777777" w:rsidR="00EE26F5" w:rsidRPr="007C3599" w:rsidRDefault="00EE26F5" w:rsidP="00EE26F5"/>
    <w:p w14:paraId="6ED4C086" w14:textId="14DC16B7" w:rsidR="0006179A" w:rsidRPr="007C3599" w:rsidRDefault="00980692" w:rsidP="004403E2">
      <w:pPr>
        <w:pStyle w:val="2"/>
        <w:rPr>
          <w:strike/>
        </w:rPr>
      </w:pPr>
      <w:bookmarkStart w:id="1846" w:name="_Toc87878039"/>
      <w:r w:rsidRPr="007C3599">
        <w:rPr>
          <w:strike/>
          <w:lang w:val="en"/>
        </w:rPr>
        <w:t>３－２</w:t>
      </w:r>
      <w:r w:rsidR="00077B70" w:rsidRPr="007C3599">
        <w:rPr>
          <w:strike/>
          <w:lang w:val="en"/>
        </w:rPr>
        <w:t xml:space="preserve">．　</w:t>
      </w:r>
      <w:r w:rsidR="0006179A" w:rsidRPr="007C3599">
        <w:rPr>
          <w:strike/>
          <w:lang w:val="en"/>
        </w:rPr>
        <w:t>Map update by communication equipment</w:t>
      </w:r>
      <w:r w:rsidR="003227EF" w:rsidRPr="007C3599">
        <w:rPr>
          <w:lang w:val="en"/>
        </w:rPr>
        <w:t>▲3.00</w:t>
      </w:r>
      <w:bookmarkEnd w:id="1846"/>
    </w:p>
    <w:p w14:paraId="72EABABB" w14:textId="77777777" w:rsidR="0006179A" w:rsidRPr="007C3599" w:rsidRDefault="0006179A" w:rsidP="004403E2">
      <w:pPr>
        <w:rPr>
          <w:strike/>
        </w:rPr>
      </w:pPr>
      <w:r w:rsidRPr="007C3599">
        <w:rPr>
          <w:rFonts w:hint="eastAsia"/>
          <w:strike/>
          <w:lang w:val="en"/>
        </w:rPr>
        <w:t>・</w:t>
      </w:r>
      <w:r w:rsidRPr="007C3599">
        <w:rPr>
          <w:strike/>
          <w:lang w:val="en"/>
        </w:rPr>
        <w:t xml:space="preserve"> Provide a service that can acquire map DB stored regularly in the center and update </w:t>
      </w:r>
      <w:r w:rsidRPr="007C3599">
        <w:rPr>
          <w:strike/>
          <w:lang w:val="en"/>
        </w:rPr>
        <w:lastRenderedPageBreak/>
        <w:t>the map DB of navigation</w:t>
      </w:r>
    </w:p>
    <w:p w14:paraId="320A810F" w14:textId="77777777" w:rsidR="0006179A" w:rsidRPr="007C3599" w:rsidRDefault="0006179A" w:rsidP="004403E2">
      <w:pPr>
        <w:rPr>
          <w:strike/>
        </w:rPr>
      </w:pPr>
      <w:r w:rsidRPr="007C3599">
        <w:rPr>
          <w:rFonts w:hint="eastAsia"/>
          <w:strike/>
          <w:lang w:val="en"/>
        </w:rPr>
        <w:t>・</w:t>
      </w:r>
      <w:r w:rsidRPr="007C3599">
        <w:rPr>
          <w:strike/>
          <w:lang w:val="en"/>
        </w:rPr>
        <w:t xml:space="preserve"> Even if the map DB at the factory is freshness at L / O (1 part number), it can be updated to the new map DB by the time the user uses navigation</w:t>
      </w:r>
    </w:p>
    <w:p w14:paraId="5805F04B" w14:textId="77777777" w:rsidR="0006179A" w:rsidRPr="007C3599" w:rsidRDefault="0006179A" w:rsidP="004403E2">
      <w:pPr>
        <w:ind w:firstLineChars="100" w:firstLine="200"/>
        <w:rPr>
          <w:strike/>
        </w:rPr>
      </w:pPr>
      <w:r w:rsidRPr="007C3599">
        <w:rPr>
          <w:strike/>
          <w:lang w:val="en"/>
        </w:rPr>
        <w:t>* For details on the update frequency of the center map, please refer to "Appendix: Map Update Content Request Specifications"</w:t>
      </w:r>
    </w:p>
    <w:p w14:paraId="76E050E6" w14:textId="77777777" w:rsidR="001726A3" w:rsidRPr="007C3599" w:rsidRDefault="001726A3" w:rsidP="004403E2">
      <w:pPr>
        <w:rPr>
          <w:strike/>
        </w:rPr>
      </w:pPr>
    </w:p>
    <w:p w14:paraId="168C77BA" w14:textId="5FB6D63D" w:rsidR="0006179A" w:rsidRPr="007C3599" w:rsidRDefault="00077B70" w:rsidP="004403E2">
      <w:pPr>
        <w:pStyle w:val="2"/>
        <w:rPr>
          <w:strike/>
        </w:rPr>
      </w:pPr>
      <w:bookmarkStart w:id="1847" w:name="_Toc87878040"/>
      <w:r w:rsidRPr="007C3599">
        <w:rPr>
          <w:strike/>
          <w:lang w:val="en"/>
        </w:rPr>
        <w:t xml:space="preserve">３－３．　</w:t>
      </w:r>
      <w:r w:rsidR="0006179A" w:rsidRPr="007C3599">
        <w:rPr>
          <w:strike/>
          <w:lang w:val="en"/>
        </w:rPr>
        <w:t>Map update by update media</w:t>
      </w:r>
      <w:r w:rsidR="003227EF" w:rsidRPr="007C3599">
        <w:rPr>
          <w:lang w:val="en"/>
        </w:rPr>
        <w:t>▲3.00</w:t>
      </w:r>
      <w:bookmarkEnd w:id="1847"/>
    </w:p>
    <w:p w14:paraId="25D9CAE7" w14:textId="77777777" w:rsidR="0006179A" w:rsidRPr="007C3599" w:rsidRDefault="0006179A" w:rsidP="004403E2">
      <w:pPr>
        <w:rPr>
          <w:strike/>
        </w:rPr>
      </w:pPr>
      <w:r w:rsidRPr="007C3599">
        <w:rPr>
          <w:rFonts w:hint="eastAsia"/>
          <w:strike/>
          <w:lang w:val="en"/>
        </w:rPr>
        <w:t>・</w:t>
      </w:r>
      <w:r w:rsidRPr="007C3599">
        <w:rPr>
          <w:strike/>
          <w:lang w:val="en"/>
        </w:rPr>
        <w:t xml:space="preserve"> Provide a service that allows users to obtain map update data stored regularly in the center and update the map DB of navigation</w:t>
      </w:r>
    </w:p>
    <w:p w14:paraId="2F49B977" w14:textId="77777777" w:rsidR="0006179A" w:rsidRPr="007C3599" w:rsidRDefault="0006179A" w:rsidP="004403E2">
      <w:pPr>
        <w:ind w:firstLineChars="100" w:firstLine="200"/>
        <w:rPr>
          <w:strike/>
        </w:rPr>
      </w:pPr>
      <w:r w:rsidRPr="007C3599">
        <w:rPr>
          <w:strike/>
          <w:lang w:val="en"/>
        </w:rPr>
        <w:t>* The updated media is assumed to be USB.</w:t>
      </w:r>
    </w:p>
    <w:p w14:paraId="3A5CD0E3" w14:textId="77777777" w:rsidR="0006179A" w:rsidRPr="007C3599" w:rsidRDefault="0006179A" w:rsidP="004403E2">
      <w:pPr>
        <w:ind w:firstLineChars="100" w:firstLine="200"/>
        <w:rPr>
          <w:strike/>
        </w:rPr>
      </w:pPr>
      <w:r w:rsidRPr="007C3599">
        <w:rPr>
          <w:strike/>
          <w:lang w:val="en"/>
        </w:rPr>
        <w:t>* For details on the update frequency of the center map, please refer to "Appendix: Map Update Content Request Specifications"</w:t>
      </w:r>
    </w:p>
    <w:p w14:paraId="15C67952" w14:textId="77777777" w:rsidR="0006179A" w:rsidRPr="007C3599" w:rsidRDefault="0006179A" w:rsidP="004403E2"/>
    <w:p w14:paraId="29438492" w14:textId="479764B5" w:rsidR="00EE26F5" w:rsidRPr="007C3599" w:rsidRDefault="0068600B">
      <w:pPr>
        <w:pStyle w:val="2"/>
        <w:numPr>
          <w:ilvl w:val="1"/>
          <w:numId w:val="2"/>
        </w:numPr>
      </w:pPr>
      <w:bookmarkStart w:id="1848" w:name="_Toc532202273"/>
      <w:bookmarkStart w:id="1849" w:name="_Toc536450054"/>
      <w:bookmarkStart w:id="1850" w:name="_Toc65631702"/>
      <w:bookmarkStart w:id="1851" w:name="_Toc65638015"/>
      <w:bookmarkStart w:id="1852" w:name="_Toc65676140"/>
      <w:bookmarkStart w:id="1853" w:name="_Toc65676269"/>
      <w:bookmarkStart w:id="1854" w:name="_Toc87515640"/>
      <w:bookmarkStart w:id="1855" w:name="_Toc87515722"/>
      <w:bookmarkStart w:id="1856" w:name="_Toc87602952"/>
      <w:bookmarkStart w:id="1857" w:name="_Toc87607355"/>
      <w:bookmarkStart w:id="1858" w:name="_Toc87608055"/>
      <w:bookmarkStart w:id="1859" w:name="_Toc87878041"/>
      <w:bookmarkStart w:id="1860" w:name="_Toc532202274"/>
      <w:bookmarkStart w:id="1861" w:name="_Toc536450055"/>
      <w:bookmarkStart w:id="1862" w:name="_Toc65631703"/>
      <w:bookmarkStart w:id="1863" w:name="_Toc65638016"/>
      <w:bookmarkStart w:id="1864" w:name="_Toc65676141"/>
      <w:bookmarkStart w:id="1865" w:name="_Toc65676270"/>
      <w:bookmarkStart w:id="1866" w:name="_Toc87515641"/>
      <w:bookmarkStart w:id="1867" w:name="_Toc87515723"/>
      <w:bookmarkStart w:id="1868" w:name="_Toc87602953"/>
      <w:bookmarkStart w:id="1869" w:name="_Toc87607356"/>
      <w:bookmarkStart w:id="1870" w:name="_Toc87608056"/>
      <w:bookmarkStart w:id="1871" w:name="_Toc87878042"/>
      <w:bookmarkStart w:id="1872" w:name="_Toc532202275"/>
      <w:bookmarkStart w:id="1873" w:name="_Toc536450056"/>
      <w:bookmarkStart w:id="1874" w:name="_Toc65631704"/>
      <w:bookmarkStart w:id="1875" w:name="_Toc65638017"/>
      <w:bookmarkStart w:id="1876" w:name="_Toc65676142"/>
      <w:bookmarkStart w:id="1877" w:name="_Toc65676271"/>
      <w:bookmarkStart w:id="1878" w:name="_Toc87515642"/>
      <w:bookmarkStart w:id="1879" w:name="_Toc87515724"/>
      <w:bookmarkStart w:id="1880" w:name="_Toc87602954"/>
      <w:bookmarkStart w:id="1881" w:name="_Toc87607357"/>
      <w:bookmarkStart w:id="1882" w:name="_Toc87608057"/>
      <w:bookmarkStart w:id="1883" w:name="_Toc87878043"/>
      <w:bookmarkStart w:id="1884" w:name="_Toc532202276"/>
      <w:bookmarkStart w:id="1885" w:name="_Toc536450057"/>
      <w:bookmarkStart w:id="1886" w:name="_Toc65631705"/>
      <w:bookmarkStart w:id="1887" w:name="_Toc65638018"/>
      <w:bookmarkStart w:id="1888" w:name="_Toc65676143"/>
      <w:bookmarkStart w:id="1889" w:name="_Toc65676272"/>
      <w:bookmarkStart w:id="1890" w:name="_Toc87515643"/>
      <w:bookmarkStart w:id="1891" w:name="_Toc87515725"/>
      <w:bookmarkStart w:id="1892" w:name="_Toc87602955"/>
      <w:bookmarkStart w:id="1893" w:name="_Toc87607358"/>
      <w:bookmarkStart w:id="1894" w:name="_Toc87608058"/>
      <w:bookmarkStart w:id="1895" w:name="_Toc87878044"/>
      <w:bookmarkStart w:id="1896" w:name="_Toc532202277"/>
      <w:bookmarkStart w:id="1897" w:name="_Toc536450058"/>
      <w:bookmarkStart w:id="1898" w:name="_Toc65631706"/>
      <w:bookmarkStart w:id="1899" w:name="_Toc65638019"/>
      <w:bookmarkStart w:id="1900" w:name="_Toc65676144"/>
      <w:bookmarkStart w:id="1901" w:name="_Toc65676273"/>
      <w:bookmarkStart w:id="1902" w:name="_Toc87515644"/>
      <w:bookmarkStart w:id="1903" w:name="_Toc87515726"/>
      <w:bookmarkStart w:id="1904" w:name="_Toc87602956"/>
      <w:bookmarkStart w:id="1905" w:name="_Toc87607359"/>
      <w:bookmarkStart w:id="1906" w:name="_Toc87608059"/>
      <w:bookmarkStart w:id="1907" w:name="_Toc87878045"/>
      <w:bookmarkStart w:id="1908" w:name="_Toc87878046"/>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r w:rsidRPr="007C3599">
        <w:rPr>
          <w:rFonts w:hint="eastAsia"/>
        </w:rPr>
        <w:t>全更新</w:t>
      </w:r>
      <w:r w:rsidRPr="007C3599">
        <w:t xml:space="preserve"> </w:t>
      </w:r>
      <w:r w:rsidR="00EE26F5" w:rsidRPr="007C3599">
        <w:rPr>
          <w:lang w:val="en"/>
        </w:rPr>
        <w:t>Full update</w:t>
      </w:r>
      <w:bookmarkEnd w:id="1908"/>
    </w:p>
    <w:p w14:paraId="6562EDE7" w14:textId="77777777" w:rsidR="0068600B" w:rsidRPr="007C3599" w:rsidRDefault="0068600B" w:rsidP="001B5CC7">
      <w:r w:rsidRPr="007C3599">
        <w:rPr>
          <w:rFonts w:hint="eastAsia"/>
        </w:rPr>
        <w:t>・ナビに全更新メディアを接続して、すべての地図</w:t>
      </w:r>
      <w:r w:rsidRPr="007C3599">
        <w:t>DBを更新できるサービスを提供する</w:t>
      </w:r>
    </w:p>
    <w:p w14:paraId="1E419781" w14:textId="3A903463" w:rsidR="00EE26F5" w:rsidRPr="007C3599" w:rsidRDefault="00EE26F5" w:rsidP="00EE26F5">
      <w:pPr>
        <w:rPr>
          <w:lang w:val="en"/>
        </w:rPr>
      </w:pPr>
      <w:r w:rsidRPr="007C3599">
        <w:rPr>
          <w:lang w:val="en"/>
        </w:rPr>
        <w:t xml:space="preserve">・ Provide a service that can update all map DB by connecting all update media to </w:t>
      </w:r>
      <w:proofErr w:type="spellStart"/>
      <w:r w:rsidRPr="007C3599">
        <w:rPr>
          <w:lang w:val="en"/>
        </w:rPr>
        <w:t>navi</w:t>
      </w:r>
      <w:proofErr w:type="spellEnd"/>
    </w:p>
    <w:p w14:paraId="36BFDFA6" w14:textId="77777777" w:rsidR="0068600B" w:rsidRPr="007C3599" w:rsidRDefault="0068600B" w:rsidP="0068600B">
      <w:r w:rsidRPr="007C3599">
        <w:rPr>
          <w:rFonts w:hint="eastAsia"/>
        </w:rPr>
        <w:t>・ライセンスキーによって、ナビが更新可能な更新メディアを判断する</w:t>
      </w:r>
    </w:p>
    <w:p w14:paraId="555DE7C2" w14:textId="77777777" w:rsidR="00EE26F5" w:rsidRPr="007C3599" w:rsidRDefault="00EE26F5" w:rsidP="00EE26F5">
      <w:r w:rsidRPr="007C3599">
        <w:rPr>
          <w:lang w:val="en"/>
        </w:rPr>
        <w:t>・ Determine which update media navigation can update by license key</w:t>
      </w:r>
    </w:p>
    <w:p w14:paraId="3B1FC390" w14:textId="77777777" w:rsidR="0068600B" w:rsidRPr="007C3599" w:rsidRDefault="0068600B" w:rsidP="0068600B">
      <w:r w:rsidRPr="007C3599">
        <w:rPr>
          <w:rFonts w:hint="eastAsia"/>
        </w:rPr>
        <w:t>・ナビの地図データより新しい地図データの場合に更新する</w:t>
      </w:r>
    </w:p>
    <w:p w14:paraId="0E90EAA7" w14:textId="6E6EE8E2" w:rsidR="00EE26F5" w:rsidRPr="007C3599" w:rsidRDefault="00EE26F5" w:rsidP="00EE26F5">
      <w:r w:rsidRPr="5C3B83D0">
        <w:t xml:space="preserve">Update in the case of map data newer than </w:t>
      </w:r>
      <w:proofErr w:type="spellStart"/>
      <w:r w:rsidRPr="5C3B83D0">
        <w:t>navi</w:t>
      </w:r>
      <w:proofErr w:type="spellEnd"/>
      <w:r w:rsidRPr="5C3B83D0">
        <w:t xml:space="preserve"> map data</w:t>
      </w:r>
    </w:p>
    <w:p w14:paraId="2A9AF92B" w14:textId="77777777" w:rsidR="0068600B" w:rsidRPr="007C3599" w:rsidRDefault="0068600B" w:rsidP="001B5CC7">
      <w:r w:rsidRPr="007C3599">
        <w:rPr>
          <w:rFonts w:hint="eastAsia"/>
        </w:rPr>
        <w:t>※更新メディアは、</w:t>
      </w:r>
      <w:r w:rsidRPr="007C3599">
        <w:t>USBを想定</w:t>
      </w:r>
    </w:p>
    <w:p w14:paraId="6886AEBB" w14:textId="56BD3230" w:rsidR="00EE26F5" w:rsidRPr="007C3599" w:rsidRDefault="00EE26F5" w:rsidP="00EE26F5">
      <w:r w:rsidRPr="007C3599">
        <w:rPr>
          <w:lang w:val="en"/>
        </w:rPr>
        <w:t>* The updated media is assumed to be USB.</w:t>
      </w:r>
    </w:p>
    <w:p w14:paraId="11EA2044" w14:textId="77777777" w:rsidR="00C778EC" w:rsidRPr="007C3599" w:rsidRDefault="00512F48" w:rsidP="00202305">
      <w:r w:rsidRPr="007C3599">
        <w:br w:type="page"/>
      </w:r>
    </w:p>
    <w:p w14:paraId="5DE48C7F" w14:textId="199C261A" w:rsidR="00D52499" w:rsidRPr="007C3599" w:rsidRDefault="0068600B" w:rsidP="009B2AF5">
      <w:pPr>
        <w:pStyle w:val="1"/>
        <w:numPr>
          <w:ilvl w:val="0"/>
          <w:numId w:val="2"/>
        </w:numPr>
        <w:ind w:firstLineChars="0"/>
      </w:pPr>
      <w:bookmarkStart w:id="1909" w:name="_Toc87878047"/>
      <w:bookmarkStart w:id="1910" w:name="_Toc260502800"/>
      <w:bookmarkStart w:id="1911" w:name="_Toc260502969"/>
      <w:r w:rsidRPr="007C3599">
        <w:rPr>
          <w:rFonts w:hint="eastAsia"/>
        </w:rPr>
        <w:lastRenderedPageBreak/>
        <w:t>システム構成図</w:t>
      </w:r>
      <w:r w:rsidRPr="007C3599">
        <w:t xml:space="preserve"> </w:t>
      </w:r>
      <w:r w:rsidR="00D52499" w:rsidRPr="007C3599">
        <w:rPr>
          <w:lang w:val="en"/>
        </w:rPr>
        <w:t>System configuration diagram</w:t>
      </w:r>
      <w:bookmarkEnd w:id="1909"/>
    </w:p>
    <w:p w14:paraId="23EEBC08" w14:textId="2DC8CA43" w:rsidR="001F7123" w:rsidRPr="007C3599" w:rsidRDefault="007217E4" w:rsidP="00202305">
      <w:r w:rsidRPr="007C3599">
        <w:rPr>
          <w:noProof/>
        </w:rPr>
        <w:drawing>
          <wp:inline distT="0" distB="0" distL="0" distR="0" wp14:anchorId="01DE5317" wp14:editId="3BFE81DD">
            <wp:extent cx="6116955" cy="4342765"/>
            <wp:effectExtent l="0" t="0" r="0" b="0"/>
            <wp:docPr id="1590" name="Picture 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6955" cy="4342765"/>
                    </a:xfrm>
                    <a:prstGeom prst="rect">
                      <a:avLst/>
                    </a:prstGeom>
                    <a:noFill/>
                    <a:ln>
                      <a:noFill/>
                    </a:ln>
                  </pic:spPr>
                </pic:pic>
              </a:graphicData>
            </a:graphic>
          </wp:inline>
        </w:drawing>
      </w:r>
    </w:p>
    <w:p w14:paraId="18B034DB" w14:textId="77777777" w:rsidR="001F7123" w:rsidRPr="007C3599" w:rsidRDefault="001F7123" w:rsidP="00202305"/>
    <w:p w14:paraId="3AE88702" w14:textId="77777777" w:rsidR="001F7123" w:rsidRPr="007C3599" w:rsidRDefault="001F7123" w:rsidP="00202305"/>
    <w:p w14:paraId="05901C37" w14:textId="77777777" w:rsidR="00D52499" w:rsidRPr="007C3599" w:rsidRDefault="004064C5" w:rsidP="00202305">
      <w:r w:rsidRPr="007C3599">
        <w:br w:type="page"/>
      </w:r>
    </w:p>
    <w:p w14:paraId="04971E36" w14:textId="37A2A259" w:rsidR="00325505" w:rsidRPr="007C3599" w:rsidRDefault="0068600B" w:rsidP="009B2AF5">
      <w:pPr>
        <w:pStyle w:val="1"/>
        <w:numPr>
          <w:ilvl w:val="0"/>
          <w:numId w:val="2"/>
        </w:numPr>
        <w:ind w:firstLineChars="0"/>
      </w:pPr>
      <w:bookmarkStart w:id="1912" w:name="_Toc87878048"/>
      <w:r w:rsidRPr="007C3599">
        <w:rPr>
          <w:rFonts w:hint="eastAsia"/>
        </w:rPr>
        <w:lastRenderedPageBreak/>
        <w:t>動作概要</w:t>
      </w:r>
      <w:r w:rsidRPr="007C3599">
        <w:t xml:space="preserve">/HMIイメージ </w:t>
      </w:r>
      <w:r w:rsidR="0047722B" w:rsidRPr="007C3599">
        <w:rPr>
          <w:lang w:val="en"/>
        </w:rPr>
        <w:t>Operation Overview/HMI Image</w:t>
      </w:r>
      <w:bookmarkEnd w:id="1912"/>
    </w:p>
    <w:p w14:paraId="346EA1E2" w14:textId="0EAB3BEF" w:rsidR="004958CF" w:rsidRPr="007C3599" w:rsidRDefault="004958CF" w:rsidP="004403E2"/>
    <w:p w14:paraId="134531A6" w14:textId="69BB1DB0" w:rsidR="004958CF" w:rsidRPr="007C3599" w:rsidRDefault="0068600B" w:rsidP="001B5CC7">
      <w:pPr>
        <w:pStyle w:val="2"/>
        <w:numPr>
          <w:ilvl w:val="1"/>
          <w:numId w:val="10"/>
        </w:numPr>
        <w:spacing w:line="360" w:lineRule="exact"/>
      </w:pPr>
      <w:bookmarkStart w:id="1913" w:name="_Toc87878049"/>
      <w:bookmarkStart w:id="1914" w:name="_Toc531973042"/>
      <w:r w:rsidRPr="007C3599">
        <w:rPr>
          <w:rFonts w:hint="eastAsia"/>
        </w:rPr>
        <w:t>通信機器による一時地図更新</w:t>
      </w:r>
      <w:r w:rsidRPr="007C3599">
        <w:br/>
      </w:r>
      <w:r w:rsidRPr="007C3599">
        <w:rPr>
          <w:lang w:val="en"/>
        </w:rPr>
        <w:t xml:space="preserve">        </w:t>
      </w:r>
      <w:r w:rsidR="004958CF" w:rsidRPr="007C3599">
        <w:rPr>
          <w:lang w:val="en"/>
        </w:rPr>
        <w:t>Temporary map update by communication equipment</w:t>
      </w:r>
      <w:bookmarkEnd w:id="1913"/>
      <w:bookmarkEnd w:id="1914"/>
    </w:p>
    <w:p w14:paraId="608E58E9" w14:textId="4CF589FF" w:rsidR="004958CF" w:rsidRPr="007C3599" w:rsidRDefault="0068600B" w:rsidP="001B5CC7">
      <w:pPr>
        <w:pStyle w:val="3"/>
        <w:numPr>
          <w:ilvl w:val="2"/>
          <w:numId w:val="2"/>
        </w:numPr>
        <w:rPr>
          <w:strike/>
        </w:rPr>
      </w:pPr>
      <w:bookmarkStart w:id="1915" w:name="_Toc531973043"/>
      <w:bookmarkStart w:id="1916" w:name="_Toc87878050"/>
      <w:r w:rsidRPr="007C3599">
        <w:rPr>
          <w:rFonts w:hint="eastAsia"/>
          <w:strike/>
        </w:rPr>
        <w:t>対象国・地域</w:t>
      </w:r>
      <w:r w:rsidRPr="007C3599">
        <w:rPr>
          <w:strike/>
        </w:rPr>
        <w:t xml:space="preserve"> </w:t>
      </w:r>
      <w:r w:rsidR="004958CF" w:rsidRPr="007C3599">
        <w:rPr>
          <w:strike/>
          <w:lang w:val="en"/>
        </w:rPr>
        <w:t>Target countries and regions</w:t>
      </w:r>
      <w:bookmarkEnd w:id="1915"/>
      <w:bookmarkEnd w:id="1916"/>
      <w:r w:rsidR="00EB5620" w:rsidRPr="007C3599">
        <w:rPr>
          <w:lang w:val="en"/>
        </w:rPr>
        <w:t xml:space="preserve">  </w:t>
      </w:r>
      <w:r w:rsidR="00EB5620" w:rsidRPr="007C3599">
        <w:rPr>
          <w:rFonts w:hint="eastAsia"/>
          <w:lang w:val="en"/>
        </w:rPr>
        <w:t>▲</w:t>
      </w:r>
      <w:r w:rsidR="00EB5620" w:rsidRPr="007C3599">
        <w:rPr>
          <w:lang w:val="en"/>
        </w:rPr>
        <w:t>1.20</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4289743C" w14:textId="77777777" w:rsidTr="006A74D8">
        <w:trPr>
          <w:trHeight w:val="247"/>
        </w:trPr>
        <w:tc>
          <w:tcPr>
            <w:tcW w:w="473"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4FF5D7E8" w14:textId="77777777" w:rsidR="004958CF" w:rsidRPr="007C3599" w:rsidRDefault="004958CF">
            <w:pPr>
              <w:jc w:val="center"/>
              <w:rPr>
                <w:strike/>
              </w:rPr>
            </w:pPr>
            <w:r w:rsidRPr="007C3599">
              <w:rPr>
                <w:strike/>
                <w:lang w:val="en"/>
              </w:rPr>
              <w:t>No</w:t>
            </w:r>
          </w:p>
        </w:tc>
        <w:tc>
          <w:tcPr>
            <w:tcW w:w="2226"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675BF12C" w14:textId="08C2DE7F" w:rsidR="0068600B" w:rsidRPr="007C3599" w:rsidRDefault="0068600B">
            <w:pPr>
              <w:jc w:val="left"/>
              <w:rPr>
                <w:strike/>
                <w:lang w:val="en"/>
              </w:rPr>
            </w:pPr>
            <w:r w:rsidRPr="007C3599">
              <w:rPr>
                <w:rFonts w:hint="eastAsia"/>
                <w:strike/>
              </w:rPr>
              <w:t>サービス</w:t>
            </w:r>
          </w:p>
          <w:p w14:paraId="2568C363" w14:textId="25812B04" w:rsidR="004958CF" w:rsidRPr="007C3599" w:rsidRDefault="004958CF">
            <w:pPr>
              <w:jc w:val="left"/>
              <w:rPr>
                <w:strike/>
              </w:rPr>
            </w:pPr>
            <w:r w:rsidRPr="007C3599">
              <w:rPr>
                <w:strike/>
                <w:lang w:val="en"/>
              </w:rPr>
              <w:t>service</w:t>
            </w:r>
          </w:p>
        </w:tc>
        <w:tc>
          <w:tcPr>
            <w:tcW w:w="6938"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3F1C7A37" w14:textId="3BDA6F1D" w:rsidR="004958CF" w:rsidRPr="007C3599" w:rsidRDefault="0068600B">
            <w:pPr>
              <w:jc w:val="center"/>
              <w:rPr>
                <w:strike/>
              </w:rPr>
            </w:pPr>
            <w:r w:rsidRPr="007C3599">
              <w:rPr>
                <w:rFonts w:hint="eastAsia"/>
                <w:strike/>
              </w:rPr>
              <w:t>対象仕向け</w:t>
            </w:r>
            <w:r w:rsidRPr="007C3599">
              <w:rPr>
                <w:strike/>
              </w:rPr>
              <w:t xml:space="preserve"> </w:t>
            </w:r>
            <w:r w:rsidR="004958CF" w:rsidRPr="007C3599">
              <w:rPr>
                <w:strike/>
                <w:lang w:val="en"/>
              </w:rPr>
              <w:t xml:space="preserve">Target </w:t>
            </w:r>
          </w:p>
        </w:tc>
      </w:tr>
      <w:tr w:rsidR="007C3599" w:rsidRPr="007C3599" w14:paraId="3A86E39F" w14:textId="77777777" w:rsidTr="0068600B">
        <w:trPr>
          <w:cantSplit/>
          <w:trHeight w:val="2866"/>
        </w:trPr>
        <w:tc>
          <w:tcPr>
            <w:tcW w:w="473" w:type="dxa"/>
            <w:vMerge/>
            <w:tcBorders>
              <w:top w:val="single" w:sz="4" w:space="0" w:color="auto"/>
              <w:left w:val="single" w:sz="4" w:space="0" w:color="auto"/>
              <w:bottom w:val="single" w:sz="4" w:space="0" w:color="auto"/>
              <w:right w:val="single" w:sz="4" w:space="0" w:color="auto"/>
            </w:tcBorders>
            <w:vAlign w:val="center"/>
            <w:hideMark/>
          </w:tcPr>
          <w:p w14:paraId="2E3CFCFC" w14:textId="77777777" w:rsidR="004958CF" w:rsidRPr="007C3599" w:rsidRDefault="004958CF">
            <w:pPr>
              <w:widowControl/>
              <w:jc w:val="left"/>
              <w:rPr>
                <w:strike/>
              </w:rPr>
            </w:pPr>
          </w:p>
        </w:tc>
        <w:tc>
          <w:tcPr>
            <w:tcW w:w="2226" w:type="dxa"/>
            <w:vMerge/>
            <w:tcBorders>
              <w:top w:val="single" w:sz="4" w:space="0" w:color="auto"/>
              <w:left w:val="single" w:sz="4" w:space="0" w:color="auto"/>
              <w:bottom w:val="single" w:sz="4" w:space="0" w:color="auto"/>
              <w:right w:val="single" w:sz="4" w:space="0" w:color="auto"/>
            </w:tcBorders>
            <w:vAlign w:val="center"/>
            <w:hideMark/>
          </w:tcPr>
          <w:p w14:paraId="74C22B8E" w14:textId="77777777" w:rsidR="004958CF" w:rsidRPr="007C3599" w:rsidRDefault="004958CF">
            <w:pPr>
              <w:widowControl/>
              <w:jc w:val="left"/>
              <w:rPr>
                <w:strike/>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80DE8E3" w14:textId="48F9C055" w:rsidR="004958CF" w:rsidRPr="007C3599" w:rsidRDefault="0068600B">
            <w:pPr>
              <w:ind w:left="113" w:right="113"/>
              <w:rPr>
                <w:strike/>
                <w:sz w:val="16"/>
              </w:rPr>
            </w:pPr>
            <w:r w:rsidRPr="007C3599">
              <w:rPr>
                <w:rFonts w:hint="eastAsia"/>
                <w:strike/>
                <w:sz w:val="16"/>
              </w:rPr>
              <w:t>日本</w:t>
            </w:r>
            <w:r w:rsidRPr="007C3599">
              <w:rPr>
                <w:strike/>
                <w:sz w:val="16"/>
              </w:rPr>
              <w:t xml:space="preserve"> </w:t>
            </w:r>
            <w:r w:rsidR="004958CF" w:rsidRPr="007C3599">
              <w:rPr>
                <w:strike/>
                <w:sz w:val="16"/>
                <w:lang w:val="en"/>
              </w:rPr>
              <w:t>Japan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8AC2183" w14:textId="2E9DBF4C" w:rsidR="004958CF" w:rsidRPr="007C3599" w:rsidRDefault="0068600B">
            <w:pPr>
              <w:ind w:left="113" w:right="113"/>
              <w:rPr>
                <w:strike/>
                <w:sz w:val="16"/>
              </w:rPr>
            </w:pPr>
            <w:r w:rsidRPr="007C3599">
              <w:rPr>
                <w:rFonts w:hint="eastAsia"/>
                <w:strike/>
                <w:sz w:val="16"/>
              </w:rPr>
              <w:t>北米</w:t>
            </w:r>
            <w:r w:rsidRPr="007C3599">
              <w:rPr>
                <w:strike/>
                <w:sz w:val="16"/>
              </w:rPr>
              <w:t xml:space="preserve"> </w:t>
            </w:r>
            <w:r w:rsidR="004958CF" w:rsidRPr="007C3599">
              <w:rPr>
                <w:strike/>
                <w:sz w:val="16"/>
                <w:lang w:val="en"/>
              </w:rPr>
              <w:t>North America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E8E5848" w14:textId="35A9FADE" w:rsidR="004958CF" w:rsidRPr="007C3599" w:rsidRDefault="0068600B">
            <w:pPr>
              <w:ind w:left="113" w:right="113"/>
              <w:rPr>
                <w:strike/>
                <w:sz w:val="16"/>
              </w:rPr>
            </w:pPr>
            <w:r w:rsidRPr="007C3599">
              <w:rPr>
                <w:rFonts w:hint="eastAsia"/>
                <w:strike/>
                <w:sz w:val="16"/>
              </w:rPr>
              <w:t>欧州</w:t>
            </w:r>
            <w:r w:rsidRPr="007C3599">
              <w:rPr>
                <w:strike/>
                <w:sz w:val="16"/>
              </w:rPr>
              <w:t xml:space="preserve"> </w:t>
            </w:r>
            <w:r w:rsidR="004958CF" w:rsidRPr="007C3599">
              <w:rPr>
                <w:strike/>
                <w:sz w:val="16"/>
                <w:lang w:val="en"/>
              </w:rPr>
              <w:t>Europe</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5DDBD1D" w14:textId="6F1FB638" w:rsidR="004958CF" w:rsidRPr="007C3599" w:rsidRDefault="0068600B">
            <w:pPr>
              <w:ind w:left="113" w:right="113"/>
              <w:rPr>
                <w:strike/>
                <w:sz w:val="16"/>
              </w:rPr>
            </w:pPr>
            <w:r w:rsidRPr="007C3599">
              <w:rPr>
                <w:rFonts w:hint="eastAsia"/>
                <w:strike/>
                <w:sz w:val="16"/>
              </w:rPr>
              <w:t>オセアニア</w:t>
            </w:r>
            <w:r w:rsidRPr="007C3599">
              <w:rPr>
                <w:strike/>
                <w:sz w:val="16"/>
              </w:rPr>
              <w:t xml:space="preserve"> </w:t>
            </w:r>
            <w:r w:rsidR="004958CF" w:rsidRPr="007C3599">
              <w:rPr>
                <w:strike/>
                <w:sz w:val="16"/>
                <w:lang w:val="en"/>
              </w:rPr>
              <w:t>Oceania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6ACDE3A" w14:textId="5421A63D" w:rsidR="004958CF" w:rsidRPr="007C3599" w:rsidRDefault="0068600B">
            <w:pPr>
              <w:ind w:left="113" w:right="113"/>
              <w:rPr>
                <w:strike/>
                <w:sz w:val="16"/>
              </w:rPr>
            </w:pPr>
            <w:r w:rsidRPr="007C3599">
              <w:rPr>
                <w:rFonts w:hint="eastAsia"/>
                <w:strike/>
                <w:sz w:val="16"/>
              </w:rPr>
              <w:t>東南アジア</w:t>
            </w:r>
            <w:r w:rsidRPr="007C3599">
              <w:rPr>
                <w:strike/>
                <w:sz w:val="16"/>
              </w:rPr>
              <w:t xml:space="preserve"> </w:t>
            </w:r>
            <w:r w:rsidR="004958CF" w:rsidRPr="007C3599">
              <w:rPr>
                <w:strike/>
                <w:sz w:val="16"/>
                <w:lang w:val="en"/>
              </w:rPr>
              <w:t>Southeast Asia</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0D5FEA2" w14:textId="40918E6A" w:rsidR="004958CF" w:rsidRPr="007C3599" w:rsidRDefault="0068600B">
            <w:pPr>
              <w:ind w:left="113" w:right="113"/>
              <w:rPr>
                <w:strike/>
                <w:sz w:val="16"/>
              </w:rPr>
            </w:pPr>
            <w:r w:rsidRPr="007C3599">
              <w:rPr>
                <w:rFonts w:hint="eastAsia"/>
                <w:strike/>
                <w:sz w:val="16"/>
              </w:rPr>
              <w:t>インド</w:t>
            </w:r>
            <w:r w:rsidRPr="007C3599">
              <w:rPr>
                <w:strike/>
                <w:sz w:val="16"/>
              </w:rPr>
              <w:t xml:space="preserve"> </w:t>
            </w:r>
            <w:r w:rsidR="004958CF" w:rsidRPr="007C3599">
              <w:rPr>
                <w:strike/>
                <w:sz w:val="16"/>
                <w:lang w:val="en"/>
              </w:rPr>
              <w:t>India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C966319" w14:textId="335ED76E" w:rsidR="004958CF" w:rsidRPr="007C3599" w:rsidRDefault="0068600B">
            <w:pPr>
              <w:ind w:left="113" w:right="113"/>
              <w:rPr>
                <w:strike/>
                <w:sz w:val="16"/>
              </w:rPr>
            </w:pPr>
            <w:r w:rsidRPr="007C3599">
              <w:rPr>
                <w:rFonts w:hint="eastAsia"/>
                <w:strike/>
                <w:sz w:val="16"/>
              </w:rPr>
              <w:t>中近東</w:t>
            </w:r>
            <w:r w:rsidRPr="007C3599">
              <w:rPr>
                <w:strike/>
                <w:sz w:val="16"/>
              </w:rPr>
              <w:t xml:space="preserve"> </w:t>
            </w:r>
            <w:r w:rsidR="004958CF" w:rsidRPr="007C3599">
              <w:rPr>
                <w:strike/>
                <w:sz w:val="16"/>
                <w:lang w:val="en"/>
              </w:rPr>
              <w:t>Middle East</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0646C2E" w14:textId="170FA585" w:rsidR="004958CF" w:rsidRPr="007C3599" w:rsidRDefault="0068600B">
            <w:pPr>
              <w:ind w:left="113" w:right="113"/>
              <w:rPr>
                <w:strike/>
                <w:sz w:val="16"/>
              </w:rPr>
            </w:pPr>
            <w:r w:rsidRPr="007C3599">
              <w:rPr>
                <w:rFonts w:hint="eastAsia"/>
                <w:strike/>
                <w:sz w:val="16"/>
              </w:rPr>
              <w:t>中南米</w:t>
            </w:r>
            <w:r w:rsidRPr="007C3599">
              <w:rPr>
                <w:strike/>
                <w:sz w:val="16"/>
              </w:rPr>
              <w:t xml:space="preserve"> </w:t>
            </w:r>
            <w:r w:rsidR="004958CF" w:rsidRPr="007C3599">
              <w:rPr>
                <w:strike/>
                <w:sz w:val="16"/>
                <w:lang w:val="en"/>
              </w:rPr>
              <w:t xml:space="preserve">South </w:t>
            </w:r>
            <w:proofErr w:type="spellStart"/>
            <w:r w:rsidR="004958CF" w:rsidRPr="007C3599">
              <w:rPr>
                <w:strike/>
                <w:sz w:val="16"/>
                <w:lang w:val="en"/>
              </w:rPr>
              <w:t>america</w:t>
            </w:r>
            <w:proofErr w:type="spellEnd"/>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tcPr>
          <w:p w14:paraId="37970018" w14:textId="5F19B823" w:rsidR="004958CF" w:rsidRPr="007C3599" w:rsidRDefault="0068600B">
            <w:pPr>
              <w:ind w:left="113" w:right="113"/>
              <w:rPr>
                <w:strike/>
                <w:sz w:val="16"/>
              </w:rPr>
            </w:pPr>
            <w:r w:rsidRPr="007C3599">
              <w:rPr>
                <w:rFonts w:hint="eastAsia"/>
                <w:strike/>
                <w:sz w:val="16"/>
              </w:rPr>
              <w:t>南アフリカ</w:t>
            </w:r>
            <w:r w:rsidRPr="007C3599">
              <w:rPr>
                <w:strike/>
                <w:sz w:val="16"/>
              </w:rPr>
              <w:t xml:space="preserve"> </w:t>
            </w:r>
            <w:r w:rsidR="004958CF" w:rsidRPr="007C3599">
              <w:rPr>
                <w:strike/>
                <w:sz w:val="16"/>
                <w:lang w:val="en"/>
              </w:rPr>
              <w:t>South Africa</w:t>
            </w:r>
          </w:p>
          <w:p w14:paraId="36EB7B53" w14:textId="77777777" w:rsidR="004958CF" w:rsidRPr="007C3599" w:rsidRDefault="004958CF">
            <w:pPr>
              <w:ind w:left="113" w:right="113"/>
              <w:rPr>
                <w:strike/>
                <w:sz w:val="16"/>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2E6FA7E" w14:textId="1FFD9FB2" w:rsidR="004958CF" w:rsidRPr="007C3599" w:rsidRDefault="0068600B">
            <w:pPr>
              <w:ind w:left="113" w:right="113"/>
              <w:rPr>
                <w:strike/>
                <w:sz w:val="16"/>
              </w:rPr>
            </w:pPr>
            <w:r w:rsidRPr="007C3599">
              <w:rPr>
                <w:rFonts w:hint="eastAsia"/>
                <w:strike/>
                <w:sz w:val="16"/>
              </w:rPr>
              <w:t>台湾</w:t>
            </w:r>
            <w:r w:rsidRPr="007C3599">
              <w:rPr>
                <w:strike/>
                <w:sz w:val="16"/>
              </w:rPr>
              <w:t xml:space="preserve"> </w:t>
            </w:r>
            <w:r w:rsidR="004958CF" w:rsidRPr="007C3599">
              <w:rPr>
                <w:strike/>
                <w:sz w:val="16"/>
                <w:lang w:val="en"/>
              </w:rPr>
              <w:t>Taiwan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224775B" w14:textId="76404D9A" w:rsidR="004958CF" w:rsidRPr="007C3599" w:rsidRDefault="0068600B">
            <w:pPr>
              <w:ind w:left="113" w:right="113"/>
              <w:rPr>
                <w:strike/>
                <w:sz w:val="16"/>
              </w:rPr>
            </w:pPr>
            <w:r w:rsidRPr="007C3599">
              <w:rPr>
                <w:rFonts w:hint="eastAsia"/>
                <w:strike/>
                <w:sz w:val="16"/>
              </w:rPr>
              <w:t>香港・マカオ</w:t>
            </w:r>
            <w:r w:rsidR="004958CF" w:rsidRPr="007C3599">
              <w:rPr>
                <w:strike/>
                <w:sz w:val="16"/>
                <w:lang w:val="en"/>
              </w:rPr>
              <w:t>Hong Kong and Macau</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C03D81E" w14:textId="17A60849" w:rsidR="004958CF" w:rsidRPr="007C3599" w:rsidRDefault="0068600B">
            <w:pPr>
              <w:ind w:left="113" w:right="113"/>
              <w:rPr>
                <w:strike/>
                <w:sz w:val="16"/>
              </w:rPr>
            </w:pPr>
            <w:r w:rsidRPr="007C3599">
              <w:rPr>
                <w:rFonts w:hint="eastAsia"/>
                <w:strike/>
                <w:sz w:val="16"/>
                <w:lang w:val="en"/>
              </w:rPr>
              <w:t>中国</w:t>
            </w:r>
            <w:r w:rsidRPr="007C3599">
              <w:rPr>
                <w:strike/>
                <w:sz w:val="16"/>
                <w:lang w:val="en"/>
              </w:rPr>
              <w:t xml:space="preserve"> </w:t>
            </w:r>
            <w:r w:rsidR="004958CF" w:rsidRPr="007C3599">
              <w:rPr>
                <w:strike/>
                <w:sz w:val="16"/>
                <w:lang w:val="en"/>
              </w:rPr>
              <w:t>China</w:t>
            </w:r>
          </w:p>
        </w:tc>
      </w:tr>
      <w:tr w:rsidR="007C3599" w:rsidRPr="007C3599" w14:paraId="241F92BB" w14:textId="77777777" w:rsidTr="0068600B">
        <w:trPr>
          <w:trHeight w:val="283"/>
        </w:trPr>
        <w:tc>
          <w:tcPr>
            <w:tcW w:w="473" w:type="dxa"/>
            <w:tcBorders>
              <w:top w:val="single" w:sz="4" w:space="0" w:color="auto"/>
              <w:left w:val="single" w:sz="4" w:space="0" w:color="auto"/>
              <w:bottom w:val="single" w:sz="4" w:space="0" w:color="auto"/>
              <w:right w:val="single" w:sz="4" w:space="0" w:color="auto"/>
            </w:tcBorders>
            <w:vAlign w:val="center"/>
            <w:hideMark/>
          </w:tcPr>
          <w:p w14:paraId="63D713D1" w14:textId="77777777" w:rsidR="004958CF" w:rsidRPr="007C3599" w:rsidRDefault="004958CF">
            <w:pPr>
              <w:jc w:val="center"/>
              <w:rPr>
                <w:strike/>
              </w:rPr>
            </w:pPr>
            <w:r w:rsidRPr="007C3599">
              <w:rPr>
                <w:strike/>
                <w:lang w:val="en"/>
              </w:rPr>
              <w:t>1</w:t>
            </w:r>
          </w:p>
        </w:tc>
        <w:tc>
          <w:tcPr>
            <w:tcW w:w="2226" w:type="dxa"/>
            <w:tcBorders>
              <w:top w:val="single" w:sz="4" w:space="0" w:color="auto"/>
              <w:left w:val="single" w:sz="4" w:space="0" w:color="auto"/>
              <w:bottom w:val="single" w:sz="4" w:space="0" w:color="auto"/>
              <w:right w:val="single" w:sz="4" w:space="0" w:color="auto"/>
            </w:tcBorders>
            <w:vAlign w:val="center"/>
            <w:hideMark/>
          </w:tcPr>
          <w:p w14:paraId="4D201696" w14:textId="45E58CCB" w:rsidR="004958CF" w:rsidRPr="007C3599" w:rsidRDefault="0006179A">
            <w:pPr>
              <w:jc w:val="left"/>
              <w:rPr>
                <w:strike/>
                <w:szCs w:val="20"/>
              </w:rPr>
            </w:pPr>
            <w:r w:rsidRPr="007C3599">
              <w:rPr>
                <w:strike/>
                <w:lang w:val="en"/>
              </w:rPr>
              <w:t>Temporary map update</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30F5447" w14:textId="77777777" w:rsidR="004958CF" w:rsidRPr="007C3599" w:rsidRDefault="004958CF" w:rsidP="00F1787C">
            <w:pPr>
              <w:jc w:val="center"/>
              <w:rPr>
                <w:strike/>
                <w:szCs w:val="20"/>
              </w:rPr>
            </w:pPr>
            <w:r w:rsidRPr="007C3599">
              <w:rPr>
                <w:strike/>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tcPr>
          <w:p w14:paraId="5E211530" w14:textId="125718BF" w:rsidR="00421076" w:rsidRPr="007C3599" w:rsidRDefault="00421076">
            <w:pPr>
              <w:jc w:val="center"/>
              <w:rPr>
                <w:strike/>
              </w:rPr>
            </w:pPr>
            <w:r w:rsidRPr="007C3599">
              <w:rPr>
                <w:strike/>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tcPr>
          <w:p w14:paraId="3636B3C5" w14:textId="325D186D" w:rsidR="001C1A28" w:rsidRPr="007C3599" w:rsidRDefault="00421076" w:rsidP="006A74D8">
            <w:pPr>
              <w:jc w:val="center"/>
              <w:rPr>
                <w:strike/>
              </w:rPr>
            </w:pPr>
            <w:r w:rsidRPr="007C3599">
              <w:rPr>
                <w:strike/>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tcPr>
          <w:p w14:paraId="6B9B6488" w14:textId="75931B9A" w:rsidR="001C1A28" w:rsidRPr="007C3599" w:rsidRDefault="00421076" w:rsidP="006A74D8">
            <w:pPr>
              <w:jc w:val="center"/>
              <w:rPr>
                <w:strike/>
              </w:rPr>
            </w:pPr>
            <w:r w:rsidRPr="007C3599">
              <w:rPr>
                <w:strike/>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36C98B0" w14:textId="77777777" w:rsidR="004958CF" w:rsidRPr="007C3599" w:rsidRDefault="004958CF">
            <w:pPr>
              <w:jc w:val="center"/>
              <w:rPr>
                <w:strike/>
              </w:rPr>
            </w:pPr>
            <w:r w:rsidRPr="007C3599">
              <w:rPr>
                <w:strike/>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2A6557" w14:textId="77777777" w:rsidR="004958CF" w:rsidRPr="007C3599" w:rsidRDefault="004958CF">
            <w:pPr>
              <w:jc w:val="center"/>
              <w:rPr>
                <w:strike/>
              </w:rPr>
            </w:pPr>
            <w:r w:rsidRPr="007C3599">
              <w:rPr>
                <w:strike/>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7E866F" w14:textId="77777777" w:rsidR="004958CF" w:rsidRPr="007C3599" w:rsidRDefault="004958CF">
            <w:pPr>
              <w:jc w:val="center"/>
              <w:rPr>
                <w:strike/>
              </w:rPr>
            </w:pPr>
            <w:r w:rsidRPr="007C3599">
              <w:rPr>
                <w:strike/>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9F82346" w14:textId="77777777" w:rsidR="004958CF" w:rsidRPr="007C3599" w:rsidRDefault="004958CF">
            <w:pPr>
              <w:jc w:val="center"/>
              <w:rPr>
                <w:strike/>
              </w:rPr>
            </w:pPr>
            <w:r w:rsidRPr="007C3599">
              <w:rPr>
                <w:strike/>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F6DEAD5" w14:textId="77777777" w:rsidR="004958CF" w:rsidRPr="007C3599" w:rsidRDefault="004958CF">
            <w:pPr>
              <w:jc w:val="center"/>
              <w:rPr>
                <w:strike/>
              </w:rPr>
            </w:pPr>
            <w:r w:rsidRPr="007C3599">
              <w:rPr>
                <w:strike/>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6D69BEA" w14:textId="77777777" w:rsidR="004958CF" w:rsidRPr="007C3599" w:rsidRDefault="004958CF">
            <w:pPr>
              <w:jc w:val="center"/>
              <w:rPr>
                <w:strike/>
              </w:rPr>
            </w:pPr>
            <w:r w:rsidRPr="007C3599">
              <w:rPr>
                <w:strike/>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280BC3" w14:textId="77777777" w:rsidR="004958CF" w:rsidRPr="007C3599" w:rsidRDefault="004958CF">
            <w:pPr>
              <w:jc w:val="center"/>
              <w:rPr>
                <w:strike/>
              </w:rPr>
            </w:pPr>
            <w:r w:rsidRPr="007C3599">
              <w:rPr>
                <w:strike/>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583B0B" w14:textId="77777777" w:rsidR="004958CF" w:rsidRPr="007C3599" w:rsidRDefault="004958CF">
            <w:pPr>
              <w:jc w:val="center"/>
              <w:rPr>
                <w:strike/>
              </w:rPr>
            </w:pPr>
            <w:r w:rsidRPr="007C3599">
              <w:rPr>
                <w:strike/>
                <w:szCs w:val="20"/>
                <w:lang w:val="en"/>
              </w:rPr>
              <w:t>―</w:t>
            </w:r>
          </w:p>
        </w:tc>
      </w:tr>
    </w:tbl>
    <w:p w14:paraId="6BB11801" w14:textId="116725FE" w:rsidR="004958CF" w:rsidRPr="007C3599" w:rsidRDefault="001726A3" w:rsidP="004958CF">
      <w:pPr>
        <w:rPr>
          <w:strike/>
        </w:rPr>
      </w:pPr>
      <w:r w:rsidRPr="007C3599">
        <w:rPr>
          <w:strike/>
          <w:lang w:val="en"/>
        </w:rPr>
        <w:t>▲3.00</w:t>
      </w:r>
    </w:p>
    <w:p w14:paraId="03F2DDD2" w14:textId="230FB73A" w:rsidR="004958CF" w:rsidRPr="007C3599" w:rsidRDefault="0068600B" w:rsidP="001B5CC7">
      <w:pPr>
        <w:pStyle w:val="3"/>
        <w:numPr>
          <w:ilvl w:val="2"/>
          <w:numId w:val="2"/>
        </w:numPr>
      </w:pPr>
      <w:bookmarkStart w:id="1917" w:name="_Toc531973044"/>
      <w:bookmarkStart w:id="1918" w:name="_Toc87878051"/>
      <w:r w:rsidRPr="007C3599">
        <w:rPr>
          <w:rFonts w:hint="eastAsia"/>
        </w:rPr>
        <w:t>基本動作（正常系）</w:t>
      </w:r>
      <w:r w:rsidRPr="007C3599">
        <w:t xml:space="preserve"> </w:t>
      </w:r>
      <w:r w:rsidR="004958CF" w:rsidRPr="007C3599">
        <w:rPr>
          <w:lang w:val="en"/>
        </w:rPr>
        <w:t>Basic movements (normal system)</w:t>
      </w:r>
      <w:bookmarkEnd w:id="1917"/>
      <w:bookmarkEnd w:id="1918"/>
    </w:p>
    <w:p w14:paraId="173473B8" w14:textId="7E34B5CC" w:rsidR="004958CF" w:rsidRPr="007C3599" w:rsidRDefault="0068600B" w:rsidP="004958CF">
      <w:pPr>
        <w:pStyle w:val="4"/>
      </w:pPr>
      <w:r w:rsidRPr="007C3599">
        <w:rPr>
          <w:rFonts w:hint="eastAsia"/>
        </w:rPr>
        <w:t>サービス概要</w:t>
      </w:r>
      <w:r w:rsidRPr="007C3599">
        <w:t xml:space="preserve"> </w:t>
      </w:r>
      <w:r w:rsidR="004958CF" w:rsidRPr="007C3599">
        <w:rPr>
          <w:lang w:val="en"/>
        </w:rPr>
        <w:t>Service Overview</w:t>
      </w:r>
    </w:p>
    <w:p w14:paraId="236998B7" w14:textId="3B368428" w:rsidR="0068600B" w:rsidRPr="007C3599" w:rsidRDefault="0068600B" w:rsidP="004958CF">
      <w:r w:rsidRPr="007C3599">
        <w:rPr>
          <w:rFonts w:hint="eastAsia"/>
        </w:rPr>
        <w:t>・センターに新しい地図データを配置し、通信により常時最新の地図データを取得する。</w:t>
      </w:r>
    </w:p>
    <w:p w14:paraId="524816AF" w14:textId="076662C1" w:rsidR="004958CF" w:rsidRPr="007C3599" w:rsidRDefault="004958CF" w:rsidP="004958CF">
      <w:pPr>
        <w:rPr>
          <w:lang w:val="en"/>
        </w:rPr>
      </w:pPr>
      <w:r w:rsidRPr="007C3599">
        <w:rPr>
          <w:lang w:val="en"/>
        </w:rPr>
        <w:t>・ Place new map data in the center and always acquire the latest map data by communication.</w:t>
      </w:r>
    </w:p>
    <w:p w14:paraId="7DE73B62" w14:textId="2221C40F" w:rsidR="0068600B" w:rsidRPr="007C3599" w:rsidRDefault="0068600B" w:rsidP="004958CF">
      <w:r w:rsidRPr="007C3599">
        <w:rPr>
          <w:rFonts w:hint="eastAsia"/>
        </w:rPr>
        <w:t>・ユーザー体験について</w:t>
      </w:r>
    </w:p>
    <w:p w14:paraId="329B244C" w14:textId="3E837AC7" w:rsidR="0006179A" w:rsidRPr="007C3599" w:rsidRDefault="0006179A" w:rsidP="0006179A">
      <w:pPr>
        <w:rPr>
          <w:lang w:val="en"/>
        </w:rPr>
      </w:pPr>
      <w:r w:rsidRPr="007C3599">
        <w:rPr>
          <w:lang w:val="en"/>
        </w:rPr>
        <w:t>About user experience</w:t>
      </w:r>
    </w:p>
    <w:p w14:paraId="3DEA115D" w14:textId="77777777" w:rsidR="0068600B" w:rsidRPr="007C3599" w:rsidRDefault="0068600B" w:rsidP="0068600B">
      <w:pPr>
        <w:ind w:firstLineChars="100" w:firstLine="200"/>
      </w:pPr>
      <w:r w:rsidRPr="007C3599">
        <w:t>①</w:t>
      </w:r>
      <w:r w:rsidRPr="007C3599">
        <w:rPr>
          <w:rFonts w:hint="eastAsia"/>
        </w:rPr>
        <w:t>自宅から</w:t>
      </w:r>
      <w:r w:rsidRPr="007C3599">
        <w:t>目的地</w:t>
      </w:r>
      <w:r w:rsidRPr="007C3599">
        <w:rPr>
          <w:rFonts w:hint="eastAsia"/>
        </w:rPr>
        <w:t>を移動</w:t>
      </w:r>
      <w:r w:rsidRPr="007C3599">
        <w:t>する際に、自宅周辺</w:t>
      </w:r>
      <w:r w:rsidRPr="007C3599">
        <w:rPr>
          <w:rFonts w:hint="eastAsia"/>
        </w:rPr>
        <w:t>、</w:t>
      </w:r>
      <w:r w:rsidRPr="007C3599">
        <w:t>ルート沿い</w:t>
      </w:r>
      <w:r w:rsidRPr="007C3599">
        <w:rPr>
          <w:rFonts w:hint="eastAsia"/>
        </w:rPr>
        <w:t>をセンターの最新地図</w:t>
      </w:r>
      <w:r w:rsidRPr="007C3599">
        <w:t>DBで案内する</w:t>
      </w:r>
    </w:p>
    <w:p w14:paraId="04CC4098" w14:textId="30416B16" w:rsidR="0006179A" w:rsidRPr="007C3599" w:rsidRDefault="0006179A" w:rsidP="004403E2">
      <w:pPr>
        <w:ind w:firstLineChars="100" w:firstLine="200"/>
        <w:rPr>
          <w:lang w:val="en"/>
        </w:rPr>
      </w:pPr>
      <w:r w:rsidRPr="007C3599">
        <w:rPr>
          <w:lang w:val="en"/>
        </w:rPr>
        <w:t xml:space="preserve">(1) When moving from home </w:t>
      </w:r>
      <w:r w:rsidR="00206352" w:rsidRPr="007C3599">
        <w:rPr>
          <w:lang w:val="en"/>
        </w:rPr>
        <w:t>to the</w:t>
      </w:r>
      <w:r w:rsidRPr="007C3599">
        <w:rPr>
          <w:lang w:val="en"/>
        </w:rPr>
        <w:t xml:space="preserve"> </w:t>
      </w:r>
      <w:r w:rsidR="00206352" w:rsidRPr="007C3599">
        <w:rPr>
          <w:lang w:val="en"/>
        </w:rPr>
        <w:t>destination</w:t>
      </w:r>
      <w:r w:rsidRPr="007C3599">
        <w:rPr>
          <w:lang w:val="en"/>
        </w:rPr>
        <w:t>, guide the area around your home and along the route with the latest map DB of the center</w:t>
      </w:r>
    </w:p>
    <w:p w14:paraId="58B6032E" w14:textId="0327C8D2" w:rsidR="0068600B" w:rsidRPr="007C3599" w:rsidRDefault="0068600B">
      <w:pPr>
        <w:ind w:firstLineChars="100" w:firstLine="200"/>
      </w:pPr>
      <w:r w:rsidRPr="007C3599">
        <w:t>②</w:t>
      </w:r>
      <w:r w:rsidRPr="007C3599">
        <w:rPr>
          <w:rFonts w:hint="eastAsia"/>
        </w:rPr>
        <w:t>目的地に到着後、目的地周辺をセンターの最新地図</w:t>
      </w:r>
      <w:r w:rsidRPr="007C3599">
        <w:t>DBで案内する</w:t>
      </w:r>
    </w:p>
    <w:p w14:paraId="2AD6B78D" w14:textId="7C3371EE" w:rsidR="0006179A" w:rsidRPr="007C3599" w:rsidRDefault="0006179A" w:rsidP="004403E2">
      <w:pPr>
        <w:ind w:firstLineChars="100" w:firstLine="200"/>
        <w:rPr>
          <w:lang w:val="en"/>
        </w:rPr>
      </w:pPr>
      <w:r w:rsidRPr="007C3599">
        <w:rPr>
          <w:lang w:val="en"/>
        </w:rPr>
        <w:t>(2) After arriving at the destination, guide the destination area with the latest map DB of the center</w:t>
      </w:r>
    </w:p>
    <w:p w14:paraId="5CA6B94F" w14:textId="2E9841F5" w:rsidR="0068600B" w:rsidRPr="007C3599" w:rsidRDefault="0068600B">
      <w:pPr>
        <w:ind w:firstLineChars="100" w:firstLine="200"/>
      </w:pPr>
      <w:r w:rsidRPr="007C3599">
        <w:t>③</w:t>
      </w:r>
      <w:r w:rsidRPr="007C3599">
        <w:rPr>
          <w:rFonts w:hint="eastAsia"/>
        </w:rPr>
        <w:t>ルート案内中</w:t>
      </w:r>
      <w:r w:rsidRPr="007C3599">
        <w:t>に</w:t>
      </w:r>
      <w:r w:rsidRPr="007C3599">
        <w:rPr>
          <w:rFonts w:hint="eastAsia"/>
        </w:rPr>
        <w:t>通信</w:t>
      </w:r>
      <w:r w:rsidRPr="007C3599">
        <w:t>オフライン状態が発生した場合</w:t>
      </w:r>
      <w:r w:rsidRPr="007C3599">
        <w:rPr>
          <w:rFonts w:hint="eastAsia"/>
        </w:rPr>
        <w:t>も</w:t>
      </w:r>
      <w:r w:rsidRPr="007C3599">
        <w:t>、センター</w:t>
      </w:r>
      <w:r w:rsidRPr="007C3599">
        <w:rPr>
          <w:rFonts w:hint="eastAsia"/>
        </w:rPr>
        <w:t>の</w:t>
      </w:r>
      <w:r w:rsidRPr="007C3599">
        <w:t>最新地図DB</w:t>
      </w:r>
      <w:r w:rsidRPr="007C3599">
        <w:rPr>
          <w:rFonts w:hint="eastAsia"/>
        </w:rPr>
        <w:t>で</w:t>
      </w:r>
      <w:r w:rsidRPr="007C3599">
        <w:t>案内継続する</w:t>
      </w:r>
    </w:p>
    <w:p w14:paraId="0A4C55C5" w14:textId="77777777" w:rsidR="0006179A" w:rsidRPr="007C3599" w:rsidRDefault="0006179A" w:rsidP="004403E2">
      <w:pPr>
        <w:ind w:firstLineChars="100" w:firstLine="200"/>
      </w:pPr>
      <w:r w:rsidRPr="007C3599">
        <w:rPr>
          <w:lang w:val="en"/>
        </w:rPr>
        <w:t>(3) Even if a communication offline state occurs during route guidance, continue to guide with the latest map DB of the center</w:t>
      </w:r>
    </w:p>
    <w:p w14:paraId="2BF79F5D" w14:textId="77777777" w:rsidR="0068600B" w:rsidRPr="007C3599" w:rsidRDefault="0068600B" w:rsidP="0068600B">
      <w:pPr>
        <w:ind w:firstLineChars="100" w:firstLine="200"/>
      </w:pPr>
      <w:r w:rsidRPr="007C3599">
        <w:lastRenderedPageBreak/>
        <w:t>(センター地図DBをキャッシュ</w:t>
      </w:r>
      <w:r w:rsidRPr="007C3599">
        <w:rPr>
          <w:rFonts w:hint="eastAsia"/>
        </w:rPr>
        <w:t>している</w:t>
      </w:r>
      <w:r w:rsidRPr="007C3599">
        <w:t>範囲内で動作)</w:t>
      </w:r>
    </w:p>
    <w:p w14:paraId="2D832D3A" w14:textId="5ABE1875" w:rsidR="0006179A" w:rsidRPr="007C3599" w:rsidRDefault="0006179A" w:rsidP="00DB692D">
      <w:pPr>
        <w:ind w:firstLineChars="100" w:firstLine="200"/>
        <w:rPr>
          <w:lang w:val="en"/>
        </w:rPr>
      </w:pPr>
      <w:r w:rsidRPr="007C3599">
        <w:rPr>
          <w:lang w:val="en"/>
        </w:rPr>
        <w:t>(Works within the range where the center map DB is cached)</w:t>
      </w:r>
    </w:p>
    <w:p w14:paraId="0DCC501C" w14:textId="44F39113" w:rsidR="0068600B" w:rsidRPr="007C3599" w:rsidRDefault="0068600B" w:rsidP="0068600B">
      <w:pPr>
        <w:ind w:firstLineChars="100" w:firstLine="200"/>
      </w:pPr>
      <w:r w:rsidRPr="007C3599">
        <w:rPr>
          <w:rFonts w:hint="eastAsia"/>
        </w:rPr>
        <w:t>但し、ナビ契約が切れた場合はキャッシュデータを利用しなくてよい</w:t>
      </w:r>
    </w:p>
    <w:p w14:paraId="1C6AC890" w14:textId="77777777" w:rsidR="0079659D" w:rsidRPr="007C3599" w:rsidRDefault="0079659D" w:rsidP="00DB692D">
      <w:pPr>
        <w:ind w:firstLineChars="100" w:firstLine="200"/>
      </w:pPr>
      <w:r w:rsidRPr="446428E4">
        <w:t xml:space="preserve">However, if the </w:t>
      </w:r>
      <w:proofErr w:type="spellStart"/>
      <w:r w:rsidRPr="446428E4">
        <w:t>navi</w:t>
      </w:r>
      <w:proofErr w:type="spellEnd"/>
      <w:r w:rsidRPr="446428E4">
        <w:t xml:space="preserve"> contract expires, you do not have to use cache data.</w:t>
      </w:r>
    </w:p>
    <w:p w14:paraId="479D0285" w14:textId="77777777" w:rsidR="0006179A" w:rsidRPr="007C3599" w:rsidRDefault="0006179A" w:rsidP="0006179A"/>
    <w:p w14:paraId="6D7689B9" w14:textId="5420B0C2" w:rsidR="00206352" w:rsidRPr="007C3599" w:rsidRDefault="007217E4" w:rsidP="0006179A">
      <w:r w:rsidRPr="007C3599">
        <w:rPr>
          <w:noProof/>
        </w:rPr>
        <mc:AlternateContent>
          <mc:Choice Requires="wps">
            <w:drawing>
              <wp:anchor distT="0" distB="0" distL="114300" distR="114300" simplePos="0" relativeHeight="251658267" behindDoc="0" locked="0" layoutInCell="1" allowOverlap="1" wp14:anchorId="5C61646F" wp14:editId="5AF450F8">
                <wp:simplePos x="0" y="0"/>
                <wp:positionH relativeFrom="column">
                  <wp:posOffset>3088005</wp:posOffset>
                </wp:positionH>
                <wp:positionV relativeFrom="paragraph">
                  <wp:posOffset>19685</wp:posOffset>
                </wp:positionV>
                <wp:extent cx="2971800" cy="465455"/>
                <wp:effectExtent l="0" t="0" r="19050" b="10795"/>
                <wp:wrapNone/>
                <wp:docPr id="1424" name="Text Box 1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465455"/>
                        </a:xfrm>
                        <a:prstGeom prst="rect">
                          <a:avLst/>
                        </a:prstGeom>
                        <a:solidFill>
                          <a:srgbClr val="FFFFFF"/>
                        </a:solidFill>
                        <a:ln w="9525">
                          <a:solidFill>
                            <a:srgbClr val="000000"/>
                          </a:solidFill>
                          <a:miter lim="800000"/>
                          <a:headEnd/>
                          <a:tailEnd/>
                        </a:ln>
                      </wps:spPr>
                      <wps:txbx>
                        <w:txbxContent>
                          <w:p w14:paraId="2B1E1E2B" w14:textId="4A2514BB" w:rsidR="00820640" w:rsidRPr="004403E2" w:rsidRDefault="00820640" w:rsidP="00206352">
                            <w:pPr>
                              <w:rPr>
                                <w:sz w:val="16"/>
                              </w:rPr>
                            </w:pPr>
                            <w:r w:rsidRPr="004403E2">
                              <w:rPr>
                                <w:rFonts w:hint="eastAsia"/>
                                <w:b/>
                                <w:color w:val="FBE4D5"/>
                                <w:sz w:val="16"/>
                                <w:lang w:val="en"/>
                              </w:rPr>
                              <w:t>■</w:t>
                            </w:r>
                            <w:r w:rsidRPr="004403E2">
                              <w:rPr>
                                <w:b/>
                                <w:color w:val="FBE4D5"/>
                                <w:sz w:val="16"/>
                                <w:lang w:val="en"/>
                              </w:rPr>
                              <w:t>:</w:t>
                            </w:r>
                            <w:r>
                              <w:rPr>
                                <w:lang w:val="en"/>
                              </w:rPr>
                              <w:t xml:space="preserve"> </w:t>
                            </w:r>
                            <w:r w:rsidRPr="00F10580">
                              <w:rPr>
                                <w:sz w:val="16"/>
                              </w:rPr>
                              <w:t>センターの地図DB</w:t>
                            </w:r>
                            <w:r w:rsidRPr="00F10580">
                              <w:rPr>
                                <w:rFonts w:hint="eastAsia"/>
                                <w:sz w:val="16"/>
                              </w:rPr>
                              <w:t>キャッシュ</w:t>
                            </w:r>
                            <w:r w:rsidRPr="001B5CC7">
                              <w:rPr>
                                <w:b/>
                                <w:sz w:val="16"/>
                                <w:lang w:val="en"/>
                              </w:rPr>
                              <w:t>Center Map DB</w:t>
                            </w:r>
                            <w:r w:rsidRPr="008A1FC9">
                              <w:rPr>
                                <w:lang w:val="en"/>
                              </w:rPr>
                              <w:t xml:space="preserve"> </w:t>
                            </w:r>
                            <w:r w:rsidRPr="001B5CC7">
                              <w:rPr>
                                <w:b/>
                                <w:sz w:val="16"/>
                                <w:lang w:val="en"/>
                              </w:rPr>
                              <w:t>Cache</w:t>
                            </w:r>
                          </w:p>
                          <w:p w14:paraId="3D783030" w14:textId="22577669" w:rsidR="00820640" w:rsidRPr="004403E2" w:rsidRDefault="00820640" w:rsidP="00206352">
                            <w:pPr>
                              <w:rPr>
                                <w:sz w:val="16"/>
                              </w:rPr>
                            </w:pPr>
                            <w:r w:rsidRPr="004403E2">
                              <w:rPr>
                                <w:rFonts w:hint="eastAsia"/>
                                <w:b/>
                                <w:color w:val="0000FF"/>
                                <w:sz w:val="16"/>
                                <w:lang w:val="en"/>
                              </w:rPr>
                              <w:t>→</w:t>
                            </w:r>
                            <w:r w:rsidRPr="004403E2">
                              <w:rPr>
                                <w:b/>
                                <w:color w:val="0000FF"/>
                                <w:sz w:val="16"/>
                                <w:lang w:val="en"/>
                              </w:rPr>
                              <w:t>:</w:t>
                            </w:r>
                            <w:r>
                              <w:rPr>
                                <w:lang w:val="en"/>
                              </w:rPr>
                              <w:t xml:space="preserve"> </w:t>
                            </w:r>
                            <w:r w:rsidRPr="004403E2">
                              <w:rPr>
                                <w:b/>
                                <w:color w:val="0000FF"/>
                                <w:sz w:val="16"/>
                                <w:lang w:val="en"/>
                              </w:rPr>
                              <w:t>Guide Route</w:t>
                            </w:r>
                            <w:r>
                              <w:rPr>
                                <w:b/>
                                <w:color w:val="0000FF"/>
                                <w:sz w:val="16"/>
                                <w:lang w:val="en"/>
                              </w:rPr>
                              <w:t xml:space="preserve"> </w:t>
                            </w:r>
                            <w:r w:rsidRPr="00F10580">
                              <w:rPr>
                                <w:rFonts w:hint="eastAsia"/>
                                <w:sz w:val="16"/>
                              </w:rPr>
                              <w:t>案内ルート</w:t>
                            </w:r>
                          </w:p>
                          <w:p w14:paraId="46DD6FBD" w14:textId="77777777" w:rsidR="00820640" w:rsidRPr="004403E2" w:rsidRDefault="00820640" w:rsidP="00206352">
                            <w:pPr>
                              <w:rPr>
                                <w:sz w:val="16"/>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61646F" id="_x0000_t202" coordsize="21600,21600" o:spt="202" path="m,l,21600r21600,l21600,xe">
                <v:stroke joinstyle="miter"/>
                <v:path gradientshapeok="t" o:connecttype="rect"/>
              </v:shapetype>
              <v:shape id="Text Box 1322" o:spid="_x0000_s1028" type="#_x0000_t202" style="position:absolute;left:0;text-align:left;margin-left:243.15pt;margin-top:1.55pt;width:234pt;height:36.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">
                <v:textbox inset="5.85pt,.7pt,5.85pt,.7pt">
                  <w:txbxContent>
                    <w:p w14:paraId="2B1E1E2B" w14:textId="4A2514BB" w:rsidR="00820640" w:rsidRPr="004403E2" w:rsidRDefault="00820640" w:rsidP="00206352">
                      <w:pPr>
                        <w:rPr>
                          <w:sz w:val="16"/>
                        </w:rPr>
                      </w:pPr>
                      <w:r w:rsidRPr="004403E2">
                        <w:rPr>
                          <w:rFonts w:hint="eastAsia"/>
                          <w:b/>
                          <w:color w:val="FBE4D5"/>
                          <w:sz w:val="16"/>
                          <w:lang w:val="en"/>
                        </w:rPr>
                        <w:t>■</w:t>
                      </w:r>
                      <w:r w:rsidRPr="004403E2">
                        <w:rPr>
                          <w:b/>
                          <w:color w:val="FBE4D5"/>
                          <w:sz w:val="16"/>
                          <w:lang w:val="en"/>
                        </w:rPr>
                        <w:t>:</w:t>
                      </w:r>
                      <w:r>
                        <w:rPr>
                          <w:lang w:val="en"/>
                        </w:rPr>
                        <w:t xml:space="preserve"> </w:t>
                      </w:r>
                      <w:r w:rsidRPr="00F10580">
                        <w:rPr>
                          <w:sz w:val="16"/>
                        </w:rPr>
                        <w:t>センターの地図DB</w:t>
                      </w:r>
                      <w:r w:rsidRPr="00F10580">
                        <w:rPr>
                          <w:rFonts w:hint="eastAsia"/>
                          <w:sz w:val="16"/>
                        </w:rPr>
                        <w:t>キャッシュ</w:t>
                      </w:r>
                      <w:r w:rsidRPr="001B5CC7">
                        <w:rPr>
                          <w:b/>
                          <w:sz w:val="16"/>
                          <w:lang w:val="en"/>
                        </w:rPr>
                        <w:t>Center Map DB</w:t>
                      </w:r>
                      <w:r w:rsidRPr="008A1FC9">
                        <w:rPr>
                          <w:lang w:val="en"/>
                        </w:rPr>
                        <w:t xml:space="preserve"> </w:t>
                      </w:r>
                      <w:r w:rsidRPr="001B5CC7">
                        <w:rPr>
                          <w:b/>
                          <w:sz w:val="16"/>
                          <w:lang w:val="en"/>
                        </w:rPr>
                        <w:t>Cache</w:t>
                      </w:r>
                    </w:p>
                    <w:p w14:paraId="3D783030" w14:textId="22577669" w:rsidR="00820640" w:rsidRPr="004403E2" w:rsidRDefault="00820640" w:rsidP="00206352">
                      <w:pPr>
                        <w:rPr>
                          <w:sz w:val="16"/>
                        </w:rPr>
                      </w:pPr>
                      <w:r w:rsidRPr="004403E2">
                        <w:rPr>
                          <w:rFonts w:hint="eastAsia"/>
                          <w:b/>
                          <w:color w:val="0000FF"/>
                          <w:sz w:val="16"/>
                          <w:lang w:val="en"/>
                        </w:rPr>
                        <w:t>→</w:t>
                      </w:r>
                      <w:r w:rsidRPr="004403E2">
                        <w:rPr>
                          <w:b/>
                          <w:color w:val="0000FF"/>
                          <w:sz w:val="16"/>
                          <w:lang w:val="en"/>
                        </w:rPr>
                        <w:t>:</w:t>
                      </w:r>
                      <w:r>
                        <w:rPr>
                          <w:lang w:val="en"/>
                        </w:rPr>
                        <w:t xml:space="preserve"> </w:t>
                      </w:r>
                      <w:r w:rsidRPr="004403E2">
                        <w:rPr>
                          <w:b/>
                          <w:color w:val="0000FF"/>
                          <w:sz w:val="16"/>
                          <w:lang w:val="en"/>
                        </w:rPr>
                        <w:t>Guide Route</w:t>
                      </w:r>
                      <w:r>
                        <w:rPr>
                          <w:b/>
                          <w:color w:val="0000FF"/>
                          <w:sz w:val="16"/>
                          <w:lang w:val="en"/>
                        </w:rPr>
                        <w:t xml:space="preserve"> </w:t>
                      </w:r>
                      <w:r w:rsidRPr="00F10580">
                        <w:rPr>
                          <w:rFonts w:hint="eastAsia"/>
                          <w:sz w:val="16"/>
                        </w:rPr>
                        <w:t>案内ルート</w:t>
                      </w:r>
                    </w:p>
                    <w:p w14:paraId="46DD6FBD" w14:textId="77777777" w:rsidR="00820640" w:rsidRPr="004403E2" w:rsidRDefault="00820640" w:rsidP="00206352">
                      <w:pPr>
                        <w:rPr>
                          <w:sz w:val="16"/>
                        </w:rPr>
                      </w:pPr>
                    </w:p>
                  </w:txbxContent>
                </v:textbox>
              </v:shape>
            </w:pict>
          </mc:Fallback>
        </mc:AlternateContent>
      </w:r>
    </w:p>
    <w:p w14:paraId="778E5D23" w14:textId="77777777" w:rsidR="00206352" w:rsidRPr="007C3599" w:rsidRDefault="00206352" w:rsidP="0006179A"/>
    <w:p w14:paraId="2B980D50" w14:textId="3533230C" w:rsidR="00206352" w:rsidRPr="007C3599" w:rsidRDefault="007217E4" w:rsidP="0006179A">
      <w:r w:rsidRPr="007C3599">
        <w:rPr>
          <w:noProof/>
        </w:rPr>
        <w:drawing>
          <wp:anchor distT="0" distB="0" distL="114300" distR="114300" simplePos="0" relativeHeight="251658266" behindDoc="0" locked="0" layoutInCell="1" allowOverlap="1" wp14:anchorId="1F56D1BD" wp14:editId="69D32E15">
            <wp:simplePos x="0" y="0"/>
            <wp:positionH relativeFrom="column">
              <wp:posOffset>683895</wp:posOffset>
            </wp:positionH>
            <wp:positionV relativeFrom="paragraph">
              <wp:posOffset>155575</wp:posOffset>
            </wp:positionV>
            <wp:extent cx="3134995" cy="801370"/>
            <wp:effectExtent l="0" t="0" r="0" b="0"/>
            <wp:wrapNone/>
            <wp:docPr id="14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4995" cy="801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438ACF" w14:textId="77777777" w:rsidR="00206352" w:rsidRPr="007C3599" w:rsidRDefault="00206352" w:rsidP="0006179A"/>
    <w:p w14:paraId="5130EB62" w14:textId="77777777" w:rsidR="00206352" w:rsidRPr="007C3599" w:rsidRDefault="00206352" w:rsidP="0006179A"/>
    <w:p w14:paraId="5CC2F3AE" w14:textId="77777777" w:rsidR="00206352" w:rsidRPr="007C3599" w:rsidRDefault="00206352" w:rsidP="0006179A"/>
    <w:p w14:paraId="3E0B4C54" w14:textId="77777777" w:rsidR="00206352" w:rsidRPr="007C3599" w:rsidRDefault="00206352" w:rsidP="0006179A"/>
    <w:p w14:paraId="527BFE7E" w14:textId="77777777" w:rsidR="00FB1829" w:rsidRPr="007C3599" w:rsidRDefault="00FB1829" w:rsidP="004403E2">
      <w:pPr>
        <w:ind w:firstLineChars="100" w:firstLine="200"/>
        <w:rPr>
          <w:strike/>
        </w:rPr>
      </w:pPr>
      <w:r w:rsidRPr="007C3599">
        <w:rPr>
          <w:rFonts w:hint="eastAsia"/>
          <w:strike/>
          <w:lang w:val="en"/>
        </w:rPr>
        <w:t>・</w:t>
      </w:r>
      <w:r w:rsidRPr="007C3599">
        <w:rPr>
          <w:strike/>
          <w:lang w:val="en"/>
        </w:rPr>
        <w:t xml:space="preserve"> From one month before the end of the service period, display a screen indicating that the service period will expire soon</w:t>
      </w:r>
    </w:p>
    <w:p w14:paraId="1E31ABF3" w14:textId="76FD9D98" w:rsidR="0068600B" w:rsidRPr="007C3599" w:rsidRDefault="0068600B">
      <w:pPr>
        <w:ind w:firstLineChars="100" w:firstLine="200"/>
      </w:pPr>
      <w:r w:rsidRPr="007C3599">
        <w:rPr>
          <w:rFonts w:hint="eastAsia"/>
        </w:rPr>
        <w:t>・サービス期間終了の場合は、ユーザーに再契約を促す通知をする。</w:t>
      </w:r>
      <w:r w:rsidR="008B3E4C" w:rsidRPr="007C3599">
        <w:t>(JP</w:t>
      </w:r>
      <w:ins w:id="1919" w:author="Moriyama, Shoya/森山 翔也" w:date="2025-04-02T21:12:00Z">
        <w:r w:rsidR="007C3599">
          <w:rPr>
            <w:rFonts w:hint="eastAsia"/>
          </w:rPr>
          <w:t>/</w:t>
        </w:r>
        <w:r w:rsidR="007C3599" w:rsidRPr="007C3599">
          <w:rPr>
            <w:rFonts w:hint="eastAsia"/>
            <w:color w:val="FF0000"/>
            <w:rPrChange w:id="1920" w:author="Moriyama, Shoya/森山 翔也" w:date="2025-04-02T21:12:00Z">
              <w:rPr>
                <w:rFonts w:hint="eastAsia"/>
              </w:rPr>
            </w:rPrChange>
          </w:rPr>
          <w:t>台湾</w:t>
        </w:r>
      </w:ins>
      <w:r w:rsidR="008B3E4C" w:rsidRPr="007C3599">
        <w:t>のみ</w:t>
      </w:r>
      <w:ins w:id="1921" w:author="Moriyama, Shoya/森山 翔也" w:date="2025-04-07T18:43:00Z">
        <w:r w:rsidR="004C69E4" w:rsidRPr="00A85118">
          <w:rPr>
            <w:rFonts w:hint="eastAsia"/>
            <w:color w:val="FF0000"/>
            <w:szCs w:val="20"/>
            <w:lang w:val="en"/>
          </w:rPr>
          <w:t>▲</w:t>
        </w:r>
        <w:r w:rsidR="004C69E4">
          <w:rPr>
            <w:rFonts w:hint="eastAsia"/>
            <w:color w:val="FF0000"/>
            <w:szCs w:val="20"/>
            <w:lang w:val="en"/>
          </w:rPr>
          <w:t>7.30</w:t>
        </w:r>
        <w:r w:rsidR="004C69E4" w:rsidRPr="007563E7">
          <w:rPr>
            <w:rFonts w:hint="eastAsia"/>
            <w:color w:val="FF0000"/>
            <w:szCs w:val="20"/>
            <w:lang w:val="en"/>
          </w:rPr>
          <w:t>（</w:t>
        </w:r>
        <w:r w:rsidR="004C69E4" w:rsidRPr="007563E7">
          <w:rPr>
            <w:color w:val="FF0000"/>
          </w:rPr>
          <w:t>24SU TW CONNECTED(CV)</w:t>
        </w:r>
        <w:r w:rsidR="004C69E4" w:rsidRPr="007563E7">
          <w:rPr>
            <w:color w:val="FF0000"/>
            <w:szCs w:val="20"/>
            <w:lang w:val="en"/>
          </w:rPr>
          <w:t>）</w:t>
        </w:r>
      </w:ins>
      <w:r w:rsidR="008B3E4C" w:rsidRPr="007C3599">
        <w:t xml:space="preserve">　</w:t>
      </w:r>
      <w:r w:rsidR="008B3E4C" w:rsidRPr="007C3599">
        <w:rPr>
          <w:strike/>
          <w:color w:val="FF0000"/>
          <w:rPrChange w:id="1922" w:author="Moriyama, Shoya/森山 翔也" w:date="2025-04-02T21:13:00Z">
            <w:rPr/>
          </w:rPrChange>
        </w:rPr>
        <w:t>▲Ver1.10</w:t>
      </w:r>
      <w:r w:rsidR="008B3E4C" w:rsidRPr="007C3599">
        <w:t>)</w:t>
      </w:r>
    </w:p>
    <w:p w14:paraId="79DF08A7" w14:textId="59122157" w:rsidR="000A502F" w:rsidRPr="007C3599" w:rsidRDefault="000A502F" w:rsidP="004403E2">
      <w:pPr>
        <w:ind w:firstLineChars="100" w:firstLine="200"/>
        <w:rPr>
          <w:lang w:val="en"/>
        </w:rPr>
      </w:pPr>
      <w:r w:rsidRPr="007C3599">
        <w:rPr>
          <w:rFonts w:hint="eastAsia"/>
          <w:lang w:val="en"/>
        </w:rPr>
        <w:t>・</w:t>
      </w:r>
      <w:r w:rsidRPr="007C3599">
        <w:rPr>
          <w:lang w:val="en"/>
        </w:rPr>
        <w:t xml:space="preserve"> In the case </w:t>
      </w:r>
      <w:r w:rsidR="00D26649" w:rsidRPr="007C3599">
        <w:rPr>
          <w:lang w:val="en"/>
        </w:rPr>
        <w:t>of the end of the</w:t>
      </w:r>
      <w:r w:rsidRPr="007C3599">
        <w:rPr>
          <w:lang w:val="en"/>
        </w:rPr>
        <w:t xml:space="preserve"> service period, </w:t>
      </w:r>
      <w:r w:rsidR="004F0432" w:rsidRPr="007C3599">
        <w:rPr>
          <w:lang w:val="en"/>
        </w:rPr>
        <w:t>notify</w:t>
      </w:r>
      <w:r w:rsidRPr="007C3599">
        <w:rPr>
          <w:lang w:val="en"/>
        </w:rPr>
        <w:t xml:space="preserve"> </w:t>
      </w:r>
      <w:r w:rsidR="0042175D" w:rsidRPr="007C3599">
        <w:rPr>
          <w:lang w:val="en"/>
        </w:rPr>
        <w:t>the user</w:t>
      </w:r>
      <w:r w:rsidRPr="007C3599">
        <w:rPr>
          <w:lang w:val="en"/>
        </w:rPr>
        <w:t xml:space="preserve"> to re-contract. </w:t>
      </w:r>
      <w:r w:rsidR="001726A3" w:rsidRPr="007C3599">
        <w:rPr>
          <w:lang w:val="en"/>
        </w:rPr>
        <w:t>▲3.00</w:t>
      </w:r>
    </w:p>
    <w:p w14:paraId="2795ED55" w14:textId="1B408E6D" w:rsidR="008B3E4C" w:rsidRPr="007C3599" w:rsidRDefault="008B3E4C" w:rsidP="004403E2">
      <w:pPr>
        <w:ind w:firstLineChars="100" w:firstLine="200"/>
        <w:rPr>
          <w:lang w:val="en"/>
        </w:rPr>
      </w:pPr>
      <w:r w:rsidRPr="007C3599">
        <w:t>(Only for JP</w:t>
      </w:r>
      <w:ins w:id="1923" w:author="Moriyama, Shoya/森山 翔也" w:date="2025-04-02T21:13:00Z">
        <w:r w:rsidR="007C3599">
          <w:rPr>
            <w:rFonts w:hint="eastAsia"/>
          </w:rPr>
          <w:t xml:space="preserve">　</w:t>
        </w:r>
        <w:r w:rsidR="007C3599" w:rsidRPr="007C3599">
          <w:rPr>
            <w:rFonts w:hint="eastAsia"/>
            <w:color w:val="FF0000"/>
          </w:rPr>
          <w:t xml:space="preserve"> </w:t>
        </w:r>
        <w:r w:rsidR="007C3599">
          <w:rPr>
            <w:rFonts w:hint="eastAsia"/>
            <w:color w:val="FF0000"/>
          </w:rPr>
          <w:t xml:space="preserve">and　</w:t>
        </w:r>
        <w:r w:rsidR="007C3599" w:rsidRPr="00643321">
          <w:rPr>
            <w:color w:val="FF0000"/>
          </w:rPr>
          <w:t xml:space="preserve">Taiwan </w:t>
        </w:r>
      </w:ins>
      <w:del w:id="1924" w:author="Moriyama, Shoya/森山 翔也" w:date="2025-04-07T18:43:00Z">
        <w:r w:rsidRPr="007C3599" w:rsidDel="004C69E4">
          <w:delText xml:space="preserve"> </w:delText>
        </w:r>
      </w:del>
      <w:ins w:id="1925" w:author="Moriyama, Shoya/森山 翔也" w:date="2025-04-07T18:43:00Z">
        <w:r w:rsidR="004C69E4" w:rsidRPr="00A85118">
          <w:rPr>
            <w:rFonts w:hint="eastAsia"/>
            <w:color w:val="FF0000"/>
            <w:szCs w:val="20"/>
            <w:lang w:val="en"/>
          </w:rPr>
          <w:t>▲</w:t>
        </w:r>
        <w:r w:rsidR="004C69E4">
          <w:rPr>
            <w:rFonts w:hint="eastAsia"/>
            <w:color w:val="FF0000"/>
            <w:szCs w:val="20"/>
            <w:lang w:val="en"/>
          </w:rPr>
          <w:t>7.30</w:t>
        </w:r>
        <w:r w:rsidR="004C69E4" w:rsidRPr="007563E7">
          <w:rPr>
            <w:rFonts w:hint="eastAsia"/>
            <w:color w:val="FF0000"/>
            <w:szCs w:val="20"/>
            <w:lang w:val="en"/>
          </w:rPr>
          <w:t>（</w:t>
        </w:r>
        <w:r w:rsidR="004C69E4" w:rsidRPr="007563E7">
          <w:rPr>
            <w:color w:val="FF0000"/>
          </w:rPr>
          <w:t>24SU TW CONNECTED(CV)</w:t>
        </w:r>
        <w:r w:rsidR="004C69E4" w:rsidRPr="007563E7">
          <w:rPr>
            <w:color w:val="FF0000"/>
            <w:szCs w:val="20"/>
            <w:lang w:val="en"/>
          </w:rPr>
          <w:t>）</w:t>
        </w:r>
      </w:ins>
      <w:r w:rsidRPr="007C3599">
        <w:rPr>
          <w:rFonts w:hint="eastAsia"/>
          <w:strike/>
          <w:color w:val="FF0000"/>
          <w:rPrChange w:id="1926" w:author="Moriyama, Shoya/森山 翔也" w:date="2025-04-02T21:13:00Z">
            <w:rPr>
              <w:rFonts w:hint="eastAsia"/>
            </w:rPr>
          </w:rPrChange>
        </w:rPr>
        <w:t>▲</w:t>
      </w:r>
      <w:r w:rsidRPr="007C3599">
        <w:rPr>
          <w:strike/>
          <w:color w:val="FF0000"/>
          <w:rPrChange w:id="1927" w:author="Moriyama, Shoya/森山 翔也" w:date="2025-04-02T21:13:00Z">
            <w:rPr/>
          </w:rPrChange>
        </w:rPr>
        <w:t>Ver1.10</w:t>
      </w:r>
      <w:r w:rsidRPr="007C3599">
        <w:t>)</w:t>
      </w:r>
    </w:p>
    <w:p w14:paraId="172D2042" w14:textId="027B43B0" w:rsidR="0068600B" w:rsidRPr="007C3599" w:rsidRDefault="0068600B">
      <w:pPr>
        <w:ind w:firstLineChars="100" w:firstLine="200"/>
        <w:rPr>
          <w:strike/>
          <w:rPrChange w:id="1928" w:author="Moriyama, Shoya/森山 翔也" w:date="2025-04-02T21:08:00Z">
            <w:rPr/>
          </w:rPrChange>
        </w:rPr>
      </w:pPr>
      <w:r w:rsidRPr="007C3599">
        <w:rPr>
          <w:rFonts w:hint="eastAsia"/>
          <w:strike/>
          <w:rPrChange w:id="1929" w:author="Moriyama, Shoya/森山 翔也" w:date="2025-04-02T21:08:00Z">
            <w:rPr>
              <w:rFonts w:hint="eastAsia"/>
            </w:rPr>
          </w:rPrChange>
        </w:rPr>
        <w:t>・更新された道路（開通から一定期間内の</w:t>
      </w:r>
      <w:ins w:id="1930" w:author="Kashima, Takuya/鹿島 卓也" w:date="2022-09-21T19:41:00Z">
        <w:r w:rsidR="0036074E" w:rsidRPr="007C3599">
          <w:rPr>
            <w:rFonts w:hint="eastAsia"/>
            <w:strike/>
            <w:rPrChange w:id="1931" w:author="Moriyama, Shoya/森山 翔也" w:date="2025-04-02T21:08:00Z">
              <w:rPr>
                <w:rFonts w:hint="eastAsia"/>
              </w:rPr>
            </w:rPrChange>
          </w:rPr>
          <w:t>道路</w:t>
        </w:r>
        <w:r w:rsidR="0036074E" w:rsidRPr="007C3599">
          <w:rPr>
            <w:strike/>
            <w:rPrChange w:id="1932" w:author="Moriyama, Shoya/森山 翔也" w:date="2025-04-02T21:08:00Z">
              <w:rPr/>
            </w:rPrChange>
          </w:rPr>
          <w:t xml:space="preserve"> </w:t>
        </w:r>
        <w:r w:rsidR="0036074E" w:rsidRPr="007C3599">
          <w:rPr>
            <w:rFonts w:hint="eastAsia"/>
            <w:strike/>
            <w:rPrChange w:id="1933" w:author="Moriyama, Shoya/森山 翔也" w:date="2025-04-02T21:08:00Z">
              <w:rPr>
                <w:rFonts w:hint="eastAsia"/>
              </w:rPr>
            </w:rPrChange>
          </w:rPr>
          <w:t>▲</w:t>
        </w:r>
        <w:r w:rsidR="0036074E" w:rsidRPr="007C3599">
          <w:rPr>
            <w:strike/>
            <w:rPrChange w:id="1934" w:author="Moriyama, Shoya/森山 翔也" w:date="2025-04-02T21:08:00Z">
              <w:rPr/>
            </w:rPrChange>
          </w:rPr>
          <w:t>Ver1.60</w:t>
        </w:r>
      </w:ins>
      <w:del w:id="1935" w:author="Kashima, Takuya/鹿島 卓也" w:date="2022-09-21T19:41:00Z">
        <w:r w:rsidRPr="007C3599" w:rsidDel="0036074E">
          <w:rPr>
            <w:rFonts w:hint="eastAsia"/>
            <w:strike/>
            <w:rPrChange w:id="1936" w:author="Moriyama, Shoya/森山 翔也" w:date="2025-04-02T21:08:00Z">
              <w:rPr>
                <w:rFonts w:hint="eastAsia"/>
              </w:rPr>
            </w:rPrChange>
          </w:rPr>
          <w:delText>どうぞ</w:delText>
        </w:r>
      </w:del>
      <w:r w:rsidRPr="007C3599">
        <w:rPr>
          <w:rFonts w:hint="eastAsia"/>
          <w:strike/>
          <w:rPrChange w:id="1937" w:author="Moriyama, Shoya/森山 翔也" w:date="2025-04-02T21:08:00Z">
            <w:rPr>
              <w:rFonts w:hint="eastAsia"/>
            </w:rPr>
          </w:rPrChange>
        </w:rPr>
        <w:t>）は強調表示すること。道路を選択することで更新情報（道路名称や開通日など）を表示すること。</w:t>
      </w:r>
      <w:r w:rsidR="008B3E4C" w:rsidRPr="007C3599">
        <w:rPr>
          <w:strike/>
          <w:rPrChange w:id="1938" w:author="Moriyama, Shoya/森山 翔也" w:date="2025-04-02T21:08:00Z">
            <w:rPr/>
          </w:rPrChange>
        </w:rPr>
        <w:t>(JPのみ　▲Ver1.10)</w:t>
      </w:r>
    </w:p>
    <w:p w14:paraId="7C5BE98C" w14:textId="77777777" w:rsidR="00FB1829" w:rsidRPr="007C3599" w:rsidRDefault="00FB1829" w:rsidP="004403E2">
      <w:pPr>
        <w:ind w:firstLineChars="100" w:firstLine="200"/>
        <w:rPr>
          <w:strike/>
          <w:rPrChange w:id="1939" w:author="Moriyama, Shoya/森山 翔也" w:date="2025-04-02T21:08:00Z">
            <w:rPr/>
          </w:rPrChange>
        </w:rPr>
      </w:pPr>
      <w:r w:rsidRPr="007C3599">
        <w:rPr>
          <w:strike/>
          <w:lang w:val="en"/>
          <w:rPrChange w:id="1940" w:author="Moriyama, Shoya/森山 翔也" w:date="2025-04-02T21:08:00Z">
            <w:rPr>
              <w:lang w:val="en"/>
            </w:rPr>
          </w:rPrChange>
        </w:rPr>
        <w:t>・ Highlight the updated roads (please within a certain period of time from the opening). Display updates (such as road name and opening date) by selecting a road</w:t>
      </w:r>
      <w:r w:rsidR="00FB6227" w:rsidRPr="007C3599">
        <w:rPr>
          <w:strike/>
          <w:lang w:val="en"/>
          <w:rPrChange w:id="1941" w:author="Moriyama, Shoya/森山 翔也" w:date="2025-04-02T21:08:00Z">
            <w:rPr>
              <w:lang w:val="en"/>
            </w:rPr>
          </w:rPrChange>
        </w:rPr>
        <w:t xml:space="preserve">. </w:t>
      </w:r>
    </w:p>
    <w:p w14:paraId="6F8B9A51" w14:textId="265FF399" w:rsidR="004958CF" w:rsidRPr="007C3599" w:rsidRDefault="008B3E4C" w:rsidP="004958CF">
      <w:r w:rsidRPr="007C3599">
        <w:rPr>
          <w:strike/>
          <w:rPrChange w:id="1942" w:author="Moriyama, Shoya/森山 翔也" w:date="2025-04-02T21:08:00Z">
            <w:rPr/>
          </w:rPrChange>
        </w:rPr>
        <w:t xml:space="preserve"> (Only for JP </w:t>
      </w:r>
      <w:r w:rsidRPr="007C3599">
        <w:rPr>
          <w:rFonts w:hint="eastAsia"/>
          <w:strike/>
          <w:rPrChange w:id="1943" w:author="Moriyama, Shoya/森山 翔也" w:date="2025-04-02T21:08:00Z">
            <w:rPr>
              <w:rFonts w:hint="eastAsia"/>
            </w:rPr>
          </w:rPrChange>
        </w:rPr>
        <w:t>▲</w:t>
      </w:r>
      <w:r w:rsidRPr="007C3599">
        <w:rPr>
          <w:strike/>
          <w:rPrChange w:id="1944" w:author="Moriyama, Shoya/森山 翔也" w:date="2025-04-02T21:08:00Z">
            <w:rPr/>
          </w:rPrChange>
        </w:rPr>
        <w:t>Ver1.10)</w:t>
      </w:r>
      <w:ins w:id="1945" w:author="Tawatari, Masataka/田渡 将隆" w:date="2023-01-05T13:58:00Z">
        <w:r w:rsidR="0089646B" w:rsidRPr="007C3599">
          <w:rPr>
            <w:rFonts w:hint="eastAsia"/>
            <w:rPrChange w:id="1946" w:author="Moriyama, Shoya/森山 翔也" w:date="2025-04-02T21:08:00Z">
              <w:rPr>
                <w:rFonts w:hint="eastAsia"/>
                <w:color w:val="000000" w:themeColor="text1"/>
              </w:rPr>
            </w:rPrChange>
          </w:rPr>
          <w:t>▲</w:t>
        </w:r>
        <w:r w:rsidR="0089646B" w:rsidRPr="007C3599">
          <w:rPr>
            <w:rPrChange w:id="1947" w:author="Moriyama, Shoya/森山 翔也" w:date="2025-04-02T21:08:00Z">
              <w:rPr>
                <w:color w:val="000000" w:themeColor="text1"/>
              </w:rPr>
            </w:rPrChange>
          </w:rPr>
          <w:t>1.70</w:t>
        </w:r>
      </w:ins>
    </w:p>
    <w:p w14:paraId="6B96B2AB" w14:textId="77777777" w:rsidR="008B3E4C" w:rsidRPr="007C3599" w:rsidRDefault="008B3E4C" w:rsidP="004958CF"/>
    <w:p w14:paraId="59AC0931" w14:textId="0868945C" w:rsidR="004958CF" w:rsidRPr="007C3599" w:rsidRDefault="0068600B" w:rsidP="004958CF">
      <w:pPr>
        <w:pStyle w:val="4"/>
      </w:pPr>
      <w:r w:rsidRPr="007C3599">
        <w:rPr>
          <w:rFonts w:hint="eastAsia"/>
        </w:rPr>
        <w:t>サービス要件</w:t>
      </w:r>
      <w:r w:rsidRPr="007C3599">
        <w:t xml:space="preserve"> </w:t>
      </w:r>
      <w:r w:rsidR="004958CF" w:rsidRPr="007C3599">
        <w:rPr>
          <w:lang w:val="en"/>
        </w:rPr>
        <w:t xml:space="preserve">Service requirements </w:t>
      </w:r>
      <w:r w:rsidR="001D2161" w:rsidRPr="007C3599">
        <w:rPr>
          <w:lang w:val="en"/>
        </w:rPr>
        <w:t>-3.00</w:t>
      </w:r>
    </w:p>
    <w:p w14:paraId="1FB37DFD" w14:textId="4E48FDF5" w:rsidR="0068600B" w:rsidRPr="007C3599" w:rsidRDefault="0068600B">
      <w:pPr>
        <w:pStyle w:val="af7"/>
        <w:numPr>
          <w:ilvl w:val="0"/>
          <w:numId w:val="16"/>
        </w:numPr>
        <w:ind w:leftChars="0"/>
      </w:pPr>
      <w:r w:rsidRPr="007C3599">
        <w:rPr>
          <w:rFonts w:hint="eastAsia"/>
        </w:rPr>
        <w:t>センターの地図</w:t>
      </w:r>
      <w:r w:rsidRPr="007C3599">
        <w:t>DBをキャッシュ上に保持して、オフライン時、およびACCオフオン後でも最新地図を継続して使用可能なこと。</w:t>
      </w:r>
    </w:p>
    <w:p w14:paraId="37E97FA2" w14:textId="51F3CA06" w:rsidR="00206352" w:rsidRPr="007C3599" w:rsidRDefault="00206352" w:rsidP="00206352">
      <w:pPr>
        <w:pStyle w:val="af7"/>
        <w:numPr>
          <w:ilvl w:val="0"/>
          <w:numId w:val="16"/>
        </w:numPr>
        <w:ind w:leftChars="0"/>
      </w:pPr>
      <w:r w:rsidRPr="007C3599">
        <w:rPr>
          <w:lang w:val="en"/>
        </w:rPr>
        <w:t>Keep the center map DB on the cache and continue to use the latest map when offline and after ACC is on off.</w:t>
      </w:r>
    </w:p>
    <w:p w14:paraId="24E23151" w14:textId="77777777" w:rsidR="0068600B" w:rsidRPr="007C3599" w:rsidRDefault="0068600B" w:rsidP="0068600B">
      <w:pPr>
        <w:pStyle w:val="af7"/>
        <w:numPr>
          <w:ilvl w:val="0"/>
          <w:numId w:val="16"/>
        </w:numPr>
        <w:ind w:leftChars="0"/>
      </w:pPr>
      <w:r w:rsidRPr="007C3599">
        <w:rPr>
          <w:rFonts w:hint="eastAsia"/>
        </w:rPr>
        <w:t>取得する地図データバージョンはセンターで保持しているバージョンとなる。</w:t>
      </w:r>
    </w:p>
    <w:p w14:paraId="13D233BC" w14:textId="13347475" w:rsidR="00206352" w:rsidRPr="007C3599" w:rsidRDefault="00206352" w:rsidP="00206352">
      <w:pPr>
        <w:pStyle w:val="af7"/>
        <w:numPr>
          <w:ilvl w:val="0"/>
          <w:numId w:val="16"/>
        </w:numPr>
        <w:ind w:leftChars="0"/>
      </w:pPr>
      <w:r w:rsidRPr="446428E4">
        <w:t>The map data version to be acquired is the version held in the center.</w:t>
      </w:r>
    </w:p>
    <w:p w14:paraId="5E646735" w14:textId="43CCAF3F" w:rsidR="0068600B" w:rsidRPr="007C3599" w:rsidRDefault="0068600B">
      <w:pPr>
        <w:pStyle w:val="af7"/>
        <w:numPr>
          <w:ilvl w:val="0"/>
          <w:numId w:val="16"/>
        </w:numPr>
        <w:ind w:leftChars="0"/>
      </w:pPr>
      <w:r w:rsidRPr="007C3599">
        <w:rPr>
          <w:rFonts w:hint="eastAsia"/>
        </w:rPr>
        <w:t>センター側の地図が新しく、車載側の地図にはない道路で探索する必要がある場合は、センターから「案内に必要なデータ</w:t>
      </w:r>
      <w:r w:rsidRPr="007C3599">
        <w:t>(音声データ、描画データ含む)」もダウンロードし目的地までは最新の道路ネットワークで案内できるようにする。この時、道路に関するデータを優先的に取得すること。</w:t>
      </w:r>
    </w:p>
    <w:p w14:paraId="02176A86" w14:textId="77777777" w:rsidR="00206352" w:rsidRPr="007C3599" w:rsidRDefault="00206352" w:rsidP="00206352">
      <w:pPr>
        <w:pStyle w:val="af7"/>
        <w:numPr>
          <w:ilvl w:val="0"/>
          <w:numId w:val="16"/>
        </w:numPr>
        <w:ind w:leftChars="0"/>
      </w:pPr>
      <w:r w:rsidRPr="446428E4">
        <w:t xml:space="preserve">If the map on the center side is new and it is necessary to search on a road that is not on the map on the in-vehicle navigation machine side, download "data necessary for </w:t>
      </w:r>
      <w:r w:rsidRPr="446428E4">
        <w:lastRenderedPageBreak/>
        <w:t xml:space="preserve">guidance (including voice data and drawing data)" from the center so that it can be guided to the destination on the latest road network. At this time, preferentially acquire data on roads. </w:t>
      </w:r>
    </w:p>
    <w:p w14:paraId="4F919D4A" w14:textId="5408ED76" w:rsidR="0068600B" w:rsidRPr="007C3599" w:rsidRDefault="0068600B">
      <w:pPr>
        <w:pStyle w:val="af7"/>
        <w:numPr>
          <w:ilvl w:val="0"/>
          <w:numId w:val="16"/>
        </w:numPr>
        <w:ind w:leftChars="0"/>
      </w:pPr>
      <w:r w:rsidRPr="007C3599">
        <w:rPr>
          <w:rFonts w:hint="eastAsia"/>
        </w:rPr>
        <w:t>一時地図配信で取得したローカル地図</w:t>
      </w:r>
      <w:r w:rsidRPr="007C3599">
        <w:t>DBにない道路を走行する場合の案内機能は、ローカルDBを最新に更新した場合と同等レベルの案内とすること。</w:t>
      </w:r>
    </w:p>
    <w:p w14:paraId="575E4522" w14:textId="18259AC9" w:rsidR="00206352" w:rsidRPr="007C3599" w:rsidRDefault="00206352" w:rsidP="00206352">
      <w:pPr>
        <w:pStyle w:val="af7"/>
        <w:numPr>
          <w:ilvl w:val="0"/>
          <w:numId w:val="16"/>
        </w:numPr>
        <w:ind w:leftChars="0"/>
      </w:pPr>
      <w:r w:rsidRPr="446428E4">
        <w:t>The guidance function when driving on a road that is not in the local map DB acquired by temporary map delivery should be at the same level as when updating the local DB up to date.</w:t>
      </w:r>
    </w:p>
    <w:p w14:paraId="75AFDA39" w14:textId="1078D909" w:rsidR="0068600B" w:rsidRPr="007C3599" w:rsidRDefault="0068600B">
      <w:pPr>
        <w:pStyle w:val="af7"/>
        <w:numPr>
          <w:ilvl w:val="0"/>
          <w:numId w:val="16"/>
        </w:numPr>
        <w:ind w:leftChars="0"/>
      </w:pPr>
      <w:r w:rsidRPr="007C3599">
        <w:rPr>
          <w:rFonts w:hint="eastAsia"/>
        </w:rPr>
        <w:t>センターからの通知で地図データの取得範囲、取得対象の地図コンテンツを変更可能なこと。</w:t>
      </w:r>
    </w:p>
    <w:p w14:paraId="568F1ADF" w14:textId="6B90FB01" w:rsidR="00206352" w:rsidRPr="007C3599" w:rsidRDefault="00206352" w:rsidP="00206352">
      <w:pPr>
        <w:pStyle w:val="af7"/>
        <w:numPr>
          <w:ilvl w:val="0"/>
          <w:numId w:val="16"/>
        </w:numPr>
        <w:ind w:leftChars="0"/>
      </w:pPr>
      <w:r w:rsidRPr="5C3B83D0">
        <w:t>The range of the acquisition of the map data and the map content to be acquired can be changed by notification from the center.</w:t>
      </w:r>
    </w:p>
    <w:p w14:paraId="33FA41DC" w14:textId="73C80B54" w:rsidR="0068600B" w:rsidRPr="007C3599" w:rsidRDefault="0068600B" w:rsidP="00206352">
      <w:pPr>
        <w:pStyle w:val="af7"/>
        <w:numPr>
          <w:ilvl w:val="0"/>
          <w:numId w:val="16"/>
        </w:numPr>
        <w:ind w:leftChars="0"/>
      </w:pPr>
      <w:r w:rsidRPr="007C3599">
        <w:rPr>
          <w:rFonts w:hint="eastAsia"/>
        </w:rPr>
        <w:t>サービス期間はセンターで管理すること。</w:t>
      </w:r>
    </w:p>
    <w:p w14:paraId="5A656917" w14:textId="7BD36A0D" w:rsidR="00206352" w:rsidRPr="007C3599" w:rsidRDefault="00206352" w:rsidP="00CF307C">
      <w:pPr>
        <w:pStyle w:val="af7"/>
        <w:numPr>
          <w:ilvl w:val="0"/>
          <w:numId w:val="16"/>
        </w:numPr>
        <w:ind w:leftChars="0"/>
      </w:pPr>
      <w:r w:rsidRPr="007C3599">
        <w:rPr>
          <w:lang w:val="en"/>
        </w:rPr>
        <w:t>The service period must be managed by the Center.</w:t>
      </w:r>
    </w:p>
    <w:p w14:paraId="38AA922C" w14:textId="77777777" w:rsidR="0068600B" w:rsidRPr="007C3599" w:rsidRDefault="0068600B" w:rsidP="0068600B">
      <w:pPr>
        <w:pStyle w:val="af7"/>
        <w:numPr>
          <w:ilvl w:val="0"/>
          <w:numId w:val="16"/>
        </w:numPr>
        <w:ind w:leftChars="0"/>
      </w:pPr>
      <w:r w:rsidRPr="007C3599">
        <w:rPr>
          <w:rFonts w:hint="eastAsia"/>
        </w:rPr>
        <w:t>地図全更新の実施時、センターの地図バージョン更新検知時にはキャッシュ削除すること。</w:t>
      </w:r>
    </w:p>
    <w:p w14:paraId="7F7D9010" w14:textId="45708F9F" w:rsidR="00206352" w:rsidRPr="007C3599" w:rsidRDefault="00206352" w:rsidP="00206352">
      <w:pPr>
        <w:pStyle w:val="af7"/>
        <w:numPr>
          <w:ilvl w:val="0"/>
          <w:numId w:val="16"/>
        </w:numPr>
        <w:ind w:leftChars="0"/>
      </w:pPr>
      <w:r w:rsidRPr="5C3B83D0">
        <w:t>When all map updates are performed, and when the map version update of the center is detected, the cache should be deleted.</w:t>
      </w:r>
    </w:p>
    <w:p w14:paraId="0A429750" w14:textId="296A9005" w:rsidR="0068600B" w:rsidRPr="007C3599" w:rsidRDefault="0068600B">
      <w:pPr>
        <w:pStyle w:val="af7"/>
        <w:numPr>
          <w:ilvl w:val="0"/>
          <w:numId w:val="16"/>
        </w:numPr>
        <w:ind w:leftChars="0"/>
      </w:pPr>
      <w:r w:rsidRPr="007C3599">
        <w:rPr>
          <w:rFonts w:hint="eastAsia"/>
        </w:rPr>
        <w:t>一時地図配信データ取得</w:t>
      </w:r>
      <w:r w:rsidRPr="007C3599">
        <w:t>(通信)開始/終了条件</w:t>
      </w:r>
    </w:p>
    <w:p w14:paraId="0F0CA78F" w14:textId="77777777" w:rsidR="00206352" w:rsidRPr="007C3599" w:rsidRDefault="00206352" w:rsidP="00206352">
      <w:pPr>
        <w:pStyle w:val="af7"/>
        <w:numPr>
          <w:ilvl w:val="0"/>
          <w:numId w:val="16"/>
        </w:numPr>
        <w:ind w:leftChars="0"/>
      </w:pPr>
      <w:r w:rsidRPr="007C3599">
        <w:rPr>
          <w:lang w:val="en"/>
        </w:rPr>
        <w:t>Temporary map delivery data acquisition (communication) start / end conditions</w:t>
      </w:r>
    </w:p>
    <w:p w14:paraId="7384C23B" w14:textId="1F778454" w:rsidR="00206352" w:rsidRPr="007C3599" w:rsidRDefault="0068600B">
      <w:pPr>
        <w:pStyle w:val="af7"/>
        <w:numPr>
          <w:ilvl w:val="1"/>
          <w:numId w:val="16"/>
        </w:numPr>
        <w:ind w:leftChars="0"/>
      </w:pPr>
      <w:r w:rsidRPr="007C3599">
        <w:rPr>
          <w:rFonts w:hint="eastAsia"/>
        </w:rPr>
        <w:t>開始条件</w:t>
      </w:r>
      <w:r w:rsidR="001A47A8" w:rsidRPr="007C3599">
        <w:t xml:space="preserve"> </w:t>
      </w:r>
      <w:r w:rsidR="00206352" w:rsidRPr="007C3599">
        <w:rPr>
          <w:lang w:val="en"/>
        </w:rPr>
        <w:t>Start condition</w:t>
      </w:r>
    </w:p>
    <w:p w14:paraId="471C54DC" w14:textId="77777777" w:rsidR="00206352" w:rsidRPr="007C3599" w:rsidRDefault="00206352" w:rsidP="00206352">
      <w:pPr>
        <w:pStyle w:val="af7"/>
        <w:tabs>
          <w:tab w:val="left" w:pos="993"/>
        </w:tabs>
        <w:ind w:leftChars="0" w:left="91"/>
      </w:pPr>
      <w:r w:rsidRPr="007C3599">
        <w:rPr>
          <w:lang w:val="en"/>
        </w:rPr>
        <w:tab/>
      </w:r>
      <w:r w:rsidRPr="5C3B83D0">
        <w:t>ACC－ON時</w:t>
      </w:r>
    </w:p>
    <w:p w14:paraId="24F0467A" w14:textId="40CC231E" w:rsidR="00206352" w:rsidRPr="007C3599" w:rsidRDefault="001A47A8">
      <w:pPr>
        <w:pStyle w:val="af7"/>
        <w:numPr>
          <w:ilvl w:val="1"/>
          <w:numId w:val="16"/>
        </w:numPr>
        <w:ind w:leftChars="0"/>
      </w:pPr>
      <w:r w:rsidRPr="007C3599">
        <w:rPr>
          <w:rFonts w:hint="eastAsia"/>
        </w:rPr>
        <w:t>終了条件</w:t>
      </w:r>
      <w:r w:rsidRPr="007C3599">
        <w:t xml:space="preserve"> </w:t>
      </w:r>
      <w:r w:rsidR="00206352" w:rsidRPr="007C3599">
        <w:rPr>
          <w:lang w:val="en"/>
        </w:rPr>
        <w:t>To condition</w:t>
      </w:r>
    </w:p>
    <w:p w14:paraId="30CC85E5" w14:textId="77777777" w:rsidR="00206352" w:rsidRPr="007C3599" w:rsidRDefault="00206352" w:rsidP="00206352">
      <w:pPr>
        <w:pStyle w:val="af7"/>
        <w:tabs>
          <w:tab w:val="left" w:pos="993"/>
        </w:tabs>
        <w:ind w:leftChars="0" w:left="91"/>
      </w:pPr>
      <w:r w:rsidRPr="007C3599">
        <w:rPr>
          <w:lang w:val="en"/>
        </w:rPr>
        <w:tab/>
      </w:r>
      <w:r w:rsidRPr="5C3B83D0">
        <w:t>ACC－OFF時</w:t>
      </w:r>
    </w:p>
    <w:p w14:paraId="31397849" w14:textId="77777777" w:rsidR="00206352" w:rsidRPr="007C3599" w:rsidRDefault="00206352" w:rsidP="00206352">
      <w:pPr>
        <w:pStyle w:val="af7"/>
        <w:ind w:leftChars="0" w:left="91"/>
      </w:pPr>
    </w:p>
    <w:p w14:paraId="04C8570C" w14:textId="134F24B6" w:rsidR="00206352" w:rsidRPr="007C3599" w:rsidRDefault="00206352" w:rsidP="00206352">
      <w:pPr>
        <w:pStyle w:val="af7"/>
        <w:ind w:leftChars="0" w:left="91"/>
      </w:pPr>
    </w:p>
    <w:p w14:paraId="096C876F" w14:textId="77777777" w:rsidR="001A47A8" w:rsidRPr="007C3599" w:rsidRDefault="001A47A8" w:rsidP="001A47A8">
      <w:pPr>
        <w:pStyle w:val="af7"/>
        <w:numPr>
          <w:ilvl w:val="0"/>
          <w:numId w:val="16"/>
        </w:numPr>
        <w:ind w:leftChars="0"/>
      </w:pPr>
      <w:r w:rsidRPr="007C3599">
        <w:rPr>
          <w:rFonts w:hint="eastAsia"/>
        </w:rPr>
        <w:t>主要機能動作要求</w:t>
      </w:r>
    </w:p>
    <w:p w14:paraId="14C028A0" w14:textId="535D604A" w:rsidR="00206352" w:rsidRPr="007C3599" w:rsidRDefault="00206352" w:rsidP="00206352">
      <w:pPr>
        <w:pStyle w:val="af7"/>
        <w:numPr>
          <w:ilvl w:val="0"/>
          <w:numId w:val="16"/>
        </w:numPr>
        <w:ind w:leftChars="0"/>
      </w:pPr>
      <w:r w:rsidRPr="007C3599">
        <w:rPr>
          <w:lang w:val="en"/>
        </w:rPr>
        <w:t>Main functional action requirements</w:t>
      </w:r>
    </w:p>
    <w:p w14:paraId="4043E51A" w14:textId="0809AE78" w:rsidR="001A47A8" w:rsidRPr="007C3599" w:rsidRDefault="001A47A8" w:rsidP="001B5CC7">
      <w:pPr>
        <w:pStyle w:val="af7"/>
        <w:numPr>
          <w:ilvl w:val="1"/>
          <w:numId w:val="16"/>
        </w:numPr>
        <w:ind w:leftChars="0"/>
      </w:pPr>
      <w:r w:rsidRPr="007C3599">
        <w:rPr>
          <w:rFonts w:hint="eastAsia"/>
        </w:rPr>
        <w:t>探索</w:t>
      </w:r>
      <w:r w:rsidRPr="007C3599">
        <w:t>/POI検索機能:</w:t>
      </w:r>
    </w:p>
    <w:p w14:paraId="2AE33D9F" w14:textId="32C0AA98" w:rsidR="00206352" w:rsidRPr="007C3599" w:rsidRDefault="00206352" w:rsidP="00206352">
      <w:pPr>
        <w:pStyle w:val="af7"/>
        <w:numPr>
          <w:ilvl w:val="1"/>
          <w:numId w:val="16"/>
        </w:numPr>
        <w:ind w:leftChars="0"/>
      </w:pPr>
      <w:r w:rsidRPr="007C3599">
        <w:rPr>
          <w:lang w:val="en"/>
        </w:rPr>
        <w:t>Explore/POI search function:</w:t>
      </w:r>
      <w:r w:rsidR="001D2161" w:rsidRPr="007C3599">
        <w:rPr>
          <w:lang w:val="en"/>
        </w:rPr>
        <w:t xml:space="preserve"> ▲3.00</w:t>
      </w:r>
    </w:p>
    <w:p w14:paraId="11CD8E47" w14:textId="1DB8828A" w:rsidR="001A47A8" w:rsidRPr="007C3599" w:rsidRDefault="001A47A8" w:rsidP="001A47A8">
      <w:pPr>
        <w:pStyle w:val="af7"/>
        <w:tabs>
          <w:tab w:val="left" w:pos="993"/>
        </w:tabs>
        <w:ind w:leftChars="0" w:left="91"/>
      </w:pPr>
      <w:r w:rsidRPr="007C3599">
        <w:rPr>
          <w:lang w:val="en"/>
        </w:rPr>
        <w:t xml:space="preserve">         </w:t>
      </w:r>
      <w:r w:rsidRPr="007C3599">
        <w:rPr>
          <w:rFonts w:hint="eastAsia"/>
        </w:rPr>
        <w:t>車載内でキャッシュしている一時地図配信データとローカル</w:t>
      </w:r>
      <w:r w:rsidRPr="007C3599">
        <w:t>DBをそれぞれ参照し、より最適な情報を提供する。</w:t>
      </w:r>
    </w:p>
    <w:p w14:paraId="6ABFB8C7" w14:textId="2796CE9E" w:rsidR="00206352" w:rsidRPr="007C3599" w:rsidRDefault="00206352" w:rsidP="00206352">
      <w:pPr>
        <w:pStyle w:val="af7"/>
        <w:tabs>
          <w:tab w:val="left" w:pos="993"/>
        </w:tabs>
        <w:ind w:leftChars="0" w:left="91"/>
        <w:rPr>
          <w:lang w:val="en"/>
        </w:rPr>
      </w:pPr>
      <w:r w:rsidRPr="007C3599">
        <w:rPr>
          <w:lang w:val="en"/>
        </w:rPr>
        <w:tab/>
        <w:t xml:space="preserve">It provides more optimal information by referring to temporary map distribution data and local DB cached in the in-vehicle navigation </w:t>
      </w:r>
      <w:r w:rsidR="009731DE" w:rsidRPr="007C3599">
        <w:rPr>
          <w:lang w:val="en"/>
        </w:rPr>
        <w:t>machine</w:t>
      </w:r>
      <w:r w:rsidRPr="007C3599">
        <w:rPr>
          <w:lang w:val="en"/>
        </w:rPr>
        <w:t xml:space="preserve">, respectively. </w:t>
      </w:r>
    </w:p>
    <w:p w14:paraId="1E0E3503" w14:textId="3AD03CAE" w:rsidR="001A47A8" w:rsidRPr="007C3599" w:rsidRDefault="001A47A8" w:rsidP="001B5CC7">
      <w:pPr>
        <w:tabs>
          <w:tab w:val="left" w:pos="993"/>
        </w:tabs>
        <w:ind w:firstLineChars="500" w:firstLine="1000"/>
      </w:pPr>
      <w:r w:rsidRPr="007C3599">
        <w:rPr>
          <w:rFonts w:hint="eastAsia"/>
        </w:rPr>
        <w:t>※補足</w:t>
      </w:r>
      <w:r w:rsidRPr="007C3599">
        <w:t>:車載での探索では、センターから取得したエリアと車載機が保持しているエリアの</w:t>
      </w:r>
    </w:p>
    <w:p w14:paraId="5DB6E51A" w14:textId="5C12E204" w:rsidR="001A47A8" w:rsidRPr="007C3599" w:rsidRDefault="001A47A8" w:rsidP="001B5CC7">
      <w:pPr>
        <w:tabs>
          <w:tab w:val="left" w:pos="1701"/>
        </w:tabs>
      </w:pPr>
      <w:r w:rsidRPr="007C3599">
        <w:tab/>
      </w:r>
      <w:r w:rsidRPr="007C3599">
        <w:rPr>
          <w:rFonts w:hint="eastAsia"/>
        </w:rPr>
        <w:t>境界付近の道路ネットワークは接続保証されないことに注意。</w:t>
      </w:r>
    </w:p>
    <w:p w14:paraId="58209716" w14:textId="77777777" w:rsidR="00206352" w:rsidRPr="007C3599" w:rsidRDefault="00206352" w:rsidP="00206352">
      <w:pPr>
        <w:tabs>
          <w:tab w:val="left" w:pos="993"/>
        </w:tabs>
      </w:pPr>
      <w:r w:rsidRPr="007C3599">
        <w:rPr>
          <w:lang w:val="en"/>
        </w:rPr>
        <w:tab/>
      </w:r>
      <w:r w:rsidRPr="5C3B83D0">
        <w:t>* Supplementary note</w:t>
      </w:r>
      <w:r w:rsidRPr="007C3599">
        <w:rPr>
          <w:lang w:val="en"/>
        </w:rPr>
        <w:tab/>
      </w:r>
      <w:r w:rsidRPr="5C3B83D0">
        <w:t>: In the search with an in-vehicle navigation machine, the area acquired from the center and the area held by the in-vehicle machine</w:t>
      </w:r>
    </w:p>
    <w:p w14:paraId="75511D4D" w14:textId="6C481FE0" w:rsidR="00206352" w:rsidRPr="007C3599" w:rsidRDefault="00206352" w:rsidP="00206352">
      <w:pPr>
        <w:tabs>
          <w:tab w:val="left" w:pos="1701"/>
        </w:tabs>
      </w:pPr>
      <w:r w:rsidRPr="007C3599">
        <w:rPr>
          <w:lang w:val="en"/>
        </w:rPr>
        <w:lastRenderedPageBreak/>
        <w:tab/>
        <w:t xml:space="preserve">Note that road networks near the perimeter are not guaranteed </w:t>
      </w:r>
      <w:r w:rsidR="008A1FC9" w:rsidRPr="007C3599">
        <w:rPr>
          <w:noProof/>
        </w:rPr>
        <mc:AlternateContent>
          <mc:Choice Requires="wps">
            <w:drawing>
              <wp:anchor distT="0" distB="0" distL="114300" distR="114300" simplePos="0" relativeHeight="251658286" behindDoc="0" locked="0" layoutInCell="1" allowOverlap="1" wp14:anchorId="4E2C70B4" wp14:editId="659BBC5C">
                <wp:simplePos x="0" y="0"/>
                <wp:positionH relativeFrom="margin">
                  <wp:posOffset>2984500</wp:posOffset>
                </wp:positionH>
                <wp:positionV relativeFrom="paragraph">
                  <wp:posOffset>-30480</wp:posOffset>
                </wp:positionV>
                <wp:extent cx="2628900" cy="213360"/>
                <wp:effectExtent l="0" t="0" r="0" b="0"/>
                <wp:wrapNone/>
                <wp:docPr id="1601" name="テキスト ボックス 1601"/>
                <wp:cNvGraphicFramePr/>
                <a:graphic xmlns:a="http://schemas.openxmlformats.org/drawingml/2006/main">
                  <a:graphicData uri="http://schemas.microsoft.com/office/word/2010/wordprocessingShape">
                    <wps:wsp>
                      <wps:cNvSpPr txBox="1"/>
                      <wps:spPr>
                        <a:xfrm>
                          <a:off x="0" y="0"/>
                          <a:ext cx="2628900" cy="213360"/>
                        </a:xfrm>
                        <a:prstGeom prst="rect">
                          <a:avLst/>
                        </a:prstGeom>
                        <a:solidFill>
                          <a:schemeClr val="lt1"/>
                        </a:solidFill>
                        <a:ln w="6350">
                          <a:noFill/>
                        </a:ln>
                      </wps:spPr>
                      <wps:txbx>
                        <w:txbxContent>
                          <w:p w14:paraId="7E443E00" w14:textId="132C1EA9" w:rsidR="00820640" w:rsidRPr="001B5CC7" w:rsidRDefault="00820640" w:rsidP="008A1FC9">
                            <w:pPr>
                              <w:rPr>
                                <w:sz w:val="16"/>
                              </w:rPr>
                            </w:pPr>
                            <w:r w:rsidRPr="00DA6F95">
                              <w:rPr>
                                <w:sz w:val="16"/>
                              </w:rPr>
                              <w:t>The area which has map data only in vehicle.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C70B4" id="テキスト ボックス 1601" o:spid="_x0000_s1029" type="#_x0000_t202" style="position:absolute;left:0;text-align:left;margin-left:235pt;margin-top:-2.4pt;width:207pt;height:16.8pt;z-index:2516582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" fillcolor="white [3201]" stroked="f" strokeweight=".5pt">
                <v:textbox inset="0,0,0,0">
                  <w:txbxContent>
                    <w:p w14:paraId="7E443E00" w14:textId="132C1EA9" w:rsidR="00820640" w:rsidRPr="001B5CC7" w:rsidRDefault="00820640" w:rsidP="008A1FC9">
                      <w:pPr>
                        <w:rPr>
                          <w:sz w:val="16"/>
                        </w:rPr>
                      </w:pPr>
                      <w:r w:rsidRPr="00DA6F95">
                        <w:rPr>
                          <w:sz w:val="16"/>
                        </w:rPr>
                        <w:t>The area which has map data only in vehicle.</w:t>
                      </w:r>
                    </w:p>
                  </w:txbxContent>
                </v:textbox>
                <w10:wrap anchorx="margin"/>
              </v:shape>
            </w:pict>
          </mc:Fallback>
        </mc:AlternateContent>
      </w:r>
      <w:r w:rsidRPr="007C3599">
        <w:rPr>
          <w:lang w:val="en"/>
        </w:rPr>
        <w:t>connectivity.</w:t>
      </w:r>
      <w:r w:rsidR="008A1FC9" w:rsidRPr="007C3599">
        <w:rPr>
          <w:noProof/>
        </w:rPr>
        <w:t xml:space="preserve"> </w:t>
      </w:r>
    </w:p>
    <w:p w14:paraId="43DE0BE8" w14:textId="194D7BA7" w:rsidR="00206352" w:rsidRPr="007C3599" w:rsidRDefault="008A1FC9" w:rsidP="00206352">
      <w:pPr>
        <w:rPr>
          <w:noProof/>
        </w:rPr>
      </w:pPr>
      <w:r w:rsidRPr="007C3599">
        <w:rPr>
          <w:noProof/>
        </w:rPr>
        <mc:AlternateContent>
          <mc:Choice Requires="wps">
            <w:drawing>
              <wp:anchor distT="0" distB="0" distL="114300" distR="114300" simplePos="0" relativeHeight="251658285" behindDoc="0" locked="0" layoutInCell="1" allowOverlap="1" wp14:anchorId="056A890D" wp14:editId="2296025F">
                <wp:simplePos x="0" y="0"/>
                <wp:positionH relativeFrom="column">
                  <wp:posOffset>47625</wp:posOffset>
                </wp:positionH>
                <wp:positionV relativeFrom="paragraph">
                  <wp:posOffset>73025</wp:posOffset>
                </wp:positionV>
                <wp:extent cx="2628900" cy="213360"/>
                <wp:effectExtent l="0" t="0" r="0" b="0"/>
                <wp:wrapNone/>
                <wp:docPr id="1600" name="テキスト ボックス 1600"/>
                <wp:cNvGraphicFramePr/>
                <a:graphic xmlns:a="http://schemas.openxmlformats.org/drawingml/2006/main">
                  <a:graphicData uri="http://schemas.microsoft.com/office/word/2010/wordprocessingShape">
                    <wps:wsp>
                      <wps:cNvSpPr txBox="1"/>
                      <wps:spPr>
                        <a:xfrm>
                          <a:off x="0" y="0"/>
                          <a:ext cx="2628900" cy="213360"/>
                        </a:xfrm>
                        <a:prstGeom prst="rect">
                          <a:avLst/>
                        </a:prstGeom>
                        <a:solidFill>
                          <a:schemeClr val="lt1"/>
                        </a:solidFill>
                        <a:ln w="6350">
                          <a:noFill/>
                        </a:ln>
                      </wps:spPr>
                      <wps:txbx>
                        <w:txbxContent>
                          <w:p w14:paraId="7F927D62" w14:textId="4B297715" w:rsidR="00820640" w:rsidRPr="001B5CC7" w:rsidRDefault="00820640">
                            <w:pPr>
                              <w:rPr>
                                <w:sz w:val="16"/>
                              </w:rPr>
                            </w:pPr>
                            <w:r w:rsidRPr="001B5CC7">
                              <w:rPr>
                                <w:sz w:val="16"/>
                              </w:rPr>
                              <w:t>The area</w:t>
                            </w:r>
                            <w:r w:rsidRPr="00DA6F95">
                              <w:rPr>
                                <w:sz w:val="16"/>
                              </w:rPr>
                              <w:t xml:space="preserve"> in map</w:t>
                            </w:r>
                            <w:r w:rsidRPr="001B5CC7">
                              <w:rPr>
                                <w:sz w:val="16"/>
                              </w:rPr>
                              <w:t xml:space="preserve"> which downloaded from server</w:t>
                            </w:r>
                            <w:r w:rsidRPr="00DA6F95">
                              <w:rPr>
                                <w:sz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A890D" id="テキスト ボックス 1600" o:spid="_x0000_s1030" type="#_x0000_t202" style="position:absolute;left:0;text-align:left;margin-left:3.75pt;margin-top:5.75pt;width:207pt;height:16.8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" fillcolor="white [3201]" stroked="f" strokeweight=".5pt">
                <v:textbox inset="0,0,0,0">
                  <w:txbxContent>
                    <w:p w14:paraId="7F927D62" w14:textId="4B297715" w:rsidR="00820640" w:rsidRPr="001B5CC7" w:rsidRDefault="00820640">
                      <w:pPr>
                        <w:rPr>
                          <w:sz w:val="16"/>
                        </w:rPr>
                      </w:pPr>
                      <w:r w:rsidRPr="001B5CC7">
                        <w:rPr>
                          <w:sz w:val="16"/>
                        </w:rPr>
                        <w:t>The area</w:t>
                      </w:r>
                      <w:r w:rsidRPr="00DA6F95">
                        <w:rPr>
                          <w:sz w:val="16"/>
                        </w:rPr>
                        <w:t xml:space="preserve"> in map</w:t>
                      </w:r>
                      <w:r w:rsidRPr="001B5CC7">
                        <w:rPr>
                          <w:sz w:val="16"/>
                        </w:rPr>
                        <w:t xml:space="preserve"> which downloaded from server</w:t>
                      </w:r>
                      <w:r w:rsidRPr="00DA6F95">
                        <w:rPr>
                          <w:sz w:val="16"/>
                        </w:rPr>
                        <w:t>.</w:t>
                      </w:r>
                    </w:p>
                  </w:txbxContent>
                </v:textbox>
              </v:shape>
            </w:pict>
          </mc:Fallback>
        </mc:AlternateContent>
      </w:r>
      <w:r w:rsidR="007217E4" w:rsidRPr="007C3599">
        <w:rPr>
          <w:noProof/>
        </w:rPr>
        <mc:AlternateContent>
          <mc:Choice Requires="wps">
            <w:drawing>
              <wp:anchor distT="0" distB="0" distL="114300" distR="114300" simplePos="0" relativeHeight="251658268" behindDoc="0" locked="0" layoutInCell="1" allowOverlap="1" wp14:anchorId="60B90A36" wp14:editId="6FE5AE08">
                <wp:simplePos x="0" y="0"/>
                <wp:positionH relativeFrom="column">
                  <wp:posOffset>3441065</wp:posOffset>
                </wp:positionH>
                <wp:positionV relativeFrom="paragraph">
                  <wp:posOffset>620395</wp:posOffset>
                </wp:positionV>
                <wp:extent cx="2965450" cy="1193800"/>
                <wp:effectExtent l="514350" t="0" r="25400" b="25400"/>
                <wp:wrapNone/>
                <wp:docPr id="1422" name="線吹き出し 2 (枠付き)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5450" cy="1193800"/>
                        </a:xfrm>
                        <a:prstGeom prst="borderCallout2">
                          <a:avLst>
                            <a:gd name="adj1" fmla="val 28856"/>
                            <a:gd name="adj2" fmla="val -357"/>
                            <a:gd name="adj3" fmla="val 28325"/>
                            <a:gd name="adj4" fmla="val -6970"/>
                            <a:gd name="adj5" fmla="val 18330"/>
                            <a:gd name="adj6" fmla="val -16207"/>
                          </a:avLst>
                        </a:prstGeom>
                        <a:solidFill>
                          <a:srgbClr val="4472C4">
                            <a:lumMod val="20000"/>
                            <a:lumOff val="80000"/>
                          </a:srgbClr>
                        </a:solidFill>
                        <a:ln w="19050" cap="flat" cmpd="sng" algn="ctr">
                          <a:solidFill>
                            <a:srgbClr val="4014FC"/>
                          </a:solidFill>
                          <a:prstDash val="solid"/>
                          <a:miter lim="800000"/>
                          <a:headEnd type="none" w="med" len="med"/>
                          <a:tailEnd type="triangle" w="med" len="med"/>
                        </a:ln>
                        <a:effectLst/>
                      </wps:spPr>
                      <wps:txbx>
                        <w:txbxContent>
                          <w:p w14:paraId="2470B24E" w14:textId="77777777" w:rsidR="00820640" w:rsidRPr="001B5CC7" w:rsidRDefault="00820640" w:rsidP="001B5CC7">
                            <w:pPr>
                              <w:spacing w:line="240" w:lineRule="exact"/>
                              <w:jc w:val="left"/>
                              <w:rPr>
                                <w:color w:val="4014FC"/>
                                <w:sz w:val="14"/>
                                <w:lang w:val="en"/>
                              </w:rPr>
                            </w:pPr>
                            <w:r w:rsidRPr="001B5CC7">
                              <w:rPr>
                                <w:rFonts w:hint="eastAsia"/>
                                <w:color w:val="4014FC"/>
                                <w:sz w:val="14"/>
                                <w:lang w:val="en"/>
                              </w:rPr>
                              <w:t>センターから取得した最新</w:t>
                            </w:r>
                            <w:r w:rsidRPr="001B5CC7">
                              <w:rPr>
                                <w:color w:val="4014FC"/>
                                <w:sz w:val="14"/>
                                <w:lang w:val="en"/>
                              </w:rPr>
                              <w:t>Verの地図データ上には存在する道路が車載機の旧Verのデータには存在しない可能性有り。</w:t>
                            </w:r>
                          </w:p>
                          <w:p w14:paraId="045B0F76" w14:textId="1FE8E263" w:rsidR="00820640" w:rsidRDefault="00820640" w:rsidP="001B5CC7">
                            <w:pPr>
                              <w:spacing w:line="240" w:lineRule="exact"/>
                              <w:jc w:val="left"/>
                              <w:rPr>
                                <w:color w:val="4014FC"/>
                                <w:sz w:val="14"/>
                                <w:lang w:val="en"/>
                              </w:rPr>
                            </w:pPr>
                            <w:r w:rsidRPr="00791AFA">
                              <w:rPr>
                                <w:color w:val="4014FC"/>
                                <w:sz w:val="14"/>
                                <w:lang w:val="en"/>
                              </w:rPr>
                              <w:t>There is a possibility that the road that exists on the map data of the latest Ver obtained from the center does not exist in the data of the old Ver of the in-vehicle machine.</w:t>
                            </w:r>
                          </w:p>
                          <w:p w14:paraId="4441A491" w14:textId="16124648" w:rsidR="00820640" w:rsidRPr="001B5CC7" w:rsidRDefault="00820640" w:rsidP="001B5CC7">
                            <w:pPr>
                              <w:spacing w:line="240" w:lineRule="exact"/>
                              <w:jc w:val="left"/>
                              <w:rPr>
                                <w:color w:val="4014FC"/>
                                <w:sz w:val="14"/>
                                <w:lang w:val="en"/>
                              </w:rPr>
                            </w:pPr>
                            <w:r w:rsidRPr="001B5CC7">
                              <w:rPr>
                                <w:rFonts w:hint="eastAsia"/>
                                <w:color w:val="4014FC"/>
                                <w:sz w:val="14"/>
                                <w:lang w:val="en"/>
                              </w:rPr>
                              <w:t>⇒その場合、目的地までの探索ができない。</w:t>
                            </w:r>
                          </w:p>
                          <w:p w14:paraId="346CDCC3" w14:textId="77777777" w:rsidR="00820640" w:rsidRPr="00791AFA" w:rsidRDefault="00820640" w:rsidP="001B5CC7">
                            <w:pPr>
                              <w:spacing w:line="240" w:lineRule="exact"/>
                              <w:jc w:val="left"/>
                              <w:rPr>
                                <w:color w:val="4014FC"/>
                                <w:sz w:val="14"/>
                              </w:rPr>
                            </w:pPr>
                            <w:r w:rsidRPr="00791AFA">
                              <w:rPr>
                                <w:color w:val="4014FC"/>
                                <w:sz w:val="14"/>
                                <w:lang w:val="en"/>
                              </w:rPr>
                              <w:t>⇒ In that case, you will not be able to search to your destination.</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B90A36"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線吹き出し 2 (枠付き) 20" o:spid="_x0000_s1031" type="#_x0000_t48" style="position:absolute;left:0;text-align:left;margin-left:270.95pt;margin-top:48.85pt;width:233.5pt;height:94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" adj="-3501,3959,-1506,6118,-77,6233" fillcolor="#dae3f3" strokecolor="#4014fc" strokeweight="1.5pt">
                <v:stroke startarrow="block"/>
                <v:textbox inset="1mm,0,1mm,0">
                  <w:txbxContent>
                    <w:p w14:paraId="2470B24E" w14:textId="77777777" w:rsidR="00820640" w:rsidRPr="001B5CC7" w:rsidRDefault="00820640" w:rsidP="001B5CC7">
                      <w:pPr>
                        <w:spacing w:line="240" w:lineRule="exact"/>
                        <w:jc w:val="left"/>
                        <w:rPr>
                          <w:color w:val="4014FC"/>
                          <w:sz w:val="14"/>
                          <w:lang w:val="en"/>
                        </w:rPr>
                      </w:pPr>
                      <w:r w:rsidRPr="001B5CC7">
                        <w:rPr>
                          <w:rFonts w:hint="eastAsia"/>
                          <w:color w:val="4014FC"/>
                          <w:sz w:val="14"/>
                          <w:lang w:val="en"/>
                        </w:rPr>
                        <w:t>センターから取得した最新</w:t>
                      </w:r>
                      <w:r w:rsidRPr="001B5CC7">
                        <w:rPr>
                          <w:color w:val="4014FC"/>
                          <w:sz w:val="14"/>
                          <w:lang w:val="en"/>
                        </w:rPr>
                        <w:t>Verの地図データ上には存在する道路が車載機の旧Verのデータには存在しない可能性有り。</w:t>
                      </w:r>
                    </w:p>
                    <w:p w14:paraId="045B0F76" w14:textId="1FE8E263" w:rsidR="00820640" w:rsidRDefault="00820640" w:rsidP="001B5CC7">
                      <w:pPr>
                        <w:spacing w:line="240" w:lineRule="exact"/>
                        <w:jc w:val="left"/>
                        <w:rPr>
                          <w:color w:val="4014FC"/>
                          <w:sz w:val="14"/>
                          <w:lang w:val="en"/>
                        </w:rPr>
                      </w:pPr>
                      <w:r w:rsidRPr="00791AFA">
                        <w:rPr>
                          <w:color w:val="4014FC"/>
                          <w:sz w:val="14"/>
                          <w:lang w:val="en"/>
                        </w:rPr>
                        <w:t>There is a possibility that the road that exists on the map data of the latest Ver obtained from the center does not exist in the data of the old Ver of the in-vehicle machine.</w:t>
                      </w:r>
                    </w:p>
                    <w:p w14:paraId="4441A491" w14:textId="16124648" w:rsidR="00820640" w:rsidRPr="001B5CC7" w:rsidRDefault="00820640" w:rsidP="001B5CC7">
                      <w:pPr>
                        <w:spacing w:line="240" w:lineRule="exact"/>
                        <w:jc w:val="left"/>
                        <w:rPr>
                          <w:color w:val="4014FC"/>
                          <w:sz w:val="14"/>
                          <w:lang w:val="en"/>
                        </w:rPr>
                      </w:pPr>
                      <w:r w:rsidRPr="001B5CC7">
                        <w:rPr>
                          <w:rFonts w:hint="eastAsia"/>
                          <w:color w:val="4014FC"/>
                          <w:sz w:val="14"/>
                          <w:lang w:val="en"/>
                        </w:rPr>
                        <w:t>⇒その場合、目的地までの探索ができない。</w:t>
                      </w:r>
                    </w:p>
                    <w:p w14:paraId="346CDCC3" w14:textId="77777777" w:rsidR="00820640" w:rsidRPr="00791AFA" w:rsidRDefault="00820640" w:rsidP="001B5CC7">
                      <w:pPr>
                        <w:spacing w:line="240" w:lineRule="exact"/>
                        <w:jc w:val="left"/>
                        <w:rPr>
                          <w:color w:val="4014FC"/>
                          <w:sz w:val="14"/>
                        </w:rPr>
                      </w:pPr>
                      <w:r w:rsidRPr="00791AFA">
                        <w:rPr>
                          <w:color w:val="4014FC"/>
                          <w:sz w:val="14"/>
                          <w:lang w:val="en"/>
                        </w:rPr>
                        <w:t>⇒ In that case, you will not be able to search to your destination.</w:t>
                      </w:r>
                    </w:p>
                  </w:txbxContent>
                </v:textbox>
              </v:shape>
            </w:pict>
          </mc:Fallback>
        </mc:AlternateContent>
      </w:r>
      <w:r w:rsidR="00206352" w:rsidRPr="007C3599">
        <w:rPr>
          <w:noProof/>
          <w:lang w:val="en"/>
        </w:rPr>
        <w:t xml:space="preserve">　　　　　　　</w:t>
      </w:r>
      <w:r w:rsidR="007217E4" w:rsidRPr="007C3599">
        <w:rPr>
          <w:noProof/>
        </w:rPr>
        <w:drawing>
          <wp:inline distT="0" distB="0" distL="0" distR="0" wp14:anchorId="7ECB9F29" wp14:editId="59525999">
            <wp:extent cx="3916680" cy="1112520"/>
            <wp:effectExtent l="0" t="0" r="7620" b="0"/>
            <wp:docPr id="6"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6680" cy="1112520"/>
                    </a:xfrm>
                    <a:prstGeom prst="rect">
                      <a:avLst/>
                    </a:prstGeom>
                    <a:noFill/>
                    <a:ln>
                      <a:noFill/>
                    </a:ln>
                  </pic:spPr>
                </pic:pic>
              </a:graphicData>
            </a:graphic>
          </wp:inline>
        </w:drawing>
      </w:r>
    </w:p>
    <w:p w14:paraId="387BA3B7" w14:textId="77777777" w:rsidR="00206352" w:rsidRPr="007C3599" w:rsidRDefault="00206352" w:rsidP="00206352"/>
    <w:p w14:paraId="7A44748D" w14:textId="34C224A0" w:rsidR="00206352" w:rsidRPr="007C3599" w:rsidRDefault="00206352" w:rsidP="00206352"/>
    <w:p w14:paraId="1703DDA0" w14:textId="77777777" w:rsidR="001A47A8" w:rsidRPr="007C3599" w:rsidRDefault="001A47A8" w:rsidP="00206352"/>
    <w:p w14:paraId="2F383398" w14:textId="121F5650" w:rsidR="00206352" w:rsidRPr="007C3599" w:rsidRDefault="001A47A8" w:rsidP="00206352">
      <w:pPr>
        <w:pStyle w:val="af7"/>
        <w:numPr>
          <w:ilvl w:val="1"/>
          <w:numId w:val="16"/>
        </w:numPr>
        <w:ind w:leftChars="0"/>
      </w:pPr>
      <w:r w:rsidRPr="007C3599">
        <w:rPr>
          <w:rFonts w:hint="eastAsia"/>
        </w:rPr>
        <w:t>案内</w:t>
      </w:r>
      <w:r w:rsidRPr="007C3599">
        <w:t xml:space="preserve">/ロケーション機能 </w:t>
      </w:r>
      <w:r w:rsidR="00206352" w:rsidRPr="007C3599">
        <w:rPr>
          <w:lang w:val="en"/>
        </w:rPr>
        <w:t>Information/Location Features:</w:t>
      </w:r>
    </w:p>
    <w:p w14:paraId="39DA6544" w14:textId="41D07551" w:rsidR="001A47A8" w:rsidRPr="007C3599" w:rsidRDefault="00206352" w:rsidP="00206352">
      <w:pPr>
        <w:tabs>
          <w:tab w:val="left" w:pos="993"/>
        </w:tabs>
        <w:rPr>
          <w:lang w:val="en"/>
        </w:rPr>
      </w:pPr>
      <w:r w:rsidRPr="007C3599">
        <w:rPr>
          <w:lang w:val="en"/>
        </w:rPr>
        <w:tab/>
      </w:r>
      <w:r w:rsidR="001A47A8" w:rsidRPr="007C3599">
        <w:rPr>
          <w:rFonts w:hint="eastAsia"/>
        </w:rPr>
        <w:t>各機能に必要な範囲の一時地図配信データを使用して各機能を実現する。</w:t>
      </w:r>
    </w:p>
    <w:p w14:paraId="1A201720" w14:textId="22F1FA50" w:rsidR="00206352" w:rsidRPr="007C3599" w:rsidRDefault="001A47A8" w:rsidP="00206352">
      <w:pPr>
        <w:tabs>
          <w:tab w:val="left" w:pos="993"/>
        </w:tabs>
        <w:rPr>
          <w:lang w:val="en"/>
        </w:rPr>
      </w:pPr>
      <w:r w:rsidRPr="007C3599">
        <w:rPr>
          <w:lang w:val="en"/>
        </w:rPr>
        <w:tab/>
      </w:r>
      <w:r w:rsidR="00206352" w:rsidRPr="007C3599">
        <w:rPr>
          <w:lang w:val="en"/>
        </w:rPr>
        <w:t>Each function is realized using temporary map delivery data within the range required for each function.</w:t>
      </w:r>
    </w:p>
    <w:p w14:paraId="16BEEA6F" w14:textId="7481C622" w:rsidR="001A47A8" w:rsidRPr="007C3599" w:rsidRDefault="001A47A8" w:rsidP="001A47A8">
      <w:pPr>
        <w:tabs>
          <w:tab w:val="left" w:pos="993"/>
        </w:tabs>
      </w:pPr>
      <w:r w:rsidRPr="007C3599">
        <w:tab/>
      </w:r>
      <w:r w:rsidRPr="007C3599">
        <w:rPr>
          <w:rFonts w:hint="eastAsia"/>
        </w:rPr>
        <w:t>自車位置移動に伴い一時地図配信データをセンターから再度取得する。</w:t>
      </w:r>
    </w:p>
    <w:p w14:paraId="5C23F659" w14:textId="2994C9C7" w:rsidR="00206352" w:rsidRPr="007C3599" w:rsidRDefault="00206352" w:rsidP="00206352">
      <w:pPr>
        <w:tabs>
          <w:tab w:val="left" w:pos="993"/>
        </w:tabs>
        <w:rPr>
          <w:lang w:val="en"/>
        </w:rPr>
      </w:pPr>
      <w:r w:rsidRPr="007C3599">
        <w:rPr>
          <w:lang w:val="en"/>
        </w:rPr>
        <w:tab/>
        <w:t>Temporary map distribution data is acquired again from the center with the movement of the vehicle position.</w:t>
      </w:r>
    </w:p>
    <w:p w14:paraId="4C0DB387" w14:textId="1A652714" w:rsidR="001A47A8" w:rsidRPr="007C3599" w:rsidRDefault="001A47A8" w:rsidP="00206352">
      <w:pPr>
        <w:tabs>
          <w:tab w:val="left" w:pos="993"/>
        </w:tabs>
      </w:pPr>
      <w:r w:rsidRPr="007C3599">
        <w:tab/>
      </w:r>
      <w:r w:rsidRPr="007C3599">
        <w:rPr>
          <w:rFonts w:hint="eastAsia"/>
        </w:rPr>
        <w:t>※取得範囲・取得タイミングは各社検討し機能仕様書に反映すること。</w:t>
      </w:r>
    </w:p>
    <w:p w14:paraId="6AAE985C" w14:textId="636E252E" w:rsidR="00206352" w:rsidRPr="007C3599" w:rsidRDefault="00206352" w:rsidP="00206352">
      <w:pPr>
        <w:tabs>
          <w:tab w:val="left" w:pos="993"/>
        </w:tabs>
      </w:pPr>
      <w:r w:rsidRPr="007C3599">
        <w:rPr>
          <w:lang w:val="en"/>
        </w:rPr>
        <w:tab/>
        <w:t>* The scope and timing of acquisition should be examined by each company and reflected in the functional specifications.</w:t>
      </w:r>
    </w:p>
    <w:p w14:paraId="4717EE11" w14:textId="1D0E568F" w:rsidR="00206352" w:rsidRPr="007C3599" w:rsidRDefault="008A1FC9" w:rsidP="00206352">
      <w:r w:rsidRPr="007C3599">
        <w:rPr>
          <w:noProof/>
        </w:rPr>
        <mc:AlternateContent>
          <mc:Choice Requires="wps">
            <w:drawing>
              <wp:anchor distT="0" distB="0" distL="114300" distR="114300" simplePos="0" relativeHeight="251658287" behindDoc="0" locked="0" layoutInCell="1" allowOverlap="1" wp14:anchorId="34C6C6A7" wp14:editId="4744239D">
                <wp:simplePos x="0" y="0"/>
                <wp:positionH relativeFrom="margin">
                  <wp:align>right</wp:align>
                </wp:positionH>
                <wp:positionV relativeFrom="paragraph">
                  <wp:posOffset>27305</wp:posOffset>
                </wp:positionV>
                <wp:extent cx="3703320" cy="259080"/>
                <wp:effectExtent l="0" t="0" r="0" b="7620"/>
                <wp:wrapNone/>
                <wp:docPr id="1602" name="テキスト ボックス 1602"/>
                <wp:cNvGraphicFramePr/>
                <a:graphic xmlns:a="http://schemas.openxmlformats.org/drawingml/2006/main">
                  <a:graphicData uri="http://schemas.microsoft.com/office/word/2010/wordprocessingShape">
                    <wps:wsp>
                      <wps:cNvSpPr txBox="1"/>
                      <wps:spPr>
                        <a:xfrm>
                          <a:off x="0" y="0"/>
                          <a:ext cx="3703320" cy="259080"/>
                        </a:xfrm>
                        <a:prstGeom prst="rect">
                          <a:avLst/>
                        </a:prstGeom>
                        <a:solidFill>
                          <a:schemeClr val="lt1"/>
                        </a:solidFill>
                        <a:ln w="6350">
                          <a:noFill/>
                        </a:ln>
                      </wps:spPr>
                      <wps:txbx>
                        <w:txbxContent>
                          <w:p w14:paraId="0E72C180" w14:textId="01F6F247" w:rsidR="00820640" w:rsidRPr="001B5CC7" w:rsidRDefault="00820640" w:rsidP="008A1FC9">
                            <w:pPr>
                              <w:rPr>
                                <w:sz w:val="16"/>
                              </w:rPr>
                            </w:pPr>
                            <w:r w:rsidRPr="00DA6F95">
                              <w:rPr>
                                <w:sz w:val="16"/>
                              </w:rPr>
                              <w:t>It is necessary to get the data along route for route searching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6C6A7" id="テキスト ボックス 1602" o:spid="_x0000_s1032" type="#_x0000_t202" style="position:absolute;left:0;text-align:left;margin-left:240.4pt;margin-top:2.15pt;width:291.6pt;height:20.4pt;z-index:25165828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" fillcolor="white [3201]" stroked="f" strokeweight=".5pt">
                <v:textbox inset="0,0,0,0">
                  <w:txbxContent>
                    <w:p w14:paraId="0E72C180" w14:textId="01F6F247" w:rsidR="00820640" w:rsidRPr="001B5CC7" w:rsidRDefault="00820640" w:rsidP="008A1FC9">
                      <w:pPr>
                        <w:rPr>
                          <w:sz w:val="16"/>
                        </w:rPr>
                      </w:pPr>
                      <w:r w:rsidRPr="00DA6F95">
                        <w:rPr>
                          <w:sz w:val="16"/>
                        </w:rPr>
                        <w:t>It is necessary to get the data along route for route searching function.</w:t>
                      </w:r>
                    </w:p>
                  </w:txbxContent>
                </v:textbox>
                <w10:wrap anchorx="margin"/>
              </v:shape>
            </w:pict>
          </mc:Fallback>
        </mc:AlternateContent>
      </w:r>
    </w:p>
    <w:p w14:paraId="7C14EA8C" w14:textId="5B34B62E" w:rsidR="00206352" w:rsidRPr="007C3599" w:rsidRDefault="002524B1" w:rsidP="00206352">
      <w:pPr>
        <w:jc w:val="center"/>
      </w:pPr>
      <w:r w:rsidRPr="007C3599">
        <w:rPr>
          <w:noProof/>
        </w:rPr>
        <mc:AlternateContent>
          <mc:Choice Requires="wps">
            <w:drawing>
              <wp:anchor distT="0" distB="0" distL="114300" distR="114300" simplePos="0" relativeHeight="251658291" behindDoc="0" locked="0" layoutInCell="1" allowOverlap="1" wp14:anchorId="2EF810D2" wp14:editId="1C17207E">
                <wp:simplePos x="0" y="0"/>
                <wp:positionH relativeFrom="margin">
                  <wp:posOffset>4175760</wp:posOffset>
                </wp:positionH>
                <wp:positionV relativeFrom="paragraph">
                  <wp:posOffset>1988820</wp:posOffset>
                </wp:positionV>
                <wp:extent cx="2141220" cy="320040"/>
                <wp:effectExtent l="0" t="0" r="0" b="3810"/>
                <wp:wrapNone/>
                <wp:docPr id="1607" name="テキスト ボックス 1607"/>
                <wp:cNvGraphicFramePr/>
                <a:graphic xmlns:a="http://schemas.openxmlformats.org/drawingml/2006/main">
                  <a:graphicData uri="http://schemas.microsoft.com/office/word/2010/wordprocessingShape">
                    <wps:wsp>
                      <wps:cNvSpPr txBox="1"/>
                      <wps:spPr>
                        <a:xfrm>
                          <a:off x="0" y="0"/>
                          <a:ext cx="2141220" cy="320040"/>
                        </a:xfrm>
                        <a:prstGeom prst="rect">
                          <a:avLst/>
                        </a:prstGeom>
                        <a:solidFill>
                          <a:sysClr val="window" lastClr="FFFFFF"/>
                        </a:solidFill>
                        <a:ln w="6350">
                          <a:noFill/>
                        </a:ln>
                      </wps:spPr>
                      <wps:txbx>
                        <w:txbxContent>
                          <w:p w14:paraId="346DCF6B" w14:textId="77777777" w:rsidR="00820640" w:rsidRPr="00F6183B" w:rsidRDefault="00820640" w:rsidP="001B5CC7">
                            <w:pPr>
                              <w:spacing w:line="240" w:lineRule="exact"/>
                              <w:rPr>
                                <w:sz w:val="16"/>
                              </w:rPr>
                            </w:pPr>
                            <w:r w:rsidRPr="00F6183B">
                              <w:rPr>
                                <w:sz w:val="16"/>
                              </w:rPr>
                              <w:t>It is necessary to get the data around</w:t>
                            </w:r>
                          </w:p>
                          <w:p w14:paraId="73BB072C" w14:textId="77777777" w:rsidR="00820640" w:rsidRPr="001B5CC7" w:rsidRDefault="00820640" w:rsidP="001B5CC7">
                            <w:pPr>
                              <w:spacing w:line="240" w:lineRule="exact"/>
                              <w:rPr>
                                <w:sz w:val="16"/>
                              </w:rPr>
                            </w:pPr>
                            <w:r w:rsidRPr="00F6183B">
                              <w:rPr>
                                <w:sz w:val="16"/>
                              </w:rPr>
                              <w:t xml:space="preserve"> the current position for location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F810D2" id="テキスト ボックス 1607" o:spid="_x0000_s1033" type="#_x0000_t202" style="position:absolute;left:0;text-align:left;margin-left:328.8pt;margin-top:156.6pt;width:168.6pt;height:25.2pt;z-index:2516582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" fillcolor="window" stroked="f" strokeweight=".5pt">
                <v:textbox inset="0,0,0,0">
                  <w:txbxContent>
                    <w:p w14:paraId="346DCF6B" w14:textId="77777777" w:rsidR="00820640" w:rsidRPr="00F6183B" w:rsidRDefault="00820640" w:rsidP="001B5CC7">
                      <w:pPr>
                        <w:spacing w:line="240" w:lineRule="exact"/>
                        <w:rPr>
                          <w:sz w:val="16"/>
                        </w:rPr>
                      </w:pPr>
                      <w:r w:rsidRPr="00F6183B">
                        <w:rPr>
                          <w:sz w:val="16"/>
                        </w:rPr>
                        <w:t>It is necessary to get the data around</w:t>
                      </w:r>
                    </w:p>
                    <w:p w14:paraId="73BB072C" w14:textId="77777777" w:rsidR="00820640" w:rsidRPr="001B5CC7" w:rsidRDefault="00820640" w:rsidP="001B5CC7">
                      <w:pPr>
                        <w:spacing w:line="240" w:lineRule="exact"/>
                        <w:rPr>
                          <w:sz w:val="16"/>
                        </w:rPr>
                      </w:pPr>
                      <w:r w:rsidRPr="00F6183B">
                        <w:rPr>
                          <w:sz w:val="16"/>
                        </w:rPr>
                        <w:t xml:space="preserve"> the current position for location function.</w:t>
                      </w:r>
                    </w:p>
                  </w:txbxContent>
                </v:textbox>
                <w10:wrap anchorx="margin"/>
              </v:shape>
            </w:pict>
          </mc:Fallback>
        </mc:AlternateContent>
      </w:r>
      <w:r w:rsidRPr="007C3599">
        <w:rPr>
          <w:noProof/>
        </w:rPr>
        <mc:AlternateContent>
          <mc:Choice Requires="wps">
            <w:drawing>
              <wp:anchor distT="0" distB="0" distL="114300" distR="114300" simplePos="0" relativeHeight="251658290" behindDoc="0" locked="0" layoutInCell="1" allowOverlap="1" wp14:anchorId="61A9F9A8" wp14:editId="3E464F2D">
                <wp:simplePos x="0" y="0"/>
                <wp:positionH relativeFrom="page">
                  <wp:posOffset>4861560</wp:posOffset>
                </wp:positionH>
                <wp:positionV relativeFrom="paragraph">
                  <wp:posOffset>995045</wp:posOffset>
                </wp:positionV>
                <wp:extent cx="2156460" cy="327660"/>
                <wp:effectExtent l="0" t="0" r="0" b="0"/>
                <wp:wrapNone/>
                <wp:docPr id="1606" name="テキスト ボックス 1606"/>
                <wp:cNvGraphicFramePr/>
                <a:graphic xmlns:a="http://schemas.openxmlformats.org/drawingml/2006/main">
                  <a:graphicData uri="http://schemas.microsoft.com/office/word/2010/wordprocessingShape">
                    <wps:wsp>
                      <wps:cNvSpPr txBox="1"/>
                      <wps:spPr>
                        <a:xfrm>
                          <a:off x="0" y="0"/>
                          <a:ext cx="2156460" cy="327660"/>
                        </a:xfrm>
                        <a:prstGeom prst="rect">
                          <a:avLst/>
                        </a:prstGeom>
                        <a:solidFill>
                          <a:schemeClr val="lt1"/>
                        </a:solidFill>
                        <a:ln w="6350">
                          <a:noFill/>
                        </a:ln>
                      </wps:spPr>
                      <wps:txbx>
                        <w:txbxContent>
                          <w:p w14:paraId="2E08A3D7" w14:textId="77777777" w:rsidR="00820640" w:rsidRPr="001B5CC7" w:rsidRDefault="00820640" w:rsidP="001B5CC7">
                            <w:pPr>
                              <w:spacing w:line="240" w:lineRule="exact"/>
                              <w:rPr>
                                <w:sz w:val="16"/>
                              </w:rPr>
                            </w:pPr>
                            <w:r w:rsidRPr="00DA6F95">
                              <w:rPr>
                                <w:sz w:val="16"/>
                              </w:rPr>
                              <w:t>It is necess</w:t>
                            </w:r>
                            <w:r w:rsidRPr="001B5CC7">
                              <w:rPr>
                                <w:sz w:val="16"/>
                              </w:rPr>
                              <w:t>ary to get the data along route</w:t>
                            </w:r>
                          </w:p>
                          <w:p w14:paraId="724E0C4C" w14:textId="3897AE5B" w:rsidR="00820640" w:rsidRPr="001B5CC7" w:rsidRDefault="00820640" w:rsidP="001B5CC7">
                            <w:pPr>
                              <w:spacing w:line="240" w:lineRule="exact"/>
                              <w:rPr>
                                <w:sz w:val="16"/>
                              </w:rPr>
                            </w:pPr>
                            <w:r w:rsidRPr="00DA6F95">
                              <w:rPr>
                                <w:sz w:val="16"/>
                              </w:rPr>
                              <w:t>for route searching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9F9A8" id="テキスト ボックス 1606" o:spid="_x0000_s1034" type="#_x0000_t202" style="position:absolute;left:0;text-align:left;margin-left:382.8pt;margin-top:78.35pt;width:169.8pt;height:25.8pt;z-index:25165829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" fillcolor="white [3201]" stroked="f" strokeweight=".5pt">
                <v:textbox inset="0,0,0,0">
                  <w:txbxContent>
                    <w:p w14:paraId="2E08A3D7" w14:textId="77777777" w:rsidR="00820640" w:rsidRPr="001B5CC7" w:rsidRDefault="00820640" w:rsidP="001B5CC7">
                      <w:pPr>
                        <w:spacing w:line="240" w:lineRule="exact"/>
                        <w:rPr>
                          <w:sz w:val="16"/>
                        </w:rPr>
                      </w:pPr>
                      <w:r w:rsidRPr="00DA6F95">
                        <w:rPr>
                          <w:sz w:val="16"/>
                        </w:rPr>
                        <w:t>It is necess</w:t>
                      </w:r>
                      <w:r w:rsidRPr="001B5CC7">
                        <w:rPr>
                          <w:sz w:val="16"/>
                        </w:rPr>
                        <w:t>ary to get the data along route</w:t>
                      </w:r>
                    </w:p>
                    <w:p w14:paraId="724E0C4C" w14:textId="3897AE5B" w:rsidR="00820640" w:rsidRPr="001B5CC7" w:rsidRDefault="00820640" w:rsidP="001B5CC7">
                      <w:pPr>
                        <w:spacing w:line="240" w:lineRule="exact"/>
                        <w:rPr>
                          <w:sz w:val="16"/>
                        </w:rPr>
                      </w:pPr>
                      <w:r w:rsidRPr="00DA6F95">
                        <w:rPr>
                          <w:sz w:val="16"/>
                        </w:rPr>
                        <w:t>for route searching function.</w:t>
                      </w:r>
                    </w:p>
                  </w:txbxContent>
                </v:textbox>
                <w10:wrap anchorx="page"/>
              </v:shape>
            </w:pict>
          </mc:Fallback>
        </mc:AlternateContent>
      </w:r>
      <w:r w:rsidRPr="007C3599">
        <w:rPr>
          <w:noProof/>
        </w:rPr>
        <mc:AlternateContent>
          <mc:Choice Requires="wps">
            <w:drawing>
              <wp:anchor distT="0" distB="0" distL="114300" distR="114300" simplePos="0" relativeHeight="251658289" behindDoc="0" locked="0" layoutInCell="1" allowOverlap="1" wp14:anchorId="7CDCDE2F" wp14:editId="2A583D2D">
                <wp:simplePos x="0" y="0"/>
                <wp:positionH relativeFrom="margin">
                  <wp:posOffset>2326005</wp:posOffset>
                </wp:positionH>
                <wp:positionV relativeFrom="paragraph">
                  <wp:posOffset>1269365</wp:posOffset>
                </wp:positionV>
                <wp:extent cx="853440" cy="198120"/>
                <wp:effectExtent l="0" t="0" r="3810" b="11430"/>
                <wp:wrapNone/>
                <wp:docPr id="1604" name="テキスト ボックス 1604"/>
                <wp:cNvGraphicFramePr/>
                <a:graphic xmlns:a="http://schemas.openxmlformats.org/drawingml/2006/main">
                  <a:graphicData uri="http://schemas.microsoft.com/office/word/2010/wordprocessingShape">
                    <wps:wsp>
                      <wps:cNvSpPr txBox="1"/>
                      <wps:spPr>
                        <a:xfrm>
                          <a:off x="0" y="0"/>
                          <a:ext cx="853440" cy="198120"/>
                        </a:xfrm>
                        <a:prstGeom prst="rect">
                          <a:avLst/>
                        </a:prstGeom>
                        <a:noFill/>
                        <a:ln w="6350">
                          <a:noFill/>
                        </a:ln>
                      </wps:spPr>
                      <wps:txbx>
                        <w:txbxContent>
                          <w:p w14:paraId="79F023F0" w14:textId="474FD06F" w:rsidR="00820640" w:rsidRPr="001B5CC7" w:rsidRDefault="00820640" w:rsidP="001B5CC7">
                            <w:pPr>
                              <w:spacing w:line="240" w:lineRule="exact"/>
                              <w:rPr>
                                <w:sz w:val="16"/>
                              </w:rPr>
                            </w:pPr>
                            <w:r w:rsidRPr="00DA6F95">
                              <w:rPr>
                                <w:sz w:val="16"/>
                              </w:rPr>
                              <w:t>Moving location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CDE2F" id="テキスト ボックス 1604" o:spid="_x0000_s1035" type="#_x0000_t202" style="position:absolute;left:0;text-align:left;margin-left:183.15pt;margin-top:99.95pt;width:67.2pt;height:15.6pt;z-index:251658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" filled="f" stroked="f" strokeweight=".5pt">
                <v:textbox inset="0,0,0,0">
                  <w:txbxContent>
                    <w:p w14:paraId="79F023F0" w14:textId="474FD06F" w:rsidR="00820640" w:rsidRPr="001B5CC7" w:rsidRDefault="00820640" w:rsidP="001B5CC7">
                      <w:pPr>
                        <w:spacing w:line="240" w:lineRule="exact"/>
                        <w:rPr>
                          <w:sz w:val="16"/>
                        </w:rPr>
                      </w:pPr>
                      <w:r w:rsidRPr="00DA6F95">
                        <w:rPr>
                          <w:sz w:val="16"/>
                        </w:rPr>
                        <w:t>Moving location</w:t>
                      </w:r>
                    </w:p>
                  </w:txbxContent>
                </v:textbox>
                <w10:wrap anchorx="margin"/>
              </v:shape>
            </w:pict>
          </mc:Fallback>
        </mc:AlternateContent>
      </w:r>
      <w:r w:rsidR="008A1FC9" w:rsidRPr="007C3599">
        <w:rPr>
          <w:noProof/>
        </w:rPr>
        <mc:AlternateContent>
          <mc:Choice Requires="wps">
            <w:drawing>
              <wp:anchor distT="0" distB="0" distL="114300" distR="114300" simplePos="0" relativeHeight="251658288" behindDoc="0" locked="0" layoutInCell="1" allowOverlap="1" wp14:anchorId="35877EFD" wp14:editId="162FBA4C">
                <wp:simplePos x="0" y="0"/>
                <wp:positionH relativeFrom="margin">
                  <wp:posOffset>-261620</wp:posOffset>
                </wp:positionH>
                <wp:positionV relativeFrom="paragraph">
                  <wp:posOffset>1124585</wp:posOffset>
                </wp:positionV>
                <wp:extent cx="2141220" cy="320040"/>
                <wp:effectExtent l="0" t="0" r="0" b="3810"/>
                <wp:wrapNone/>
                <wp:docPr id="1603" name="テキスト ボックス 1603"/>
                <wp:cNvGraphicFramePr/>
                <a:graphic xmlns:a="http://schemas.openxmlformats.org/drawingml/2006/main">
                  <a:graphicData uri="http://schemas.microsoft.com/office/word/2010/wordprocessingShape">
                    <wps:wsp>
                      <wps:cNvSpPr txBox="1"/>
                      <wps:spPr>
                        <a:xfrm>
                          <a:off x="0" y="0"/>
                          <a:ext cx="2141220" cy="320040"/>
                        </a:xfrm>
                        <a:prstGeom prst="rect">
                          <a:avLst/>
                        </a:prstGeom>
                        <a:solidFill>
                          <a:schemeClr val="lt1"/>
                        </a:solidFill>
                        <a:ln w="6350">
                          <a:noFill/>
                        </a:ln>
                      </wps:spPr>
                      <wps:txbx>
                        <w:txbxContent>
                          <w:p w14:paraId="2068E7D8" w14:textId="77777777" w:rsidR="00820640" w:rsidRPr="00DA6F95" w:rsidRDefault="00820640" w:rsidP="001B5CC7">
                            <w:pPr>
                              <w:spacing w:line="240" w:lineRule="exact"/>
                              <w:rPr>
                                <w:sz w:val="16"/>
                              </w:rPr>
                            </w:pPr>
                            <w:r w:rsidRPr="00DA6F95">
                              <w:rPr>
                                <w:sz w:val="16"/>
                              </w:rPr>
                              <w:t>It is necessary to get the data around</w:t>
                            </w:r>
                          </w:p>
                          <w:p w14:paraId="1CA966B3" w14:textId="1EF46239" w:rsidR="00820640" w:rsidRPr="001B5CC7" w:rsidRDefault="00820640" w:rsidP="001B5CC7">
                            <w:pPr>
                              <w:spacing w:line="240" w:lineRule="exact"/>
                              <w:rPr>
                                <w:sz w:val="16"/>
                              </w:rPr>
                            </w:pPr>
                            <w:r w:rsidRPr="00DA6F95">
                              <w:rPr>
                                <w:sz w:val="16"/>
                              </w:rPr>
                              <w:t xml:space="preserve"> the current position for location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77EFD" id="テキスト ボックス 1603" o:spid="_x0000_s1036" type="#_x0000_t202" style="position:absolute;left:0;text-align:left;margin-left:-20.6pt;margin-top:88.55pt;width:168.6pt;height:25.2pt;z-index:25165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" fillcolor="white [3201]" stroked="f" strokeweight=".5pt">
                <v:textbox inset="0,0,0,0">
                  <w:txbxContent>
                    <w:p w14:paraId="2068E7D8" w14:textId="77777777" w:rsidR="00820640" w:rsidRPr="00DA6F95" w:rsidRDefault="00820640" w:rsidP="001B5CC7">
                      <w:pPr>
                        <w:spacing w:line="240" w:lineRule="exact"/>
                        <w:rPr>
                          <w:sz w:val="16"/>
                        </w:rPr>
                      </w:pPr>
                      <w:r w:rsidRPr="00DA6F95">
                        <w:rPr>
                          <w:sz w:val="16"/>
                        </w:rPr>
                        <w:t>It is necessary to get the data around</w:t>
                      </w:r>
                    </w:p>
                    <w:p w14:paraId="1CA966B3" w14:textId="1EF46239" w:rsidR="00820640" w:rsidRPr="001B5CC7" w:rsidRDefault="00820640" w:rsidP="001B5CC7">
                      <w:pPr>
                        <w:spacing w:line="240" w:lineRule="exact"/>
                        <w:rPr>
                          <w:sz w:val="16"/>
                        </w:rPr>
                      </w:pPr>
                      <w:r w:rsidRPr="00DA6F95">
                        <w:rPr>
                          <w:sz w:val="16"/>
                        </w:rPr>
                        <w:t xml:space="preserve"> the current position for location function.</w:t>
                      </w:r>
                    </w:p>
                  </w:txbxContent>
                </v:textbox>
                <w10:wrap anchorx="margin"/>
              </v:shape>
            </w:pict>
          </mc:Fallback>
        </mc:AlternateContent>
      </w:r>
      <w:r w:rsidR="007217E4" w:rsidRPr="007C3599">
        <w:rPr>
          <w:noProof/>
        </w:rPr>
        <w:drawing>
          <wp:inline distT="0" distB="0" distL="0" distR="0" wp14:anchorId="72B5BD2A" wp14:editId="400AAC02">
            <wp:extent cx="5253355" cy="2113280"/>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3355" cy="2113280"/>
                    </a:xfrm>
                    <a:prstGeom prst="rect">
                      <a:avLst/>
                    </a:prstGeom>
                    <a:noFill/>
                    <a:ln>
                      <a:noFill/>
                    </a:ln>
                  </pic:spPr>
                </pic:pic>
              </a:graphicData>
            </a:graphic>
          </wp:inline>
        </w:drawing>
      </w:r>
    </w:p>
    <w:p w14:paraId="1C32A540" w14:textId="70CB0F56" w:rsidR="001A47A8" w:rsidRPr="007C3599" w:rsidRDefault="001A47A8" w:rsidP="001A47A8">
      <w:pPr>
        <w:jc w:val="center"/>
      </w:pPr>
      <w:r w:rsidRPr="007C3599">
        <w:rPr>
          <w:rFonts w:hint="eastAsia"/>
        </w:rPr>
        <w:t>【一時地図配信データ取得イメージ</w:t>
      </w:r>
      <w:r w:rsidRPr="007C3599">
        <w:t>(案内/ロケ)】</w:t>
      </w:r>
    </w:p>
    <w:p w14:paraId="4976FE09" w14:textId="7CA4D963" w:rsidR="00206352" w:rsidRPr="007C3599" w:rsidRDefault="00206352" w:rsidP="00206352">
      <w:pPr>
        <w:jc w:val="center"/>
      </w:pPr>
      <w:r w:rsidRPr="007C3599">
        <w:rPr>
          <w:lang w:val="en"/>
        </w:rPr>
        <w:t>[Temporary map delivery data acquisition image (guide / location)]</w:t>
      </w:r>
      <w:r w:rsidR="002524B1" w:rsidRPr="007C3599">
        <w:rPr>
          <w:noProof/>
        </w:rPr>
        <w:t xml:space="preserve"> </w:t>
      </w:r>
    </w:p>
    <w:p w14:paraId="74FC7ECD" w14:textId="193315FA" w:rsidR="00206352" w:rsidRPr="007C3599" w:rsidRDefault="00206352" w:rsidP="00206352"/>
    <w:p w14:paraId="15996F05" w14:textId="7A5B1371" w:rsidR="001A47A8" w:rsidRPr="007C3599" w:rsidRDefault="001A47A8">
      <w:pPr>
        <w:widowControl/>
        <w:jc w:val="left"/>
      </w:pPr>
      <w:r w:rsidRPr="007C3599">
        <w:br w:type="page"/>
      </w:r>
    </w:p>
    <w:p w14:paraId="3A44BFB3" w14:textId="396D2D2A" w:rsidR="00206352" w:rsidRPr="007C3599" w:rsidRDefault="001A47A8" w:rsidP="00206352">
      <w:pPr>
        <w:pStyle w:val="af7"/>
        <w:numPr>
          <w:ilvl w:val="1"/>
          <w:numId w:val="16"/>
        </w:numPr>
        <w:ind w:leftChars="0"/>
      </w:pPr>
      <w:r w:rsidRPr="007C3599">
        <w:rPr>
          <w:rFonts w:hint="eastAsia"/>
        </w:rPr>
        <w:lastRenderedPageBreak/>
        <w:t>地図描画機能</w:t>
      </w:r>
      <w:r w:rsidRPr="007C3599">
        <w:t xml:space="preserve"> </w:t>
      </w:r>
      <w:r w:rsidR="00206352" w:rsidRPr="007C3599">
        <w:rPr>
          <w:lang w:val="en"/>
        </w:rPr>
        <w:t>Map drawing function:</w:t>
      </w:r>
      <w:r w:rsidR="001D2161" w:rsidRPr="007C3599">
        <w:rPr>
          <w:lang w:val="en"/>
        </w:rPr>
        <w:t xml:space="preserve"> ▲3.00</w:t>
      </w:r>
    </w:p>
    <w:p w14:paraId="2C6A824B" w14:textId="409F8FE1" w:rsidR="001A47A8" w:rsidRPr="007C3599" w:rsidRDefault="001A47A8" w:rsidP="001B5CC7">
      <w:pPr>
        <w:pStyle w:val="af7"/>
        <w:numPr>
          <w:ilvl w:val="0"/>
          <w:numId w:val="16"/>
        </w:numPr>
        <w:tabs>
          <w:tab w:val="left" w:pos="993"/>
        </w:tabs>
        <w:ind w:leftChars="0"/>
      </w:pPr>
      <w:r w:rsidRPr="007C3599">
        <w:tab/>
      </w:r>
      <w:r w:rsidRPr="007C3599">
        <w:rPr>
          <w:rFonts w:hint="eastAsia"/>
        </w:rPr>
        <w:t>車載機は、ローカル地図</w:t>
      </w:r>
      <w:r w:rsidRPr="007C3599">
        <w:t>DBを参照し地図描画する。</w:t>
      </w:r>
    </w:p>
    <w:p w14:paraId="7A7B084C" w14:textId="5F815DFC" w:rsidR="00206352" w:rsidRPr="007C3599" w:rsidRDefault="00206352" w:rsidP="00206352">
      <w:pPr>
        <w:tabs>
          <w:tab w:val="left" w:pos="993"/>
        </w:tabs>
        <w:rPr>
          <w:lang w:val="en"/>
        </w:rPr>
      </w:pPr>
      <w:r w:rsidRPr="007C3599">
        <w:rPr>
          <w:lang w:val="en"/>
        </w:rPr>
        <w:tab/>
        <w:t xml:space="preserve">The in-vehicle </w:t>
      </w:r>
      <w:r w:rsidRPr="007C3599">
        <w:rPr>
          <w:lang w:val="en"/>
        </w:rPr>
        <w:tab/>
        <w:t xml:space="preserve">navigation </w:t>
      </w:r>
      <w:r w:rsidR="001642A0" w:rsidRPr="007C3599">
        <w:rPr>
          <w:lang w:val="en"/>
        </w:rPr>
        <w:t>machine</w:t>
      </w:r>
      <w:r w:rsidRPr="007C3599">
        <w:rPr>
          <w:lang w:val="en"/>
        </w:rPr>
        <w:t xml:space="preserve"> maps</w:t>
      </w:r>
      <w:r w:rsidR="00F6183B" w:rsidRPr="007C3599">
        <w:rPr>
          <w:lang w:val="en"/>
        </w:rPr>
        <w:t xml:space="preserve"> DB</w:t>
      </w:r>
      <w:r w:rsidRPr="007C3599">
        <w:rPr>
          <w:lang w:val="en"/>
        </w:rPr>
        <w:t xml:space="preserve"> by referring to the local map DB. </w:t>
      </w:r>
    </w:p>
    <w:p w14:paraId="1ACC7F34" w14:textId="659AF4F8" w:rsidR="001A47A8" w:rsidRPr="007C3599" w:rsidRDefault="001A47A8" w:rsidP="001A47A8">
      <w:pPr>
        <w:tabs>
          <w:tab w:val="left" w:pos="993"/>
        </w:tabs>
      </w:pPr>
      <w:r w:rsidRPr="007C3599">
        <w:tab/>
      </w:r>
      <w:r w:rsidRPr="007C3599">
        <w:rPr>
          <w:rFonts w:hint="eastAsia"/>
        </w:rPr>
        <w:t>車載機は、センターに一時地図配信データ取得要求を送信する。</w:t>
      </w:r>
    </w:p>
    <w:p w14:paraId="5CFA3661" w14:textId="6884A0D4" w:rsidR="00206352" w:rsidRPr="007C3599" w:rsidRDefault="00206352" w:rsidP="00206352">
      <w:pPr>
        <w:tabs>
          <w:tab w:val="left" w:pos="993"/>
        </w:tabs>
        <w:rPr>
          <w:lang w:val="en"/>
        </w:rPr>
      </w:pPr>
      <w:r w:rsidRPr="007C3599">
        <w:rPr>
          <w:lang w:val="en"/>
        </w:rPr>
        <w:tab/>
        <w:t xml:space="preserve">The in-vehicle </w:t>
      </w:r>
      <w:r w:rsidRPr="007C3599">
        <w:rPr>
          <w:lang w:val="en"/>
        </w:rPr>
        <w:tab/>
        <w:t xml:space="preserve">navigation </w:t>
      </w:r>
      <w:r w:rsidR="001642A0" w:rsidRPr="007C3599">
        <w:rPr>
          <w:lang w:val="en"/>
        </w:rPr>
        <w:t>machine</w:t>
      </w:r>
      <w:r w:rsidRPr="007C3599">
        <w:rPr>
          <w:lang w:val="en"/>
        </w:rPr>
        <w:t xml:space="preserve"> sends a request to acquire temporary map distribution data to the center. </w:t>
      </w:r>
    </w:p>
    <w:p w14:paraId="3EC7BC8B" w14:textId="77777777" w:rsidR="001A47A8" w:rsidRPr="007C3599" w:rsidRDefault="001A47A8" w:rsidP="001A47A8">
      <w:pPr>
        <w:tabs>
          <w:tab w:val="left" w:pos="993"/>
        </w:tabs>
      </w:pPr>
      <w:r w:rsidRPr="007C3599">
        <w:tab/>
        <w:t>(自車位置周辺等を中心とした描画エリア、かつ、表示縮尺により該当するレイヤを要求すること。)</w:t>
      </w:r>
    </w:p>
    <w:p w14:paraId="40E96678" w14:textId="77777777" w:rsidR="001A47A8" w:rsidRPr="007C3599" w:rsidRDefault="00206352" w:rsidP="00206352">
      <w:pPr>
        <w:tabs>
          <w:tab w:val="left" w:pos="993"/>
        </w:tabs>
        <w:rPr>
          <w:lang w:val="en"/>
        </w:rPr>
      </w:pPr>
      <w:r w:rsidRPr="007C3599">
        <w:rPr>
          <w:lang w:val="en"/>
        </w:rPr>
        <w:tab/>
        <w:t xml:space="preserve">(Request a drawing area centered around the vehicle position, etc., and the corresponding layer according to the display scale.) </w:t>
      </w:r>
    </w:p>
    <w:p w14:paraId="5302BA69" w14:textId="1B4ACFD1" w:rsidR="001A47A8" w:rsidRPr="007C3599" w:rsidRDefault="001A47A8" w:rsidP="001A47A8">
      <w:pPr>
        <w:tabs>
          <w:tab w:val="left" w:pos="993"/>
        </w:tabs>
      </w:pPr>
      <w:r w:rsidRPr="007C3599">
        <w:tab/>
      </w:r>
      <w:r w:rsidRPr="007C3599">
        <w:rPr>
          <w:rFonts w:hint="eastAsia"/>
        </w:rPr>
        <w:t>センターは車載機に一時地図配信データを送信する。</w:t>
      </w:r>
    </w:p>
    <w:p w14:paraId="0DDB3655" w14:textId="4A6CFA8E" w:rsidR="00206352" w:rsidRPr="007C3599" w:rsidRDefault="00206352" w:rsidP="00206352">
      <w:pPr>
        <w:tabs>
          <w:tab w:val="left" w:pos="993"/>
        </w:tabs>
        <w:rPr>
          <w:lang w:val="en"/>
        </w:rPr>
      </w:pPr>
      <w:r w:rsidRPr="007C3599">
        <w:rPr>
          <w:lang w:val="en"/>
        </w:rPr>
        <w:tab/>
        <w:t>The center</w:t>
      </w:r>
      <w:r w:rsidRPr="007C3599">
        <w:rPr>
          <w:lang w:val="en"/>
        </w:rPr>
        <w:tab/>
        <w:t xml:space="preserve"> sends temporary map delivery data to the in-vehicle navigation machine. </w:t>
      </w:r>
    </w:p>
    <w:p w14:paraId="51D4F320" w14:textId="6177D9BF" w:rsidR="001A47A8" w:rsidRPr="007C3599" w:rsidRDefault="001A47A8" w:rsidP="00206352">
      <w:pPr>
        <w:tabs>
          <w:tab w:val="left" w:pos="993"/>
        </w:tabs>
      </w:pPr>
      <w:r w:rsidRPr="007C3599">
        <w:tab/>
      </w:r>
      <w:r w:rsidRPr="007C3599">
        <w:rPr>
          <w:rFonts w:hint="eastAsia"/>
        </w:rPr>
        <w:t>車載機は受信した一時地図配信データを使用して、地図を描画する。</w:t>
      </w:r>
    </w:p>
    <w:p w14:paraId="2DC00690" w14:textId="13540848" w:rsidR="00206352" w:rsidRPr="007C3599" w:rsidRDefault="00206352" w:rsidP="00206352">
      <w:pPr>
        <w:tabs>
          <w:tab w:val="left" w:pos="993"/>
        </w:tabs>
        <w:rPr>
          <w:lang w:val="en"/>
        </w:rPr>
      </w:pPr>
      <w:r w:rsidRPr="007C3599">
        <w:rPr>
          <w:lang w:val="en"/>
        </w:rPr>
        <w:tab/>
        <w:t xml:space="preserve">The in-vehicle </w:t>
      </w:r>
      <w:r w:rsidRPr="007C3599">
        <w:rPr>
          <w:lang w:val="en"/>
        </w:rPr>
        <w:tab/>
        <w:t xml:space="preserve">navigation </w:t>
      </w:r>
      <w:r w:rsidR="00D10D4B" w:rsidRPr="007C3599">
        <w:rPr>
          <w:lang w:val="en"/>
        </w:rPr>
        <w:t>machine</w:t>
      </w:r>
      <w:r w:rsidRPr="007C3599">
        <w:rPr>
          <w:lang w:val="en"/>
        </w:rPr>
        <w:t xml:space="preserve"> draws a map using the received temporary map delivery data. </w:t>
      </w:r>
    </w:p>
    <w:p w14:paraId="19CE77D8" w14:textId="69B583BF" w:rsidR="001A47A8" w:rsidRPr="007C3599" w:rsidRDefault="001A47A8" w:rsidP="00206352">
      <w:pPr>
        <w:tabs>
          <w:tab w:val="left" w:pos="993"/>
        </w:tabs>
      </w:pPr>
      <w:r w:rsidRPr="007C3599">
        <w:tab/>
      </w:r>
      <w:r w:rsidRPr="007C3599">
        <w:rPr>
          <w:rFonts w:hint="eastAsia"/>
        </w:rPr>
        <w:t>また、渋滞情報も取得した一時地図配信データに合わせて表示する。</w:t>
      </w:r>
    </w:p>
    <w:p w14:paraId="3AC8982E" w14:textId="26DFE881" w:rsidR="00206352" w:rsidRPr="007C3599" w:rsidRDefault="00206352" w:rsidP="00206352">
      <w:pPr>
        <w:tabs>
          <w:tab w:val="left" w:pos="993"/>
        </w:tabs>
        <w:rPr>
          <w:lang w:val="en"/>
        </w:rPr>
      </w:pPr>
      <w:r w:rsidRPr="007C3599">
        <w:rPr>
          <w:lang w:val="en"/>
        </w:rPr>
        <w:tab/>
        <w:t>In addition, traffic jam information is also displayed according to the acquired temporary map delivery data.</w:t>
      </w:r>
    </w:p>
    <w:p w14:paraId="243A90EC" w14:textId="20B11381" w:rsidR="002524B1" w:rsidRPr="007C3599" w:rsidRDefault="002524B1" w:rsidP="00206352">
      <w:pPr>
        <w:tabs>
          <w:tab w:val="left" w:pos="993"/>
        </w:tabs>
      </w:pPr>
      <w:r w:rsidRPr="007C3599">
        <w:rPr>
          <w:noProof/>
        </w:rPr>
        <mc:AlternateContent>
          <mc:Choice Requires="wps">
            <w:drawing>
              <wp:anchor distT="0" distB="0" distL="114300" distR="114300" simplePos="0" relativeHeight="251658292" behindDoc="0" locked="0" layoutInCell="1" allowOverlap="1" wp14:anchorId="34EE37CC" wp14:editId="74759D9E">
                <wp:simplePos x="0" y="0"/>
                <wp:positionH relativeFrom="margin">
                  <wp:posOffset>2135505</wp:posOffset>
                </wp:positionH>
                <wp:positionV relativeFrom="paragraph">
                  <wp:posOffset>164465</wp:posOffset>
                </wp:positionV>
                <wp:extent cx="3101340" cy="167640"/>
                <wp:effectExtent l="0" t="0" r="3810" b="3810"/>
                <wp:wrapNone/>
                <wp:docPr id="1608" name="テキスト ボックス 1608"/>
                <wp:cNvGraphicFramePr/>
                <a:graphic xmlns:a="http://schemas.openxmlformats.org/drawingml/2006/main">
                  <a:graphicData uri="http://schemas.microsoft.com/office/word/2010/wordprocessingShape">
                    <wps:wsp>
                      <wps:cNvSpPr txBox="1"/>
                      <wps:spPr>
                        <a:xfrm>
                          <a:off x="0" y="0"/>
                          <a:ext cx="3101340" cy="167640"/>
                        </a:xfrm>
                        <a:prstGeom prst="rect">
                          <a:avLst/>
                        </a:prstGeom>
                        <a:solidFill>
                          <a:schemeClr val="lt1"/>
                        </a:solidFill>
                        <a:ln w="6350">
                          <a:noFill/>
                        </a:ln>
                      </wps:spPr>
                      <wps:txbx>
                        <w:txbxContent>
                          <w:p w14:paraId="0884E1CD" w14:textId="7CE22A21" w:rsidR="00820640" w:rsidRPr="001B5CC7" w:rsidRDefault="00820640" w:rsidP="001B5CC7">
                            <w:pPr>
                              <w:spacing w:line="240" w:lineRule="exact"/>
                              <w:rPr>
                                <w:sz w:val="16"/>
                              </w:rPr>
                            </w:pPr>
                            <w:r w:rsidRPr="00F6183B">
                              <w:rPr>
                                <w:sz w:val="16"/>
                              </w:rPr>
                              <w:t>It is necessary to get the data around the current position</w:t>
                            </w:r>
                            <w:r w:rsidRPr="001B5CC7">
                              <w:rPr>
                                <w:sz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E37CC" id="テキスト ボックス 1608" o:spid="_x0000_s1037" type="#_x0000_t202" style="position:absolute;left:0;text-align:left;margin-left:168.15pt;margin-top:12.95pt;width:244.2pt;height:13.2pt;z-index:2516582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" fillcolor="white [3201]" stroked="f" strokeweight=".5pt">
                <v:textbox inset="0,0,0,0">
                  <w:txbxContent>
                    <w:p w14:paraId="0884E1CD" w14:textId="7CE22A21" w:rsidR="00820640" w:rsidRPr="001B5CC7" w:rsidRDefault="00820640" w:rsidP="001B5CC7">
                      <w:pPr>
                        <w:spacing w:line="240" w:lineRule="exact"/>
                        <w:rPr>
                          <w:sz w:val="16"/>
                        </w:rPr>
                      </w:pPr>
                      <w:r w:rsidRPr="00F6183B">
                        <w:rPr>
                          <w:sz w:val="16"/>
                        </w:rPr>
                        <w:t>It is necessary to get the data around the current position</w:t>
                      </w:r>
                      <w:r w:rsidRPr="001B5CC7">
                        <w:rPr>
                          <w:sz w:val="16"/>
                        </w:rPr>
                        <w:t>.</w:t>
                      </w:r>
                    </w:p>
                  </w:txbxContent>
                </v:textbox>
                <w10:wrap anchorx="margin"/>
              </v:shape>
            </w:pict>
          </mc:Fallback>
        </mc:AlternateContent>
      </w:r>
    </w:p>
    <w:p w14:paraId="3C82FCB2" w14:textId="444600F2" w:rsidR="00206352" w:rsidRPr="007C3599" w:rsidRDefault="002524B1" w:rsidP="00206352">
      <w:pPr>
        <w:jc w:val="center"/>
      </w:pPr>
      <w:r w:rsidRPr="007C3599">
        <w:rPr>
          <w:noProof/>
        </w:rPr>
        <mc:AlternateContent>
          <mc:Choice Requires="wps">
            <w:drawing>
              <wp:anchor distT="0" distB="0" distL="114300" distR="114300" simplePos="0" relativeHeight="251658293" behindDoc="0" locked="0" layoutInCell="1" allowOverlap="1" wp14:anchorId="26F0D5FE" wp14:editId="5F2CAEE2">
                <wp:simplePos x="0" y="0"/>
                <wp:positionH relativeFrom="margin">
                  <wp:posOffset>3202305</wp:posOffset>
                </wp:positionH>
                <wp:positionV relativeFrom="paragraph">
                  <wp:posOffset>1315085</wp:posOffset>
                </wp:positionV>
                <wp:extent cx="3101340" cy="167640"/>
                <wp:effectExtent l="0" t="0" r="3810" b="3810"/>
                <wp:wrapNone/>
                <wp:docPr id="1609" name="テキスト ボックス 1609"/>
                <wp:cNvGraphicFramePr/>
                <a:graphic xmlns:a="http://schemas.openxmlformats.org/drawingml/2006/main">
                  <a:graphicData uri="http://schemas.microsoft.com/office/word/2010/wordprocessingShape">
                    <wps:wsp>
                      <wps:cNvSpPr txBox="1"/>
                      <wps:spPr>
                        <a:xfrm>
                          <a:off x="0" y="0"/>
                          <a:ext cx="3101340" cy="167640"/>
                        </a:xfrm>
                        <a:prstGeom prst="rect">
                          <a:avLst/>
                        </a:prstGeom>
                        <a:solidFill>
                          <a:schemeClr val="lt1"/>
                        </a:solidFill>
                        <a:ln w="6350">
                          <a:noFill/>
                        </a:ln>
                      </wps:spPr>
                      <wps:txbx>
                        <w:txbxContent>
                          <w:p w14:paraId="4C2F9950" w14:textId="77EAEDED" w:rsidR="00820640" w:rsidRPr="001B5CC7" w:rsidRDefault="00820640" w:rsidP="001B5CC7">
                            <w:pPr>
                              <w:spacing w:line="240" w:lineRule="exact"/>
                              <w:rPr>
                                <w:sz w:val="16"/>
                              </w:rPr>
                            </w:pPr>
                            <w:r w:rsidRPr="00F6183B">
                              <w:rPr>
                                <w:sz w:val="16"/>
                              </w:rPr>
                              <w:t>It is necessary to get the data around</w:t>
                            </w:r>
                            <w:r w:rsidRPr="001B5CC7">
                              <w:rPr>
                                <w:sz w:val="16"/>
                              </w:rPr>
                              <w:t xml:space="preserve"> the scrolled</w:t>
                            </w:r>
                            <w:r w:rsidRPr="00F6183B">
                              <w:rPr>
                                <w:sz w:val="16"/>
                              </w:rPr>
                              <w:t xml:space="preserve"> position</w:t>
                            </w:r>
                            <w:r w:rsidRPr="001B5CC7">
                              <w:rPr>
                                <w:sz w:val="16"/>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0D5FE" id="テキスト ボックス 1609" o:spid="_x0000_s1038" type="#_x0000_t202" style="position:absolute;left:0;text-align:left;margin-left:252.15pt;margin-top:103.55pt;width:244.2pt;height:13.2pt;z-index:251658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" fillcolor="white [3201]" stroked="f" strokeweight=".5pt">
                <v:textbox inset="0,0,0,0">
                  <w:txbxContent>
                    <w:p w14:paraId="4C2F9950" w14:textId="77EAEDED" w:rsidR="00820640" w:rsidRPr="001B5CC7" w:rsidRDefault="00820640" w:rsidP="001B5CC7">
                      <w:pPr>
                        <w:spacing w:line="240" w:lineRule="exact"/>
                        <w:rPr>
                          <w:sz w:val="16"/>
                        </w:rPr>
                      </w:pPr>
                      <w:r w:rsidRPr="00F6183B">
                        <w:rPr>
                          <w:sz w:val="16"/>
                        </w:rPr>
                        <w:t>It is necessary to get the data around</w:t>
                      </w:r>
                      <w:r w:rsidRPr="001B5CC7">
                        <w:rPr>
                          <w:sz w:val="16"/>
                        </w:rPr>
                        <w:t xml:space="preserve"> the scrolled</w:t>
                      </w:r>
                      <w:r w:rsidRPr="00F6183B">
                        <w:rPr>
                          <w:sz w:val="16"/>
                        </w:rPr>
                        <w:t xml:space="preserve"> position</w:t>
                      </w:r>
                      <w:r w:rsidRPr="001B5CC7">
                        <w:rPr>
                          <w:sz w:val="16"/>
                        </w:rPr>
                        <w:t>.</w:t>
                      </w:r>
                    </w:p>
                  </w:txbxContent>
                </v:textbox>
                <w10:wrap anchorx="margin"/>
              </v:shape>
            </w:pict>
          </mc:Fallback>
        </mc:AlternateContent>
      </w:r>
      <w:r w:rsidR="007217E4" w:rsidRPr="007C3599">
        <w:rPr>
          <w:noProof/>
        </w:rPr>
        <w:drawing>
          <wp:inline distT="0" distB="0" distL="0" distR="0" wp14:anchorId="4126F536" wp14:editId="503DF0F0">
            <wp:extent cx="4701540" cy="1164590"/>
            <wp:effectExtent l="0" t="0" r="0" b="0"/>
            <wp:docPr id="9"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1540" cy="1164590"/>
                    </a:xfrm>
                    <a:prstGeom prst="rect">
                      <a:avLst/>
                    </a:prstGeom>
                    <a:noFill/>
                    <a:ln>
                      <a:noFill/>
                    </a:ln>
                  </pic:spPr>
                </pic:pic>
              </a:graphicData>
            </a:graphic>
          </wp:inline>
        </w:drawing>
      </w:r>
    </w:p>
    <w:p w14:paraId="553CFB39" w14:textId="77777777" w:rsidR="002524B1" w:rsidRPr="007C3599" w:rsidRDefault="002524B1" w:rsidP="00206352">
      <w:pPr>
        <w:jc w:val="center"/>
      </w:pPr>
    </w:p>
    <w:p w14:paraId="2831DC1D" w14:textId="77777777" w:rsidR="001A47A8" w:rsidRPr="007C3599" w:rsidRDefault="001A47A8" w:rsidP="001A47A8">
      <w:pPr>
        <w:jc w:val="center"/>
      </w:pPr>
      <w:r w:rsidRPr="007C3599">
        <w:rPr>
          <w:rFonts w:hint="eastAsia"/>
        </w:rPr>
        <w:t>【一時地図配信データ取得イメージ</w:t>
      </w:r>
      <w:r w:rsidRPr="007C3599">
        <w:t>(地図描画)】</w:t>
      </w:r>
    </w:p>
    <w:p w14:paraId="0825064B" w14:textId="74B3C648" w:rsidR="00206352" w:rsidRPr="007C3599" w:rsidRDefault="00206352" w:rsidP="00206352">
      <w:pPr>
        <w:jc w:val="center"/>
      </w:pPr>
      <w:r w:rsidRPr="007C3599">
        <w:rPr>
          <w:lang w:val="en"/>
        </w:rPr>
        <w:t>[Temporary map distribution data acquisition image (map drawing)]</w:t>
      </w:r>
    </w:p>
    <w:p w14:paraId="0F6F259E" w14:textId="77777777" w:rsidR="00206352" w:rsidRPr="007C3599" w:rsidRDefault="00206352" w:rsidP="00206352">
      <w:pPr>
        <w:pStyle w:val="af7"/>
        <w:ind w:leftChars="0" w:left="800"/>
      </w:pPr>
    </w:p>
    <w:p w14:paraId="3602E4FB" w14:textId="77777777" w:rsidR="004958CF" w:rsidRPr="007C3599" w:rsidRDefault="004958CF" w:rsidP="004958CF"/>
    <w:p w14:paraId="28174F12" w14:textId="65B20C81" w:rsidR="001A47A8" w:rsidRPr="007C3599" w:rsidRDefault="001A47A8">
      <w:pPr>
        <w:widowControl/>
        <w:jc w:val="left"/>
      </w:pPr>
      <w:r w:rsidRPr="007C3599">
        <w:br w:type="page"/>
      </w:r>
    </w:p>
    <w:p w14:paraId="21412FDF" w14:textId="12A866DD" w:rsidR="004958CF" w:rsidRPr="007C3599" w:rsidRDefault="001A47A8" w:rsidP="001B5CC7">
      <w:pPr>
        <w:pStyle w:val="3"/>
        <w:numPr>
          <w:ilvl w:val="2"/>
          <w:numId w:val="2"/>
        </w:numPr>
      </w:pPr>
      <w:bookmarkStart w:id="1948" w:name="_Toc531973045"/>
      <w:bookmarkStart w:id="1949" w:name="_Toc87878052"/>
      <w:r w:rsidRPr="007C3599">
        <w:lastRenderedPageBreak/>
        <w:t xml:space="preserve">HMI仕様に対する要求 </w:t>
      </w:r>
      <w:r w:rsidR="004958CF" w:rsidRPr="007C3599">
        <w:rPr>
          <w:lang w:val="en"/>
        </w:rPr>
        <w:t>Requirements for HMI specifications</w:t>
      </w:r>
      <w:bookmarkEnd w:id="1948"/>
      <w:bookmarkEnd w:id="1949"/>
    </w:p>
    <w:p w14:paraId="36229DD5" w14:textId="77777777" w:rsidR="001A47A8" w:rsidRPr="007C3599" w:rsidRDefault="001A47A8" w:rsidP="001B5CC7">
      <w:r w:rsidRPr="007C3599">
        <w:rPr>
          <w:rFonts w:hint="eastAsia"/>
        </w:rPr>
        <w:t>特になし</w:t>
      </w:r>
    </w:p>
    <w:p w14:paraId="5CD638AE" w14:textId="77777777" w:rsidR="004958CF" w:rsidRPr="007C3599" w:rsidRDefault="004958CF" w:rsidP="004958CF">
      <w:r w:rsidRPr="007C3599">
        <w:rPr>
          <w:lang w:val="en"/>
        </w:rPr>
        <w:t>None in particular</w:t>
      </w:r>
    </w:p>
    <w:p w14:paraId="21494DAB" w14:textId="77777777" w:rsidR="004958CF" w:rsidRPr="007C3599" w:rsidRDefault="004958CF" w:rsidP="004958CF"/>
    <w:p w14:paraId="14356686" w14:textId="3ED26D27" w:rsidR="004958CF" w:rsidRPr="007C3599" w:rsidRDefault="001A47A8" w:rsidP="004958CF">
      <w:pPr>
        <w:pStyle w:val="3"/>
        <w:numPr>
          <w:ilvl w:val="2"/>
          <w:numId w:val="10"/>
        </w:numPr>
      </w:pPr>
      <w:bookmarkStart w:id="1950" w:name="_Toc531973046"/>
      <w:bookmarkStart w:id="1951" w:name="_Toc87878053"/>
      <w:r w:rsidRPr="007C3599">
        <w:rPr>
          <w:rFonts w:hint="eastAsia"/>
        </w:rPr>
        <w:t>ユーザー設定項目</w:t>
      </w:r>
      <w:r w:rsidRPr="007C3599">
        <w:t xml:space="preserve"> </w:t>
      </w:r>
      <w:r w:rsidR="004958CF" w:rsidRPr="007C3599">
        <w:rPr>
          <w:lang w:val="en"/>
        </w:rPr>
        <w:t>Custom items</w:t>
      </w:r>
      <w:bookmarkEnd w:id="1950"/>
      <w:bookmarkEnd w:id="1951"/>
    </w:p>
    <w:p w14:paraId="3810AA12" w14:textId="77777777" w:rsidR="001A47A8" w:rsidRPr="007C3599" w:rsidRDefault="001A47A8" w:rsidP="001B5CC7">
      <w:pPr>
        <w:pStyle w:val="af7"/>
        <w:ind w:leftChars="0" w:left="0"/>
      </w:pPr>
      <w:r w:rsidRPr="007C3599">
        <w:rPr>
          <w:rFonts w:hint="eastAsia"/>
        </w:rPr>
        <w:t>特になし</w:t>
      </w:r>
    </w:p>
    <w:p w14:paraId="5FAAEE81" w14:textId="09966DD4" w:rsidR="004958CF" w:rsidRPr="007C3599" w:rsidRDefault="004958CF" w:rsidP="004958CF">
      <w:r w:rsidRPr="007C3599">
        <w:rPr>
          <w:lang w:val="en"/>
        </w:rPr>
        <w:t>None in particular</w:t>
      </w:r>
    </w:p>
    <w:p w14:paraId="3B8CC42C" w14:textId="77777777" w:rsidR="004958CF" w:rsidRPr="007C3599" w:rsidRDefault="004958CF" w:rsidP="004958CF"/>
    <w:p w14:paraId="224EA8BF" w14:textId="195D4B9C" w:rsidR="004958CF" w:rsidRPr="007C3599" w:rsidRDefault="001A47A8" w:rsidP="004958CF">
      <w:pPr>
        <w:pStyle w:val="3"/>
        <w:numPr>
          <w:ilvl w:val="2"/>
          <w:numId w:val="10"/>
        </w:numPr>
      </w:pPr>
      <w:bookmarkStart w:id="1952" w:name="_Toc531973047"/>
      <w:bookmarkStart w:id="1953" w:name="_Toc87878054"/>
      <w:r w:rsidRPr="007C3599">
        <w:rPr>
          <w:rFonts w:hint="eastAsia"/>
        </w:rPr>
        <w:t>例外動作（異常系）</w:t>
      </w:r>
      <w:r w:rsidRPr="007C3599">
        <w:t xml:space="preserve"> </w:t>
      </w:r>
      <w:r w:rsidR="004958CF" w:rsidRPr="007C3599">
        <w:rPr>
          <w:lang w:val="en"/>
        </w:rPr>
        <w:t>Exception operation (abnormal system)</w:t>
      </w:r>
      <w:bookmarkEnd w:id="1952"/>
      <w:bookmarkEnd w:id="1953"/>
    </w:p>
    <w:p w14:paraId="483581D0" w14:textId="0025D128" w:rsidR="001A47A8" w:rsidRPr="007C3599" w:rsidRDefault="001A47A8">
      <w:pPr>
        <w:pStyle w:val="af7"/>
        <w:numPr>
          <w:ilvl w:val="0"/>
          <w:numId w:val="16"/>
        </w:numPr>
        <w:ind w:leftChars="0"/>
      </w:pPr>
      <w:r w:rsidRPr="007C3599">
        <w:rPr>
          <w:rFonts w:hint="eastAsia"/>
        </w:rPr>
        <w:t>通信できない等の理由でセンターから一時地図の情報取得に失敗し、キャッシュ地図</w:t>
      </w:r>
      <w:r w:rsidRPr="007C3599">
        <w:t>DBによる動作を継続できない場合は、ローカル地図DBにて動作させる。</w:t>
      </w:r>
    </w:p>
    <w:p w14:paraId="3EAC7C48" w14:textId="1FA997E9" w:rsidR="000868AD" w:rsidRPr="007C3599" w:rsidRDefault="000868AD" w:rsidP="000868AD">
      <w:pPr>
        <w:pStyle w:val="af7"/>
        <w:numPr>
          <w:ilvl w:val="0"/>
          <w:numId w:val="16"/>
        </w:numPr>
        <w:ind w:leftChars="0"/>
      </w:pPr>
      <w:r w:rsidRPr="5C3B83D0">
        <w:t>If the information acquisition of the temporary map is failed from the center due to reasons such as not being able to communicate, and the operation by the cache map DB cannot be continued, it is operated by the local map DB.</w:t>
      </w:r>
    </w:p>
    <w:p w14:paraId="7A28A846" w14:textId="3B7454EF" w:rsidR="004958CF" w:rsidRPr="007C3599" w:rsidRDefault="004958CF" w:rsidP="004958CF"/>
    <w:p w14:paraId="04CC88A2" w14:textId="77777777" w:rsidR="004958CF" w:rsidRPr="007C3599" w:rsidRDefault="004958CF" w:rsidP="004958CF">
      <w:pPr>
        <w:rPr>
          <w:szCs w:val="20"/>
        </w:rPr>
      </w:pPr>
    </w:p>
    <w:p w14:paraId="35A2646D" w14:textId="77777777" w:rsidR="004958CF" w:rsidRPr="007C3599" w:rsidRDefault="004958CF" w:rsidP="004958CF">
      <w:pPr>
        <w:rPr>
          <w:szCs w:val="20"/>
        </w:rPr>
      </w:pPr>
    </w:p>
    <w:p w14:paraId="31F37E91" w14:textId="21E5AC4F" w:rsidR="004958CF" w:rsidRPr="007C3599" w:rsidRDefault="001A47A8" w:rsidP="001B5CC7">
      <w:pPr>
        <w:pStyle w:val="3"/>
        <w:numPr>
          <w:ilvl w:val="2"/>
          <w:numId w:val="2"/>
        </w:numPr>
      </w:pPr>
      <w:bookmarkStart w:id="1954" w:name="_Toc531973048"/>
      <w:bookmarkStart w:id="1955" w:name="_Toc87878055"/>
      <w:r w:rsidRPr="007C3599">
        <w:rPr>
          <w:rFonts w:hint="eastAsia"/>
        </w:rPr>
        <w:t>その他</w:t>
      </w:r>
      <w:r w:rsidRPr="007C3599">
        <w:t xml:space="preserve"> </w:t>
      </w:r>
      <w:r w:rsidR="004958CF" w:rsidRPr="007C3599">
        <w:rPr>
          <w:lang w:val="en"/>
        </w:rPr>
        <w:t>other</w:t>
      </w:r>
      <w:bookmarkEnd w:id="1954"/>
      <w:bookmarkEnd w:id="1955"/>
    </w:p>
    <w:p w14:paraId="5EA388AF" w14:textId="77777777" w:rsidR="001A47A8" w:rsidRPr="007C3599" w:rsidRDefault="001A47A8" w:rsidP="001B5CC7">
      <w:pPr>
        <w:pStyle w:val="af7"/>
        <w:ind w:leftChars="0" w:left="0"/>
        <w:rPr>
          <w:szCs w:val="20"/>
        </w:rPr>
      </w:pPr>
      <w:r w:rsidRPr="007C3599">
        <w:rPr>
          <w:rFonts w:hint="eastAsia"/>
          <w:szCs w:val="20"/>
        </w:rPr>
        <w:t>特になし</w:t>
      </w:r>
    </w:p>
    <w:p w14:paraId="654B59C3" w14:textId="54FED899" w:rsidR="004958CF" w:rsidRPr="007C3599" w:rsidRDefault="004958CF" w:rsidP="001B5CC7">
      <w:pPr>
        <w:pStyle w:val="af7"/>
        <w:ind w:leftChars="0" w:left="0"/>
        <w:rPr>
          <w:szCs w:val="20"/>
        </w:rPr>
      </w:pPr>
      <w:r w:rsidRPr="007C3599">
        <w:rPr>
          <w:szCs w:val="20"/>
          <w:lang w:val="en"/>
        </w:rPr>
        <w:t>None in particular</w:t>
      </w:r>
    </w:p>
    <w:p w14:paraId="16BF8CEC" w14:textId="77777777" w:rsidR="00DB692D" w:rsidRPr="007C3599" w:rsidRDefault="00DB692D" w:rsidP="004958CF">
      <w:pPr>
        <w:rPr>
          <w:szCs w:val="20"/>
        </w:rPr>
      </w:pPr>
    </w:p>
    <w:p w14:paraId="4D8DEF9B" w14:textId="77777777" w:rsidR="00DB692D" w:rsidRPr="007C3599" w:rsidRDefault="00DB692D" w:rsidP="004958CF">
      <w:pPr>
        <w:rPr>
          <w:szCs w:val="20"/>
        </w:rPr>
      </w:pPr>
    </w:p>
    <w:p w14:paraId="592DFE26" w14:textId="77777777" w:rsidR="00DB692D" w:rsidRPr="007C3599" w:rsidRDefault="00DB692D" w:rsidP="004958CF">
      <w:pPr>
        <w:rPr>
          <w:szCs w:val="20"/>
        </w:rPr>
      </w:pPr>
      <w:r w:rsidRPr="007C3599">
        <w:rPr>
          <w:szCs w:val="20"/>
        </w:rPr>
        <w:br w:type="page"/>
      </w:r>
    </w:p>
    <w:p w14:paraId="547BE6C6" w14:textId="77777777" w:rsidR="00DB692D" w:rsidRPr="007C3599" w:rsidRDefault="00B61A55" w:rsidP="004403E2">
      <w:pPr>
        <w:pStyle w:val="2"/>
        <w:rPr>
          <w:strike/>
        </w:rPr>
      </w:pPr>
      <w:bookmarkStart w:id="1956" w:name="_Toc87878056"/>
      <w:r w:rsidRPr="007C3599">
        <w:rPr>
          <w:strike/>
          <w:lang w:val="en"/>
        </w:rPr>
        <w:lastRenderedPageBreak/>
        <w:t>5－2．　Map update by telecommunications equipment</w:t>
      </w:r>
      <w:r w:rsidRPr="007C3599">
        <w:rPr>
          <w:lang w:val="en"/>
        </w:rPr>
        <w:t xml:space="preserve"> </w:t>
      </w:r>
      <w:r w:rsidR="003227EF" w:rsidRPr="007C3599">
        <w:rPr>
          <w:lang w:val="en"/>
        </w:rPr>
        <w:t>▲3.00</w:t>
      </w:r>
      <w:bookmarkEnd w:id="1956"/>
    </w:p>
    <w:p w14:paraId="30511425" w14:textId="039F05B8" w:rsidR="00DB692D" w:rsidRPr="007C3599" w:rsidRDefault="00B61A55" w:rsidP="004403E2">
      <w:pPr>
        <w:pStyle w:val="2"/>
        <w:rPr>
          <w:strike/>
        </w:rPr>
      </w:pPr>
      <w:bookmarkStart w:id="1957" w:name="_Toc87878057"/>
      <w:r w:rsidRPr="007C3599">
        <w:rPr>
          <w:strike/>
          <w:lang w:val="en"/>
        </w:rPr>
        <w:t>5－2－1．　Target countries and regions</w:t>
      </w:r>
      <w:bookmarkEnd w:id="1957"/>
      <w:ins w:id="1958" w:author="Kashima, Takuya/鹿島 卓也" w:date="2022-10-21T17:05:00Z">
        <w:r w:rsidR="00B26785" w:rsidRPr="007C3599">
          <w:rPr>
            <w:strike/>
            <w:lang w:val="en"/>
          </w:rPr>
          <w:t xml:space="preserve"> </w:t>
        </w:r>
      </w:ins>
    </w:p>
    <w:tbl>
      <w:tblPr>
        <w:tblpPr w:leftFromText="142" w:rightFromText="142" w:vertAnchor="text" w:horzAnchor="margin" w:tblpY="132"/>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75"/>
        <w:gridCol w:w="2358"/>
        <w:gridCol w:w="567"/>
        <w:gridCol w:w="567"/>
        <w:gridCol w:w="567"/>
        <w:gridCol w:w="567"/>
        <w:gridCol w:w="567"/>
        <w:gridCol w:w="567"/>
        <w:gridCol w:w="567"/>
        <w:gridCol w:w="567"/>
        <w:gridCol w:w="567"/>
        <w:gridCol w:w="567"/>
        <w:gridCol w:w="567"/>
        <w:gridCol w:w="567"/>
      </w:tblGrid>
      <w:tr w:rsidR="007C3599" w:rsidRPr="007C3599" w14:paraId="25BDEA60" w14:textId="77777777" w:rsidTr="00DB692D">
        <w:trPr>
          <w:trHeight w:val="247"/>
        </w:trPr>
        <w:tc>
          <w:tcPr>
            <w:tcW w:w="475"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317E9D98" w14:textId="77777777" w:rsidR="00DB692D" w:rsidRPr="007C3599" w:rsidRDefault="00DB692D" w:rsidP="00DB692D">
            <w:pPr>
              <w:jc w:val="center"/>
              <w:rPr>
                <w:strike/>
              </w:rPr>
            </w:pPr>
            <w:r w:rsidRPr="007C3599">
              <w:rPr>
                <w:strike/>
                <w:lang w:val="en"/>
              </w:rPr>
              <w:t>No</w:t>
            </w:r>
          </w:p>
        </w:tc>
        <w:tc>
          <w:tcPr>
            <w:tcW w:w="2358"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61709500" w14:textId="3C7221D5" w:rsidR="00DB692D" w:rsidRPr="007C3599" w:rsidRDefault="007217E4" w:rsidP="00DB692D">
            <w:pPr>
              <w:jc w:val="left"/>
              <w:rPr>
                <w:strike/>
              </w:rPr>
            </w:pPr>
            <w:r w:rsidRPr="007C3599">
              <w:rPr>
                <w:strike/>
                <w:noProof/>
              </w:rPr>
              <mc:AlternateContent>
                <mc:Choice Requires="wps">
                  <w:drawing>
                    <wp:anchor distT="0" distB="0" distL="114300" distR="114300" simplePos="0" relativeHeight="251658269" behindDoc="0" locked="0" layoutInCell="1" allowOverlap="1" wp14:anchorId="35C9AF8E" wp14:editId="7351030C">
                      <wp:simplePos x="0" y="0"/>
                      <wp:positionH relativeFrom="column">
                        <wp:posOffset>1419860</wp:posOffset>
                      </wp:positionH>
                      <wp:positionV relativeFrom="paragraph">
                        <wp:posOffset>933450</wp:posOffset>
                      </wp:positionV>
                      <wp:extent cx="4339590" cy="250190"/>
                      <wp:effectExtent l="10795" t="11430" r="12065" b="5080"/>
                      <wp:wrapNone/>
                      <wp:docPr id="1421" name="Text Box 1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9590" cy="250190"/>
                              </a:xfrm>
                              <a:prstGeom prst="rect">
                                <a:avLst/>
                              </a:prstGeom>
                              <a:solidFill>
                                <a:srgbClr val="FFFFFF"/>
                              </a:solidFill>
                              <a:ln w="9525">
                                <a:solidFill>
                                  <a:srgbClr val="000000"/>
                                </a:solidFill>
                                <a:miter lim="800000"/>
                                <a:headEnd/>
                                <a:tailEnd/>
                              </a:ln>
                            </wps:spPr>
                            <wps:txbx>
                              <w:txbxContent>
                                <w:p w14:paraId="62ACFA24" w14:textId="77777777" w:rsidR="00820640" w:rsidRPr="0026044A" w:rsidRDefault="00820640" w:rsidP="0026044A">
                                  <w:pPr>
                                    <w:rPr>
                                      <w:shd w:val="clear" w:color="auto" w:fill="FFFFFF"/>
                                    </w:rPr>
                                  </w:pPr>
                                  <w:r w:rsidRPr="0026044A">
                                    <w:rPr>
                                      <w:shd w:val="clear" w:color="auto" w:fill="FFFFFF"/>
                                      <w:lang w:val="en"/>
                                    </w:rPr>
                                    <w:t>Complies with Post21DCM</w:t>
                                  </w:r>
                                  <w:r>
                                    <w:rPr>
                                      <w:lang w:val="en"/>
                                    </w:rPr>
                                    <w:t xml:space="preserve"> </w:t>
                                  </w:r>
                                  <w:r w:rsidRPr="0026044A">
                                    <w:rPr>
                                      <w:shd w:val="clear" w:color="auto" w:fill="FFFFFF"/>
                                      <w:lang w:val="en"/>
                                    </w:rPr>
                                    <w:t>standards (center-only)</w:t>
                                  </w:r>
                                </w:p>
                                <w:p w14:paraId="21052A65" w14:textId="38B6E976" w:rsidR="00820640" w:rsidRPr="00653775" w:rsidRDefault="00820640" w:rsidP="00DB692D">
                                  <w:pPr>
                                    <w:rPr>
                                      <w:shd w:val="clear" w:color="auto" w:fill="FFFF00"/>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C9AF8E" id="Text Box 1326" o:spid="_x0000_s1039" type="#_x0000_t202" style="position:absolute;margin-left:111.8pt;margin-top:73.5pt;width:341.7pt;height:19.7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">
                      <v:textbox inset="5.85pt,.7pt,5.85pt,.7pt">
                        <w:txbxContent>
                          <w:p w14:paraId="62ACFA24" w14:textId="77777777" w:rsidR="00820640" w:rsidRPr="0026044A" w:rsidRDefault="00820640" w:rsidP="0026044A">
                            <w:pPr>
                              <w:rPr>
                                <w:shd w:val="clear" w:color="auto" w:fill="FFFFFF"/>
                              </w:rPr>
                            </w:pPr>
                            <w:r w:rsidRPr="0026044A">
                              <w:rPr>
                                <w:shd w:val="clear" w:color="auto" w:fill="FFFFFF"/>
                                <w:lang w:val="en"/>
                              </w:rPr>
                              <w:t>Complies with Post21DCM</w:t>
                            </w:r>
                            <w:r>
                              <w:rPr>
                                <w:lang w:val="en"/>
                              </w:rPr>
                              <w:t xml:space="preserve"> </w:t>
                            </w:r>
                            <w:r w:rsidRPr="0026044A">
                              <w:rPr>
                                <w:shd w:val="clear" w:color="auto" w:fill="FFFFFF"/>
                                <w:lang w:val="en"/>
                              </w:rPr>
                              <w:t>standards (center-only)</w:t>
                            </w:r>
                          </w:p>
                          <w:p w14:paraId="21052A65" w14:textId="38B6E976" w:rsidR="00820640" w:rsidRPr="00653775" w:rsidRDefault="00820640" w:rsidP="00DB692D">
                            <w:pPr>
                              <w:rPr>
                                <w:shd w:val="clear" w:color="auto" w:fill="FFFF00"/>
                              </w:rPr>
                            </w:pPr>
                          </w:p>
                        </w:txbxContent>
                      </v:textbox>
                    </v:shape>
                  </w:pict>
                </mc:Fallback>
              </mc:AlternateContent>
            </w:r>
            <w:r w:rsidR="00DB692D" w:rsidRPr="007C3599">
              <w:rPr>
                <w:strike/>
                <w:lang w:val="en"/>
              </w:rPr>
              <w:t>service</w:t>
            </w:r>
          </w:p>
        </w:tc>
        <w:tc>
          <w:tcPr>
            <w:tcW w:w="6804"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37111776" w14:textId="77777777" w:rsidR="00DB692D" w:rsidRPr="007C3599" w:rsidRDefault="00DB692D" w:rsidP="00DB692D">
            <w:pPr>
              <w:jc w:val="center"/>
              <w:rPr>
                <w:strike/>
              </w:rPr>
            </w:pPr>
            <w:r w:rsidRPr="007C3599">
              <w:rPr>
                <w:strike/>
                <w:lang w:val="en"/>
              </w:rPr>
              <w:t xml:space="preserve">Target </w:t>
            </w:r>
            <w:proofErr w:type="spellStart"/>
            <w:r w:rsidRPr="007C3599">
              <w:rPr>
                <w:strike/>
                <w:lang w:val="en"/>
              </w:rPr>
              <w:t>Target</w:t>
            </w:r>
            <w:proofErr w:type="spellEnd"/>
          </w:p>
        </w:tc>
      </w:tr>
      <w:tr w:rsidR="007C3599" w:rsidRPr="007C3599" w14:paraId="664C4F34" w14:textId="77777777" w:rsidTr="00DB692D">
        <w:trPr>
          <w:cantSplit/>
          <w:trHeight w:val="113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D53CEB" w14:textId="77777777" w:rsidR="00DB692D" w:rsidRPr="007C3599" w:rsidRDefault="00DB692D" w:rsidP="00DB692D">
            <w:pPr>
              <w:widowControl/>
              <w:jc w:val="left"/>
              <w:rPr>
                <w:strik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8EC741" w14:textId="77777777" w:rsidR="00DB692D" w:rsidRPr="007C3599" w:rsidRDefault="00DB692D" w:rsidP="00DB692D">
            <w:pPr>
              <w:widowControl/>
              <w:jc w:val="left"/>
              <w:rPr>
                <w:strike/>
              </w:rPr>
            </w:pP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C7EF82F" w14:textId="77777777" w:rsidR="00DB692D" w:rsidRPr="007C3599" w:rsidRDefault="00DB692D" w:rsidP="00DB692D">
            <w:pPr>
              <w:ind w:left="113" w:right="113"/>
              <w:rPr>
                <w:strike/>
                <w:sz w:val="16"/>
              </w:rPr>
            </w:pPr>
            <w:r w:rsidRPr="007C3599">
              <w:rPr>
                <w:strike/>
                <w:sz w:val="16"/>
                <w:lang w:val="en"/>
              </w:rPr>
              <w:t>Japan</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E03FF4F" w14:textId="77777777" w:rsidR="00DB692D" w:rsidRPr="007C3599" w:rsidRDefault="00DB692D" w:rsidP="00DB692D">
            <w:pPr>
              <w:ind w:left="113" w:right="113"/>
              <w:rPr>
                <w:strike/>
                <w:sz w:val="16"/>
              </w:rPr>
            </w:pPr>
            <w:r w:rsidRPr="007C3599">
              <w:rPr>
                <w:strike/>
                <w:sz w:val="16"/>
                <w:lang w:val="en"/>
              </w:rPr>
              <w:t>North America</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A666A8B" w14:textId="77777777" w:rsidR="00DB692D" w:rsidRPr="007C3599" w:rsidRDefault="00DB692D" w:rsidP="00DB692D">
            <w:pPr>
              <w:ind w:left="113" w:right="113"/>
              <w:rPr>
                <w:strike/>
                <w:sz w:val="16"/>
              </w:rPr>
            </w:pPr>
            <w:r w:rsidRPr="007C3599">
              <w:rPr>
                <w:strike/>
                <w:sz w:val="16"/>
                <w:lang w:val="en"/>
              </w:rPr>
              <w:t>Europe</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6121F41" w14:textId="77777777" w:rsidR="00DB692D" w:rsidRPr="007C3599" w:rsidRDefault="00DB692D" w:rsidP="00DB692D">
            <w:pPr>
              <w:ind w:left="113" w:right="113"/>
              <w:rPr>
                <w:strike/>
                <w:sz w:val="16"/>
              </w:rPr>
            </w:pPr>
            <w:r w:rsidRPr="007C3599">
              <w:rPr>
                <w:strike/>
                <w:sz w:val="16"/>
                <w:lang w:val="en"/>
              </w:rPr>
              <w:t>Oceania</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045C266" w14:textId="77777777" w:rsidR="00DB692D" w:rsidRPr="007C3599" w:rsidRDefault="00DB692D" w:rsidP="00DB692D">
            <w:pPr>
              <w:ind w:left="113" w:right="113"/>
              <w:rPr>
                <w:strike/>
                <w:sz w:val="16"/>
              </w:rPr>
            </w:pPr>
            <w:r w:rsidRPr="007C3599">
              <w:rPr>
                <w:strike/>
                <w:sz w:val="16"/>
                <w:lang w:val="en"/>
              </w:rPr>
              <w:t>Southeast Asia</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F3FAF54" w14:textId="77777777" w:rsidR="00DB692D" w:rsidRPr="007C3599" w:rsidRDefault="00DB692D" w:rsidP="00DB692D">
            <w:pPr>
              <w:ind w:left="113" w:right="113"/>
              <w:rPr>
                <w:strike/>
                <w:sz w:val="16"/>
              </w:rPr>
            </w:pPr>
            <w:r w:rsidRPr="007C3599">
              <w:rPr>
                <w:strike/>
                <w:sz w:val="16"/>
                <w:lang w:val="en"/>
              </w:rPr>
              <w:t>India</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935EF21" w14:textId="77777777" w:rsidR="00DB692D" w:rsidRPr="007C3599" w:rsidRDefault="00DB692D" w:rsidP="00DB692D">
            <w:pPr>
              <w:ind w:left="113" w:right="113"/>
              <w:rPr>
                <w:strike/>
                <w:sz w:val="16"/>
              </w:rPr>
            </w:pPr>
            <w:r w:rsidRPr="007C3599">
              <w:rPr>
                <w:strike/>
                <w:sz w:val="16"/>
                <w:lang w:val="en"/>
              </w:rPr>
              <w:t>Middle East</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5236EA5" w14:textId="77777777" w:rsidR="00DB692D" w:rsidRPr="007C3599" w:rsidRDefault="00DB692D" w:rsidP="00DB692D">
            <w:pPr>
              <w:ind w:left="113" w:right="113"/>
              <w:rPr>
                <w:strike/>
                <w:sz w:val="16"/>
              </w:rPr>
            </w:pPr>
            <w:r w:rsidRPr="007C3599">
              <w:rPr>
                <w:strike/>
                <w:sz w:val="16"/>
                <w:lang w:val="en"/>
              </w:rPr>
              <w:t xml:space="preserve">South </w:t>
            </w:r>
            <w:proofErr w:type="spellStart"/>
            <w:r w:rsidRPr="007C3599">
              <w:rPr>
                <w:strike/>
                <w:sz w:val="16"/>
                <w:lang w:val="en"/>
              </w:rPr>
              <w:t>america</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tcPr>
          <w:p w14:paraId="6B58AFD7" w14:textId="77777777" w:rsidR="00DB692D" w:rsidRPr="007C3599" w:rsidRDefault="00DB692D" w:rsidP="00DB692D">
            <w:pPr>
              <w:ind w:left="113" w:right="113"/>
              <w:rPr>
                <w:strike/>
                <w:sz w:val="16"/>
              </w:rPr>
            </w:pPr>
            <w:r w:rsidRPr="007C3599">
              <w:rPr>
                <w:strike/>
                <w:sz w:val="16"/>
                <w:lang w:val="en"/>
              </w:rPr>
              <w:t>South Africa</w:t>
            </w:r>
          </w:p>
          <w:p w14:paraId="445ECDB5" w14:textId="77777777" w:rsidR="00DB692D" w:rsidRPr="007C3599" w:rsidRDefault="00DB692D" w:rsidP="00DB692D">
            <w:pPr>
              <w:ind w:left="113" w:right="113"/>
              <w:rPr>
                <w:strike/>
                <w:sz w:val="16"/>
              </w:rPr>
            </w:pP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4066350" w14:textId="77777777" w:rsidR="00DB692D" w:rsidRPr="007C3599" w:rsidRDefault="00DB692D" w:rsidP="00DB692D">
            <w:pPr>
              <w:ind w:left="113" w:right="113"/>
              <w:rPr>
                <w:strike/>
                <w:sz w:val="16"/>
              </w:rPr>
            </w:pPr>
            <w:r w:rsidRPr="007C3599">
              <w:rPr>
                <w:strike/>
                <w:sz w:val="16"/>
                <w:lang w:val="en"/>
              </w:rPr>
              <w:t>Taiwan</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41C9D47" w14:textId="77777777" w:rsidR="00DB692D" w:rsidRPr="007C3599" w:rsidRDefault="00DB692D" w:rsidP="00DB692D">
            <w:pPr>
              <w:ind w:left="113" w:right="113"/>
              <w:rPr>
                <w:strike/>
                <w:sz w:val="16"/>
              </w:rPr>
            </w:pPr>
            <w:r w:rsidRPr="007C3599">
              <w:rPr>
                <w:strike/>
                <w:sz w:val="16"/>
                <w:lang w:val="en"/>
              </w:rPr>
              <w:t>Hong Kong and Macau</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8CA5C85" w14:textId="77777777" w:rsidR="00DB692D" w:rsidRPr="007C3599" w:rsidRDefault="00DB692D" w:rsidP="00DB692D">
            <w:pPr>
              <w:ind w:left="113" w:right="113"/>
              <w:rPr>
                <w:strike/>
                <w:sz w:val="16"/>
              </w:rPr>
            </w:pPr>
            <w:r w:rsidRPr="007C3599">
              <w:rPr>
                <w:strike/>
                <w:sz w:val="16"/>
                <w:lang w:val="en"/>
              </w:rPr>
              <w:t>China</w:t>
            </w:r>
          </w:p>
        </w:tc>
      </w:tr>
      <w:tr w:rsidR="007C3599" w:rsidRPr="007C3599" w14:paraId="7B6FB07E" w14:textId="77777777" w:rsidTr="00DB692D">
        <w:trPr>
          <w:trHeight w:val="93"/>
        </w:trPr>
        <w:tc>
          <w:tcPr>
            <w:tcW w:w="475" w:type="dxa"/>
            <w:tcBorders>
              <w:top w:val="single" w:sz="4" w:space="0" w:color="auto"/>
              <w:left w:val="single" w:sz="4" w:space="0" w:color="auto"/>
              <w:bottom w:val="single" w:sz="4" w:space="0" w:color="auto"/>
              <w:right w:val="single" w:sz="4" w:space="0" w:color="auto"/>
            </w:tcBorders>
            <w:vAlign w:val="center"/>
            <w:hideMark/>
          </w:tcPr>
          <w:p w14:paraId="18876585" w14:textId="77777777" w:rsidR="00DB692D" w:rsidRPr="007C3599" w:rsidRDefault="00DB692D" w:rsidP="00DB692D">
            <w:pPr>
              <w:jc w:val="center"/>
              <w:rPr>
                <w:strike/>
              </w:rPr>
            </w:pPr>
            <w:r w:rsidRPr="007C3599">
              <w:rPr>
                <w:strike/>
                <w:lang w:val="en"/>
              </w:rPr>
              <w:t>2</w:t>
            </w:r>
          </w:p>
        </w:tc>
        <w:tc>
          <w:tcPr>
            <w:tcW w:w="2358" w:type="dxa"/>
            <w:tcBorders>
              <w:top w:val="single" w:sz="4" w:space="0" w:color="auto"/>
              <w:left w:val="single" w:sz="4" w:space="0" w:color="auto"/>
              <w:bottom w:val="single" w:sz="4" w:space="0" w:color="auto"/>
              <w:right w:val="single" w:sz="4" w:space="0" w:color="auto"/>
            </w:tcBorders>
            <w:vAlign w:val="center"/>
            <w:hideMark/>
          </w:tcPr>
          <w:p w14:paraId="1D4E5AD0" w14:textId="77777777" w:rsidR="00DB692D" w:rsidRPr="007C3599" w:rsidRDefault="00DB692D" w:rsidP="00DB692D">
            <w:pPr>
              <w:jc w:val="left"/>
              <w:rPr>
                <w:strike/>
                <w:szCs w:val="20"/>
              </w:rPr>
            </w:pPr>
            <w:r w:rsidRPr="007C3599">
              <w:rPr>
                <w:strike/>
                <w:lang w:val="en"/>
              </w:rPr>
              <w:t>Map update by communication equipment</w:t>
            </w:r>
          </w:p>
        </w:tc>
        <w:tc>
          <w:tcPr>
            <w:tcW w:w="567" w:type="dxa"/>
            <w:tcBorders>
              <w:top w:val="single" w:sz="4" w:space="0" w:color="auto"/>
              <w:left w:val="single" w:sz="4" w:space="0" w:color="auto"/>
              <w:bottom w:val="single" w:sz="4" w:space="0" w:color="auto"/>
              <w:right w:val="single" w:sz="4" w:space="0" w:color="auto"/>
            </w:tcBorders>
            <w:shd w:val="clear" w:color="auto" w:fill="FFFFFF"/>
            <w:hideMark/>
          </w:tcPr>
          <w:p w14:paraId="61FE9994" w14:textId="77777777" w:rsidR="00DB692D" w:rsidRPr="007C3599" w:rsidRDefault="00DB692D" w:rsidP="00DB692D">
            <w:pPr>
              <w:jc w:val="center"/>
              <w:rPr>
                <w:strike/>
                <w:szCs w:val="20"/>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F56AF8F" w14:textId="77777777" w:rsidR="00DB692D" w:rsidRPr="007C3599" w:rsidRDefault="00DB692D" w:rsidP="00DB692D">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99F743" w14:textId="77777777" w:rsidR="00DB692D" w:rsidRPr="007C3599" w:rsidRDefault="00DB692D" w:rsidP="00DB692D">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CAF97FD" w14:textId="77777777" w:rsidR="00DB692D" w:rsidRPr="007C3599" w:rsidRDefault="00DB692D" w:rsidP="00DB692D">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76685CD" w14:textId="77777777" w:rsidR="00DB692D" w:rsidRPr="007C3599" w:rsidRDefault="00DB692D" w:rsidP="00DB692D">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327C87D" w14:textId="77777777" w:rsidR="00DB692D" w:rsidRPr="007C3599" w:rsidRDefault="00DB692D" w:rsidP="00DB692D">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433409" w14:textId="77777777" w:rsidR="00DB692D" w:rsidRPr="007C3599" w:rsidRDefault="00DB692D" w:rsidP="00DB692D">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3001D5" w14:textId="77777777" w:rsidR="00DB692D" w:rsidRPr="007C3599" w:rsidRDefault="00DB692D" w:rsidP="00DB692D">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C30393" w14:textId="77777777" w:rsidR="00DB692D" w:rsidRPr="007C3599" w:rsidRDefault="00DB692D" w:rsidP="00DB692D">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D6CE4E9" w14:textId="77777777" w:rsidR="00DB692D" w:rsidRPr="007C3599" w:rsidRDefault="00DB692D" w:rsidP="00DB692D">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5969590" w14:textId="77777777" w:rsidR="00DB692D" w:rsidRPr="007C3599" w:rsidRDefault="00DB692D" w:rsidP="00DB692D">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CF483C3" w14:textId="77777777" w:rsidR="00DB692D" w:rsidRPr="007C3599" w:rsidRDefault="00DB692D" w:rsidP="00DB692D">
            <w:pPr>
              <w:jc w:val="center"/>
              <w:rPr>
                <w:strike/>
              </w:rPr>
            </w:pPr>
            <w:r w:rsidRPr="007C3599">
              <w:rPr>
                <w:rFonts w:hint="eastAsia"/>
                <w:strike/>
                <w:szCs w:val="20"/>
                <w:lang w:val="en"/>
              </w:rPr>
              <w:t>―</w:t>
            </w:r>
          </w:p>
        </w:tc>
      </w:tr>
    </w:tbl>
    <w:p w14:paraId="06D2DE45" w14:textId="77777777" w:rsidR="00DB692D" w:rsidRPr="007C3599" w:rsidRDefault="00DB692D" w:rsidP="004403E2">
      <w:pPr>
        <w:rPr>
          <w:strike/>
        </w:rPr>
      </w:pPr>
    </w:p>
    <w:p w14:paraId="62A5A05B" w14:textId="77777777" w:rsidR="00DB692D" w:rsidRPr="007C3599" w:rsidRDefault="00B61A55" w:rsidP="004403E2">
      <w:pPr>
        <w:pStyle w:val="2"/>
        <w:rPr>
          <w:strike/>
        </w:rPr>
      </w:pPr>
      <w:bookmarkStart w:id="1959" w:name="_Toc87878058"/>
      <w:r w:rsidRPr="007C3599">
        <w:rPr>
          <w:strike/>
          <w:lang w:val="en"/>
        </w:rPr>
        <w:t>５－２－２．　Basic movements (normal).</w:t>
      </w:r>
      <w:bookmarkEnd w:id="1959"/>
    </w:p>
    <w:p w14:paraId="0705B21B" w14:textId="77777777" w:rsidR="00DB692D" w:rsidRPr="007C3599" w:rsidRDefault="00DB692D" w:rsidP="004403E2">
      <w:pPr>
        <w:pStyle w:val="4"/>
        <w:rPr>
          <w:strike/>
        </w:rPr>
      </w:pPr>
      <w:r w:rsidRPr="007C3599">
        <w:rPr>
          <w:strike/>
          <w:lang w:val="en"/>
        </w:rPr>
        <w:t>Service Overview</w:t>
      </w:r>
    </w:p>
    <w:p w14:paraId="008E70A2" w14:textId="77777777" w:rsidR="00DB692D" w:rsidRPr="007C3599" w:rsidRDefault="00DB692D" w:rsidP="00DB692D">
      <w:pPr>
        <w:rPr>
          <w:strike/>
        </w:rPr>
      </w:pPr>
      <w:r w:rsidRPr="007C3599">
        <w:rPr>
          <w:rFonts w:hint="eastAsia"/>
          <w:strike/>
          <w:lang w:val="en"/>
        </w:rPr>
        <w:t>【</w:t>
      </w:r>
      <w:r w:rsidRPr="007C3599">
        <w:rPr>
          <w:strike/>
          <w:lang w:val="en"/>
        </w:rPr>
        <w:t>Main Action】</w:t>
      </w:r>
    </w:p>
    <w:p w14:paraId="73839A84" w14:textId="77777777" w:rsidR="00DB692D" w:rsidRPr="007C3599" w:rsidRDefault="00DB692D" w:rsidP="00DB692D">
      <w:pPr>
        <w:ind w:firstLineChars="200" w:firstLine="400"/>
        <w:rPr>
          <w:strike/>
        </w:rPr>
      </w:pPr>
      <w:r w:rsidRPr="007C3599">
        <w:rPr>
          <w:strike/>
          <w:lang w:val="en"/>
        </w:rPr>
        <w:t>Automatic update at the start-up of navigation</w:t>
      </w:r>
    </w:p>
    <w:p w14:paraId="1ACBA57B" w14:textId="77777777" w:rsidR="00DB692D" w:rsidRPr="007C3599" w:rsidRDefault="00DB692D" w:rsidP="00DB692D">
      <w:pPr>
        <w:numPr>
          <w:ilvl w:val="0"/>
          <w:numId w:val="17"/>
        </w:numPr>
        <w:ind w:left="1123" w:hanging="284"/>
        <w:rPr>
          <w:strike/>
        </w:rPr>
      </w:pPr>
      <w:r w:rsidRPr="007C3599">
        <w:rPr>
          <w:strike/>
          <w:lang w:val="en"/>
        </w:rPr>
        <w:t>User starts navigation (DCM equipped machine)</w:t>
      </w:r>
    </w:p>
    <w:p w14:paraId="11981184" w14:textId="77777777" w:rsidR="00DB692D" w:rsidRPr="007C3599" w:rsidRDefault="00DB692D" w:rsidP="00DB692D">
      <w:pPr>
        <w:numPr>
          <w:ilvl w:val="0"/>
          <w:numId w:val="17"/>
        </w:numPr>
        <w:ind w:left="1123" w:hanging="284"/>
        <w:rPr>
          <w:strike/>
        </w:rPr>
      </w:pPr>
      <w:r w:rsidRPr="007C3599">
        <w:rPr>
          <w:strike/>
          <w:lang w:val="en"/>
        </w:rPr>
        <w:t>Automatically get the latest map data and start updating</w:t>
      </w:r>
    </w:p>
    <w:p w14:paraId="11E4A06A" w14:textId="77777777" w:rsidR="00DB692D" w:rsidRPr="007C3599" w:rsidRDefault="00DB692D" w:rsidP="00DB692D">
      <w:pPr>
        <w:numPr>
          <w:ilvl w:val="0"/>
          <w:numId w:val="17"/>
        </w:numPr>
        <w:ind w:left="1123" w:hanging="284"/>
        <w:rPr>
          <w:strike/>
        </w:rPr>
      </w:pPr>
      <w:r w:rsidRPr="007C3599">
        <w:rPr>
          <w:strike/>
          <w:lang w:val="en"/>
        </w:rPr>
        <w:t>When the update is complete, switch the map to the latest state the next time ACC-ON</w:t>
      </w:r>
    </w:p>
    <w:p w14:paraId="0AEAC379" w14:textId="77777777" w:rsidR="00DB692D" w:rsidRPr="007C3599" w:rsidRDefault="00DB692D" w:rsidP="00DB692D">
      <w:pPr>
        <w:rPr>
          <w:strike/>
        </w:rPr>
      </w:pPr>
    </w:p>
    <w:p w14:paraId="6B59BEF0" w14:textId="77777777" w:rsidR="00DB692D" w:rsidRPr="007C3599" w:rsidRDefault="00DB692D" w:rsidP="004403E2">
      <w:pPr>
        <w:pStyle w:val="4"/>
        <w:rPr>
          <w:strike/>
        </w:rPr>
      </w:pPr>
      <w:r w:rsidRPr="007C3599">
        <w:rPr>
          <w:strike/>
          <w:lang w:val="en"/>
        </w:rPr>
        <w:t>Service requirements</w:t>
      </w:r>
    </w:p>
    <w:p w14:paraId="6CFEF00D" w14:textId="77777777" w:rsidR="00DB692D" w:rsidRPr="007C3599" w:rsidRDefault="00DB692D" w:rsidP="00DB692D">
      <w:pPr>
        <w:rPr>
          <w:strike/>
        </w:rPr>
      </w:pPr>
      <w:r w:rsidRPr="007C3599">
        <w:rPr>
          <w:rFonts w:hint="eastAsia"/>
          <w:strike/>
          <w:lang w:val="en"/>
        </w:rPr>
        <w:t>・</w:t>
      </w:r>
      <w:r w:rsidRPr="007C3599">
        <w:rPr>
          <w:strike/>
          <w:lang w:val="en"/>
        </w:rPr>
        <w:t xml:space="preserve"> In order to make the map DB shipped to the factory one part number, it is possible to update without restrictions on the freshness difference between the local map DB and the update data.</w:t>
      </w:r>
    </w:p>
    <w:p w14:paraId="0B4C0E19" w14:textId="77777777" w:rsidR="00DB692D" w:rsidRPr="007C3599" w:rsidRDefault="00DB692D" w:rsidP="00DB692D">
      <w:pPr>
        <w:rPr>
          <w:strike/>
        </w:rPr>
      </w:pPr>
      <w:r w:rsidRPr="007C3599">
        <w:rPr>
          <w:strike/>
          <w:lang w:val="en"/>
        </w:rPr>
        <w:t>Others are "6. Service Requirements</w:t>
      </w:r>
    </w:p>
    <w:p w14:paraId="7FC593CB" w14:textId="77777777" w:rsidR="00DB692D" w:rsidRPr="007C3599" w:rsidRDefault="00B61A55" w:rsidP="004403E2">
      <w:pPr>
        <w:pStyle w:val="3"/>
        <w:rPr>
          <w:strike/>
        </w:rPr>
      </w:pPr>
      <w:bookmarkStart w:id="1960" w:name="_Toc87878059"/>
      <w:r w:rsidRPr="007C3599">
        <w:rPr>
          <w:strike/>
          <w:lang w:val="en"/>
        </w:rPr>
        <w:t>5－2－3．　Requirements for HMI specifications</w:t>
      </w:r>
      <w:bookmarkEnd w:id="1960"/>
    </w:p>
    <w:p w14:paraId="59C3D439" w14:textId="77777777" w:rsidR="00DB692D" w:rsidRPr="007C3599" w:rsidRDefault="00DB692D" w:rsidP="00DB692D">
      <w:pPr>
        <w:ind w:firstLineChars="200" w:firstLine="400"/>
        <w:rPr>
          <w:strike/>
        </w:rPr>
      </w:pPr>
      <w:r w:rsidRPr="007C3599">
        <w:rPr>
          <w:strike/>
          <w:lang w:val="en"/>
        </w:rPr>
        <w:t>Automatic update at the start-up of navigation</w:t>
      </w:r>
    </w:p>
    <w:p w14:paraId="48B163C0" w14:textId="77777777" w:rsidR="00DB692D" w:rsidRPr="007C3599" w:rsidRDefault="00DB692D" w:rsidP="00DB692D">
      <w:pPr>
        <w:ind w:firstLine="840"/>
        <w:rPr>
          <w:strike/>
        </w:rPr>
      </w:pPr>
      <w:r w:rsidRPr="007C3599">
        <w:rPr>
          <w:strike/>
          <w:lang w:val="en"/>
        </w:rPr>
        <w:t>When the update is complete, switch the map to the latest state the next time ACC-ON</w:t>
      </w:r>
    </w:p>
    <w:p w14:paraId="584C9CCF" w14:textId="77777777" w:rsidR="00DB692D" w:rsidRPr="007C3599" w:rsidRDefault="00DB692D" w:rsidP="00DB692D">
      <w:pPr>
        <w:rPr>
          <w:strike/>
        </w:rPr>
      </w:pPr>
    </w:p>
    <w:p w14:paraId="0E2885CC" w14:textId="77777777" w:rsidR="00DB692D" w:rsidRPr="007C3599" w:rsidRDefault="00B61A55" w:rsidP="004403E2">
      <w:pPr>
        <w:pStyle w:val="3"/>
        <w:rPr>
          <w:strike/>
        </w:rPr>
      </w:pPr>
      <w:bookmarkStart w:id="1961" w:name="_Toc87878060"/>
      <w:r w:rsidRPr="007C3599">
        <w:rPr>
          <w:strike/>
          <w:lang w:val="en"/>
        </w:rPr>
        <w:lastRenderedPageBreak/>
        <w:t>5－2－4．　Custom items</w:t>
      </w:r>
      <w:bookmarkEnd w:id="1961"/>
    </w:p>
    <w:p w14:paraId="43A1995C" w14:textId="77777777" w:rsidR="00DB692D" w:rsidRPr="007C3599" w:rsidRDefault="00DB692D" w:rsidP="00DB692D">
      <w:pPr>
        <w:rPr>
          <w:strike/>
        </w:rPr>
      </w:pPr>
      <w:r w:rsidRPr="007C3599">
        <w:rPr>
          <w:strike/>
          <w:lang w:val="en"/>
        </w:rPr>
        <w:t>None in particular</w:t>
      </w:r>
    </w:p>
    <w:p w14:paraId="29852561" w14:textId="77777777" w:rsidR="00DB692D" w:rsidRPr="007C3599" w:rsidRDefault="00DB692D" w:rsidP="00DB692D">
      <w:pPr>
        <w:rPr>
          <w:strike/>
        </w:rPr>
      </w:pPr>
    </w:p>
    <w:p w14:paraId="73F7D499" w14:textId="77777777" w:rsidR="00DB692D" w:rsidRPr="007C3599" w:rsidRDefault="00B61A55" w:rsidP="004403E2">
      <w:pPr>
        <w:pStyle w:val="3"/>
        <w:rPr>
          <w:strike/>
        </w:rPr>
      </w:pPr>
      <w:bookmarkStart w:id="1962" w:name="_Toc87878061"/>
      <w:r w:rsidRPr="007C3599">
        <w:rPr>
          <w:strike/>
          <w:lang w:val="en"/>
        </w:rPr>
        <w:t>5－2－5．　Exception operation (abnormal system)</w:t>
      </w:r>
      <w:bookmarkEnd w:id="1962"/>
    </w:p>
    <w:p w14:paraId="05A3F409" w14:textId="77777777" w:rsidR="00DB692D" w:rsidRPr="007C3599" w:rsidRDefault="00DB692D" w:rsidP="00DB692D">
      <w:pPr>
        <w:rPr>
          <w:strike/>
        </w:rPr>
      </w:pPr>
      <w:r w:rsidRPr="007C3599">
        <w:rPr>
          <w:rFonts w:hint="eastAsia"/>
          <w:strike/>
          <w:lang w:val="en"/>
        </w:rPr>
        <w:t>・</w:t>
      </w:r>
      <w:r w:rsidRPr="007C3599">
        <w:rPr>
          <w:strike/>
          <w:lang w:val="en"/>
        </w:rPr>
        <w:t xml:space="preserve"> If an error occurs while downloading data, perform a default retry.</w:t>
      </w:r>
    </w:p>
    <w:p w14:paraId="7DD5B9E2" w14:textId="77777777" w:rsidR="00DB692D" w:rsidRPr="007C3599" w:rsidRDefault="00DB692D" w:rsidP="00DB692D">
      <w:pPr>
        <w:rPr>
          <w:strike/>
        </w:rPr>
      </w:pPr>
      <w:r w:rsidRPr="007C3599">
        <w:rPr>
          <w:strike/>
          <w:lang w:val="en"/>
        </w:rPr>
        <w:t>If the default retry does not return, discard the data being downloaded and return it to the state it was in before the update started.</w:t>
      </w:r>
    </w:p>
    <w:p w14:paraId="0B491149" w14:textId="77777777" w:rsidR="00DB692D" w:rsidRPr="007C3599" w:rsidRDefault="00DB692D" w:rsidP="00DB692D">
      <w:pPr>
        <w:rPr>
          <w:strike/>
        </w:rPr>
      </w:pPr>
      <w:r w:rsidRPr="007C3599">
        <w:rPr>
          <w:rFonts w:hint="eastAsia"/>
          <w:strike/>
          <w:lang w:val="en"/>
        </w:rPr>
        <w:t>・</w:t>
      </w:r>
      <w:r w:rsidRPr="007C3599">
        <w:rPr>
          <w:strike/>
          <w:lang w:val="en"/>
        </w:rPr>
        <w:t xml:space="preserve"> If the download data is detected as incorrect, discard the download data and return it to the state before the update starts.</w:t>
      </w:r>
    </w:p>
    <w:p w14:paraId="0D28CC81" w14:textId="77777777" w:rsidR="00DB692D" w:rsidRPr="007C3599" w:rsidRDefault="00DB692D" w:rsidP="00DB692D">
      <w:pPr>
        <w:rPr>
          <w:strike/>
        </w:rPr>
      </w:pPr>
      <w:r w:rsidRPr="007C3599">
        <w:rPr>
          <w:rFonts w:hint="eastAsia"/>
          <w:strike/>
          <w:lang w:val="en"/>
        </w:rPr>
        <w:t>・</w:t>
      </w:r>
      <w:r w:rsidRPr="007C3599">
        <w:rPr>
          <w:strike/>
          <w:lang w:val="en"/>
        </w:rPr>
        <w:t xml:space="preserve"> If an abnormality occurs during the update of the map, discard the data in the middle of the update and return it to the state before the update starts.</w:t>
      </w:r>
    </w:p>
    <w:p w14:paraId="713A2011" w14:textId="77777777" w:rsidR="00DB692D" w:rsidRPr="007C3599" w:rsidRDefault="00DB692D" w:rsidP="00DB692D">
      <w:pPr>
        <w:rPr>
          <w:strike/>
          <w:szCs w:val="20"/>
        </w:rPr>
      </w:pPr>
      <w:r w:rsidRPr="007C3599">
        <w:rPr>
          <w:rFonts w:hint="eastAsia"/>
          <w:strike/>
          <w:lang w:val="en"/>
        </w:rPr>
        <w:t>・</w:t>
      </w:r>
      <w:r w:rsidRPr="007C3599">
        <w:rPr>
          <w:strike/>
          <w:lang w:val="en"/>
        </w:rPr>
        <w:t xml:space="preserve"> If ACC-OFF occurs during data download and update, the next ACC-ON process will be resumed. </w:t>
      </w:r>
    </w:p>
    <w:p w14:paraId="5DED16A6" w14:textId="77777777" w:rsidR="00DB692D" w:rsidRPr="007C3599" w:rsidRDefault="00DB692D" w:rsidP="00DB692D">
      <w:pPr>
        <w:rPr>
          <w:strike/>
          <w:szCs w:val="20"/>
        </w:rPr>
      </w:pPr>
    </w:p>
    <w:p w14:paraId="6B8ABC7D" w14:textId="77777777" w:rsidR="00DB692D" w:rsidRPr="007C3599" w:rsidRDefault="00B61A55" w:rsidP="004403E2">
      <w:pPr>
        <w:pStyle w:val="3"/>
        <w:rPr>
          <w:strike/>
        </w:rPr>
      </w:pPr>
      <w:bookmarkStart w:id="1963" w:name="_Toc87878062"/>
      <w:r w:rsidRPr="007C3599">
        <w:rPr>
          <w:strike/>
          <w:lang w:val="en"/>
        </w:rPr>
        <w:t>5－2－6．　other</w:t>
      </w:r>
      <w:bookmarkEnd w:id="1963"/>
    </w:p>
    <w:p w14:paraId="446DED9D" w14:textId="77777777" w:rsidR="00DB692D" w:rsidRPr="007C3599" w:rsidRDefault="00DB692D" w:rsidP="00DB692D">
      <w:pPr>
        <w:rPr>
          <w:strike/>
          <w:szCs w:val="20"/>
        </w:rPr>
      </w:pPr>
      <w:r w:rsidRPr="007C3599">
        <w:rPr>
          <w:strike/>
          <w:szCs w:val="20"/>
          <w:lang w:val="en"/>
        </w:rPr>
        <w:t>None in particular</w:t>
      </w:r>
    </w:p>
    <w:p w14:paraId="48417095" w14:textId="77777777" w:rsidR="00DB692D" w:rsidRPr="007C3599" w:rsidRDefault="00DB692D" w:rsidP="00DB692D">
      <w:pPr>
        <w:rPr>
          <w:strike/>
        </w:rPr>
      </w:pPr>
    </w:p>
    <w:p w14:paraId="1188E816" w14:textId="77777777" w:rsidR="00DB692D" w:rsidRPr="007C3599" w:rsidRDefault="00DB692D" w:rsidP="00DB692D">
      <w:r w:rsidRPr="007C3599">
        <w:br w:type="page"/>
      </w:r>
    </w:p>
    <w:p w14:paraId="4C3C534E" w14:textId="77777777" w:rsidR="00DB692D" w:rsidRPr="007C3599" w:rsidRDefault="002D1C9C" w:rsidP="004403E2">
      <w:pPr>
        <w:pStyle w:val="2"/>
        <w:rPr>
          <w:strike/>
        </w:rPr>
      </w:pPr>
      <w:bookmarkStart w:id="1964" w:name="_Toc87878063"/>
      <w:r w:rsidRPr="007C3599">
        <w:rPr>
          <w:strike/>
          <w:lang w:val="en"/>
        </w:rPr>
        <w:lastRenderedPageBreak/>
        <w:t xml:space="preserve">5－3． </w:t>
      </w:r>
      <w:r w:rsidR="00DB692D" w:rsidRPr="007C3599">
        <w:rPr>
          <w:strike/>
          <w:lang w:val="en"/>
        </w:rPr>
        <w:t>Map update by update media</w:t>
      </w:r>
      <w:r w:rsidRPr="007C3599">
        <w:rPr>
          <w:lang w:val="en"/>
        </w:rPr>
        <w:t xml:space="preserve"> </w:t>
      </w:r>
      <w:r w:rsidR="003227EF" w:rsidRPr="007C3599">
        <w:rPr>
          <w:lang w:val="en"/>
        </w:rPr>
        <w:t>▲3.00</w:t>
      </w:r>
      <w:bookmarkEnd w:id="1964"/>
    </w:p>
    <w:p w14:paraId="4154C3D5" w14:textId="77777777" w:rsidR="00DB692D" w:rsidRPr="007C3599" w:rsidRDefault="002D1C9C" w:rsidP="004403E2">
      <w:pPr>
        <w:pStyle w:val="3"/>
        <w:rPr>
          <w:strike/>
        </w:rPr>
      </w:pPr>
      <w:bookmarkStart w:id="1965" w:name="_Toc87878064"/>
      <w:r w:rsidRPr="007C3599">
        <w:rPr>
          <w:strike/>
          <w:lang w:val="en"/>
        </w:rPr>
        <w:t>5－3－1． Target countries and regions</w:t>
      </w:r>
      <w:bookmarkEnd w:id="1965"/>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75"/>
        <w:gridCol w:w="2358"/>
        <w:gridCol w:w="567"/>
        <w:gridCol w:w="567"/>
        <w:gridCol w:w="567"/>
        <w:gridCol w:w="567"/>
        <w:gridCol w:w="567"/>
        <w:gridCol w:w="567"/>
        <w:gridCol w:w="567"/>
        <w:gridCol w:w="567"/>
        <w:gridCol w:w="567"/>
        <w:gridCol w:w="567"/>
        <w:gridCol w:w="567"/>
        <w:gridCol w:w="567"/>
      </w:tblGrid>
      <w:tr w:rsidR="007C3599" w:rsidRPr="007C3599" w14:paraId="70594A21" w14:textId="77777777" w:rsidTr="00285DAA">
        <w:trPr>
          <w:trHeight w:val="247"/>
        </w:trPr>
        <w:tc>
          <w:tcPr>
            <w:tcW w:w="475"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6BE99CD1" w14:textId="77777777" w:rsidR="00DB692D" w:rsidRPr="007C3599" w:rsidRDefault="00DB692D" w:rsidP="00285DAA">
            <w:pPr>
              <w:jc w:val="center"/>
              <w:rPr>
                <w:strike/>
              </w:rPr>
            </w:pPr>
            <w:r w:rsidRPr="007C3599">
              <w:rPr>
                <w:strike/>
                <w:lang w:val="en"/>
              </w:rPr>
              <w:t>No</w:t>
            </w:r>
          </w:p>
        </w:tc>
        <w:tc>
          <w:tcPr>
            <w:tcW w:w="2358"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7C31E0FA" w14:textId="77777777" w:rsidR="00DB692D" w:rsidRPr="007C3599" w:rsidRDefault="00DB692D" w:rsidP="00285DAA">
            <w:pPr>
              <w:jc w:val="left"/>
              <w:rPr>
                <w:strike/>
              </w:rPr>
            </w:pPr>
            <w:r w:rsidRPr="007C3599">
              <w:rPr>
                <w:strike/>
                <w:lang w:val="en"/>
              </w:rPr>
              <w:t>service</w:t>
            </w:r>
          </w:p>
        </w:tc>
        <w:tc>
          <w:tcPr>
            <w:tcW w:w="6804"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2090DC1F" w14:textId="77777777" w:rsidR="00DB692D" w:rsidRPr="007C3599" w:rsidRDefault="00DB692D" w:rsidP="00285DAA">
            <w:pPr>
              <w:jc w:val="center"/>
              <w:rPr>
                <w:strike/>
              </w:rPr>
            </w:pPr>
            <w:r w:rsidRPr="007C3599">
              <w:rPr>
                <w:strike/>
                <w:lang w:val="en"/>
              </w:rPr>
              <w:t xml:space="preserve">Target </w:t>
            </w:r>
            <w:proofErr w:type="spellStart"/>
            <w:r w:rsidRPr="007C3599">
              <w:rPr>
                <w:strike/>
                <w:lang w:val="en"/>
              </w:rPr>
              <w:t>Target</w:t>
            </w:r>
            <w:proofErr w:type="spellEnd"/>
          </w:p>
        </w:tc>
      </w:tr>
      <w:tr w:rsidR="007C3599" w:rsidRPr="007C3599" w14:paraId="56171B16" w14:textId="77777777" w:rsidTr="00285DAA">
        <w:trPr>
          <w:cantSplit/>
          <w:trHeight w:val="113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7DCF06" w14:textId="77777777" w:rsidR="00DB692D" w:rsidRPr="007C3599" w:rsidRDefault="00DB692D" w:rsidP="00285DAA">
            <w:pPr>
              <w:widowControl/>
              <w:jc w:val="left"/>
              <w:rPr>
                <w:strik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17BD68B" w14:textId="77777777" w:rsidR="00DB692D" w:rsidRPr="007C3599" w:rsidRDefault="00DB692D" w:rsidP="00285DAA">
            <w:pPr>
              <w:widowControl/>
              <w:jc w:val="left"/>
              <w:rPr>
                <w:strike/>
              </w:rPr>
            </w:pP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6E289A2" w14:textId="78EB3747" w:rsidR="00DB692D" w:rsidRPr="007C3599" w:rsidRDefault="00DB692D" w:rsidP="00285DAA">
            <w:pPr>
              <w:ind w:left="113" w:right="113"/>
              <w:rPr>
                <w:strike/>
                <w:sz w:val="16"/>
              </w:rPr>
            </w:pPr>
            <w:r w:rsidRPr="007C3599">
              <w:rPr>
                <w:strike/>
                <w:sz w:val="16"/>
                <w:lang w:val="en"/>
              </w:rPr>
              <w:t>Japan</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BC6DE80" w14:textId="77777777" w:rsidR="00DB692D" w:rsidRPr="007C3599" w:rsidRDefault="00DB692D" w:rsidP="00285DAA">
            <w:pPr>
              <w:ind w:left="113" w:right="113"/>
              <w:rPr>
                <w:strike/>
                <w:sz w:val="16"/>
              </w:rPr>
            </w:pPr>
            <w:r w:rsidRPr="007C3599">
              <w:rPr>
                <w:strike/>
                <w:sz w:val="16"/>
                <w:lang w:val="en"/>
              </w:rPr>
              <w:t>North America</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7529564" w14:textId="77777777" w:rsidR="00DB692D" w:rsidRPr="007C3599" w:rsidRDefault="00DB692D" w:rsidP="00285DAA">
            <w:pPr>
              <w:ind w:left="113" w:right="113"/>
              <w:rPr>
                <w:strike/>
                <w:sz w:val="16"/>
              </w:rPr>
            </w:pPr>
            <w:r w:rsidRPr="007C3599">
              <w:rPr>
                <w:strike/>
                <w:sz w:val="16"/>
                <w:lang w:val="en"/>
              </w:rPr>
              <w:t>Europe</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639DC59" w14:textId="77777777" w:rsidR="00DB692D" w:rsidRPr="007C3599" w:rsidRDefault="00DB692D" w:rsidP="00285DAA">
            <w:pPr>
              <w:ind w:left="113" w:right="113"/>
              <w:rPr>
                <w:strike/>
                <w:sz w:val="16"/>
              </w:rPr>
            </w:pPr>
            <w:r w:rsidRPr="007C3599">
              <w:rPr>
                <w:strike/>
                <w:sz w:val="16"/>
                <w:lang w:val="en"/>
              </w:rPr>
              <w:t>Oceania</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4C6EC97" w14:textId="77777777" w:rsidR="00DB692D" w:rsidRPr="007C3599" w:rsidRDefault="00DB692D" w:rsidP="00285DAA">
            <w:pPr>
              <w:ind w:left="113" w:right="113"/>
              <w:rPr>
                <w:strike/>
                <w:sz w:val="16"/>
              </w:rPr>
            </w:pPr>
            <w:r w:rsidRPr="007C3599">
              <w:rPr>
                <w:strike/>
                <w:sz w:val="16"/>
                <w:lang w:val="en"/>
              </w:rPr>
              <w:t>Southeast Asia</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E6F47C8" w14:textId="77777777" w:rsidR="00DB692D" w:rsidRPr="007C3599" w:rsidRDefault="00DB692D" w:rsidP="00285DAA">
            <w:pPr>
              <w:ind w:left="113" w:right="113"/>
              <w:rPr>
                <w:strike/>
                <w:sz w:val="16"/>
              </w:rPr>
            </w:pPr>
            <w:r w:rsidRPr="007C3599">
              <w:rPr>
                <w:strike/>
                <w:sz w:val="16"/>
                <w:lang w:val="en"/>
              </w:rPr>
              <w:t>India</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E217EEC" w14:textId="77777777" w:rsidR="00DB692D" w:rsidRPr="007C3599" w:rsidRDefault="00DB692D" w:rsidP="00285DAA">
            <w:pPr>
              <w:ind w:left="113" w:right="113"/>
              <w:rPr>
                <w:strike/>
                <w:sz w:val="16"/>
              </w:rPr>
            </w:pPr>
            <w:r w:rsidRPr="007C3599">
              <w:rPr>
                <w:strike/>
                <w:sz w:val="16"/>
                <w:lang w:val="en"/>
              </w:rPr>
              <w:t>Middle East</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60F1793" w14:textId="77777777" w:rsidR="00DB692D" w:rsidRPr="007C3599" w:rsidRDefault="00DB692D" w:rsidP="00285DAA">
            <w:pPr>
              <w:ind w:left="113" w:right="113"/>
              <w:rPr>
                <w:strike/>
                <w:sz w:val="16"/>
              </w:rPr>
            </w:pPr>
            <w:r w:rsidRPr="007C3599">
              <w:rPr>
                <w:strike/>
                <w:sz w:val="16"/>
                <w:lang w:val="en"/>
              </w:rPr>
              <w:t xml:space="preserve">South </w:t>
            </w:r>
            <w:proofErr w:type="spellStart"/>
            <w:r w:rsidRPr="007C3599">
              <w:rPr>
                <w:strike/>
                <w:sz w:val="16"/>
                <w:lang w:val="en"/>
              </w:rPr>
              <w:t>america</w:t>
            </w:r>
            <w:proofErr w:type="spellEnd"/>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tcPr>
          <w:p w14:paraId="4C083533" w14:textId="77777777" w:rsidR="00DB692D" w:rsidRPr="007C3599" w:rsidRDefault="00DB692D" w:rsidP="00285DAA">
            <w:pPr>
              <w:ind w:left="113" w:right="113"/>
              <w:rPr>
                <w:strike/>
                <w:sz w:val="16"/>
              </w:rPr>
            </w:pPr>
            <w:r w:rsidRPr="007C3599">
              <w:rPr>
                <w:strike/>
                <w:sz w:val="16"/>
                <w:lang w:val="en"/>
              </w:rPr>
              <w:t>South Africa</w:t>
            </w:r>
          </w:p>
          <w:p w14:paraId="71EDB459" w14:textId="77777777" w:rsidR="00DB692D" w:rsidRPr="007C3599" w:rsidRDefault="00DB692D" w:rsidP="00285DAA">
            <w:pPr>
              <w:ind w:left="113" w:right="113"/>
              <w:rPr>
                <w:strike/>
                <w:sz w:val="16"/>
              </w:rPr>
            </w:pP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72CBDD5" w14:textId="77777777" w:rsidR="00DB692D" w:rsidRPr="007C3599" w:rsidRDefault="00DB692D" w:rsidP="00285DAA">
            <w:pPr>
              <w:ind w:left="113" w:right="113"/>
              <w:rPr>
                <w:strike/>
                <w:sz w:val="16"/>
              </w:rPr>
            </w:pPr>
            <w:r w:rsidRPr="007C3599">
              <w:rPr>
                <w:strike/>
                <w:sz w:val="16"/>
                <w:lang w:val="en"/>
              </w:rPr>
              <w:t>Taiwan</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A7B65D4" w14:textId="77777777" w:rsidR="00DB692D" w:rsidRPr="007C3599" w:rsidRDefault="00DB692D" w:rsidP="00285DAA">
            <w:pPr>
              <w:ind w:left="113" w:right="113"/>
              <w:rPr>
                <w:strike/>
                <w:sz w:val="16"/>
              </w:rPr>
            </w:pPr>
            <w:r w:rsidRPr="007C3599">
              <w:rPr>
                <w:strike/>
                <w:sz w:val="16"/>
                <w:lang w:val="en"/>
              </w:rPr>
              <w:t>Hong Kong and Macau</w:t>
            </w:r>
          </w:p>
        </w:tc>
        <w:tc>
          <w:tcPr>
            <w:tcW w:w="567"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AFE3A81" w14:textId="77777777" w:rsidR="00DB692D" w:rsidRPr="007C3599" w:rsidRDefault="00DB692D" w:rsidP="00285DAA">
            <w:pPr>
              <w:ind w:left="113" w:right="113"/>
              <w:rPr>
                <w:strike/>
                <w:sz w:val="16"/>
              </w:rPr>
            </w:pPr>
            <w:r w:rsidRPr="007C3599">
              <w:rPr>
                <w:strike/>
                <w:sz w:val="16"/>
                <w:lang w:val="en"/>
              </w:rPr>
              <w:t>China</w:t>
            </w:r>
          </w:p>
        </w:tc>
      </w:tr>
      <w:tr w:rsidR="007C3599" w:rsidRPr="007C3599" w14:paraId="6E8D9F76" w14:textId="77777777" w:rsidTr="00222721">
        <w:trPr>
          <w:trHeight w:val="93"/>
        </w:trPr>
        <w:tc>
          <w:tcPr>
            <w:tcW w:w="475" w:type="dxa"/>
            <w:tcBorders>
              <w:top w:val="single" w:sz="4" w:space="0" w:color="auto"/>
              <w:left w:val="single" w:sz="4" w:space="0" w:color="auto"/>
              <w:bottom w:val="single" w:sz="4" w:space="0" w:color="auto"/>
              <w:right w:val="single" w:sz="4" w:space="0" w:color="auto"/>
            </w:tcBorders>
            <w:vAlign w:val="center"/>
            <w:hideMark/>
          </w:tcPr>
          <w:p w14:paraId="4F770BFC" w14:textId="77777777" w:rsidR="001B774F" w:rsidRPr="007C3599" w:rsidRDefault="001B774F" w:rsidP="001B774F">
            <w:pPr>
              <w:jc w:val="center"/>
              <w:rPr>
                <w:strike/>
              </w:rPr>
            </w:pPr>
            <w:r w:rsidRPr="007C3599">
              <w:rPr>
                <w:strike/>
                <w:lang w:val="en"/>
              </w:rPr>
              <w:t>3</w:t>
            </w:r>
          </w:p>
        </w:tc>
        <w:tc>
          <w:tcPr>
            <w:tcW w:w="2358" w:type="dxa"/>
            <w:tcBorders>
              <w:top w:val="single" w:sz="4" w:space="0" w:color="auto"/>
              <w:left w:val="single" w:sz="4" w:space="0" w:color="auto"/>
              <w:bottom w:val="single" w:sz="4" w:space="0" w:color="auto"/>
              <w:right w:val="single" w:sz="4" w:space="0" w:color="auto"/>
            </w:tcBorders>
            <w:vAlign w:val="center"/>
            <w:hideMark/>
          </w:tcPr>
          <w:p w14:paraId="25139917" w14:textId="77777777" w:rsidR="001B774F" w:rsidRPr="007C3599" w:rsidRDefault="001B774F" w:rsidP="001B774F">
            <w:pPr>
              <w:jc w:val="left"/>
              <w:rPr>
                <w:strike/>
                <w:szCs w:val="20"/>
              </w:rPr>
            </w:pPr>
            <w:r w:rsidRPr="007C3599">
              <w:rPr>
                <w:strike/>
                <w:lang w:val="en"/>
              </w:rPr>
              <w:t>Map update by update media</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BE4D953" w14:textId="72B4928E" w:rsidR="001B774F" w:rsidRPr="007C3599" w:rsidRDefault="001B774F" w:rsidP="00CF307C">
            <w:pPr>
              <w:jc w:val="center"/>
              <w:rPr>
                <w:strike/>
                <w:szCs w:val="20"/>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5723A6B" w14:textId="77777777" w:rsidR="001B774F" w:rsidRPr="007C3599" w:rsidRDefault="001B774F" w:rsidP="00EC2FB8">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A37D8B0" w14:textId="146743DB" w:rsidR="001B774F" w:rsidRPr="007C3599" w:rsidRDefault="001B774F" w:rsidP="009E6F94">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B80AC29" w14:textId="58A2DC2F" w:rsidR="001B774F" w:rsidRPr="007C3599" w:rsidRDefault="001B774F" w:rsidP="009E6F94">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2595AAB" w14:textId="7AE5D6AE" w:rsidR="001B774F" w:rsidRPr="007C3599" w:rsidRDefault="001B774F" w:rsidP="00F22DAE">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F80752" w14:textId="5E69C8B8" w:rsidR="001B774F" w:rsidRPr="007C3599" w:rsidRDefault="001B774F" w:rsidP="00F1787C">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3DAD49" w14:textId="1B463042" w:rsidR="001B774F" w:rsidRPr="007C3599" w:rsidRDefault="001B774F" w:rsidP="001A3A97">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F2D817E" w14:textId="6EB61FA7" w:rsidR="001B774F" w:rsidRPr="007C3599" w:rsidRDefault="001B774F" w:rsidP="000A20A8">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CD8C8C" w14:textId="5BE9350A" w:rsidR="001B774F" w:rsidRPr="007C3599" w:rsidRDefault="001B774F" w:rsidP="00B208A9">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B95C588" w14:textId="1CA4A5B7" w:rsidR="001B774F" w:rsidRPr="007C3599" w:rsidRDefault="001B774F" w:rsidP="0092520F">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BC7B0BF" w14:textId="7376123A" w:rsidR="001B774F" w:rsidRPr="007C3599" w:rsidRDefault="001B774F" w:rsidP="001615FD">
            <w:pPr>
              <w:jc w:val="center"/>
              <w:rPr>
                <w:strike/>
              </w:rPr>
            </w:pPr>
            <w:r w:rsidRPr="007C3599">
              <w:rPr>
                <w:rFonts w:hint="eastAsia"/>
                <w:strike/>
                <w:szCs w:val="20"/>
                <w:lang w:val="en"/>
              </w:rPr>
              <w:t>○</w:t>
            </w:r>
          </w:p>
        </w:tc>
        <w:tc>
          <w:tcPr>
            <w:tcW w:w="56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6D46E06" w14:textId="77777777" w:rsidR="001B774F" w:rsidRPr="007C3599" w:rsidRDefault="001B774F" w:rsidP="001615FD">
            <w:pPr>
              <w:jc w:val="center"/>
              <w:rPr>
                <w:strike/>
              </w:rPr>
            </w:pPr>
            <w:r w:rsidRPr="007C3599">
              <w:rPr>
                <w:rFonts w:hint="eastAsia"/>
                <w:strike/>
                <w:szCs w:val="20"/>
                <w:lang w:val="en"/>
              </w:rPr>
              <w:t>―</w:t>
            </w:r>
          </w:p>
        </w:tc>
      </w:tr>
    </w:tbl>
    <w:p w14:paraId="4A2B766A" w14:textId="77777777" w:rsidR="00DB692D" w:rsidRPr="007C3599" w:rsidRDefault="00DB692D" w:rsidP="00DB692D">
      <w:pPr>
        <w:rPr>
          <w:strike/>
        </w:rPr>
      </w:pPr>
    </w:p>
    <w:p w14:paraId="006AA6CA" w14:textId="77777777" w:rsidR="00DB692D" w:rsidRPr="007C3599" w:rsidRDefault="00876825" w:rsidP="004403E2">
      <w:pPr>
        <w:pStyle w:val="3"/>
        <w:rPr>
          <w:strike/>
        </w:rPr>
      </w:pPr>
      <w:bookmarkStart w:id="1966" w:name="_Toc87878065"/>
      <w:r w:rsidRPr="007C3599">
        <w:rPr>
          <w:strike/>
          <w:lang w:val="en"/>
        </w:rPr>
        <w:t>５－３－２． Basic movements (normal).</w:t>
      </w:r>
      <w:bookmarkEnd w:id="1966"/>
    </w:p>
    <w:p w14:paraId="168D448A" w14:textId="77777777" w:rsidR="00DB692D" w:rsidRPr="007C3599" w:rsidRDefault="00DB692D" w:rsidP="004403E2">
      <w:pPr>
        <w:pStyle w:val="4"/>
        <w:rPr>
          <w:strike/>
        </w:rPr>
      </w:pPr>
      <w:r w:rsidRPr="007C3599">
        <w:rPr>
          <w:strike/>
          <w:lang w:val="en"/>
        </w:rPr>
        <w:t>Service Overview</w:t>
      </w:r>
    </w:p>
    <w:p w14:paraId="448B1B9B" w14:textId="77777777" w:rsidR="00DB692D" w:rsidRPr="007C3599" w:rsidRDefault="00DB692D" w:rsidP="00DB692D">
      <w:pPr>
        <w:rPr>
          <w:strike/>
        </w:rPr>
      </w:pPr>
      <w:r w:rsidRPr="007C3599">
        <w:rPr>
          <w:rFonts w:hint="eastAsia"/>
          <w:strike/>
          <w:lang w:val="en"/>
        </w:rPr>
        <w:t>【</w:t>
      </w:r>
      <w:r w:rsidRPr="007C3599">
        <w:rPr>
          <w:strike/>
          <w:lang w:val="en"/>
        </w:rPr>
        <w:t>Main Action】</w:t>
      </w:r>
    </w:p>
    <w:p w14:paraId="27AED480" w14:textId="77777777" w:rsidR="00DB692D" w:rsidRPr="007C3599" w:rsidRDefault="00DB692D" w:rsidP="00DB692D">
      <w:pPr>
        <w:ind w:firstLineChars="200" w:firstLine="400"/>
        <w:rPr>
          <w:strike/>
        </w:rPr>
      </w:pPr>
      <w:r w:rsidRPr="007C3599">
        <w:rPr>
          <w:strike/>
          <w:lang w:val="en"/>
        </w:rPr>
        <w:t>Updates stored on update media</w:t>
      </w:r>
    </w:p>
    <w:p w14:paraId="791B03B8" w14:textId="77777777" w:rsidR="00DB692D" w:rsidRPr="007C3599" w:rsidRDefault="00DB692D" w:rsidP="00DB692D">
      <w:pPr>
        <w:numPr>
          <w:ilvl w:val="0"/>
          <w:numId w:val="18"/>
        </w:numPr>
        <w:ind w:left="1123" w:hanging="284"/>
        <w:rPr>
          <w:strike/>
        </w:rPr>
      </w:pPr>
      <w:r w:rsidRPr="007C3599">
        <w:rPr>
          <w:strike/>
          <w:lang w:val="en"/>
        </w:rPr>
        <w:t>Users get updates from map update sites</w:t>
      </w:r>
    </w:p>
    <w:p w14:paraId="1C6AA627" w14:textId="77777777" w:rsidR="00DB692D" w:rsidRPr="007C3599" w:rsidRDefault="00DB692D" w:rsidP="00DB692D">
      <w:pPr>
        <w:numPr>
          <w:ilvl w:val="0"/>
          <w:numId w:val="18"/>
        </w:numPr>
        <w:ind w:left="1123" w:hanging="284"/>
        <w:rPr>
          <w:strike/>
        </w:rPr>
      </w:pPr>
      <w:r w:rsidRPr="007C3599">
        <w:rPr>
          <w:strike/>
          <w:lang w:val="en"/>
        </w:rPr>
        <w:t>Storing update data on update media</w:t>
      </w:r>
    </w:p>
    <w:p w14:paraId="4274E6D5" w14:textId="77777777" w:rsidR="00DB692D" w:rsidRPr="007C3599" w:rsidRDefault="00DB692D" w:rsidP="00DB692D">
      <w:pPr>
        <w:numPr>
          <w:ilvl w:val="0"/>
          <w:numId w:val="18"/>
        </w:numPr>
        <w:ind w:left="1123" w:hanging="284"/>
        <w:rPr>
          <w:strike/>
        </w:rPr>
      </w:pPr>
      <w:r w:rsidRPr="007C3599">
        <w:rPr>
          <w:strike/>
          <w:lang w:val="en"/>
        </w:rPr>
        <w:t>Connecting update media to navigation</w:t>
      </w:r>
    </w:p>
    <w:p w14:paraId="19C849DB" w14:textId="77777777" w:rsidR="00DB692D" w:rsidRPr="007C3599" w:rsidRDefault="00DB692D" w:rsidP="00DB692D">
      <w:pPr>
        <w:numPr>
          <w:ilvl w:val="0"/>
          <w:numId w:val="18"/>
        </w:numPr>
        <w:ind w:left="1123" w:hanging="284"/>
        <w:rPr>
          <w:strike/>
        </w:rPr>
      </w:pPr>
      <w:r w:rsidRPr="007C3599">
        <w:rPr>
          <w:strike/>
          <w:lang w:val="en"/>
        </w:rPr>
        <w:t>User performs update start operation</w:t>
      </w:r>
    </w:p>
    <w:p w14:paraId="33C60D2F" w14:textId="77777777" w:rsidR="00DB692D" w:rsidRPr="007C3599" w:rsidRDefault="00DB692D" w:rsidP="00DB692D">
      <w:pPr>
        <w:numPr>
          <w:ilvl w:val="0"/>
          <w:numId w:val="18"/>
        </w:numPr>
        <w:ind w:left="1123" w:hanging="284"/>
        <w:rPr>
          <w:strike/>
        </w:rPr>
      </w:pPr>
      <w:r w:rsidRPr="007C3599">
        <w:rPr>
          <w:strike/>
          <w:lang w:val="en"/>
        </w:rPr>
        <w:t>Get the latest map data for the update area and start updating</w:t>
      </w:r>
    </w:p>
    <w:p w14:paraId="4FF48782" w14:textId="77777777" w:rsidR="00DB692D" w:rsidRPr="007C3599" w:rsidRDefault="00DB692D" w:rsidP="00DB692D">
      <w:pPr>
        <w:numPr>
          <w:ilvl w:val="0"/>
          <w:numId w:val="18"/>
        </w:numPr>
        <w:ind w:left="1123" w:hanging="284"/>
        <w:rPr>
          <w:strike/>
        </w:rPr>
      </w:pPr>
      <w:r w:rsidRPr="007C3599">
        <w:rPr>
          <w:strike/>
          <w:lang w:val="en"/>
        </w:rPr>
        <w:t>When the update is complete, switch the map to the latest state the next time ACC-ON</w:t>
      </w:r>
    </w:p>
    <w:p w14:paraId="72FF7258" w14:textId="77777777" w:rsidR="00DB692D" w:rsidRPr="007C3599" w:rsidRDefault="00DB692D" w:rsidP="00DB692D">
      <w:pPr>
        <w:rPr>
          <w:strike/>
        </w:rPr>
      </w:pPr>
    </w:p>
    <w:p w14:paraId="4CD29E4B" w14:textId="77777777" w:rsidR="00DB692D" w:rsidRPr="007C3599" w:rsidRDefault="00DB692D" w:rsidP="004403E2">
      <w:pPr>
        <w:pStyle w:val="4"/>
        <w:rPr>
          <w:strike/>
        </w:rPr>
      </w:pPr>
      <w:r w:rsidRPr="007C3599">
        <w:rPr>
          <w:strike/>
          <w:lang w:val="en"/>
        </w:rPr>
        <w:t>Service requirements</w:t>
      </w:r>
    </w:p>
    <w:p w14:paraId="470F74B1" w14:textId="77777777" w:rsidR="00DB692D" w:rsidRPr="007C3599" w:rsidRDefault="00DB692D" w:rsidP="00DB692D">
      <w:pPr>
        <w:rPr>
          <w:strike/>
        </w:rPr>
      </w:pPr>
      <w:r w:rsidRPr="007C3599">
        <w:rPr>
          <w:rFonts w:hint="eastAsia"/>
          <w:strike/>
          <w:lang w:val="en"/>
        </w:rPr>
        <w:t>・「</w:t>
      </w:r>
      <w:r w:rsidRPr="007C3599">
        <w:rPr>
          <w:strike/>
          <w:lang w:val="en"/>
        </w:rPr>
        <w:t>6. Service Requirements</w:t>
      </w:r>
    </w:p>
    <w:p w14:paraId="36FC9526" w14:textId="77777777" w:rsidR="00DB692D" w:rsidRPr="007C3599" w:rsidRDefault="00DB692D" w:rsidP="00DB692D">
      <w:pPr>
        <w:rPr>
          <w:strike/>
        </w:rPr>
      </w:pPr>
    </w:p>
    <w:p w14:paraId="12F2AD65" w14:textId="77777777" w:rsidR="00DB692D" w:rsidRPr="007C3599" w:rsidRDefault="00876825" w:rsidP="004403E2">
      <w:pPr>
        <w:pStyle w:val="3"/>
        <w:rPr>
          <w:strike/>
        </w:rPr>
      </w:pPr>
      <w:bookmarkStart w:id="1967" w:name="_Toc87878066"/>
      <w:r w:rsidRPr="007C3599">
        <w:rPr>
          <w:strike/>
          <w:lang w:val="en"/>
        </w:rPr>
        <w:t>5－3－3． Requirements for HMI specifications</w:t>
      </w:r>
      <w:bookmarkEnd w:id="1967"/>
    </w:p>
    <w:p w14:paraId="02F2C653" w14:textId="77777777" w:rsidR="00DB692D" w:rsidRPr="007C3599" w:rsidRDefault="00DB692D" w:rsidP="00DB692D">
      <w:pPr>
        <w:rPr>
          <w:strike/>
        </w:rPr>
      </w:pPr>
      <w:r w:rsidRPr="007C3599">
        <w:rPr>
          <w:strike/>
          <w:lang w:val="en"/>
        </w:rPr>
        <w:t>None in particular</w:t>
      </w:r>
    </w:p>
    <w:p w14:paraId="36AF0E55" w14:textId="77777777" w:rsidR="00DB692D" w:rsidRPr="007C3599" w:rsidRDefault="00DB692D" w:rsidP="00DB692D">
      <w:pPr>
        <w:rPr>
          <w:strike/>
        </w:rPr>
      </w:pPr>
    </w:p>
    <w:p w14:paraId="74C5A4DA" w14:textId="77777777" w:rsidR="00DB692D" w:rsidRPr="007C3599" w:rsidRDefault="00876825" w:rsidP="004403E2">
      <w:pPr>
        <w:pStyle w:val="3"/>
        <w:rPr>
          <w:strike/>
        </w:rPr>
      </w:pPr>
      <w:bookmarkStart w:id="1968" w:name="_Toc87878067"/>
      <w:r w:rsidRPr="007C3599">
        <w:rPr>
          <w:strike/>
          <w:lang w:val="en"/>
        </w:rPr>
        <w:t>5－3－4． Custom items</w:t>
      </w:r>
      <w:bookmarkEnd w:id="1968"/>
    </w:p>
    <w:p w14:paraId="5D522519" w14:textId="77777777" w:rsidR="00DB692D" w:rsidRPr="007C3599" w:rsidRDefault="00DB692D" w:rsidP="00DB692D">
      <w:pPr>
        <w:rPr>
          <w:strike/>
        </w:rPr>
      </w:pPr>
      <w:r w:rsidRPr="007C3599">
        <w:rPr>
          <w:strike/>
          <w:lang w:val="en"/>
        </w:rPr>
        <w:t>None in particular</w:t>
      </w:r>
    </w:p>
    <w:p w14:paraId="33660B1F" w14:textId="77777777" w:rsidR="00DB692D" w:rsidRPr="007C3599" w:rsidRDefault="00DB692D" w:rsidP="00DB692D">
      <w:pPr>
        <w:rPr>
          <w:strike/>
        </w:rPr>
      </w:pPr>
    </w:p>
    <w:p w14:paraId="6CC57256" w14:textId="77777777" w:rsidR="00DB692D" w:rsidRPr="007C3599" w:rsidRDefault="00876825" w:rsidP="004403E2">
      <w:pPr>
        <w:pStyle w:val="3"/>
        <w:rPr>
          <w:strike/>
        </w:rPr>
      </w:pPr>
      <w:bookmarkStart w:id="1969" w:name="_Toc87878068"/>
      <w:r w:rsidRPr="007C3599">
        <w:rPr>
          <w:strike/>
          <w:lang w:val="en"/>
        </w:rPr>
        <w:lastRenderedPageBreak/>
        <w:t>5－3－5． Exception operation (abnormal system)</w:t>
      </w:r>
      <w:bookmarkEnd w:id="1969"/>
    </w:p>
    <w:p w14:paraId="6DC0316B" w14:textId="77777777" w:rsidR="00DB692D" w:rsidRPr="007C3599" w:rsidRDefault="00DB692D" w:rsidP="00DB692D">
      <w:pPr>
        <w:rPr>
          <w:strike/>
          <w:szCs w:val="20"/>
        </w:rPr>
      </w:pPr>
      <w:r w:rsidRPr="007C3599">
        <w:rPr>
          <w:rFonts w:hint="eastAsia"/>
          <w:strike/>
          <w:szCs w:val="20"/>
          <w:lang w:val="en"/>
        </w:rPr>
        <w:t>・</w:t>
      </w:r>
      <w:r w:rsidRPr="007C3599">
        <w:rPr>
          <w:strike/>
          <w:szCs w:val="20"/>
          <w:lang w:val="en"/>
        </w:rPr>
        <w:t xml:space="preserve"> If the update is not possible due to the factors of the update media, notify the user to that effect.</w:t>
      </w:r>
    </w:p>
    <w:p w14:paraId="0134D088" w14:textId="77777777" w:rsidR="00DB692D" w:rsidRPr="007C3599" w:rsidRDefault="00DB692D" w:rsidP="00DB692D">
      <w:pPr>
        <w:rPr>
          <w:strike/>
          <w:szCs w:val="20"/>
        </w:rPr>
      </w:pPr>
      <w:r w:rsidRPr="007C3599">
        <w:rPr>
          <w:rFonts w:hint="eastAsia"/>
          <w:strike/>
          <w:szCs w:val="20"/>
          <w:lang w:val="en"/>
        </w:rPr>
        <w:t>・</w:t>
      </w:r>
      <w:r w:rsidRPr="007C3599">
        <w:rPr>
          <w:strike/>
          <w:szCs w:val="20"/>
          <w:lang w:val="en"/>
        </w:rPr>
        <w:t xml:space="preserve"> If an error occurs during data copying, perform a default retry. </w:t>
      </w:r>
    </w:p>
    <w:p w14:paraId="6230B238" w14:textId="77777777" w:rsidR="00DB692D" w:rsidRPr="007C3599" w:rsidRDefault="00DB692D" w:rsidP="00DB692D">
      <w:pPr>
        <w:rPr>
          <w:strike/>
          <w:szCs w:val="20"/>
        </w:rPr>
      </w:pPr>
      <w:r w:rsidRPr="007C3599">
        <w:rPr>
          <w:strike/>
          <w:szCs w:val="20"/>
          <w:lang w:val="en"/>
        </w:rPr>
        <w:t>If the default retry does not return, discard the data being copied and return it to the state it was in before the update started.</w:t>
      </w:r>
    </w:p>
    <w:p w14:paraId="0131ECC2" w14:textId="77777777" w:rsidR="00DB692D" w:rsidRPr="007C3599" w:rsidRDefault="00DB692D" w:rsidP="00DB692D">
      <w:pPr>
        <w:rPr>
          <w:strike/>
          <w:szCs w:val="20"/>
        </w:rPr>
      </w:pPr>
      <w:r w:rsidRPr="007C3599">
        <w:rPr>
          <w:rFonts w:hint="eastAsia"/>
          <w:strike/>
          <w:szCs w:val="20"/>
          <w:lang w:val="en"/>
        </w:rPr>
        <w:t>・</w:t>
      </w:r>
      <w:r w:rsidRPr="007C3599">
        <w:rPr>
          <w:strike/>
          <w:szCs w:val="20"/>
          <w:lang w:val="en"/>
        </w:rPr>
        <w:t xml:space="preserve"> If the update media is discharged during data copy, cancel the data copy. </w:t>
      </w:r>
    </w:p>
    <w:p w14:paraId="73548852" w14:textId="77777777" w:rsidR="00DB692D" w:rsidRPr="007C3599" w:rsidRDefault="00DB692D" w:rsidP="00DB692D">
      <w:pPr>
        <w:rPr>
          <w:strike/>
          <w:szCs w:val="20"/>
        </w:rPr>
      </w:pPr>
      <w:r w:rsidRPr="007C3599">
        <w:rPr>
          <w:rFonts w:hint="eastAsia"/>
          <w:strike/>
          <w:szCs w:val="20"/>
          <w:lang w:val="en"/>
        </w:rPr>
        <w:t>・</w:t>
      </w:r>
      <w:r w:rsidRPr="007C3599">
        <w:rPr>
          <w:strike/>
          <w:szCs w:val="20"/>
          <w:lang w:val="en"/>
        </w:rPr>
        <w:t xml:space="preserve"> If the copy data is detected as illegal, discard the copy data and return it to the state before the update starts. </w:t>
      </w:r>
    </w:p>
    <w:p w14:paraId="0CFE9453" w14:textId="77777777" w:rsidR="00DB692D" w:rsidRPr="007C3599" w:rsidRDefault="00DB692D" w:rsidP="00DB692D">
      <w:pPr>
        <w:rPr>
          <w:strike/>
          <w:szCs w:val="20"/>
        </w:rPr>
      </w:pPr>
      <w:r w:rsidRPr="007C3599">
        <w:rPr>
          <w:rFonts w:hint="eastAsia"/>
          <w:strike/>
          <w:szCs w:val="20"/>
          <w:lang w:val="en"/>
        </w:rPr>
        <w:t>・</w:t>
      </w:r>
      <w:r w:rsidRPr="007C3599">
        <w:rPr>
          <w:strike/>
          <w:szCs w:val="20"/>
          <w:lang w:val="en"/>
        </w:rPr>
        <w:t xml:space="preserve"> If an abnormality occurs during the update of the map, discard the data in the middle of the update and return it to the state before the update starts. </w:t>
      </w:r>
    </w:p>
    <w:p w14:paraId="1D8CEDC6" w14:textId="77777777" w:rsidR="00DB692D" w:rsidRPr="007C3599" w:rsidRDefault="00DB692D" w:rsidP="00DB692D">
      <w:pPr>
        <w:rPr>
          <w:strike/>
          <w:szCs w:val="20"/>
        </w:rPr>
      </w:pPr>
      <w:r w:rsidRPr="007C3599">
        <w:rPr>
          <w:rFonts w:hint="eastAsia"/>
          <w:strike/>
          <w:szCs w:val="20"/>
          <w:lang w:val="en"/>
        </w:rPr>
        <w:t>・</w:t>
      </w:r>
      <w:r w:rsidRPr="007C3599">
        <w:rPr>
          <w:strike/>
          <w:szCs w:val="20"/>
          <w:lang w:val="en"/>
        </w:rPr>
        <w:t xml:space="preserve"> If ACC-OFF occurs during data copying and updating, process will be resumed the next ACC-ON. </w:t>
      </w:r>
    </w:p>
    <w:p w14:paraId="428A928E" w14:textId="77777777" w:rsidR="00DB692D" w:rsidRPr="007C3599" w:rsidRDefault="00DB692D" w:rsidP="00DB692D">
      <w:pPr>
        <w:rPr>
          <w:strike/>
          <w:szCs w:val="20"/>
        </w:rPr>
      </w:pPr>
    </w:p>
    <w:p w14:paraId="59253251" w14:textId="77777777" w:rsidR="00DB692D" w:rsidRPr="007C3599" w:rsidRDefault="00876825" w:rsidP="004403E2">
      <w:pPr>
        <w:pStyle w:val="3"/>
        <w:rPr>
          <w:strike/>
        </w:rPr>
      </w:pPr>
      <w:bookmarkStart w:id="1970" w:name="_Toc87878069"/>
      <w:r w:rsidRPr="007C3599">
        <w:rPr>
          <w:strike/>
          <w:lang w:val="en"/>
        </w:rPr>
        <w:t>5－3－6． other</w:t>
      </w:r>
      <w:bookmarkEnd w:id="1970"/>
    </w:p>
    <w:p w14:paraId="03083A60" w14:textId="77777777" w:rsidR="00DB692D" w:rsidRPr="007C3599" w:rsidRDefault="00DB692D" w:rsidP="00DB692D">
      <w:pPr>
        <w:rPr>
          <w:strike/>
          <w:szCs w:val="20"/>
        </w:rPr>
      </w:pPr>
      <w:r w:rsidRPr="007C3599">
        <w:rPr>
          <w:strike/>
          <w:szCs w:val="20"/>
          <w:lang w:val="en"/>
        </w:rPr>
        <w:t>None in particular</w:t>
      </w:r>
    </w:p>
    <w:p w14:paraId="6DB42C65" w14:textId="77777777" w:rsidR="00DB692D" w:rsidRPr="007C3599" w:rsidRDefault="00DB692D" w:rsidP="00DB692D">
      <w:pPr>
        <w:rPr>
          <w:strike/>
        </w:rPr>
      </w:pPr>
    </w:p>
    <w:p w14:paraId="69F49879" w14:textId="6A84C673" w:rsidR="004958CF" w:rsidRPr="007C3599" w:rsidRDefault="00DB692D" w:rsidP="004403E2">
      <w:r w:rsidRPr="007C3599">
        <w:rPr>
          <w:strike/>
        </w:rPr>
        <w:br w:type="page"/>
      </w:r>
    </w:p>
    <w:p w14:paraId="678A4A6C" w14:textId="3FEA9598" w:rsidR="004958CF" w:rsidRPr="007C3599" w:rsidRDefault="001A47A8" w:rsidP="004958CF">
      <w:pPr>
        <w:pStyle w:val="2"/>
        <w:numPr>
          <w:ilvl w:val="1"/>
          <w:numId w:val="2"/>
        </w:numPr>
      </w:pPr>
      <w:bookmarkStart w:id="1971" w:name="_Toc87878070"/>
      <w:r w:rsidRPr="007C3599">
        <w:rPr>
          <w:rFonts w:hint="eastAsia"/>
        </w:rPr>
        <w:lastRenderedPageBreak/>
        <w:t>全更新</w:t>
      </w:r>
      <w:r w:rsidRPr="007C3599">
        <w:t xml:space="preserve"> </w:t>
      </w:r>
      <w:r w:rsidR="004958CF" w:rsidRPr="007C3599">
        <w:rPr>
          <w:lang w:val="en"/>
        </w:rPr>
        <w:t>Full update</w:t>
      </w:r>
      <w:bookmarkEnd w:id="1971"/>
    </w:p>
    <w:p w14:paraId="61D9BF06" w14:textId="1134692B" w:rsidR="0000607C" w:rsidRPr="007C3599" w:rsidRDefault="001A47A8" w:rsidP="009B2AF5">
      <w:pPr>
        <w:pStyle w:val="3"/>
        <w:numPr>
          <w:ilvl w:val="2"/>
          <w:numId w:val="2"/>
        </w:numPr>
      </w:pPr>
      <w:bookmarkStart w:id="1972" w:name="_Toc532198596"/>
      <w:bookmarkStart w:id="1973" w:name="_Toc532202289"/>
      <w:bookmarkStart w:id="1974" w:name="_Toc536450070"/>
      <w:bookmarkStart w:id="1975" w:name="_Toc65631718"/>
      <w:bookmarkStart w:id="1976" w:name="_Toc65638045"/>
      <w:bookmarkStart w:id="1977" w:name="_Toc65676170"/>
      <w:bookmarkStart w:id="1978" w:name="_Toc65676299"/>
      <w:bookmarkStart w:id="1979" w:name="_Toc87515670"/>
      <w:bookmarkStart w:id="1980" w:name="_Toc87515752"/>
      <w:bookmarkStart w:id="1981" w:name="_Toc87602982"/>
      <w:bookmarkStart w:id="1982" w:name="_Toc87607385"/>
      <w:bookmarkStart w:id="1983" w:name="_Toc87608085"/>
      <w:bookmarkStart w:id="1984" w:name="_Toc87878071"/>
      <w:bookmarkStart w:id="1985" w:name="_Toc87878072"/>
      <w:bookmarkEnd w:id="1972"/>
      <w:bookmarkEnd w:id="1973"/>
      <w:bookmarkEnd w:id="1974"/>
      <w:bookmarkEnd w:id="1975"/>
      <w:bookmarkEnd w:id="1976"/>
      <w:bookmarkEnd w:id="1977"/>
      <w:bookmarkEnd w:id="1978"/>
      <w:bookmarkEnd w:id="1979"/>
      <w:bookmarkEnd w:id="1980"/>
      <w:bookmarkEnd w:id="1981"/>
      <w:bookmarkEnd w:id="1982"/>
      <w:bookmarkEnd w:id="1983"/>
      <w:bookmarkEnd w:id="1984"/>
      <w:r w:rsidRPr="007C3599">
        <w:rPr>
          <w:rFonts w:hint="eastAsia"/>
          <w:strike/>
        </w:rPr>
        <w:t>対象国・地域</w:t>
      </w:r>
      <w:r w:rsidRPr="007C3599">
        <w:rPr>
          <w:strike/>
        </w:rPr>
        <w:t xml:space="preserve"> </w:t>
      </w:r>
      <w:r w:rsidR="0000607C" w:rsidRPr="007C3599">
        <w:rPr>
          <w:strike/>
          <w:lang w:val="en"/>
        </w:rPr>
        <w:t>Target countries and regions</w:t>
      </w:r>
      <w:bookmarkEnd w:id="1985"/>
      <w:r w:rsidR="00F16F60" w:rsidRPr="007C3599">
        <w:rPr>
          <w:lang w:val="en"/>
        </w:rPr>
        <w:t xml:space="preserve">   </w:t>
      </w:r>
      <w:r w:rsidR="00F16F60" w:rsidRPr="007C3599">
        <w:rPr>
          <w:rFonts w:hint="eastAsia"/>
          <w:lang w:val="en"/>
        </w:rPr>
        <w:t>▲</w:t>
      </w:r>
      <w:r w:rsidR="00F16F60" w:rsidRPr="007C3599">
        <w:rPr>
          <w:lang w:val="en"/>
        </w:rPr>
        <w:t>1.20</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3DE165AF" w14:textId="77777777" w:rsidTr="006A74D8">
        <w:trPr>
          <w:trHeight w:val="247"/>
        </w:trPr>
        <w:tc>
          <w:tcPr>
            <w:tcW w:w="473" w:type="dxa"/>
            <w:vMerge w:val="restart"/>
            <w:shd w:val="clear" w:color="auto" w:fill="66FF99"/>
            <w:vAlign w:val="center"/>
          </w:tcPr>
          <w:p w14:paraId="79823BD1" w14:textId="77777777" w:rsidR="00657A0D" w:rsidRPr="007C3599" w:rsidRDefault="00657A0D" w:rsidP="00B00D3E">
            <w:pPr>
              <w:jc w:val="center"/>
              <w:rPr>
                <w:strike/>
              </w:rPr>
            </w:pPr>
            <w:r w:rsidRPr="007C3599">
              <w:rPr>
                <w:strike/>
                <w:lang w:val="en"/>
              </w:rPr>
              <w:t>No</w:t>
            </w:r>
          </w:p>
        </w:tc>
        <w:tc>
          <w:tcPr>
            <w:tcW w:w="2226" w:type="dxa"/>
            <w:vMerge w:val="restart"/>
            <w:shd w:val="clear" w:color="auto" w:fill="66FF99"/>
            <w:vAlign w:val="center"/>
          </w:tcPr>
          <w:p w14:paraId="6847ED13" w14:textId="0D2318FC" w:rsidR="001A47A8" w:rsidRPr="007C3599" w:rsidRDefault="001A47A8" w:rsidP="00B00D3E">
            <w:pPr>
              <w:jc w:val="left"/>
              <w:rPr>
                <w:strike/>
                <w:lang w:val="en"/>
              </w:rPr>
            </w:pPr>
            <w:r w:rsidRPr="007C3599">
              <w:rPr>
                <w:rFonts w:hint="eastAsia"/>
                <w:strike/>
                <w:lang w:val="en"/>
              </w:rPr>
              <w:t>サービス</w:t>
            </w:r>
          </w:p>
          <w:p w14:paraId="143DBDAF" w14:textId="64DF5EE2" w:rsidR="00657A0D" w:rsidRPr="007C3599" w:rsidRDefault="00657A0D" w:rsidP="00B00D3E">
            <w:pPr>
              <w:jc w:val="left"/>
              <w:rPr>
                <w:strike/>
              </w:rPr>
            </w:pPr>
            <w:r w:rsidRPr="007C3599">
              <w:rPr>
                <w:strike/>
                <w:lang w:val="en"/>
              </w:rPr>
              <w:t>service</w:t>
            </w:r>
          </w:p>
        </w:tc>
        <w:tc>
          <w:tcPr>
            <w:tcW w:w="6938" w:type="dxa"/>
            <w:gridSpan w:val="12"/>
            <w:shd w:val="clear" w:color="auto" w:fill="66FF99"/>
          </w:tcPr>
          <w:p w14:paraId="1FA2A6B0" w14:textId="647FEDAC" w:rsidR="00657A0D" w:rsidRPr="007C3599" w:rsidRDefault="001A47A8">
            <w:pPr>
              <w:jc w:val="center"/>
              <w:rPr>
                <w:strike/>
              </w:rPr>
            </w:pPr>
            <w:r w:rsidRPr="007C3599">
              <w:rPr>
                <w:rFonts w:hint="eastAsia"/>
                <w:strike/>
                <w:lang w:val="en"/>
              </w:rPr>
              <w:t xml:space="preserve">対象仕向け　</w:t>
            </w:r>
            <w:r w:rsidR="00657A0D" w:rsidRPr="007C3599">
              <w:rPr>
                <w:strike/>
                <w:lang w:val="en"/>
              </w:rPr>
              <w:t>Target</w:t>
            </w:r>
          </w:p>
        </w:tc>
      </w:tr>
      <w:tr w:rsidR="007C3599" w:rsidRPr="007C3599" w14:paraId="7F61DCB0" w14:textId="77777777" w:rsidTr="002055A4">
        <w:trPr>
          <w:cantSplit/>
          <w:trHeight w:val="3518"/>
        </w:trPr>
        <w:tc>
          <w:tcPr>
            <w:tcW w:w="473" w:type="dxa"/>
            <w:vMerge/>
            <w:shd w:val="clear" w:color="auto" w:fill="66FF99"/>
          </w:tcPr>
          <w:p w14:paraId="0B06C9D0" w14:textId="77777777" w:rsidR="002963AD" w:rsidRPr="007C3599" w:rsidRDefault="002963AD" w:rsidP="00B00D3E">
            <w:pPr>
              <w:rPr>
                <w:strike/>
              </w:rPr>
            </w:pPr>
          </w:p>
        </w:tc>
        <w:tc>
          <w:tcPr>
            <w:tcW w:w="2226" w:type="dxa"/>
            <w:vMerge/>
            <w:shd w:val="clear" w:color="auto" w:fill="66FF99"/>
          </w:tcPr>
          <w:p w14:paraId="1E78DEDF" w14:textId="77777777" w:rsidR="002963AD" w:rsidRPr="007C3599" w:rsidRDefault="002963AD" w:rsidP="00B00D3E">
            <w:pPr>
              <w:rPr>
                <w:strike/>
              </w:rPr>
            </w:pPr>
          </w:p>
        </w:tc>
        <w:tc>
          <w:tcPr>
            <w:tcW w:w="578" w:type="dxa"/>
            <w:shd w:val="clear" w:color="auto" w:fill="66FF99"/>
            <w:textDirection w:val="btLr"/>
          </w:tcPr>
          <w:p w14:paraId="1E0ACE3B" w14:textId="09103E99" w:rsidR="002963AD" w:rsidRPr="007C3599" w:rsidRDefault="002055A4" w:rsidP="00B00D3E">
            <w:pPr>
              <w:ind w:left="113" w:right="113"/>
              <w:rPr>
                <w:strike/>
                <w:sz w:val="16"/>
              </w:rPr>
            </w:pPr>
            <w:r w:rsidRPr="007C3599">
              <w:rPr>
                <w:rFonts w:hint="eastAsia"/>
                <w:strike/>
                <w:sz w:val="16"/>
                <w:lang w:val="en"/>
              </w:rPr>
              <w:t>日本</w:t>
            </w:r>
            <w:r w:rsidRPr="007C3599">
              <w:rPr>
                <w:strike/>
                <w:sz w:val="16"/>
                <w:lang w:val="en"/>
              </w:rPr>
              <w:t xml:space="preserve"> </w:t>
            </w:r>
            <w:r w:rsidR="00657A0D" w:rsidRPr="007C3599">
              <w:rPr>
                <w:strike/>
                <w:sz w:val="16"/>
                <w:lang w:val="en"/>
              </w:rPr>
              <w:t>Japan</w:t>
            </w:r>
          </w:p>
        </w:tc>
        <w:tc>
          <w:tcPr>
            <w:tcW w:w="578" w:type="dxa"/>
            <w:shd w:val="clear" w:color="auto" w:fill="66FF99"/>
            <w:textDirection w:val="btLr"/>
          </w:tcPr>
          <w:p w14:paraId="1F967046" w14:textId="7F928885" w:rsidR="002963AD" w:rsidRPr="007C3599" w:rsidRDefault="002055A4" w:rsidP="00B00D3E">
            <w:pPr>
              <w:ind w:left="113" w:right="113"/>
              <w:rPr>
                <w:strike/>
                <w:sz w:val="16"/>
              </w:rPr>
            </w:pPr>
            <w:r w:rsidRPr="007C3599">
              <w:rPr>
                <w:rFonts w:hint="eastAsia"/>
                <w:strike/>
                <w:sz w:val="16"/>
                <w:lang w:val="en"/>
              </w:rPr>
              <w:t>北米</w:t>
            </w:r>
            <w:r w:rsidRPr="007C3599">
              <w:rPr>
                <w:strike/>
                <w:sz w:val="16"/>
                <w:lang w:val="en"/>
              </w:rPr>
              <w:t xml:space="preserve"> </w:t>
            </w:r>
            <w:r w:rsidR="002963AD" w:rsidRPr="007C3599">
              <w:rPr>
                <w:strike/>
                <w:sz w:val="16"/>
                <w:lang w:val="en"/>
              </w:rPr>
              <w:t>North America</w:t>
            </w:r>
          </w:p>
        </w:tc>
        <w:tc>
          <w:tcPr>
            <w:tcW w:w="578" w:type="dxa"/>
            <w:shd w:val="clear" w:color="auto" w:fill="66FF99"/>
            <w:textDirection w:val="btLr"/>
          </w:tcPr>
          <w:p w14:paraId="695DE1CD" w14:textId="59F46D2C" w:rsidR="002963AD" w:rsidRPr="007C3599" w:rsidRDefault="002055A4" w:rsidP="00B00D3E">
            <w:pPr>
              <w:ind w:left="113" w:right="113"/>
              <w:rPr>
                <w:strike/>
                <w:sz w:val="16"/>
              </w:rPr>
            </w:pPr>
            <w:r w:rsidRPr="007C3599">
              <w:rPr>
                <w:rFonts w:hint="eastAsia"/>
                <w:strike/>
                <w:sz w:val="16"/>
                <w:lang w:val="en"/>
              </w:rPr>
              <w:t>欧州</w:t>
            </w:r>
            <w:r w:rsidRPr="007C3599">
              <w:rPr>
                <w:strike/>
                <w:sz w:val="16"/>
                <w:lang w:val="en"/>
              </w:rPr>
              <w:t xml:space="preserve"> </w:t>
            </w:r>
            <w:r w:rsidR="002963AD" w:rsidRPr="007C3599">
              <w:rPr>
                <w:strike/>
                <w:sz w:val="16"/>
                <w:lang w:val="en"/>
              </w:rPr>
              <w:t>Europe</w:t>
            </w:r>
          </w:p>
        </w:tc>
        <w:tc>
          <w:tcPr>
            <w:tcW w:w="578" w:type="dxa"/>
            <w:shd w:val="clear" w:color="auto" w:fill="66FF99"/>
            <w:textDirection w:val="btLr"/>
          </w:tcPr>
          <w:p w14:paraId="51AC7467" w14:textId="23B63A3B" w:rsidR="002963AD" w:rsidRPr="007C3599" w:rsidRDefault="002055A4" w:rsidP="001B5CC7">
            <w:pPr>
              <w:ind w:left="80" w:right="113" w:hangingChars="50" w:hanging="80"/>
              <w:rPr>
                <w:strike/>
                <w:sz w:val="16"/>
              </w:rPr>
            </w:pPr>
            <w:r w:rsidRPr="007C3599">
              <w:rPr>
                <w:rFonts w:hint="eastAsia"/>
                <w:strike/>
                <w:sz w:val="16"/>
                <w:lang w:val="en"/>
              </w:rPr>
              <w:t>オセアニア</w:t>
            </w:r>
            <w:r w:rsidR="002963AD" w:rsidRPr="007C3599">
              <w:rPr>
                <w:strike/>
                <w:sz w:val="16"/>
                <w:lang w:val="en"/>
              </w:rPr>
              <w:t>Oceania</w:t>
            </w:r>
          </w:p>
        </w:tc>
        <w:tc>
          <w:tcPr>
            <w:tcW w:w="578" w:type="dxa"/>
            <w:shd w:val="clear" w:color="auto" w:fill="66FF99"/>
            <w:textDirection w:val="btLr"/>
          </w:tcPr>
          <w:p w14:paraId="5FFA61B7" w14:textId="1854E238" w:rsidR="002963AD" w:rsidRPr="007C3599" w:rsidRDefault="002055A4" w:rsidP="001B5CC7">
            <w:pPr>
              <w:ind w:left="80" w:right="113" w:hangingChars="50" w:hanging="80"/>
              <w:rPr>
                <w:strike/>
                <w:sz w:val="16"/>
              </w:rPr>
            </w:pPr>
            <w:r w:rsidRPr="007C3599">
              <w:rPr>
                <w:rFonts w:hint="eastAsia"/>
                <w:strike/>
                <w:sz w:val="16"/>
              </w:rPr>
              <w:t>東南アジア</w:t>
            </w:r>
            <w:r w:rsidR="002963AD" w:rsidRPr="007C3599">
              <w:rPr>
                <w:strike/>
                <w:sz w:val="16"/>
                <w:lang w:val="en"/>
              </w:rPr>
              <w:t>Southeast Asia</w:t>
            </w:r>
          </w:p>
        </w:tc>
        <w:tc>
          <w:tcPr>
            <w:tcW w:w="579" w:type="dxa"/>
            <w:shd w:val="clear" w:color="auto" w:fill="66FF99"/>
            <w:textDirection w:val="btLr"/>
          </w:tcPr>
          <w:p w14:paraId="2383A291" w14:textId="760F8EA1" w:rsidR="002963AD" w:rsidRPr="007C3599" w:rsidRDefault="002055A4" w:rsidP="00B00D3E">
            <w:pPr>
              <w:ind w:left="113" w:right="113"/>
              <w:rPr>
                <w:strike/>
                <w:sz w:val="16"/>
              </w:rPr>
            </w:pPr>
            <w:r w:rsidRPr="007C3599">
              <w:rPr>
                <w:rFonts w:hint="eastAsia"/>
                <w:strike/>
                <w:sz w:val="16"/>
                <w:lang w:val="en"/>
              </w:rPr>
              <w:t>インド</w:t>
            </w:r>
            <w:r w:rsidRPr="007C3599">
              <w:rPr>
                <w:strike/>
                <w:sz w:val="16"/>
                <w:lang w:val="en"/>
              </w:rPr>
              <w:t xml:space="preserve"> </w:t>
            </w:r>
            <w:r w:rsidR="002963AD" w:rsidRPr="007C3599">
              <w:rPr>
                <w:strike/>
                <w:sz w:val="16"/>
                <w:lang w:val="en"/>
              </w:rPr>
              <w:t>India</w:t>
            </w:r>
          </w:p>
        </w:tc>
        <w:tc>
          <w:tcPr>
            <w:tcW w:w="578" w:type="dxa"/>
            <w:shd w:val="clear" w:color="auto" w:fill="66FF99"/>
            <w:textDirection w:val="btLr"/>
          </w:tcPr>
          <w:p w14:paraId="0C005C89" w14:textId="1183D13A" w:rsidR="002963AD" w:rsidRPr="007C3599" w:rsidRDefault="002055A4" w:rsidP="00B00D3E">
            <w:pPr>
              <w:ind w:left="113" w:right="113"/>
              <w:rPr>
                <w:strike/>
                <w:sz w:val="16"/>
              </w:rPr>
            </w:pPr>
            <w:r w:rsidRPr="007C3599">
              <w:rPr>
                <w:rFonts w:hint="eastAsia"/>
                <w:strike/>
                <w:sz w:val="16"/>
                <w:lang w:val="en"/>
              </w:rPr>
              <w:t>中近東</w:t>
            </w:r>
            <w:r w:rsidRPr="007C3599">
              <w:rPr>
                <w:strike/>
                <w:sz w:val="16"/>
                <w:lang w:val="en"/>
              </w:rPr>
              <w:t xml:space="preserve"> </w:t>
            </w:r>
            <w:r w:rsidR="002963AD" w:rsidRPr="007C3599">
              <w:rPr>
                <w:strike/>
                <w:sz w:val="16"/>
                <w:lang w:val="en"/>
              </w:rPr>
              <w:t>Middle East</w:t>
            </w:r>
          </w:p>
        </w:tc>
        <w:tc>
          <w:tcPr>
            <w:tcW w:w="578" w:type="dxa"/>
            <w:shd w:val="clear" w:color="auto" w:fill="66FF99"/>
            <w:textDirection w:val="btLr"/>
          </w:tcPr>
          <w:p w14:paraId="04EAAEAB" w14:textId="7053DC5F" w:rsidR="002963AD" w:rsidRPr="007C3599" w:rsidRDefault="002055A4" w:rsidP="00B00D3E">
            <w:pPr>
              <w:ind w:left="113" w:right="113"/>
              <w:rPr>
                <w:strike/>
                <w:sz w:val="16"/>
              </w:rPr>
            </w:pPr>
            <w:r w:rsidRPr="007C3599">
              <w:rPr>
                <w:rFonts w:hint="eastAsia"/>
                <w:strike/>
                <w:sz w:val="16"/>
                <w:lang w:val="en"/>
              </w:rPr>
              <w:t>中南米</w:t>
            </w:r>
            <w:r w:rsidRPr="007C3599">
              <w:rPr>
                <w:strike/>
                <w:sz w:val="16"/>
                <w:lang w:val="en"/>
              </w:rPr>
              <w:t xml:space="preserve"> </w:t>
            </w:r>
            <w:r w:rsidR="002963AD" w:rsidRPr="007C3599">
              <w:rPr>
                <w:strike/>
                <w:sz w:val="16"/>
                <w:lang w:val="en"/>
              </w:rPr>
              <w:t xml:space="preserve">South </w:t>
            </w:r>
            <w:proofErr w:type="spellStart"/>
            <w:r w:rsidR="002963AD" w:rsidRPr="007C3599">
              <w:rPr>
                <w:strike/>
                <w:sz w:val="16"/>
                <w:lang w:val="en"/>
              </w:rPr>
              <w:t>america</w:t>
            </w:r>
            <w:proofErr w:type="spellEnd"/>
          </w:p>
        </w:tc>
        <w:tc>
          <w:tcPr>
            <w:tcW w:w="578" w:type="dxa"/>
            <w:shd w:val="clear" w:color="auto" w:fill="66FF99"/>
            <w:textDirection w:val="btLr"/>
          </w:tcPr>
          <w:p w14:paraId="3A3B80C2" w14:textId="6C0223E6" w:rsidR="002963AD" w:rsidRPr="007C3599" w:rsidRDefault="002055A4" w:rsidP="00B00D3E">
            <w:pPr>
              <w:ind w:left="113" w:right="113"/>
              <w:rPr>
                <w:strike/>
                <w:sz w:val="16"/>
              </w:rPr>
            </w:pPr>
            <w:r w:rsidRPr="007C3599">
              <w:rPr>
                <w:rFonts w:hint="eastAsia"/>
                <w:strike/>
                <w:sz w:val="16"/>
                <w:lang w:val="en"/>
              </w:rPr>
              <w:t xml:space="preserve">南アフリカ　</w:t>
            </w:r>
            <w:r w:rsidR="002963AD" w:rsidRPr="007C3599">
              <w:rPr>
                <w:strike/>
                <w:sz w:val="16"/>
                <w:lang w:val="en"/>
              </w:rPr>
              <w:t>South Africa</w:t>
            </w:r>
          </w:p>
          <w:p w14:paraId="17C75384" w14:textId="77777777" w:rsidR="002963AD" w:rsidRPr="007C3599" w:rsidRDefault="002963AD" w:rsidP="00B00D3E">
            <w:pPr>
              <w:ind w:left="113" w:right="113"/>
              <w:rPr>
                <w:strike/>
                <w:sz w:val="16"/>
              </w:rPr>
            </w:pPr>
          </w:p>
        </w:tc>
        <w:tc>
          <w:tcPr>
            <w:tcW w:w="578" w:type="dxa"/>
            <w:shd w:val="clear" w:color="auto" w:fill="66FF99"/>
            <w:textDirection w:val="btLr"/>
          </w:tcPr>
          <w:p w14:paraId="54DBBBE7" w14:textId="4DE37A44" w:rsidR="002963AD" w:rsidRPr="007C3599" w:rsidRDefault="002055A4" w:rsidP="00B00D3E">
            <w:pPr>
              <w:ind w:left="113" w:right="113"/>
              <w:rPr>
                <w:strike/>
                <w:sz w:val="16"/>
              </w:rPr>
            </w:pPr>
            <w:r w:rsidRPr="007C3599">
              <w:rPr>
                <w:rFonts w:hint="eastAsia"/>
                <w:strike/>
                <w:sz w:val="16"/>
                <w:lang w:val="en"/>
              </w:rPr>
              <w:t>台湾</w:t>
            </w:r>
            <w:r w:rsidRPr="007C3599">
              <w:rPr>
                <w:strike/>
                <w:sz w:val="16"/>
                <w:lang w:val="en"/>
              </w:rPr>
              <w:t xml:space="preserve"> </w:t>
            </w:r>
            <w:r w:rsidR="002963AD" w:rsidRPr="007C3599">
              <w:rPr>
                <w:strike/>
                <w:sz w:val="16"/>
                <w:lang w:val="en"/>
              </w:rPr>
              <w:t>Taiwan</w:t>
            </w:r>
          </w:p>
        </w:tc>
        <w:tc>
          <w:tcPr>
            <w:tcW w:w="578" w:type="dxa"/>
            <w:shd w:val="clear" w:color="auto" w:fill="66FF99"/>
            <w:textDirection w:val="btLr"/>
          </w:tcPr>
          <w:p w14:paraId="0CC47BAA" w14:textId="6C6B61DA" w:rsidR="002963AD" w:rsidRPr="007C3599" w:rsidRDefault="002055A4" w:rsidP="00B00D3E">
            <w:pPr>
              <w:ind w:left="113" w:right="113"/>
              <w:rPr>
                <w:strike/>
                <w:sz w:val="16"/>
              </w:rPr>
            </w:pPr>
            <w:r w:rsidRPr="007C3599">
              <w:rPr>
                <w:rFonts w:hint="eastAsia"/>
                <w:strike/>
                <w:sz w:val="16"/>
                <w:lang w:val="en"/>
              </w:rPr>
              <w:t>香港・マカオ</w:t>
            </w:r>
            <w:r w:rsidRPr="007C3599">
              <w:rPr>
                <w:strike/>
                <w:sz w:val="16"/>
                <w:lang w:val="en"/>
              </w:rPr>
              <w:t xml:space="preserve"> </w:t>
            </w:r>
            <w:r w:rsidR="002963AD" w:rsidRPr="007C3599">
              <w:rPr>
                <w:strike/>
                <w:sz w:val="16"/>
                <w:lang w:val="en"/>
              </w:rPr>
              <w:t>Hong Kong and Macau</w:t>
            </w:r>
          </w:p>
        </w:tc>
        <w:tc>
          <w:tcPr>
            <w:tcW w:w="579" w:type="dxa"/>
            <w:shd w:val="clear" w:color="auto" w:fill="66FF99"/>
            <w:textDirection w:val="btLr"/>
          </w:tcPr>
          <w:p w14:paraId="68C8EE10" w14:textId="4ABC0D87" w:rsidR="002963AD" w:rsidRPr="007C3599" w:rsidRDefault="002055A4" w:rsidP="00B00D3E">
            <w:pPr>
              <w:ind w:left="113" w:right="113"/>
              <w:rPr>
                <w:strike/>
                <w:sz w:val="16"/>
              </w:rPr>
            </w:pPr>
            <w:r w:rsidRPr="007C3599">
              <w:rPr>
                <w:rFonts w:hint="eastAsia"/>
                <w:strike/>
                <w:sz w:val="16"/>
                <w:lang w:val="en"/>
              </w:rPr>
              <w:t>中国</w:t>
            </w:r>
            <w:r w:rsidRPr="007C3599">
              <w:rPr>
                <w:strike/>
                <w:sz w:val="16"/>
                <w:lang w:val="en"/>
              </w:rPr>
              <w:t xml:space="preserve"> </w:t>
            </w:r>
            <w:r w:rsidR="002963AD" w:rsidRPr="007C3599">
              <w:rPr>
                <w:strike/>
                <w:sz w:val="16"/>
                <w:lang w:val="en"/>
              </w:rPr>
              <w:t>China</w:t>
            </w:r>
          </w:p>
        </w:tc>
      </w:tr>
      <w:tr w:rsidR="007C3599" w:rsidRPr="007C3599" w14:paraId="02F99108" w14:textId="77777777" w:rsidTr="002055A4">
        <w:trPr>
          <w:trHeight w:val="846"/>
        </w:trPr>
        <w:tc>
          <w:tcPr>
            <w:tcW w:w="473" w:type="dxa"/>
            <w:tcBorders>
              <w:bottom w:val="single" w:sz="4" w:space="0" w:color="auto"/>
            </w:tcBorders>
            <w:vAlign w:val="center"/>
          </w:tcPr>
          <w:p w14:paraId="685C35F5" w14:textId="77777777" w:rsidR="00421076" w:rsidRPr="007C3599" w:rsidRDefault="00421076" w:rsidP="00421076">
            <w:pPr>
              <w:jc w:val="center"/>
              <w:rPr>
                <w:strike/>
              </w:rPr>
            </w:pPr>
            <w:r w:rsidRPr="007C3599">
              <w:rPr>
                <w:strike/>
                <w:lang w:val="en"/>
              </w:rPr>
              <w:t>1</w:t>
            </w:r>
          </w:p>
        </w:tc>
        <w:tc>
          <w:tcPr>
            <w:tcW w:w="2226" w:type="dxa"/>
            <w:tcBorders>
              <w:bottom w:val="single" w:sz="4" w:space="0" w:color="auto"/>
            </w:tcBorders>
            <w:vAlign w:val="center"/>
          </w:tcPr>
          <w:p w14:paraId="02669A8C" w14:textId="0FEF9F8D" w:rsidR="001A47A8" w:rsidRPr="007C3599" w:rsidRDefault="002055A4" w:rsidP="00421076">
            <w:pPr>
              <w:jc w:val="left"/>
              <w:rPr>
                <w:strike/>
                <w:lang w:val="en"/>
              </w:rPr>
            </w:pPr>
            <w:r w:rsidRPr="007C3599">
              <w:rPr>
                <w:rFonts w:hint="eastAsia"/>
                <w:strike/>
              </w:rPr>
              <w:t>全更新</w:t>
            </w:r>
          </w:p>
          <w:p w14:paraId="348EF91B" w14:textId="2553295D" w:rsidR="00421076" w:rsidRPr="007C3599" w:rsidRDefault="00421076" w:rsidP="00421076">
            <w:pPr>
              <w:jc w:val="left"/>
              <w:rPr>
                <w:strike/>
                <w:szCs w:val="20"/>
              </w:rPr>
            </w:pPr>
            <w:r w:rsidRPr="007C3599">
              <w:rPr>
                <w:strike/>
                <w:lang w:val="en"/>
              </w:rPr>
              <w:t>Full update</w:t>
            </w:r>
          </w:p>
        </w:tc>
        <w:tc>
          <w:tcPr>
            <w:tcW w:w="578" w:type="dxa"/>
            <w:tcBorders>
              <w:bottom w:val="single" w:sz="4" w:space="0" w:color="auto"/>
            </w:tcBorders>
            <w:shd w:val="clear" w:color="auto" w:fill="FFFFFF"/>
            <w:vAlign w:val="center"/>
          </w:tcPr>
          <w:p w14:paraId="6BF7595F" w14:textId="677E5C6B" w:rsidR="00421076" w:rsidRPr="007C3599" w:rsidRDefault="00421076" w:rsidP="00421076">
            <w:pPr>
              <w:jc w:val="center"/>
              <w:rPr>
                <w:strike/>
                <w:szCs w:val="20"/>
              </w:rPr>
            </w:pPr>
            <w:r w:rsidRPr="007C3599">
              <w:rPr>
                <w:strike/>
                <w:szCs w:val="20"/>
                <w:lang w:val="en"/>
              </w:rPr>
              <w:t>○</w:t>
            </w:r>
            <w:r w:rsidRPr="007C3599">
              <w:rPr>
                <w:strike/>
                <w:szCs w:val="20"/>
                <w:lang w:val="en"/>
              </w:rPr>
              <w:br/>
            </w:r>
            <w:r w:rsidRPr="007C3599">
              <w:rPr>
                <w:rFonts w:hint="eastAsia"/>
                <w:strike/>
                <w:szCs w:val="20"/>
              </w:rPr>
              <w:t>―</w:t>
            </w:r>
          </w:p>
        </w:tc>
        <w:tc>
          <w:tcPr>
            <w:tcW w:w="578" w:type="dxa"/>
            <w:tcBorders>
              <w:bottom w:val="single" w:sz="4" w:space="0" w:color="auto"/>
            </w:tcBorders>
            <w:shd w:val="clear" w:color="auto" w:fill="FFFFFF"/>
            <w:vAlign w:val="center"/>
          </w:tcPr>
          <w:p w14:paraId="0B2C862E" w14:textId="1ACDD7D3" w:rsidR="00421076" w:rsidRPr="007C3599" w:rsidRDefault="00421076" w:rsidP="00421076">
            <w:pPr>
              <w:jc w:val="center"/>
              <w:rPr>
                <w:strike/>
              </w:rPr>
            </w:pPr>
            <w:r w:rsidRPr="007C3599">
              <w:rPr>
                <w:strike/>
                <w:szCs w:val="20"/>
                <w:lang w:val="en"/>
              </w:rPr>
              <w:t>○</w:t>
            </w:r>
          </w:p>
        </w:tc>
        <w:tc>
          <w:tcPr>
            <w:tcW w:w="578" w:type="dxa"/>
            <w:tcBorders>
              <w:bottom w:val="single" w:sz="4" w:space="0" w:color="auto"/>
            </w:tcBorders>
            <w:shd w:val="clear" w:color="auto" w:fill="FFFFFF"/>
            <w:vAlign w:val="center"/>
          </w:tcPr>
          <w:p w14:paraId="46243F25" w14:textId="7AC47BC0" w:rsidR="00421076" w:rsidRPr="007C3599" w:rsidRDefault="00421076" w:rsidP="00421076">
            <w:pPr>
              <w:jc w:val="center"/>
              <w:rPr>
                <w:strike/>
              </w:rPr>
            </w:pPr>
            <w:r w:rsidRPr="007C3599">
              <w:rPr>
                <w:strike/>
                <w:szCs w:val="20"/>
                <w:lang w:val="en"/>
              </w:rPr>
              <w:t>○</w:t>
            </w:r>
          </w:p>
        </w:tc>
        <w:tc>
          <w:tcPr>
            <w:tcW w:w="578" w:type="dxa"/>
            <w:tcBorders>
              <w:bottom w:val="single" w:sz="4" w:space="0" w:color="auto"/>
            </w:tcBorders>
            <w:shd w:val="clear" w:color="auto" w:fill="FFFFFF"/>
            <w:vAlign w:val="center"/>
          </w:tcPr>
          <w:p w14:paraId="77973D43" w14:textId="660B56A9" w:rsidR="00421076" w:rsidRPr="007C3599" w:rsidRDefault="00421076" w:rsidP="00421076">
            <w:pPr>
              <w:jc w:val="center"/>
              <w:rPr>
                <w:strike/>
              </w:rPr>
            </w:pPr>
            <w:r w:rsidRPr="007C3599">
              <w:rPr>
                <w:strike/>
                <w:szCs w:val="20"/>
                <w:lang w:val="en"/>
              </w:rPr>
              <w:t>○</w:t>
            </w:r>
          </w:p>
        </w:tc>
        <w:tc>
          <w:tcPr>
            <w:tcW w:w="578" w:type="dxa"/>
            <w:tcBorders>
              <w:bottom w:val="single" w:sz="4" w:space="0" w:color="auto"/>
            </w:tcBorders>
            <w:shd w:val="clear" w:color="auto" w:fill="FFFFFF"/>
            <w:vAlign w:val="center"/>
          </w:tcPr>
          <w:p w14:paraId="001636D8" w14:textId="77777777" w:rsidR="00421076" w:rsidRPr="007C3599" w:rsidRDefault="00421076" w:rsidP="00421076">
            <w:pPr>
              <w:jc w:val="center"/>
              <w:rPr>
                <w:strike/>
              </w:rPr>
            </w:pPr>
            <w:r w:rsidRPr="007C3599">
              <w:rPr>
                <w:strike/>
                <w:szCs w:val="20"/>
                <w:lang w:val="en"/>
              </w:rPr>
              <w:t>○</w:t>
            </w:r>
          </w:p>
        </w:tc>
        <w:tc>
          <w:tcPr>
            <w:tcW w:w="579" w:type="dxa"/>
            <w:tcBorders>
              <w:bottom w:val="single" w:sz="4" w:space="0" w:color="auto"/>
            </w:tcBorders>
            <w:shd w:val="clear" w:color="auto" w:fill="FFFFFF"/>
            <w:vAlign w:val="center"/>
          </w:tcPr>
          <w:p w14:paraId="6F42A78D" w14:textId="77777777" w:rsidR="00421076" w:rsidRPr="007C3599" w:rsidRDefault="00421076" w:rsidP="00421076">
            <w:pPr>
              <w:jc w:val="center"/>
              <w:rPr>
                <w:strike/>
              </w:rPr>
            </w:pPr>
            <w:r w:rsidRPr="007C3599">
              <w:rPr>
                <w:strike/>
                <w:szCs w:val="20"/>
                <w:lang w:val="en"/>
              </w:rPr>
              <w:t>○</w:t>
            </w:r>
          </w:p>
        </w:tc>
        <w:tc>
          <w:tcPr>
            <w:tcW w:w="578" w:type="dxa"/>
            <w:tcBorders>
              <w:bottom w:val="single" w:sz="4" w:space="0" w:color="auto"/>
            </w:tcBorders>
            <w:shd w:val="clear" w:color="auto" w:fill="FFFFFF"/>
            <w:vAlign w:val="center"/>
          </w:tcPr>
          <w:p w14:paraId="6B22B712" w14:textId="77777777" w:rsidR="00421076" w:rsidRPr="007C3599" w:rsidRDefault="00421076" w:rsidP="00421076">
            <w:pPr>
              <w:jc w:val="center"/>
              <w:rPr>
                <w:strike/>
              </w:rPr>
            </w:pPr>
            <w:r w:rsidRPr="007C3599">
              <w:rPr>
                <w:strike/>
                <w:szCs w:val="20"/>
                <w:lang w:val="en"/>
              </w:rPr>
              <w:t>○</w:t>
            </w:r>
          </w:p>
        </w:tc>
        <w:tc>
          <w:tcPr>
            <w:tcW w:w="578" w:type="dxa"/>
            <w:tcBorders>
              <w:bottom w:val="single" w:sz="4" w:space="0" w:color="auto"/>
            </w:tcBorders>
            <w:shd w:val="clear" w:color="auto" w:fill="FFFFFF"/>
            <w:vAlign w:val="center"/>
          </w:tcPr>
          <w:p w14:paraId="2DD615EA" w14:textId="77777777" w:rsidR="00421076" w:rsidRPr="007C3599" w:rsidRDefault="00421076" w:rsidP="00421076">
            <w:pPr>
              <w:jc w:val="center"/>
              <w:rPr>
                <w:strike/>
              </w:rPr>
            </w:pPr>
            <w:r w:rsidRPr="007C3599">
              <w:rPr>
                <w:strike/>
                <w:szCs w:val="20"/>
                <w:lang w:val="en"/>
              </w:rPr>
              <w:t>○</w:t>
            </w:r>
          </w:p>
        </w:tc>
        <w:tc>
          <w:tcPr>
            <w:tcW w:w="578" w:type="dxa"/>
            <w:tcBorders>
              <w:bottom w:val="single" w:sz="4" w:space="0" w:color="auto"/>
            </w:tcBorders>
            <w:shd w:val="clear" w:color="auto" w:fill="FFFFFF"/>
            <w:vAlign w:val="center"/>
          </w:tcPr>
          <w:p w14:paraId="09138CE6" w14:textId="77777777" w:rsidR="00421076" w:rsidRPr="007C3599" w:rsidRDefault="00421076" w:rsidP="00421076">
            <w:pPr>
              <w:jc w:val="center"/>
              <w:rPr>
                <w:strike/>
              </w:rPr>
            </w:pPr>
            <w:r w:rsidRPr="007C3599">
              <w:rPr>
                <w:strike/>
                <w:szCs w:val="20"/>
                <w:lang w:val="en"/>
              </w:rPr>
              <w:t>○</w:t>
            </w:r>
          </w:p>
        </w:tc>
        <w:tc>
          <w:tcPr>
            <w:tcW w:w="578" w:type="dxa"/>
            <w:tcBorders>
              <w:bottom w:val="single" w:sz="4" w:space="0" w:color="auto"/>
            </w:tcBorders>
            <w:shd w:val="clear" w:color="auto" w:fill="FFFFFF"/>
            <w:vAlign w:val="center"/>
          </w:tcPr>
          <w:p w14:paraId="4E1113B1" w14:textId="77777777" w:rsidR="00421076" w:rsidRPr="007C3599" w:rsidRDefault="00421076" w:rsidP="00421076">
            <w:pPr>
              <w:jc w:val="center"/>
              <w:rPr>
                <w:strike/>
              </w:rPr>
            </w:pPr>
            <w:r w:rsidRPr="007C3599">
              <w:rPr>
                <w:strike/>
                <w:szCs w:val="20"/>
                <w:lang w:val="en"/>
              </w:rPr>
              <w:t>○</w:t>
            </w:r>
          </w:p>
        </w:tc>
        <w:tc>
          <w:tcPr>
            <w:tcW w:w="578" w:type="dxa"/>
            <w:tcBorders>
              <w:bottom w:val="single" w:sz="4" w:space="0" w:color="auto"/>
            </w:tcBorders>
            <w:shd w:val="clear" w:color="auto" w:fill="FFFFFF"/>
            <w:vAlign w:val="center"/>
          </w:tcPr>
          <w:p w14:paraId="002D59BA" w14:textId="77777777" w:rsidR="00421076" w:rsidRPr="007C3599" w:rsidRDefault="00421076" w:rsidP="00421076">
            <w:pPr>
              <w:jc w:val="center"/>
              <w:rPr>
                <w:strike/>
              </w:rPr>
            </w:pPr>
            <w:r w:rsidRPr="007C3599">
              <w:rPr>
                <w:strike/>
                <w:szCs w:val="20"/>
                <w:lang w:val="en"/>
              </w:rPr>
              <w:t>○</w:t>
            </w:r>
          </w:p>
        </w:tc>
        <w:tc>
          <w:tcPr>
            <w:tcW w:w="579" w:type="dxa"/>
            <w:tcBorders>
              <w:bottom w:val="single" w:sz="4" w:space="0" w:color="auto"/>
            </w:tcBorders>
            <w:shd w:val="clear" w:color="auto" w:fill="FFFFFF"/>
            <w:vAlign w:val="center"/>
          </w:tcPr>
          <w:p w14:paraId="66D7E1AD" w14:textId="77777777" w:rsidR="00421076" w:rsidRPr="007C3599" w:rsidRDefault="00421076" w:rsidP="00421076">
            <w:pPr>
              <w:jc w:val="center"/>
              <w:rPr>
                <w:strike/>
              </w:rPr>
            </w:pPr>
            <w:r w:rsidRPr="007C3599">
              <w:rPr>
                <w:strike/>
                <w:szCs w:val="20"/>
                <w:lang w:val="en"/>
              </w:rPr>
              <w:t>―</w:t>
            </w:r>
          </w:p>
        </w:tc>
      </w:tr>
    </w:tbl>
    <w:p w14:paraId="3B3D7FFA" w14:textId="2C41B810" w:rsidR="0093351F" w:rsidRPr="007C3599" w:rsidRDefault="001726A3" w:rsidP="0043125D">
      <w:pPr>
        <w:rPr>
          <w:strike/>
        </w:rPr>
      </w:pPr>
      <w:r w:rsidRPr="007C3599">
        <w:rPr>
          <w:strike/>
          <w:lang w:val="en"/>
        </w:rPr>
        <w:t>▲3.00</w:t>
      </w:r>
    </w:p>
    <w:p w14:paraId="416369C5" w14:textId="69F1C05A" w:rsidR="0000607C" w:rsidRPr="007C3599" w:rsidRDefault="002055A4" w:rsidP="009B2AF5">
      <w:pPr>
        <w:pStyle w:val="3"/>
        <w:numPr>
          <w:ilvl w:val="2"/>
          <w:numId w:val="2"/>
        </w:numPr>
      </w:pPr>
      <w:bookmarkStart w:id="1986" w:name="_Toc87878073"/>
      <w:r w:rsidRPr="007C3599">
        <w:rPr>
          <w:rFonts w:hint="eastAsia"/>
        </w:rPr>
        <w:t>基本動作（正常系）</w:t>
      </w:r>
      <w:r w:rsidRPr="007C3599">
        <w:t xml:space="preserve"> </w:t>
      </w:r>
      <w:r w:rsidR="0000607C" w:rsidRPr="007C3599">
        <w:rPr>
          <w:lang w:val="en"/>
        </w:rPr>
        <w:t>Basic movements (normal system)</w:t>
      </w:r>
      <w:bookmarkEnd w:id="1986"/>
    </w:p>
    <w:p w14:paraId="1DDD9425" w14:textId="22ACF24D" w:rsidR="0043125D" w:rsidRPr="007C3599" w:rsidRDefault="002055A4" w:rsidP="0043125D">
      <w:pPr>
        <w:pStyle w:val="4"/>
      </w:pPr>
      <w:r w:rsidRPr="007C3599">
        <w:rPr>
          <w:rFonts w:hint="eastAsia"/>
        </w:rPr>
        <w:t>サービス概要</w:t>
      </w:r>
      <w:r w:rsidRPr="007C3599">
        <w:t xml:space="preserve"> </w:t>
      </w:r>
      <w:r w:rsidR="0043125D" w:rsidRPr="007C3599">
        <w:rPr>
          <w:lang w:val="en"/>
        </w:rPr>
        <w:t>Service Overview</w:t>
      </w:r>
    </w:p>
    <w:p w14:paraId="5889004B" w14:textId="5C089139" w:rsidR="00BA7096" w:rsidRPr="007C3599" w:rsidRDefault="002055A4" w:rsidP="00BA7096">
      <w:pPr>
        <w:rPr>
          <w:lang w:val="en"/>
        </w:rPr>
      </w:pPr>
      <w:r w:rsidRPr="007C3599">
        <w:rPr>
          <w:rFonts w:hint="eastAsia"/>
        </w:rPr>
        <w:t>【主要動作</w:t>
      </w:r>
      <w:r w:rsidRPr="007C3599">
        <w:rPr>
          <w:lang w:val="en"/>
        </w:rPr>
        <w:t xml:space="preserve"> </w:t>
      </w:r>
      <w:r w:rsidR="00BA7096" w:rsidRPr="007C3599">
        <w:rPr>
          <w:lang w:val="en"/>
        </w:rPr>
        <w:t>Main Action】</w:t>
      </w:r>
    </w:p>
    <w:p w14:paraId="24815504" w14:textId="77777777" w:rsidR="002055A4" w:rsidRPr="007C3599" w:rsidRDefault="002055A4" w:rsidP="002055A4">
      <w:pPr>
        <w:ind w:firstLineChars="200" w:firstLine="400"/>
      </w:pPr>
      <w:r w:rsidRPr="007C3599">
        <w:rPr>
          <w:rFonts w:hint="eastAsia"/>
        </w:rPr>
        <w:t>・全更新メディアによる全更新</w:t>
      </w:r>
    </w:p>
    <w:p w14:paraId="1ADD2792" w14:textId="67C7F6CF" w:rsidR="00BA7096" w:rsidRPr="007C3599" w:rsidRDefault="002055A4" w:rsidP="00AB525F">
      <w:pPr>
        <w:ind w:firstLineChars="200" w:firstLine="400"/>
        <w:rPr>
          <w:lang w:val="en"/>
        </w:rPr>
      </w:pPr>
      <w:r w:rsidRPr="007C3599">
        <w:rPr>
          <w:rFonts w:hint="eastAsia"/>
          <w:lang w:val="en"/>
        </w:rPr>
        <w:t>・</w:t>
      </w:r>
      <w:r w:rsidR="00BA7096" w:rsidRPr="007C3599">
        <w:rPr>
          <w:lang w:val="en"/>
        </w:rPr>
        <w:t>All updates by all update media</w:t>
      </w:r>
    </w:p>
    <w:p w14:paraId="7D5459E2" w14:textId="61796E84" w:rsidR="002055A4" w:rsidRPr="007C3599" w:rsidRDefault="002055A4" w:rsidP="001B5CC7">
      <w:pPr>
        <w:numPr>
          <w:ilvl w:val="0"/>
          <w:numId w:val="3"/>
        </w:numPr>
        <w:ind w:left="1123" w:hanging="284"/>
      </w:pPr>
      <w:r w:rsidRPr="007C3599">
        <w:rPr>
          <w:rFonts w:hint="eastAsia"/>
        </w:rPr>
        <w:t>ナビに全更新メディアを接続する</w:t>
      </w:r>
    </w:p>
    <w:p w14:paraId="3143DC37" w14:textId="77777777" w:rsidR="00BA7096" w:rsidRPr="007C3599" w:rsidRDefault="00BA7096" w:rsidP="001B5CC7">
      <w:pPr>
        <w:ind w:left="1123"/>
      </w:pPr>
      <w:r w:rsidRPr="007C3599">
        <w:rPr>
          <w:lang w:val="en"/>
        </w:rPr>
        <w:t>Connect all update media to navigation</w:t>
      </w:r>
    </w:p>
    <w:p w14:paraId="155F67A1" w14:textId="77777777" w:rsidR="002055A4" w:rsidRPr="007C3599" w:rsidRDefault="002055A4" w:rsidP="002055A4">
      <w:pPr>
        <w:numPr>
          <w:ilvl w:val="0"/>
          <w:numId w:val="3"/>
        </w:numPr>
        <w:ind w:left="1123" w:hanging="284"/>
      </w:pPr>
      <w:r w:rsidRPr="007C3599">
        <w:rPr>
          <w:rFonts w:hint="eastAsia"/>
        </w:rPr>
        <w:t>ライセンスキーを入力する</w:t>
      </w:r>
    </w:p>
    <w:p w14:paraId="63559754" w14:textId="4FB80CE6" w:rsidR="002055A4" w:rsidRPr="007C3599" w:rsidRDefault="0009666E" w:rsidP="001B5CC7">
      <w:pPr>
        <w:ind w:left="1123"/>
      </w:pPr>
      <w:r w:rsidRPr="007C3599">
        <w:rPr>
          <w:lang w:val="en"/>
        </w:rPr>
        <w:t>Enter your license key</w:t>
      </w:r>
    </w:p>
    <w:p w14:paraId="512FDB74" w14:textId="77777777" w:rsidR="002055A4" w:rsidRPr="007C3599" w:rsidRDefault="002055A4" w:rsidP="002055A4">
      <w:pPr>
        <w:numPr>
          <w:ilvl w:val="0"/>
          <w:numId w:val="3"/>
        </w:numPr>
        <w:ind w:left="1123" w:hanging="284"/>
      </w:pPr>
      <w:r w:rsidRPr="007C3599">
        <w:rPr>
          <w:rFonts w:hint="eastAsia"/>
        </w:rPr>
        <w:t>全更新メディアから最新の地図データを取得して更新開始する</w:t>
      </w:r>
    </w:p>
    <w:p w14:paraId="7B3ECBA3" w14:textId="101DD3DE" w:rsidR="00BA7096" w:rsidRPr="007C3599" w:rsidRDefault="00BA7096" w:rsidP="001B5CC7">
      <w:pPr>
        <w:ind w:left="1123"/>
      </w:pPr>
      <w:r w:rsidRPr="007C3599">
        <w:rPr>
          <w:lang w:val="en"/>
        </w:rPr>
        <w:t>Get the latest map data from all update media and start updating</w:t>
      </w:r>
    </w:p>
    <w:p w14:paraId="747524B2" w14:textId="77777777" w:rsidR="002055A4" w:rsidRPr="007C3599" w:rsidRDefault="002055A4" w:rsidP="002055A4">
      <w:pPr>
        <w:numPr>
          <w:ilvl w:val="0"/>
          <w:numId w:val="3"/>
        </w:numPr>
        <w:ind w:left="1123" w:hanging="284"/>
      </w:pPr>
      <w:r w:rsidRPr="007C3599">
        <w:rPr>
          <w:rFonts w:hint="eastAsia"/>
        </w:rPr>
        <w:t>更新が完了したら、更新完了した旨をナビ上に通知する</w:t>
      </w:r>
    </w:p>
    <w:p w14:paraId="331716D7" w14:textId="48E2CCF8" w:rsidR="00BA7096" w:rsidRPr="007C3599" w:rsidRDefault="00BA7096" w:rsidP="001B5CC7">
      <w:pPr>
        <w:ind w:left="1123"/>
      </w:pPr>
      <w:r w:rsidRPr="007C3599">
        <w:rPr>
          <w:lang w:val="en"/>
        </w:rPr>
        <w:t>When the update is complete, notify navigation that the update is complete</w:t>
      </w:r>
    </w:p>
    <w:p w14:paraId="17D3FBDE" w14:textId="330A8B84" w:rsidR="00BA7096" w:rsidRPr="007C3599" w:rsidRDefault="00BA7096" w:rsidP="004F5EE0"/>
    <w:p w14:paraId="57A39289" w14:textId="77777777" w:rsidR="002055A4" w:rsidRPr="007C3599" w:rsidRDefault="002055A4" w:rsidP="002055A4">
      <w:pPr>
        <w:ind w:left="839"/>
        <w:rPr>
          <w:strike/>
          <w:rPrChange w:id="1987" w:author="Moriyama, Shoya/森山 翔也" w:date="2025-04-02T21:08:00Z">
            <w:rPr/>
          </w:rPrChange>
        </w:rPr>
      </w:pPr>
      <w:r w:rsidRPr="007C3599">
        <w:rPr>
          <w:rFonts w:hint="eastAsia"/>
          <w:strike/>
          <w:rPrChange w:id="1988" w:author="Moriyama, Shoya/森山 翔也" w:date="2025-04-02T21:08:00Z">
            <w:rPr>
              <w:rFonts w:hint="eastAsia"/>
            </w:rPr>
          </w:rPrChange>
        </w:rPr>
        <w:t>※ソフトウェア更新が必要な場合は、③の動作前に実施する</w:t>
      </w:r>
    </w:p>
    <w:p w14:paraId="6F6CF0D2" w14:textId="77777777" w:rsidR="000A505D" w:rsidRPr="007C3599" w:rsidRDefault="00BA7096" w:rsidP="00AB525F">
      <w:pPr>
        <w:ind w:left="839"/>
        <w:rPr>
          <w:ins w:id="1989" w:author="Kashima, Takuya/鹿島 卓也" w:date="2024-10-21T11:26:00Z"/>
          <w:lang w:val="en"/>
          <w:rPrChange w:id="1990" w:author="Moriyama, Shoya/森山 翔也" w:date="2025-04-02T21:08:00Z">
            <w:rPr>
              <w:ins w:id="1991" w:author="Kashima, Takuya/鹿島 卓也" w:date="2024-10-21T11:26:00Z"/>
              <w:color w:val="000000" w:themeColor="text1"/>
              <w:lang w:val="en"/>
            </w:rPr>
          </w:rPrChange>
        </w:rPr>
      </w:pPr>
      <w:r w:rsidRPr="007C3599">
        <w:rPr>
          <w:strike/>
          <w:lang w:val="en"/>
          <w:rPrChange w:id="1992" w:author="Moriyama, Shoya/森山 翔也" w:date="2025-04-02T21:08:00Z">
            <w:rPr>
              <w:lang w:val="en"/>
            </w:rPr>
          </w:rPrChange>
        </w:rPr>
        <w:t>* If software update is required, perform before (3) works</w:t>
      </w:r>
      <w:ins w:id="1993" w:author="Kashima, Takuya/鹿島 卓也" w:date="2024-10-21T11:26:00Z">
        <w:r w:rsidR="000A505D" w:rsidRPr="007C3599">
          <w:rPr>
            <w:lang w:val="en"/>
            <w:rPrChange w:id="1994" w:author="Moriyama, Shoya/森山 翔也" w:date="2025-04-02T21:08:00Z">
              <w:rPr>
                <w:strike/>
                <w:color w:val="000000" w:themeColor="text1"/>
                <w:lang w:val="en"/>
              </w:rPr>
            </w:rPrChange>
          </w:rPr>
          <w:t xml:space="preserve"> </w:t>
        </w:r>
      </w:ins>
    </w:p>
    <w:p w14:paraId="48F1E12F" w14:textId="6CD27DDB" w:rsidR="00BA7096" w:rsidRPr="007C3599" w:rsidRDefault="000A505D" w:rsidP="00AB525F">
      <w:pPr>
        <w:ind w:left="839"/>
        <w:rPr>
          <w:strike/>
          <w:lang w:val="en"/>
          <w:rPrChange w:id="1995" w:author="Moriyama, Shoya/森山 翔也" w:date="2025-04-02T21:08:00Z">
            <w:rPr>
              <w:lang w:val="en"/>
            </w:rPr>
          </w:rPrChange>
        </w:rPr>
      </w:pPr>
      <w:ins w:id="1996" w:author="Kashima, Takuya/鹿島 卓也" w:date="2024-10-21T11:26:00Z">
        <w:r w:rsidRPr="007C3599">
          <w:rPr>
            <w:rFonts w:hint="eastAsia"/>
            <w:lang w:val="en"/>
            <w:rPrChange w:id="1997" w:author="Moriyama, Shoya/森山 翔也" w:date="2025-04-02T21:08:00Z">
              <w:rPr>
                <w:rFonts w:hint="eastAsia"/>
                <w:color w:val="000000" w:themeColor="text1"/>
                <w:lang w:val="en"/>
              </w:rPr>
            </w:rPrChange>
          </w:rPr>
          <w:t>▲</w:t>
        </w:r>
        <w:r w:rsidRPr="007C3599">
          <w:rPr>
            <w:lang w:val="en"/>
            <w:rPrChange w:id="1998" w:author="Moriyama, Shoya/森山 翔也" w:date="2025-04-02T21:08:00Z">
              <w:rPr>
                <w:color w:val="000000" w:themeColor="text1"/>
                <w:lang w:val="en"/>
              </w:rPr>
            </w:rPrChange>
          </w:rPr>
          <w:t>Ver6.60</w:t>
        </w:r>
      </w:ins>
      <w:ins w:id="1999" w:author="Kashima, Takuya/鹿島 卓也" w:date="2024-10-21T11:27:00Z">
        <w:r w:rsidRPr="007C3599">
          <w:rPr>
            <w:lang w:val="en"/>
            <w:rPrChange w:id="2000" w:author="Moriyama, Shoya/森山 翔也" w:date="2025-04-02T21:08:00Z">
              <w:rPr>
                <w:color w:val="000000" w:themeColor="text1"/>
                <w:lang w:val="en"/>
              </w:rPr>
            </w:rPrChange>
          </w:rPr>
          <w:t xml:space="preserve"> </w:t>
        </w:r>
        <w:r w:rsidRPr="007C3599">
          <w:rPr>
            <w:sz w:val="18"/>
          </w:rPr>
          <w:t>24MM(</w:t>
        </w:r>
      </w:ins>
      <w:ins w:id="2001" w:author="Kashima, Takuya/鹿島 卓也" w:date="2024-10-21T11:28:00Z">
        <w:r w:rsidRPr="007C3599">
          <w:rPr>
            <w:sz w:val="18"/>
          </w:rPr>
          <w:t>1A</w:t>
        </w:r>
      </w:ins>
      <w:ins w:id="2002" w:author="Kashima, Takuya/鹿島 卓也" w:date="2024-10-21T11:27:00Z">
        <w:r w:rsidRPr="007C3599">
          <w:rPr>
            <w:sz w:val="18"/>
          </w:rPr>
          <w:t>)/SU(</w:t>
        </w:r>
        <w:proofErr w:type="spellStart"/>
        <w:r w:rsidRPr="007C3599">
          <w:rPr>
            <w:sz w:val="18"/>
          </w:rPr>
          <w:t>PreCV</w:t>
        </w:r>
        <w:proofErr w:type="spellEnd"/>
        <w:r w:rsidRPr="007C3599">
          <w:rPr>
            <w:sz w:val="18"/>
          </w:rPr>
          <w:t>)/CDC(</w:t>
        </w:r>
        <w:proofErr w:type="spellStart"/>
        <w:r w:rsidRPr="007C3599">
          <w:rPr>
            <w:sz w:val="18"/>
          </w:rPr>
          <w:t>PreCV</w:t>
        </w:r>
        <w:proofErr w:type="spellEnd"/>
        <w:r w:rsidRPr="007C3599">
          <w:rPr>
            <w:sz w:val="18"/>
          </w:rPr>
          <w:t>)</w:t>
        </w:r>
      </w:ins>
    </w:p>
    <w:p w14:paraId="2F17B0EC" w14:textId="57102699" w:rsidR="002055A4" w:rsidRPr="007C3599" w:rsidRDefault="002055A4">
      <w:pPr>
        <w:ind w:left="839"/>
      </w:pPr>
      <w:r w:rsidRPr="007C3599">
        <w:rPr>
          <w:rFonts w:hint="eastAsia"/>
        </w:rPr>
        <w:lastRenderedPageBreak/>
        <w:t>※③の動作開始後は、更新完了までユーザー操作無しで動作する</w:t>
      </w:r>
    </w:p>
    <w:p w14:paraId="0258A4FD" w14:textId="38A0444B" w:rsidR="00BA7096" w:rsidRPr="007C3599" w:rsidRDefault="00BA7096" w:rsidP="00AB525F">
      <w:pPr>
        <w:ind w:left="839"/>
        <w:rPr>
          <w:lang w:val="en"/>
        </w:rPr>
      </w:pPr>
      <w:r w:rsidRPr="007C3599">
        <w:rPr>
          <w:lang w:val="en"/>
        </w:rPr>
        <w:t>* After the operation of (3) starts, it operates without user operation until the update is completed.</w:t>
      </w:r>
    </w:p>
    <w:p w14:paraId="7768B295" w14:textId="4827F2C3" w:rsidR="002055A4" w:rsidRPr="007C3599" w:rsidRDefault="002055A4" w:rsidP="001B5CC7">
      <w:r w:rsidRPr="007C3599">
        <w:rPr>
          <w:rFonts w:hint="eastAsia"/>
        </w:rPr>
        <w:t xml:space="preserve">　　　　・地図パッケージ内の対象国について、センターなし仕向けにおいても追加</w:t>
      </w:r>
      <w:r w:rsidRPr="007C3599">
        <w:t>/削除ができること</w:t>
      </w:r>
    </w:p>
    <w:p w14:paraId="1DBE3A61" w14:textId="65F0FEE6" w:rsidR="000A679B" w:rsidRPr="007C3599" w:rsidRDefault="0036074E" w:rsidP="001B5CC7">
      <w:pPr>
        <w:ind w:firstLineChars="250" w:firstLine="500"/>
        <w:rPr>
          <w:lang w:val="en"/>
        </w:rPr>
      </w:pPr>
      <w:ins w:id="2003" w:author="Kashima, Takuya/鹿島 卓也" w:date="2022-09-21T19:44:00Z">
        <w:r w:rsidRPr="007C3599">
          <w:rPr>
            <w:noProof/>
          </w:rPr>
          <mc:AlternateContent>
            <mc:Choice Requires="wps">
              <w:drawing>
                <wp:anchor distT="0" distB="0" distL="114300" distR="114300" simplePos="0" relativeHeight="251658294" behindDoc="0" locked="0" layoutInCell="1" allowOverlap="1" wp14:anchorId="4A18FD07" wp14:editId="05EED7BA">
                  <wp:simplePos x="0" y="0"/>
                  <wp:positionH relativeFrom="column">
                    <wp:posOffset>3942272</wp:posOffset>
                  </wp:positionH>
                  <wp:positionV relativeFrom="paragraph">
                    <wp:posOffset>301925</wp:posOffset>
                  </wp:positionV>
                  <wp:extent cx="955344" cy="218365"/>
                  <wp:effectExtent l="0" t="0" r="0" b="10795"/>
                  <wp:wrapNone/>
                  <wp:docPr id="1675" name="テキスト ボックス 1675"/>
                  <wp:cNvGraphicFramePr/>
                  <a:graphic xmlns:a="http://schemas.openxmlformats.org/drawingml/2006/main">
                    <a:graphicData uri="http://schemas.microsoft.com/office/word/2010/wordprocessingShape">
                      <wps:wsp>
                        <wps:cNvSpPr txBox="1"/>
                        <wps:spPr>
                          <a:xfrm>
                            <a:off x="0" y="0"/>
                            <a:ext cx="955344" cy="218365"/>
                          </a:xfrm>
                          <a:prstGeom prst="rect">
                            <a:avLst/>
                          </a:prstGeom>
                          <a:noFill/>
                          <a:ln w="6350">
                            <a:noFill/>
                          </a:ln>
                        </wps:spPr>
                        <wps:txbx>
                          <w:txbxContent>
                            <w:p w14:paraId="200A042E" w14:textId="77777777" w:rsidR="00820640" w:rsidRPr="005C6B78" w:rsidRDefault="00820640" w:rsidP="0036074E">
                              <w:ins w:id="2004" w:author="Kashima, Takuya/鹿島 卓也" w:date="2022-09-15T11:48:00Z">
                                <w:r w:rsidRPr="005C6B78">
                                  <w:rPr>
                                    <w:rFonts w:hint="eastAsia"/>
                                    <w:rPrChange w:id="2005" w:author="Kashima, Takuya/鹿島 卓也" w:date="2023-10-16T10:59:00Z">
                                      <w:rPr>
                                        <w:rFonts w:hint="eastAsia"/>
                                        <w:color w:val="FF0000"/>
                                      </w:rPr>
                                    </w:rPrChange>
                                  </w:rPr>
                                  <w:t>▲</w:t>
                                </w:r>
                                <w:r w:rsidRPr="005C6B78">
                                  <w:t>Ver1.60</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8FD07" id="テキスト ボックス 1675" o:spid="_x0000_s1040" type="#_x0000_t202" style="position:absolute;left:0;text-align:left;margin-left:310.4pt;margin-top:23.75pt;width:75.2pt;height:17.2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" filled="f" stroked="f" strokeweight=".5pt">
                  <v:textbox inset="0,0,0,0">
                    <w:txbxContent>
                      <w:p w14:paraId="200A042E" w14:textId="77777777" w:rsidR="00820640" w:rsidRPr="005C6B78" w:rsidRDefault="00820640" w:rsidP="0036074E">
                        <w:ins w:id="2006" w:author="Kashima, Takuya/鹿島 卓也" w:date="2022-09-15T11:48:00Z">
                          <w:r w:rsidRPr="005C6B78">
                            <w:rPr>
                              <w:rFonts w:hint="eastAsia"/>
                              <w:rPrChange w:id="2007" w:author="Kashima, Takuya/鹿島 卓也" w:date="2023-10-16T10:59:00Z">
                                <w:rPr>
                                  <w:rFonts w:hint="eastAsia"/>
                                  <w:color w:val="FF0000"/>
                                </w:rPr>
                              </w:rPrChange>
                            </w:rPr>
                            <w:t>▲</w:t>
                          </w:r>
                          <w:r w:rsidRPr="005C6B78">
                            <w:t>Ver1.60</w:t>
                          </w:r>
                        </w:ins>
                      </w:p>
                    </w:txbxContent>
                  </v:textbox>
                </v:shape>
              </w:pict>
            </mc:Fallback>
          </mc:AlternateContent>
        </w:r>
      </w:ins>
      <w:r w:rsidR="000A679B" w:rsidRPr="007C3599">
        <w:rPr>
          <w:rFonts w:hint="eastAsia"/>
          <w:lang w:val="en"/>
        </w:rPr>
        <w:t>・</w:t>
      </w:r>
      <w:r w:rsidR="000A679B" w:rsidRPr="007C3599">
        <w:rPr>
          <w:lang w:val="en"/>
        </w:rPr>
        <w:t>For eligible countries in the map package, it is possible to add / remove even for tailoring without centers</w:t>
      </w:r>
    </w:p>
    <w:p w14:paraId="5007734E" w14:textId="06D64A67" w:rsidR="002055A4" w:rsidRPr="007C3599" w:rsidRDefault="002055A4" w:rsidP="002055A4">
      <w:pPr>
        <w:ind w:firstLineChars="200" w:firstLine="400"/>
      </w:pPr>
      <w:r w:rsidRPr="007C3599">
        <w:rPr>
          <w:rFonts w:hint="eastAsia"/>
        </w:rPr>
        <w:t xml:space="preserve">　　　例</w:t>
      </w:r>
      <w:r w:rsidRPr="007C3599">
        <w:t>)ウクライナの法規対応により、全欧地図データにおいてウクライナの</w:t>
      </w:r>
      <w:ins w:id="2008" w:author="Kashima, Takuya/鹿島 卓也" w:date="2022-09-21T19:44:00Z">
        <w:r w:rsidR="0036074E" w:rsidRPr="007C3599">
          <w:rPr>
            <w:rFonts w:hint="eastAsia"/>
          </w:rPr>
          <w:t>み</w:t>
        </w:r>
      </w:ins>
      <w:del w:id="2009" w:author="Kashima, Takuya/鹿島 卓也" w:date="2022-09-21T19:44:00Z">
        <w:r w:rsidRPr="007C3599" w:rsidDel="0036074E">
          <w:delText>身</w:delText>
        </w:r>
      </w:del>
      <w:r w:rsidRPr="007C3599">
        <w:t>を表示することができるなどを販売店やダイアグを通して設定できるようにすること</w:t>
      </w:r>
    </w:p>
    <w:p w14:paraId="25D2651F" w14:textId="16621E02" w:rsidR="000A679B" w:rsidRPr="007C3599" w:rsidRDefault="000A679B" w:rsidP="001B5CC7">
      <w:pPr>
        <w:ind w:firstLineChars="400" w:firstLine="800"/>
        <w:rPr>
          <w:lang w:val="en"/>
        </w:rPr>
      </w:pPr>
      <w:r w:rsidRPr="007C3599">
        <w:rPr>
          <w:lang w:val="en"/>
        </w:rPr>
        <w:t>Example) In response to Ukrainian laws and regulations, it is possible to set up the display of Ukraine in all European map data through dealers and diagnostics</w:t>
      </w:r>
    </w:p>
    <w:p w14:paraId="4D25EB5F" w14:textId="3F214256" w:rsidR="002055A4" w:rsidRPr="007C3599" w:rsidRDefault="002055A4" w:rsidP="001B5CC7">
      <w:pPr>
        <w:ind w:firstLineChars="400" w:firstLine="800"/>
      </w:pPr>
      <w:r w:rsidRPr="007C3599">
        <w:t>※</w:t>
      </w:r>
      <w:r w:rsidRPr="007C3599">
        <w:rPr>
          <w:rFonts w:hint="eastAsia"/>
        </w:rPr>
        <w:t>追加にあたっては現地の法規</w:t>
      </w:r>
      <w:r w:rsidRPr="007C3599">
        <w:t>/</w:t>
      </w:r>
      <w:r w:rsidRPr="007C3599">
        <w:rPr>
          <w:rFonts w:hint="eastAsia"/>
        </w:rPr>
        <w:t>認証や生産工程での作業に制約があり、対応方法毎に協議して決められるよう複数の対応手段を提供できること。</w:t>
      </w:r>
    </w:p>
    <w:p w14:paraId="137E247D" w14:textId="34963E7A" w:rsidR="00255EB6" w:rsidRPr="007C3599" w:rsidRDefault="00255EB6" w:rsidP="00255EB6">
      <w:pPr>
        <w:rPr>
          <w:ins w:id="2010" w:author="Kashima, Takuya/鹿島 卓也" w:date="2022-09-21T19:45:00Z"/>
          <w:lang w:val="en"/>
        </w:rPr>
      </w:pPr>
      <w:r w:rsidRPr="007C3599">
        <w:rPr>
          <w:lang w:val="en"/>
        </w:rPr>
        <w:t xml:space="preserve">* There are restrictions on local laws/ certifications and work in the production process, and multiple response measures can be provided so that they can be decided by consultation for each response method. </w:t>
      </w:r>
      <w:r w:rsidR="001726A3" w:rsidRPr="007C3599">
        <w:rPr>
          <w:lang w:val="en"/>
        </w:rPr>
        <w:t>▲3.00</w:t>
      </w:r>
    </w:p>
    <w:p w14:paraId="569CA343" w14:textId="5F6F3E80" w:rsidR="00297B0E" w:rsidRPr="007C3599" w:rsidRDefault="008B106C">
      <w:pPr>
        <w:rPr>
          <w:ins w:id="2011" w:author="Iijima, Akira/飯島 玲" w:date="2023-01-18T18:20:00Z"/>
          <w:rPrChange w:id="2012" w:author="Moriyama, Shoya/森山 翔也" w:date="2025-04-02T21:08:00Z">
            <w:rPr>
              <w:ins w:id="2013" w:author="Iijima, Akira/飯島 玲" w:date="2023-01-18T18:20:00Z"/>
              <w:color w:val="FF0000"/>
            </w:rPr>
          </w:rPrChange>
        </w:rPr>
      </w:pPr>
      <w:del w:id="2014" w:author="Kashima, Takuya/鹿島 卓也" w:date="2024-04-18T16:22:00Z">
        <w:r w:rsidRPr="007C3599" w:rsidDel="000A6B97">
          <w:rPr>
            <w:noProof/>
            <w:rPrChange w:id="2015" w:author="Moriyama, Shoya/森山 翔也" w:date="2025-04-02T21:08:00Z">
              <w:rPr>
                <w:noProof/>
                <w:color w:val="FF0000"/>
              </w:rPr>
            </w:rPrChange>
          </w:rPr>
          <mc:AlternateContent>
            <mc:Choice Requires="wpg">
              <w:drawing>
                <wp:anchor distT="0" distB="0" distL="114300" distR="114300" simplePos="0" relativeHeight="251658295" behindDoc="0" locked="0" layoutInCell="1" allowOverlap="1" wp14:anchorId="306CE8FB" wp14:editId="081A737B">
                  <wp:simplePos x="0" y="0"/>
                  <wp:positionH relativeFrom="column">
                    <wp:posOffset>94648</wp:posOffset>
                  </wp:positionH>
                  <wp:positionV relativeFrom="paragraph">
                    <wp:posOffset>2136</wp:posOffset>
                  </wp:positionV>
                  <wp:extent cx="322266" cy="255905"/>
                  <wp:effectExtent l="19050" t="0" r="1905" b="29845"/>
                  <wp:wrapNone/>
                  <wp:docPr id="1678" name="グループ化 1678"/>
                  <wp:cNvGraphicFramePr/>
                  <a:graphic xmlns:a="http://schemas.openxmlformats.org/drawingml/2006/main">
                    <a:graphicData uri="http://schemas.microsoft.com/office/word/2010/wordprocessingGroup">
                      <wpg:wgp>
                        <wpg:cNvGrpSpPr/>
                        <wpg:grpSpPr>
                          <a:xfrm>
                            <a:off x="0" y="0"/>
                            <a:ext cx="322266" cy="255905"/>
                            <a:chOff x="0" y="0"/>
                            <a:chExt cx="322266" cy="255905"/>
                          </a:xfrm>
                        </wpg:grpSpPr>
                        <wps:wsp>
                          <wps:cNvPr id="1613" name="二等辺三角形 1613"/>
                          <wps:cNvSpPr/>
                          <wps:spPr>
                            <a:xfrm rot="10800000">
                              <a:off x="0" y="59376"/>
                              <a:ext cx="190195" cy="182880"/>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7" name="テキスト ボックス 1677"/>
                          <wps:cNvSpPr txBox="1"/>
                          <wps:spPr>
                            <a:xfrm>
                              <a:off x="59376" y="0"/>
                              <a:ext cx="262890" cy="255905"/>
                            </a:xfrm>
                            <a:prstGeom prst="rect">
                              <a:avLst/>
                            </a:prstGeom>
                            <a:noFill/>
                            <a:ln w="6350">
                              <a:noFill/>
                            </a:ln>
                          </wps:spPr>
                          <wps:txbx>
                            <w:txbxContent>
                              <w:p w14:paraId="000D8E09" w14:textId="30F6D5C8" w:rsidR="00820640" w:rsidRPr="005C6B78" w:rsidRDefault="00820640">
                                <w:pPr>
                                  <w:rPr>
                                    <w:sz w:val="16"/>
                                    <w:rPrChange w:id="2016" w:author="Kashima, Takuya/鹿島 卓也" w:date="2023-10-16T10:59:00Z">
                                      <w:rPr/>
                                    </w:rPrChange>
                                  </w:rPr>
                                </w:pPr>
                                <w:ins w:id="2017" w:author="Kashima, Takuya/鹿島 卓也" w:date="2022-10-20T16:31:00Z">
                                  <w:r w:rsidRPr="005C6B78">
                                    <w:rPr>
                                      <w:sz w:val="16"/>
                                      <w:rPrChange w:id="2018" w:author="Kashima, Takuya/鹿島 卓也" w:date="2023-10-16T10:59:00Z">
                                        <w:rPr/>
                                      </w:rPrChange>
                                    </w:rPr>
                                    <w:t>R</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6CE8FB" id="グループ化 1678" o:spid="_x0000_s1041" style="position:absolute;left:0;text-align:left;margin-left:7.45pt;margin-top:.15pt;width:25.4pt;height:20.15pt;z-index:251658295;mso-width-relative:margin;mso-height-relative:margin" coordsize="322266,25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二等辺三角形 1613" o:spid="_x0000_s1042" type="#_x0000_t5" style="position:absolute;top:59376;width:190195;height:18288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" fillcolor="white [3212]" strokecolor="black [3213]" strokeweight="1pt"/>
                  <v:shape id="テキスト ボックス 1677" o:spid="_x0000_s1043" type="#_x0000_t202" style="position:absolute;left:59376;width:262890;height:25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" filled="f" stroked="f" strokeweight=".5pt">
                    <v:textbox inset="0,0,0,0">
                      <w:txbxContent>
                        <w:p w14:paraId="000D8E09" w14:textId="30F6D5C8" w:rsidR="00820640" w:rsidRPr="005C6B78" w:rsidRDefault="00820640">
                          <w:pPr>
                            <w:rPr>
                              <w:sz w:val="16"/>
                              <w:rPrChange w:id="2019" w:author="Kashima, Takuya/鹿島 卓也" w:date="2023-10-16T10:59:00Z">
                                <w:rPr/>
                              </w:rPrChange>
                            </w:rPr>
                          </w:pPr>
                          <w:ins w:id="2020" w:author="Kashima, Takuya/鹿島 卓也" w:date="2022-10-20T16:31:00Z">
                            <w:r w:rsidRPr="005C6B78">
                              <w:rPr>
                                <w:sz w:val="16"/>
                                <w:rPrChange w:id="2021" w:author="Kashima, Takuya/鹿島 卓也" w:date="2023-10-16T10:59:00Z">
                                  <w:rPr/>
                                </w:rPrChange>
                              </w:rPr>
                              <w:t>R</w:t>
                            </w:r>
                          </w:ins>
                        </w:p>
                      </w:txbxContent>
                    </v:textbox>
                  </v:shape>
                </v:group>
              </w:pict>
            </mc:Fallback>
          </mc:AlternateContent>
        </w:r>
      </w:del>
      <w:ins w:id="2022" w:author="Kashima, Takuya/鹿島 卓也" w:date="2024-04-18T16:22:00Z">
        <w:r w:rsidR="000A6B97" w:rsidRPr="007C3599">
          <w:rPr>
            <w:rFonts w:hint="eastAsia"/>
          </w:rPr>
          <w:t>▽</w:t>
        </w:r>
        <w:r w:rsidR="000A6B97" w:rsidRPr="007C3599">
          <w:t>R</w:t>
        </w:r>
      </w:ins>
      <w:ins w:id="2023" w:author="Kashima, Takuya/鹿島 卓也" w:date="2022-09-21T19:45:00Z">
        <w:r w:rsidR="0036074E" w:rsidRPr="007C3599">
          <w:rPr>
            <w:rFonts w:hint="eastAsia"/>
            <w:rPrChange w:id="2024" w:author="Moriyama, Shoya/森山 翔也" w:date="2025-04-02T21:08:00Z">
              <w:rPr>
                <w:rFonts w:hint="eastAsia"/>
                <w:color w:val="FF0000"/>
              </w:rPr>
            </w:rPrChange>
          </w:rPr>
          <w:t xml:space="preserve">　</w:t>
        </w:r>
      </w:ins>
      <w:ins w:id="2025" w:author="Iijima, Akira/飯島 玲" w:date="2022-09-22T13:25:00Z">
        <w:r w:rsidR="00DD7D4C" w:rsidRPr="007C3599">
          <w:rPr>
            <w:rFonts w:hint="eastAsia"/>
            <w:rPrChange w:id="2026" w:author="Moriyama, Shoya/森山 翔也" w:date="2025-04-02T21:08:00Z">
              <w:rPr>
                <w:rFonts w:hint="eastAsia"/>
                <w:color w:val="FF0000"/>
              </w:rPr>
            </w:rPrChange>
          </w:rPr>
          <w:t xml:space="preserve">　</w:t>
        </w:r>
        <w:del w:id="2027" w:author="Kashima, Takuya/鹿島 卓也" w:date="2024-04-18T16:22:00Z">
          <w:r w:rsidR="00DD7D4C" w:rsidRPr="007C3599" w:rsidDel="000A6B97">
            <w:rPr>
              <w:rFonts w:hint="eastAsia"/>
              <w:rPrChange w:id="2028" w:author="Moriyama, Shoya/森山 翔也" w:date="2025-04-02T21:08:00Z">
                <w:rPr>
                  <w:rFonts w:hint="eastAsia"/>
                  <w:color w:val="FF0000"/>
                </w:rPr>
              </w:rPrChange>
            </w:rPr>
            <w:delText xml:space="preserve">　　</w:delText>
          </w:r>
        </w:del>
      </w:ins>
      <w:ins w:id="2029" w:author="Kashima, Takuya/鹿島 卓也" w:date="2022-09-21T19:45:00Z">
        <w:r w:rsidR="0036074E" w:rsidRPr="007C3599">
          <w:rPr>
            <w:rFonts w:hint="eastAsia"/>
            <w:rPrChange w:id="2030" w:author="Moriyama, Shoya/森山 翔也" w:date="2025-04-02T21:08:00Z">
              <w:rPr>
                <w:rFonts w:hint="eastAsia"/>
                <w:color w:val="FF0000"/>
              </w:rPr>
            </w:rPrChange>
          </w:rPr>
          <w:t>・</w:t>
        </w:r>
        <w:r w:rsidR="0036074E" w:rsidRPr="007C3599">
          <w:rPr>
            <w:rPrChange w:id="2031" w:author="Moriyama, Shoya/森山 翔也" w:date="2025-04-02T21:08:00Z">
              <w:rPr>
                <w:color w:val="FF0000"/>
              </w:rPr>
            </w:rPrChange>
          </w:rPr>
          <w:t>UN-R156</w:t>
        </w:r>
        <w:r w:rsidR="0036074E" w:rsidRPr="007C3599">
          <w:rPr>
            <w:rFonts w:hint="eastAsia"/>
            <w:rPrChange w:id="2032" w:author="Moriyama, Shoya/森山 翔也" w:date="2025-04-02T21:08:00Z">
              <w:rPr>
                <w:rFonts w:hint="eastAsia"/>
                <w:color w:val="FF0000"/>
              </w:rPr>
            </w:rPrChange>
          </w:rPr>
          <w:t>法規に対応するため、</w:t>
        </w:r>
      </w:ins>
      <w:ins w:id="2033" w:author="Iijima, Akira/飯島 玲" w:date="2023-01-10T14:34:00Z">
        <w:r w:rsidR="004F7515" w:rsidRPr="007C3599">
          <w:rPr>
            <w:rFonts w:hint="eastAsia"/>
            <w:rPrChange w:id="2034" w:author="Moriyama, Shoya/森山 翔也" w:date="2025-04-02T21:08:00Z">
              <w:rPr>
                <w:rFonts w:hint="eastAsia"/>
                <w:color w:val="FF0000"/>
              </w:rPr>
            </w:rPrChange>
          </w:rPr>
          <w:t>ナビ地図</w:t>
        </w:r>
        <w:r w:rsidR="004F7515" w:rsidRPr="007C3599">
          <w:rPr>
            <w:rPrChange w:id="2035" w:author="Moriyama, Shoya/森山 翔也" w:date="2025-04-02T21:08:00Z">
              <w:rPr>
                <w:color w:val="FF0000"/>
              </w:rPr>
            </w:rPrChange>
          </w:rPr>
          <w:t>DB</w:t>
        </w:r>
        <w:r w:rsidR="004F7515" w:rsidRPr="007C3599">
          <w:rPr>
            <w:rFonts w:hint="eastAsia"/>
            <w:rPrChange w:id="2036" w:author="Moriyama, Shoya/森山 翔也" w:date="2025-04-02T21:08:00Z">
              <w:rPr>
                <w:rFonts w:hint="eastAsia"/>
                <w:color w:val="FF0000"/>
              </w:rPr>
            </w:rPrChange>
          </w:rPr>
          <w:t>内に地図品番情報を格納、</w:t>
        </w:r>
      </w:ins>
      <w:ins w:id="2037" w:author="Kashima, Takuya/鹿島 卓也" w:date="2022-09-21T19:45:00Z">
        <w:r w:rsidR="0036074E" w:rsidRPr="007C3599">
          <w:rPr>
            <w:rFonts w:hint="eastAsia"/>
            <w:rPrChange w:id="2038" w:author="Moriyama, Shoya/森山 翔也" w:date="2025-04-02T21:08:00Z">
              <w:rPr>
                <w:rFonts w:hint="eastAsia"/>
                <w:color w:val="FF0000"/>
              </w:rPr>
            </w:rPrChange>
          </w:rPr>
          <w:t>標準ダイアグにて地図品番が出力できること。　▲</w:t>
        </w:r>
      </w:ins>
      <w:ins w:id="2039" w:author="Kashima, Takuya/鹿島 卓也" w:date="2022-10-20T16:25:00Z">
        <w:r w:rsidRPr="007C3599">
          <w:rPr>
            <w:rPrChange w:id="2040" w:author="Moriyama, Shoya/森山 翔也" w:date="2025-04-02T21:08:00Z">
              <w:rPr>
                <w:color w:val="FF0000"/>
              </w:rPr>
            </w:rPrChange>
          </w:rPr>
          <w:t>Ver</w:t>
        </w:r>
      </w:ins>
      <w:ins w:id="2041" w:author="Kashima, Takuya/鹿島 卓也" w:date="2022-09-21T19:45:00Z">
        <w:r w:rsidR="0036074E" w:rsidRPr="007C3599">
          <w:rPr>
            <w:rPrChange w:id="2042" w:author="Moriyama, Shoya/森山 翔也" w:date="2025-04-02T21:08:00Z">
              <w:rPr>
                <w:color w:val="FF0000"/>
              </w:rPr>
            </w:rPrChange>
          </w:rPr>
          <w:t>1</w:t>
        </w:r>
        <w:r w:rsidR="00242DA3" w:rsidRPr="007C3599">
          <w:rPr>
            <w:rPrChange w:id="2043" w:author="Moriyama, Shoya/森山 翔也" w:date="2025-04-02T21:08:00Z">
              <w:rPr>
                <w:color w:val="FF0000"/>
              </w:rPr>
            </w:rPrChange>
          </w:rPr>
          <w:t>.</w:t>
        </w:r>
        <w:del w:id="2044" w:author="Iijima, Akira/飯島 玲" w:date="2023-01-10T14:34:00Z">
          <w:r w:rsidR="00242DA3" w:rsidRPr="007C3599" w:rsidDel="004F7515">
            <w:rPr>
              <w:rPrChange w:id="2045" w:author="Moriyama, Shoya/森山 翔也" w:date="2025-04-02T21:08:00Z">
                <w:rPr>
                  <w:color w:val="FF0000"/>
                </w:rPr>
              </w:rPrChange>
            </w:rPr>
            <w:delText>6</w:delText>
          </w:r>
        </w:del>
      </w:ins>
      <w:ins w:id="2046" w:author="Iijima, Akira/飯島 玲" w:date="2023-01-10T14:34:00Z">
        <w:r w:rsidR="004F7515" w:rsidRPr="007C3599">
          <w:rPr>
            <w:rPrChange w:id="2047" w:author="Moriyama, Shoya/森山 翔也" w:date="2025-04-02T21:08:00Z">
              <w:rPr>
                <w:color w:val="000000" w:themeColor="text1"/>
              </w:rPr>
            </w:rPrChange>
          </w:rPr>
          <w:t>7</w:t>
        </w:r>
      </w:ins>
      <w:ins w:id="2048" w:author="Kashima, Takuya/鹿島 卓也" w:date="2022-10-20T16:52:00Z">
        <w:r w:rsidR="00242DA3" w:rsidRPr="007C3599">
          <w:rPr>
            <w:rPrChange w:id="2049" w:author="Moriyama, Shoya/森山 翔也" w:date="2025-04-02T21:08:00Z">
              <w:rPr>
                <w:color w:val="FF0000"/>
              </w:rPr>
            </w:rPrChange>
          </w:rPr>
          <w:t>0</w:t>
        </w:r>
      </w:ins>
      <w:ins w:id="2050" w:author="Kashima, Takuya/鹿島 卓也" w:date="2024-04-18T16:21:00Z">
        <w:r w:rsidR="000A6B97" w:rsidRPr="007C3599">
          <w:rPr>
            <w:rFonts w:hint="eastAsia"/>
          </w:rPr>
          <w:t xml:space="preserve">　▲</w:t>
        </w:r>
        <w:r w:rsidR="000A6B97" w:rsidRPr="007C3599">
          <w:t>Ver6.10</w:t>
        </w:r>
      </w:ins>
      <w:ins w:id="2051" w:author="Kashima, Takuya/鹿島 卓也" w:date="2024-05-08T17:42:00Z">
        <w:r w:rsidR="00906F5E" w:rsidRPr="007C3599">
          <w:rPr>
            <w:rPrChange w:id="2052" w:author="Moriyama, Shoya/森山 翔也" w:date="2025-04-02T21:08:00Z">
              <w:rPr>
                <w:color w:val="FF0000"/>
              </w:rPr>
            </w:rPrChange>
          </w:rPr>
          <w:t>(</w:t>
        </w:r>
        <w:r w:rsidR="00906F5E" w:rsidRPr="007C3599">
          <w:rPr>
            <w:sz w:val="18"/>
            <w:rPrChange w:id="2053" w:author="Moriyama, Shoya/森山 翔也" w:date="2025-04-02T21:08:00Z">
              <w:rPr>
                <w:color w:val="FF0000"/>
                <w:sz w:val="18"/>
              </w:rPr>
            </w:rPrChange>
          </w:rPr>
          <w:t>24MM(CV#2)/SU(</w:t>
        </w:r>
        <w:proofErr w:type="spellStart"/>
        <w:r w:rsidR="00906F5E" w:rsidRPr="007C3599">
          <w:rPr>
            <w:sz w:val="18"/>
            <w:rPrChange w:id="2054" w:author="Moriyama, Shoya/森山 翔也" w:date="2025-04-02T21:08:00Z">
              <w:rPr>
                <w:color w:val="FF0000"/>
                <w:sz w:val="18"/>
              </w:rPr>
            </w:rPrChange>
          </w:rPr>
          <w:t>PreCV</w:t>
        </w:r>
        <w:proofErr w:type="spellEnd"/>
        <w:r w:rsidR="00906F5E" w:rsidRPr="007C3599">
          <w:rPr>
            <w:sz w:val="18"/>
            <w:rPrChange w:id="2055" w:author="Moriyama, Shoya/森山 翔也" w:date="2025-04-02T21:08:00Z">
              <w:rPr>
                <w:color w:val="FF0000"/>
                <w:sz w:val="18"/>
              </w:rPr>
            </w:rPrChange>
          </w:rPr>
          <w:t>)/CDC(</w:t>
        </w:r>
        <w:proofErr w:type="spellStart"/>
        <w:r w:rsidR="00906F5E" w:rsidRPr="007C3599">
          <w:rPr>
            <w:sz w:val="18"/>
            <w:rPrChange w:id="2056" w:author="Moriyama, Shoya/森山 翔也" w:date="2025-04-02T21:08:00Z">
              <w:rPr>
                <w:color w:val="FF0000"/>
                <w:sz w:val="18"/>
              </w:rPr>
            </w:rPrChange>
          </w:rPr>
          <w:t>PreCV</w:t>
        </w:r>
        <w:proofErr w:type="spellEnd"/>
        <w:r w:rsidR="00906F5E" w:rsidRPr="007C3599">
          <w:rPr>
            <w:sz w:val="18"/>
            <w:rPrChange w:id="2057" w:author="Moriyama, Shoya/森山 翔也" w:date="2025-04-02T21:08:00Z">
              <w:rPr>
                <w:color w:val="FF0000"/>
                <w:sz w:val="18"/>
              </w:rPr>
            </w:rPrChange>
          </w:rPr>
          <w:t>))</w:t>
        </w:r>
      </w:ins>
    </w:p>
    <w:p w14:paraId="0E6C185A" w14:textId="565262C4" w:rsidR="001312CE" w:rsidRPr="007C3599" w:rsidDel="001312CE" w:rsidRDefault="001312CE">
      <w:pPr>
        <w:rPr>
          <w:ins w:id="2058" w:author="Kashima, Takuya/鹿島 卓也" w:date="2022-10-20T16:27:00Z"/>
          <w:del w:id="2059" w:author="Iijima, Akira/飯島 玲" w:date="2023-01-18T18:21:00Z"/>
          <w:rPrChange w:id="2060" w:author="Moriyama, Shoya/森山 翔也" w:date="2025-04-02T21:08:00Z">
            <w:rPr>
              <w:ins w:id="2061" w:author="Kashima, Takuya/鹿島 卓也" w:date="2022-10-20T16:27:00Z"/>
              <w:del w:id="2062" w:author="Iijima, Akira/飯島 玲" w:date="2023-01-18T18:21:00Z"/>
              <w:color w:val="FF0000"/>
            </w:rPr>
          </w:rPrChange>
        </w:rPr>
      </w:pPr>
    </w:p>
    <w:p w14:paraId="67A3712C" w14:textId="77777777" w:rsidR="004F7515" w:rsidRPr="007C3599" w:rsidRDefault="008B106C" w:rsidP="008B106C">
      <w:pPr>
        <w:rPr>
          <w:ins w:id="2063" w:author="Iijima, Akira/飯島 玲" w:date="2023-01-10T14:36:00Z"/>
          <w:rPrChange w:id="2064" w:author="Moriyama, Shoya/森山 翔也" w:date="2025-04-02T21:08:00Z">
            <w:rPr>
              <w:ins w:id="2065" w:author="Iijima, Akira/飯島 玲" w:date="2023-01-10T14:36:00Z"/>
              <w:color w:val="FF0000"/>
            </w:rPr>
          </w:rPrChange>
        </w:rPr>
      </w:pPr>
      <w:ins w:id="2066" w:author="Kashima, Takuya/鹿島 卓也" w:date="2022-10-20T16:27:00Z">
        <w:r w:rsidRPr="007C3599">
          <w:rPr>
            <w:rPrChange w:id="2067" w:author="Moriyama, Shoya/森山 翔也" w:date="2025-04-02T21:08:00Z">
              <w:rPr>
                <w:color w:val="FF0000"/>
              </w:rPr>
            </w:rPrChange>
          </w:rPr>
          <w:t xml:space="preserve">      To comply UN-R156 regulation, </w:t>
        </w:r>
      </w:ins>
      <w:proofErr w:type="spellStart"/>
      <w:ins w:id="2068" w:author="Iijima, Akira/飯島 玲" w:date="2023-01-10T14:34:00Z">
        <w:r w:rsidR="004F7515" w:rsidRPr="007C3599">
          <w:rPr>
            <w:rPrChange w:id="2069" w:author="Moriyama, Shoya/森山 翔也" w:date="2025-04-02T21:08:00Z">
              <w:rPr>
                <w:color w:val="FF0000"/>
              </w:rPr>
            </w:rPrChange>
          </w:rPr>
          <w:t>navi</w:t>
        </w:r>
        <w:proofErr w:type="spellEnd"/>
        <w:r w:rsidR="004F7515" w:rsidRPr="007C3599">
          <w:rPr>
            <w:rPrChange w:id="2070" w:author="Moriyama, Shoya/森山 翔也" w:date="2025-04-02T21:08:00Z">
              <w:rPr>
                <w:color w:val="FF0000"/>
              </w:rPr>
            </w:rPrChange>
          </w:rPr>
          <w:t xml:space="preserve"> </w:t>
        </w:r>
      </w:ins>
      <w:ins w:id="2071" w:author="Iijima, Akira/飯島 玲" w:date="2023-01-10T14:35:00Z">
        <w:r w:rsidR="004F7515" w:rsidRPr="007C3599">
          <w:rPr>
            <w:rPrChange w:id="2072" w:author="Moriyama, Shoya/森山 翔也" w:date="2025-04-02T21:08:00Z">
              <w:rPr>
                <w:color w:val="FF0000"/>
              </w:rPr>
            </w:rPrChange>
          </w:rPr>
          <w:t xml:space="preserve">map </w:t>
        </w:r>
      </w:ins>
      <w:ins w:id="2073" w:author="Iijima, Akira/飯島 玲" w:date="2023-01-10T14:34:00Z">
        <w:r w:rsidR="004F7515" w:rsidRPr="007C3599">
          <w:rPr>
            <w:rPrChange w:id="2074" w:author="Moriyama, Shoya/森山 翔也" w:date="2025-04-02T21:08:00Z">
              <w:rPr>
                <w:color w:val="FF0000"/>
              </w:rPr>
            </w:rPrChange>
          </w:rPr>
          <w:t>DB</w:t>
        </w:r>
      </w:ins>
      <w:ins w:id="2075" w:author="Iijima, Akira/飯島 玲" w:date="2023-01-10T14:35:00Z">
        <w:r w:rsidR="004F7515" w:rsidRPr="007C3599">
          <w:rPr>
            <w:rPrChange w:id="2076" w:author="Moriyama, Shoya/森山 翔也" w:date="2025-04-02T21:08:00Z">
              <w:rPr>
                <w:color w:val="FF0000"/>
              </w:rPr>
            </w:rPrChange>
          </w:rPr>
          <w:t xml:space="preserve"> has map parts number information </w:t>
        </w:r>
      </w:ins>
    </w:p>
    <w:p w14:paraId="6E238B80" w14:textId="7EA3A950" w:rsidR="008B106C" w:rsidRPr="007C3599" w:rsidDel="004F7515" w:rsidRDefault="004F7515">
      <w:pPr>
        <w:rPr>
          <w:ins w:id="2077" w:author="Kashima, Takuya/鹿島 卓也" w:date="2022-10-20T16:28:00Z"/>
          <w:del w:id="2078" w:author="Iijima, Akira/飯島 玲" w:date="2023-01-10T14:36:00Z"/>
          <w:rPrChange w:id="2079" w:author="Moriyama, Shoya/森山 翔也" w:date="2025-04-02T21:08:00Z">
            <w:rPr>
              <w:ins w:id="2080" w:author="Kashima, Takuya/鹿島 卓也" w:date="2022-10-20T16:28:00Z"/>
              <w:del w:id="2081" w:author="Iijima, Akira/飯島 玲" w:date="2023-01-10T14:36:00Z"/>
              <w:color w:val="FF0000"/>
            </w:rPr>
          </w:rPrChange>
        </w:rPr>
      </w:pPr>
      <w:ins w:id="2082" w:author="Iijima, Akira/飯島 玲" w:date="2023-01-10T14:35:00Z">
        <w:r w:rsidRPr="007C3599">
          <w:rPr>
            <w:rPrChange w:id="2083" w:author="Moriyama, Shoya/森山 翔也" w:date="2025-04-02T21:08:00Z">
              <w:rPr>
                <w:color w:val="FF0000"/>
              </w:rPr>
            </w:rPrChange>
          </w:rPr>
          <w:t xml:space="preserve">inside of itself, and </w:t>
        </w:r>
      </w:ins>
      <w:ins w:id="2084" w:author="Kashima, Takuya/鹿島 卓也" w:date="2022-10-20T16:27:00Z">
        <w:r w:rsidR="008B106C" w:rsidRPr="007C3599">
          <w:rPr>
            <w:rPrChange w:id="2085" w:author="Moriyama, Shoya/森山 翔也" w:date="2025-04-02T21:08:00Z">
              <w:rPr>
                <w:color w:val="FF0000"/>
              </w:rPr>
            </w:rPrChange>
          </w:rPr>
          <w:t xml:space="preserve">the </w:t>
        </w:r>
      </w:ins>
      <w:ins w:id="2086" w:author="Kashima, Takuya/鹿島 卓也" w:date="2022-10-20T16:28:00Z">
        <w:r w:rsidR="008B106C" w:rsidRPr="007C3599">
          <w:rPr>
            <w:rPrChange w:id="2087" w:author="Moriyama, Shoya/森山 翔也" w:date="2025-04-02T21:08:00Z">
              <w:rPr>
                <w:color w:val="FF0000"/>
              </w:rPr>
            </w:rPrChange>
          </w:rPr>
          <w:t xml:space="preserve">output of map </w:t>
        </w:r>
      </w:ins>
      <w:ins w:id="2088" w:author="Kashima, Takuya/鹿島 卓也" w:date="2022-10-20T16:27:00Z">
        <w:r w:rsidR="008B106C" w:rsidRPr="007C3599">
          <w:rPr>
            <w:rPrChange w:id="2089" w:author="Moriyama, Shoya/森山 翔也" w:date="2025-04-02T21:08:00Z">
              <w:rPr>
                <w:color w:val="FF0000"/>
              </w:rPr>
            </w:rPrChange>
          </w:rPr>
          <w:t>parts number</w:t>
        </w:r>
      </w:ins>
      <w:ins w:id="2090" w:author="Kashima, Takuya/鹿島 卓也" w:date="2022-10-20T16:28:00Z">
        <w:r w:rsidR="008B106C" w:rsidRPr="007C3599">
          <w:rPr>
            <w:rPrChange w:id="2091" w:author="Moriyama, Shoya/森山 翔也" w:date="2025-04-02T21:08:00Z">
              <w:rPr>
                <w:color w:val="FF0000"/>
              </w:rPr>
            </w:rPrChange>
          </w:rPr>
          <w:t>s</w:t>
        </w:r>
      </w:ins>
      <w:ins w:id="2092" w:author="Kashima, Takuya/鹿島 卓也" w:date="2022-10-20T16:27:00Z">
        <w:r w:rsidR="008B106C" w:rsidRPr="007C3599">
          <w:rPr>
            <w:rPrChange w:id="2093" w:author="Moriyama, Shoya/森山 翔也" w:date="2025-04-02T21:08:00Z">
              <w:rPr>
                <w:color w:val="FF0000"/>
              </w:rPr>
            </w:rPrChange>
          </w:rPr>
          <w:t xml:space="preserve"> of map </w:t>
        </w:r>
      </w:ins>
      <w:ins w:id="2094" w:author="Kashima, Takuya/鹿島 卓也" w:date="2022-10-20T16:28:00Z">
        <w:r w:rsidR="008B106C" w:rsidRPr="007C3599">
          <w:rPr>
            <w:rPrChange w:id="2095" w:author="Moriyama, Shoya/森山 翔也" w:date="2025-04-02T21:08:00Z">
              <w:rPr>
                <w:color w:val="FF0000"/>
              </w:rPr>
            </w:rPrChange>
          </w:rPr>
          <w:t xml:space="preserve">can be </w:t>
        </w:r>
      </w:ins>
    </w:p>
    <w:p w14:paraId="5F68D4E6" w14:textId="31A3D464" w:rsidR="008B106C" w:rsidRPr="007C3599" w:rsidRDefault="008B106C">
      <w:pPr>
        <w:rPr>
          <w:ins w:id="2096" w:author="Iijima, Akira/飯島 玲" w:date="2023-01-18T18:21:00Z"/>
          <w:rPrChange w:id="2097" w:author="Moriyama, Shoya/森山 翔也" w:date="2025-04-02T21:08:00Z">
            <w:rPr>
              <w:ins w:id="2098" w:author="Iijima, Akira/飯島 玲" w:date="2023-01-18T18:21:00Z"/>
              <w:color w:val="FF0000"/>
            </w:rPr>
          </w:rPrChange>
        </w:rPr>
      </w:pPr>
      <w:ins w:id="2099" w:author="Kashima, Takuya/鹿島 卓也" w:date="2022-10-20T16:28:00Z">
        <w:del w:id="2100" w:author="Iijima, Akira/飯島 玲" w:date="2023-01-10T14:36:00Z">
          <w:r w:rsidRPr="007C3599" w:rsidDel="004F7515">
            <w:rPr>
              <w:rPrChange w:id="2101" w:author="Moriyama, Shoya/森山 翔也" w:date="2025-04-02T21:08:00Z">
                <w:rPr>
                  <w:color w:val="FF0000"/>
                </w:rPr>
              </w:rPrChange>
            </w:rPr>
            <w:delText>E</w:delText>
          </w:r>
        </w:del>
      </w:ins>
      <w:ins w:id="2102" w:author="Iijima, Akira/飯島 玲" w:date="2023-01-10T14:36:00Z">
        <w:r w:rsidR="004F7515" w:rsidRPr="007C3599">
          <w:rPr>
            <w:rPrChange w:id="2103" w:author="Moriyama, Shoya/森山 翔也" w:date="2025-04-02T21:08:00Z">
              <w:rPr>
                <w:color w:val="FF0000"/>
              </w:rPr>
            </w:rPrChange>
          </w:rPr>
          <w:t>e</w:t>
        </w:r>
      </w:ins>
      <w:ins w:id="2104" w:author="Kashima, Takuya/鹿島 卓也" w:date="2022-10-20T16:28:00Z">
        <w:r w:rsidRPr="007C3599">
          <w:rPr>
            <w:rPrChange w:id="2105" w:author="Moriyama, Shoya/森山 翔也" w:date="2025-04-02T21:08:00Z">
              <w:rPr>
                <w:color w:val="FF0000"/>
              </w:rPr>
            </w:rPrChange>
          </w:rPr>
          <w:t xml:space="preserve">xecuted via the standard </w:t>
        </w:r>
      </w:ins>
      <w:ins w:id="2106" w:author="Kashima, Takuya/鹿島 卓也" w:date="2022-10-20T16:27:00Z">
        <w:r w:rsidRPr="007C3599">
          <w:rPr>
            <w:rPrChange w:id="2107" w:author="Moriyama, Shoya/森山 翔也" w:date="2025-04-02T21:08:00Z">
              <w:rPr>
                <w:color w:val="FF0000"/>
              </w:rPr>
            </w:rPrChange>
          </w:rPr>
          <w:t>diag.</w:t>
        </w:r>
        <w:r w:rsidRPr="007C3599">
          <w:rPr>
            <w:rFonts w:hint="eastAsia"/>
            <w:rPrChange w:id="2108" w:author="Moriyama, Shoya/森山 翔也" w:date="2025-04-02T21:08:00Z">
              <w:rPr>
                <w:rFonts w:hint="eastAsia"/>
                <w:color w:val="FF0000"/>
              </w:rPr>
            </w:rPrChange>
          </w:rPr>
          <w:t xml:space="preserve">　</w:t>
        </w:r>
      </w:ins>
    </w:p>
    <w:p w14:paraId="772F0C30" w14:textId="0339890B" w:rsidR="001312CE" w:rsidRPr="007C3599" w:rsidRDefault="001312CE" w:rsidP="001312CE">
      <w:pPr>
        <w:rPr>
          <w:ins w:id="2109" w:author="Iijima, Akira/飯島 玲" w:date="2023-01-18T18:21:00Z"/>
          <w:rPrChange w:id="2110" w:author="Moriyama, Shoya/森山 翔也" w:date="2025-04-02T21:08:00Z">
            <w:rPr>
              <w:ins w:id="2111" w:author="Iijima, Akira/飯島 玲" w:date="2023-01-18T18:21:00Z"/>
              <w:color w:val="FF0000"/>
            </w:rPr>
          </w:rPrChange>
        </w:rPr>
      </w:pPr>
      <w:ins w:id="2112" w:author="Iijima, Akira/飯島 玲" w:date="2023-01-18T18:21:00Z">
        <w:r w:rsidRPr="007C3599">
          <w:rPr>
            <w:rFonts w:hint="eastAsia"/>
            <w:rPrChange w:id="2113" w:author="Moriyama, Shoya/森山 翔也" w:date="2025-04-02T21:08:00Z">
              <w:rPr>
                <w:rFonts w:hint="eastAsia"/>
                <w:color w:val="FF0000"/>
              </w:rPr>
            </w:rPrChange>
          </w:rPr>
          <w:t xml:space="preserve">　　　　・全地図更新をした場合、出力する地図品番は更新後のものとすること。</w:t>
        </w:r>
      </w:ins>
      <w:ins w:id="2114" w:author="Iijima, Akira/飯島 玲" w:date="2023-01-18T18:26:00Z">
        <w:r w:rsidRPr="007C3599">
          <w:rPr>
            <w:rFonts w:hint="eastAsia"/>
            <w:rPrChange w:id="2115" w:author="Moriyama, Shoya/森山 翔也" w:date="2025-04-02T21:08:00Z">
              <w:rPr>
                <w:rFonts w:hint="eastAsia"/>
                <w:color w:val="FF0000"/>
              </w:rPr>
            </w:rPrChange>
          </w:rPr>
          <w:t>▲</w:t>
        </w:r>
        <w:r w:rsidRPr="007C3599">
          <w:rPr>
            <w:rPrChange w:id="2116" w:author="Moriyama, Shoya/森山 翔也" w:date="2025-04-02T21:08:00Z">
              <w:rPr>
                <w:color w:val="FF0000"/>
              </w:rPr>
            </w:rPrChange>
          </w:rPr>
          <w:t>Ver1.70</w:t>
        </w:r>
      </w:ins>
    </w:p>
    <w:p w14:paraId="1C25BCDF" w14:textId="0672712C" w:rsidR="001312CE" w:rsidRPr="007C3599" w:rsidRDefault="001312CE" w:rsidP="001312CE">
      <w:pPr>
        <w:rPr>
          <w:ins w:id="2117" w:author="Iijima, Akira/飯島 玲" w:date="2023-01-18T18:21:00Z"/>
          <w:rPrChange w:id="2118" w:author="Moriyama, Shoya/森山 翔也" w:date="2025-04-02T21:08:00Z">
            <w:rPr>
              <w:ins w:id="2119" w:author="Iijima, Akira/飯島 玲" w:date="2023-01-18T18:21:00Z"/>
              <w:color w:val="FF0000"/>
            </w:rPr>
          </w:rPrChange>
        </w:rPr>
      </w:pPr>
      <w:ins w:id="2120" w:author="Iijima, Akira/飯島 玲" w:date="2023-01-18T18:21:00Z">
        <w:r w:rsidRPr="007C3599">
          <w:rPr>
            <w:rFonts w:hint="eastAsia"/>
            <w:rPrChange w:id="2121" w:author="Moriyama, Shoya/森山 翔也" w:date="2025-04-02T21:08:00Z">
              <w:rPr>
                <w:rFonts w:hint="eastAsia"/>
                <w:color w:val="FF0000"/>
              </w:rPr>
            </w:rPrChange>
          </w:rPr>
          <w:t xml:space="preserve">　　　　</w:t>
        </w:r>
      </w:ins>
      <w:ins w:id="2122" w:author="Iijima, Akira/飯島 玲" w:date="2023-01-18T18:23:00Z">
        <w:r w:rsidRPr="007C3599">
          <w:rPr>
            <w:rPrChange w:id="2123" w:author="Moriyama, Shoya/森山 翔也" w:date="2025-04-02T21:08:00Z">
              <w:rPr>
                <w:color w:val="FF0000"/>
              </w:rPr>
            </w:rPrChange>
          </w:rPr>
          <w:t xml:space="preserve"> </w:t>
        </w:r>
      </w:ins>
      <w:ins w:id="2124" w:author="Iijima, Akira/飯島 玲" w:date="2023-01-18T18:21:00Z">
        <w:r w:rsidRPr="007C3599">
          <w:rPr>
            <w:rPrChange w:id="2125" w:author="Moriyama, Shoya/森山 翔也" w:date="2025-04-02T21:08:00Z">
              <w:rPr>
                <w:color w:val="FF0000"/>
              </w:rPr>
            </w:rPrChange>
          </w:rPr>
          <w:t xml:space="preserve">When HU is </w:t>
        </w:r>
      </w:ins>
      <w:ins w:id="2126" w:author="Iijima, Akira/飯島 玲" w:date="2023-01-18T18:22:00Z">
        <w:r w:rsidRPr="007C3599">
          <w:rPr>
            <w:rPrChange w:id="2127" w:author="Moriyama, Shoya/森山 翔也" w:date="2025-04-02T21:08:00Z">
              <w:rPr>
                <w:color w:val="FF0000"/>
              </w:rPr>
            </w:rPrChange>
          </w:rPr>
          <w:t>finished full map update, the</w:t>
        </w:r>
      </w:ins>
      <w:ins w:id="2128" w:author="Iijima, Akira/飯島 玲" w:date="2023-01-18T18:25:00Z">
        <w:r w:rsidRPr="007C3599">
          <w:rPr>
            <w:rPrChange w:id="2129" w:author="Moriyama, Shoya/森山 翔也" w:date="2025-04-02T21:08:00Z">
              <w:rPr>
                <w:color w:val="FF0000"/>
              </w:rPr>
            </w:rPrChange>
          </w:rPr>
          <w:t xml:space="preserve"> output</w:t>
        </w:r>
      </w:ins>
      <w:ins w:id="2130" w:author="Iijima, Akira/飯島 玲" w:date="2023-01-18T18:22:00Z">
        <w:r w:rsidRPr="007C3599">
          <w:rPr>
            <w:rPrChange w:id="2131" w:author="Moriyama, Shoya/森山 翔也" w:date="2025-04-02T21:08:00Z">
              <w:rPr>
                <w:color w:val="FF0000"/>
              </w:rPr>
            </w:rPrChange>
          </w:rPr>
          <w:t xml:space="preserve"> </w:t>
        </w:r>
      </w:ins>
      <w:ins w:id="2132" w:author="Iijima, Akira/飯島 玲" w:date="2023-01-18T18:29:00Z">
        <w:r w:rsidRPr="007C3599">
          <w:rPr>
            <w:rPrChange w:id="2133" w:author="Moriyama, Shoya/森山 翔也" w:date="2025-04-02T21:08:00Z">
              <w:rPr>
                <w:color w:val="FF0000"/>
              </w:rPr>
            </w:rPrChange>
          </w:rPr>
          <w:t xml:space="preserve">of </w:t>
        </w:r>
      </w:ins>
      <w:ins w:id="2134" w:author="Iijima, Akira/飯島 玲" w:date="2023-01-18T18:22:00Z">
        <w:r w:rsidRPr="007C3599">
          <w:rPr>
            <w:rPrChange w:id="2135" w:author="Moriyama, Shoya/森山 翔也" w:date="2025-04-02T21:08:00Z">
              <w:rPr>
                <w:color w:val="FF0000"/>
              </w:rPr>
            </w:rPrChange>
          </w:rPr>
          <w:t xml:space="preserve">map parts number should be </w:t>
        </w:r>
      </w:ins>
      <w:ins w:id="2136" w:author="Iijima, Akira/飯島 玲" w:date="2023-01-18T18:23:00Z">
        <w:r w:rsidRPr="007C3599">
          <w:rPr>
            <w:rPrChange w:id="2137" w:author="Moriyama, Shoya/森山 翔也" w:date="2025-04-02T21:08:00Z">
              <w:rPr>
                <w:color w:val="FF0000"/>
              </w:rPr>
            </w:rPrChange>
          </w:rPr>
          <w:t>the updated</w:t>
        </w:r>
      </w:ins>
      <w:ins w:id="2138" w:author="Iijima, Akira/飯島 玲" w:date="2023-01-18T18:29:00Z">
        <w:r w:rsidRPr="007C3599">
          <w:rPr>
            <w:rPrChange w:id="2139" w:author="Moriyama, Shoya/森山 翔也" w:date="2025-04-02T21:08:00Z">
              <w:rPr>
                <w:color w:val="FF0000"/>
              </w:rPr>
            </w:rPrChange>
          </w:rPr>
          <w:t xml:space="preserve"> one</w:t>
        </w:r>
      </w:ins>
      <w:ins w:id="2140" w:author="Iijima, Akira/飯島 玲" w:date="2023-01-18T18:23:00Z">
        <w:r w:rsidRPr="007C3599">
          <w:rPr>
            <w:rPrChange w:id="2141" w:author="Moriyama, Shoya/森山 翔也" w:date="2025-04-02T21:08:00Z">
              <w:rPr>
                <w:color w:val="FF0000"/>
              </w:rPr>
            </w:rPrChange>
          </w:rPr>
          <w:t>.</w:t>
        </w:r>
      </w:ins>
    </w:p>
    <w:p w14:paraId="7517DC56" w14:textId="338CA9B4" w:rsidR="001312CE" w:rsidRPr="007C3599" w:rsidRDefault="001312CE">
      <w:pPr>
        <w:rPr>
          <w:ins w:id="2142" w:author="Iijima, Akira/飯島 玲" w:date="2023-01-18T18:23:00Z"/>
          <w:rPrChange w:id="2143" w:author="Moriyama, Shoya/森山 翔也" w:date="2025-04-02T21:08:00Z">
            <w:rPr>
              <w:ins w:id="2144" w:author="Iijima, Akira/飯島 玲" w:date="2023-01-18T18:23:00Z"/>
              <w:color w:val="FF0000"/>
            </w:rPr>
          </w:rPrChange>
        </w:rPr>
      </w:pPr>
      <w:ins w:id="2145" w:author="Iijima, Akira/飯島 玲" w:date="2023-01-18T18:23:00Z">
        <w:r w:rsidRPr="007C3599">
          <w:rPr>
            <w:rFonts w:hint="eastAsia"/>
            <w:rPrChange w:id="2146" w:author="Moriyama, Shoya/森山 翔也" w:date="2025-04-02T21:08:00Z">
              <w:rPr>
                <w:rFonts w:hint="eastAsia"/>
                <w:color w:val="FF0000"/>
              </w:rPr>
            </w:rPrChange>
          </w:rPr>
          <w:t xml:space="preserve">　　　　・出力する地図品番は、マイナー符号も含めること</w:t>
        </w:r>
      </w:ins>
      <w:ins w:id="2147" w:author="Iijima, Akira/飯島 玲" w:date="2023-01-18T18:42:00Z">
        <w:r w:rsidR="009B6CA6" w:rsidRPr="007C3599">
          <w:rPr>
            <w:rFonts w:hint="eastAsia"/>
            <w:rPrChange w:id="2148" w:author="Moriyama, Shoya/森山 翔也" w:date="2025-04-02T21:08:00Z">
              <w:rPr>
                <w:rFonts w:hint="eastAsia"/>
                <w:color w:val="FF0000"/>
              </w:rPr>
            </w:rPrChange>
          </w:rPr>
          <w:t>。送信する地図品番のフォーマットは</w:t>
        </w:r>
      </w:ins>
      <w:ins w:id="2149" w:author="Iijima, Akira/飯島 玲" w:date="2023-01-18T18:40:00Z">
        <w:r w:rsidR="009B6CA6" w:rsidRPr="007C3599">
          <w:rPr>
            <w:rPrChange w:id="2150" w:author="Moriyama, Shoya/森山 翔也" w:date="2025-04-02T21:08:00Z">
              <w:rPr>
                <w:color w:val="FF0000"/>
              </w:rPr>
            </w:rPrChange>
          </w:rPr>
          <w:t>46F</w:t>
        </w:r>
        <w:r w:rsidR="009B6CA6" w:rsidRPr="007C3599">
          <w:rPr>
            <w:rFonts w:hint="eastAsia"/>
            <w:rPrChange w:id="2151" w:author="Moriyama, Shoya/森山 翔也" w:date="2025-04-02T21:08:00Z">
              <w:rPr>
                <w:rFonts w:hint="eastAsia"/>
                <w:color w:val="FF0000"/>
              </w:rPr>
            </w:rPrChange>
          </w:rPr>
          <w:t>発行の標準ダイアグ仕様に準拠すること</w:t>
        </w:r>
      </w:ins>
      <w:ins w:id="2152" w:author="Iijima, Akira/飯島 玲" w:date="2023-01-18T18:26:00Z">
        <w:r w:rsidRPr="007C3599">
          <w:rPr>
            <w:rFonts w:hint="eastAsia"/>
            <w:rPrChange w:id="2153" w:author="Moriyama, Shoya/森山 翔也" w:date="2025-04-02T21:08:00Z">
              <w:rPr>
                <w:rFonts w:hint="eastAsia"/>
                <w:color w:val="FF0000"/>
              </w:rPr>
            </w:rPrChange>
          </w:rPr>
          <w:t>▲</w:t>
        </w:r>
        <w:r w:rsidRPr="007C3599">
          <w:rPr>
            <w:rPrChange w:id="2154" w:author="Moriyama, Shoya/森山 翔也" w:date="2025-04-02T21:08:00Z">
              <w:rPr>
                <w:color w:val="FF0000"/>
              </w:rPr>
            </w:rPrChange>
          </w:rPr>
          <w:t>Ver1.70</w:t>
        </w:r>
      </w:ins>
    </w:p>
    <w:p w14:paraId="18FB039F" w14:textId="766FA26E" w:rsidR="001312CE" w:rsidRPr="007C3599" w:rsidRDefault="001312CE">
      <w:pPr>
        <w:rPr>
          <w:ins w:id="2155" w:author="Iijima, Akira/飯島 玲" w:date="2023-01-18T18:40:00Z"/>
          <w:rPrChange w:id="2156" w:author="Moriyama, Shoya/森山 翔也" w:date="2025-04-02T21:08:00Z">
            <w:rPr>
              <w:ins w:id="2157" w:author="Iijima, Akira/飯島 玲" w:date="2023-01-18T18:40:00Z"/>
              <w:color w:val="FF0000"/>
            </w:rPr>
          </w:rPrChange>
        </w:rPr>
      </w:pPr>
      <w:ins w:id="2158" w:author="Iijima, Akira/飯島 玲" w:date="2023-01-18T18:23:00Z">
        <w:r w:rsidRPr="007C3599">
          <w:rPr>
            <w:rFonts w:hint="eastAsia"/>
            <w:rPrChange w:id="2159" w:author="Moriyama, Shoya/森山 翔也" w:date="2025-04-02T21:08:00Z">
              <w:rPr>
                <w:rFonts w:hint="eastAsia"/>
                <w:color w:val="FF0000"/>
              </w:rPr>
            </w:rPrChange>
          </w:rPr>
          <w:t xml:space="preserve">　　　　</w:t>
        </w:r>
        <w:r w:rsidRPr="007C3599">
          <w:rPr>
            <w:rPrChange w:id="2160" w:author="Moriyama, Shoya/森山 翔也" w:date="2025-04-02T21:08:00Z">
              <w:rPr>
                <w:color w:val="FF0000"/>
              </w:rPr>
            </w:rPrChange>
          </w:rPr>
          <w:t xml:space="preserve"> The </w:t>
        </w:r>
      </w:ins>
      <w:ins w:id="2161" w:author="Iijima, Akira/飯島 玲" w:date="2023-01-18T18:25:00Z">
        <w:r w:rsidRPr="007C3599">
          <w:rPr>
            <w:rPrChange w:id="2162" w:author="Moriyama, Shoya/森山 翔也" w:date="2025-04-02T21:08:00Z">
              <w:rPr>
                <w:color w:val="FF0000"/>
              </w:rPr>
            </w:rPrChange>
          </w:rPr>
          <w:t xml:space="preserve">output </w:t>
        </w:r>
      </w:ins>
      <w:ins w:id="2163" w:author="Iijima, Akira/飯島 玲" w:date="2023-01-18T18:29:00Z">
        <w:r w:rsidRPr="007C3599">
          <w:rPr>
            <w:rPrChange w:id="2164" w:author="Moriyama, Shoya/森山 翔也" w:date="2025-04-02T21:08:00Z">
              <w:rPr>
                <w:color w:val="FF0000"/>
              </w:rPr>
            </w:rPrChange>
          </w:rPr>
          <w:t xml:space="preserve">of </w:t>
        </w:r>
      </w:ins>
      <w:ins w:id="2165" w:author="Iijima, Akira/飯島 玲" w:date="2023-01-18T18:23:00Z">
        <w:r w:rsidRPr="007C3599">
          <w:rPr>
            <w:rPrChange w:id="2166" w:author="Moriyama, Shoya/森山 翔也" w:date="2025-04-02T21:08:00Z">
              <w:rPr>
                <w:color w:val="FF0000"/>
              </w:rPr>
            </w:rPrChange>
          </w:rPr>
          <w:t>map parts number</w:t>
        </w:r>
      </w:ins>
      <w:ins w:id="2167" w:author="Iijima, Akira/飯島 玲" w:date="2023-01-18T18:25:00Z">
        <w:r w:rsidRPr="007C3599">
          <w:rPr>
            <w:rPrChange w:id="2168" w:author="Moriyama, Shoya/森山 翔也" w:date="2025-04-02T21:08:00Z">
              <w:rPr>
                <w:color w:val="FF0000"/>
              </w:rPr>
            </w:rPrChange>
          </w:rPr>
          <w:t xml:space="preserve"> should </w:t>
        </w:r>
      </w:ins>
      <w:ins w:id="2169" w:author="Iijima, Akira/飯島 玲" w:date="2023-01-18T18:29:00Z">
        <w:r w:rsidRPr="007C3599">
          <w:rPr>
            <w:rPrChange w:id="2170" w:author="Moriyama, Shoya/森山 翔也" w:date="2025-04-02T21:08:00Z">
              <w:rPr>
                <w:color w:val="FF0000"/>
              </w:rPr>
            </w:rPrChange>
          </w:rPr>
          <w:t xml:space="preserve">also </w:t>
        </w:r>
      </w:ins>
      <w:ins w:id="2171" w:author="Iijima, Akira/飯島 玲" w:date="2023-01-18T18:25:00Z">
        <w:r w:rsidRPr="007C3599">
          <w:rPr>
            <w:rPrChange w:id="2172" w:author="Moriyama, Shoya/森山 翔也" w:date="2025-04-02T21:08:00Z">
              <w:rPr>
                <w:color w:val="FF0000"/>
              </w:rPr>
            </w:rPrChange>
          </w:rPr>
          <w:t>be involve</w:t>
        </w:r>
      </w:ins>
      <w:ins w:id="2173" w:author="Iijima, Akira/飯島 玲" w:date="2023-01-18T18:26:00Z">
        <w:r w:rsidRPr="007C3599">
          <w:rPr>
            <w:rPrChange w:id="2174" w:author="Moriyama, Shoya/森山 翔也" w:date="2025-04-02T21:08:00Z">
              <w:rPr>
                <w:color w:val="FF0000"/>
              </w:rPr>
            </w:rPrChange>
          </w:rPr>
          <w:t>d</w:t>
        </w:r>
      </w:ins>
      <w:ins w:id="2175" w:author="Iijima, Akira/飯島 玲" w:date="2023-01-18T18:25:00Z">
        <w:r w:rsidRPr="007C3599">
          <w:rPr>
            <w:rPrChange w:id="2176" w:author="Moriyama, Shoya/森山 翔也" w:date="2025-04-02T21:08:00Z">
              <w:rPr>
                <w:color w:val="FF0000"/>
              </w:rPr>
            </w:rPrChange>
          </w:rPr>
          <w:t xml:space="preserve"> </w:t>
        </w:r>
      </w:ins>
      <w:ins w:id="2177" w:author="Iijima, Akira/飯島 玲" w:date="2023-01-18T18:26:00Z">
        <w:r w:rsidRPr="007C3599">
          <w:rPr>
            <w:rPrChange w:id="2178" w:author="Moriyama, Shoya/森山 翔也" w:date="2025-04-02T21:08:00Z">
              <w:rPr>
                <w:color w:val="FF0000"/>
              </w:rPr>
            </w:rPrChange>
          </w:rPr>
          <w:t>Minor sign.</w:t>
        </w:r>
      </w:ins>
      <w:ins w:id="2179" w:author="Iijima, Akira/飯島 玲" w:date="2023-01-18T18:25:00Z">
        <w:r w:rsidRPr="007C3599">
          <w:rPr>
            <w:rPrChange w:id="2180" w:author="Moriyama, Shoya/森山 翔也" w:date="2025-04-02T21:08:00Z">
              <w:rPr>
                <w:color w:val="FF0000"/>
              </w:rPr>
            </w:rPrChange>
          </w:rPr>
          <w:t xml:space="preserve"> </w:t>
        </w:r>
      </w:ins>
    </w:p>
    <w:p w14:paraId="33B7520B" w14:textId="7A174684" w:rsidR="009B6CA6" w:rsidRPr="007C3599" w:rsidRDefault="009B6CA6">
      <w:pPr>
        <w:rPr>
          <w:ins w:id="2181" w:author="Iijima, Akira/飯島 玲" w:date="2023-01-18T18:21:00Z"/>
          <w:rPrChange w:id="2182" w:author="Moriyama, Shoya/森山 翔也" w:date="2025-04-02T21:08:00Z">
            <w:rPr>
              <w:ins w:id="2183" w:author="Iijima, Akira/飯島 玲" w:date="2023-01-18T18:21:00Z"/>
              <w:color w:val="FF0000"/>
            </w:rPr>
          </w:rPrChange>
        </w:rPr>
      </w:pPr>
      <w:ins w:id="2184" w:author="Iijima, Akira/飯島 玲" w:date="2023-01-18T18:40:00Z">
        <w:r w:rsidRPr="007C3599">
          <w:rPr>
            <w:rPrChange w:id="2185" w:author="Moriyama, Shoya/森山 翔也" w:date="2025-04-02T21:08:00Z">
              <w:rPr>
                <w:color w:val="FF0000"/>
              </w:rPr>
            </w:rPrChange>
          </w:rPr>
          <w:t xml:space="preserve">      </w:t>
        </w:r>
      </w:ins>
      <w:ins w:id="2186" w:author="Iijima, Akira/飯島 玲" w:date="2023-01-18T18:42:00Z">
        <w:r w:rsidRPr="007C3599">
          <w:rPr>
            <w:rPrChange w:id="2187" w:author="Moriyama, Shoya/森山 翔也" w:date="2025-04-02T21:08:00Z">
              <w:rPr>
                <w:color w:val="FF0000"/>
              </w:rPr>
            </w:rPrChange>
          </w:rPr>
          <w:t xml:space="preserve">The format </w:t>
        </w:r>
      </w:ins>
      <w:ins w:id="2188" w:author="Iijima, Akira/飯島 玲" w:date="2023-01-18T18:43:00Z">
        <w:r w:rsidRPr="007C3599">
          <w:rPr>
            <w:rPrChange w:id="2189" w:author="Moriyama, Shoya/森山 翔也" w:date="2025-04-02T21:08:00Z">
              <w:rPr>
                <w:color w:val="FF0000"/>
              </w:rPr>
            </w:rPrChange>
          </w:rPr>
          <w:t xml:space="preserve">in order </w:t>
        </w:r>
      </w:ins>
      <w:ins w:id="2190" w:author="Iijima, Akira/飯島 玲" w:date="2023-01-18T18:42:00Z">
        <w:r w:rsidRPr="007C3599">
          <w:rPr>
            <w:rPrChange w:id="2191" w:author="Moriyama, Shoya/森山 翔也" w:date="2025-04-02T21:08:00Z">
              <w:rPr>
                <w:color w:val="FF0000"/>
              </w:rPr>
            </w:rPrChange>
          </w:rPr>
          <w:t>to send map parts number should a</w:t>
        </w:r>
      </w:ins>
      <w:ins w:id="2192" w:author="Iijima, Akira/飯島 玲" w:date="2023-01-18T18:40:00Z">
        <w:r w:rsidRPr="007C3599">
          <w:rPr>
            <w:rPrChange w:id="2193" w:author="Moriyama, Shoya/森山 翔也" w:date="2025-04-02T21:08:00Z">
              <w:rPr>
                <w:color w:val="FF0000"/>
              </w:rPr>
            </w:rPrChange>
          </w:rPr>
          <w:t xml:space="preserve">pply to the </w:t>
        </w:r>
      </w:ins>
      <w:ins w:id="2194" w:author="Iijima, Akira/飯島 玲" w:date="2023-01-18T18:41:00Z">
        <w:r w:rsidRPr="007C3599">
          <w:rPr>
            <w:rPrChange w:id="2195" w:author="Moriyama, Shoya/森山 翔也" w:date="2025-04-02T21:08:00Z">
              <w:rPr>
                <w:color w:val="FF0000"/>
              </w:rPr>
            </w:rPrChange>
          </w:rPr>
          <w:t xml:space="preserve">standard </w:t>
        </w:r>
        <w:proofErr w:type="spellStart"/>
        <w:r w:rsidRPr="007C3599">
          <w:rPr>
            <w:rPrChange w:id="2196" w:author="Moriyama, Shoya/森山 翔也" w:date="2025-04-02T21:08:00Z">
              <w:rPr>
                <w:color w:val="FF0000"/>
              </w:rPr>
            </w:rPrChange>
          </w:rPr>
          <w:t>diag</w:t>
        </w:r>
        <w:proofErr w:type="spellEnd"/>
        <w:r w:rsidRPr="007C3599">
          <w:rPr>
            <w:rPrChange w:id="2197" w:author="Moriyama, Shoya/森山 翔也" w:date="2025-04-02T21:08:00Z">
              <w:rPr>
                <w:color w:val="FF0000"/>
              </w:rPr>
            </w:rPrChange>
          </w:rPr>
          <w:t xml:space="preserve"> spec which is released by 46F.</w:t>
        </w:r>
      </w:ins>
    </w:p>
    <w:p w14:paraId="7CAF9689" w14:textId="77777777" w:rsidR="001312CE" w:rsidRPr="007C3599" w:rsidRDefault="001312CE">
      <w:pPr>
        <w:rPr>
          <w:ins w:id="2198" w:author="Kashima, Takuya/鹿島 卓也" w:date="2022-10-20T16:29:00Z"/>
          <w:rPrChange w:id="2199" w:author="Moriyama, Shoya/森山 翔也" w:date="2025-04-02T21:08:00Z">
            <w:rPr>
              <w:ins w:id="2200" w:author="Kashima, Takuya/鹿島 卓也" w:date="2022-10-20T16:29:00Z"/>
              <w:color w:val="FF0000"/>
            </w:rPr>
          </w:rPrChange>
        </w:rPr>
      </w:pPr>
    </w:p>
    <w:p w14:paraId="5EDA6066" w14:textId="3614AAE7" w:rsidR="0036074E" w:rsidRPr="007C3599" w:rsidRDefault="0036074E">
      <w:pPr>
        <w:ind w:firstLineChars="300" w:firstLine="600"/>
        <w:rPr>
          <w:ins w:id="2201" w:author="Kashima, Takuya/鹿島 卓也" w:date="2022-09-21T19:45:00Z"/>
          <w:rPrChange w:id="2202" w:author="Moriyama, Shoya/森山 翔也" w:date="2025-04-02T21:08:00Z">
            <w:rPr>
              <w:ins w:id="2203" w:author="Kashima, Takuya/鹿島 卓也" w:date="2022-09-21T19:45:00Z"/>
              <w:color w:val="FF0000"/>
            </w:rPr>
          </w:rPrChange>
        </w:rPr>
        <w:pPrChange w:id="2204" w:author="Kashima, Takuya/鹿島 卓也" w:date="2022-10-20T16:29:00Z">
          <w:pPr/>
        </w:pPrChange>
      </w:pPr>
      <w:ins w:id="2205" w:author="Kashima, Takuya/鹿島 卓也" w:date="2022-09-21T19:45:00Z">
        <w:r w:rsidRPr="007C3599">
          <w:rPr>
            <w:rFonts w:hint="eastAsia"/>
            <w:rPrChange w:id="2206" w:author="Moriyama, Shoya/森山 翔也" w:date="2025-04-02T21:08:00Z">
              <w:rPr>
                <w:rFonts w:hint="eastAsia"/>
                <w:color w:val="FF0000"/>
              </w:rPr>
            </w:rPrChange>
          </w:rPr>
          <w:t>詳細は</w:t>
        </w:r>
        <w:r w:rsidRPr="007C3599">
          <w:rPr>
            <w:rPrChange w:id="2207" w:author="Moriyama, Shoya/森山 翔也" w:date="2025-04-02T21:08:00Z">
              <w:rPr>
                <w:color w:val="FF0000"/>
              </w:rPr>
            </w:rPrChange>
          </w:rPr>
          <w:t>Spec 513:MMCANダイアグ機能仕様書_24MM_Diagnostic_CAN_specification</w:t>
        </w:r>
      </w:ins>
      <w:ins w:id="2208" w:author="Kashima, Takuya/鹿島 卓也" w:date="2022-10-20T17:13:00Z">
        <w:r w:rsidR="00297B0E" w:rsidRPr="007C3599">
          <w:rPr>
            <w:rFonts w:hint="eastAsia"/>
            <w:rPrChange w:id="2209" w:author="Moriyama, Shoya/森山 翔也" w:date="2025-04-02T21:08:00Z">
              <w:rPr>
                <w:rFonts w:hint="eastAsia"/>
                <w:color w:val="FF0000"/>
              </w:rPr>
            </w:rPrChange>
          </w:rPr>
          <w:t>。</w:t>
        </w:r>
      </w:ins>
    </w:p>
    <w:p w14:paraId="2EA2B3CC" w14:textId="41BDC3E3" w:rsidR="008B106C" w:rsidRPr="007C3599" w:rsidRDefault="008B106C">
      <w:pPr>
        <w:ind w:firstLine="600"/>
        <w:rPr>
          <w:ins w:id="2210" w:author="Kashima, Takuya/鹿島 卓也" w:date="2022-10-20T16:29:00Z"/>
          <w:rPrChange w:id="2211" w:author="Moriyama, Shoya/森山 翔也" w:date="2025-04-02T21:08:00Z">
            <w:rPr>
              <w:ins w:id="2212" w:author="Kashima, Takuya/鹿島 卓也" w:date="2022-10-20T16:29:00Z"/>
              <w:color w:val="FF0000"/>
            </w:rPr>
          </w:rPrChange>
        </w:rPr>
        <w:pPrChange w:id="2213" w:author="Iijima, Akira/飯島 玲" w:date="2023-01-10T14:37:00Z">
          <w:pPr/>
        </w:pPrChange>
      </w:pPr>
      <w:ins w:id="2214" w:author="Kashima, Takuya/鹿島 卓也" w:date="2022-09-21T19:45:00Z">
        <w:del w:id="2215" w:author="Iijima, Akira/飯島 玲" w:date="2023-01-10T14:36:00Z">
          <w:r w:rsidRPr="007C3599" w:rsidDel="004F7515">
            <w:rPr>
              <w:rFonts w:hint="eastAsia"/>
              <w:rPrChange w:id="2216" w:author="Moriyama, Shoya/森山 翔也" w:date="2025-04-02T21:08:00Z">
                <w:rPr>
                  <w:rFonts w:hint="eastAsia"/>
                  <w:color w:val="FF0000"/>
                </w:rPr>
              </w:rPrChange>
            </w:rPr>
            <w:delText xml:space="preserve">　　　</w:delText>
          </w:r>
        </w:del>
      </w:ins>
      <w:ins w:id="2217" w:author="Kashima, Takuya/鹿島 卓也" w:date="2022-10-20T16:29:00Z">
        <w:del w:id="2218" w:author="Iijima, Akira/飯島 玲" w:date="2023-01-10T14:36:00Z">
          <w:r w:rsidRPr="007C3599" w:rsidDel="004F7515">
            <w:rPr>
              <w:rPrChange w:id="2219" w:author="Moriyama, Shoya/森山 翔也" w:date="2025-04-02T21:08:00Z">
                <w:rPr>
                  <w:color w:val="FF0000"/>
                </w:rPr>
              </w:rPrChange>
            </w:rPr>
            <w:delText xml:space="preserve">  </w:delText>
          </w:r>
        </w:del>
        <w:r w:rsidRPr="007C3599">
          <w:rPr>
            <w:rPrChange w:id="2220" w:author="Moriyama, Shoya/森山 翔也" w:date="2025-04-02T21:08:00Z">
              <w:rPr>
                <w:color w:val="FF0000"/>
              </w:rPr>
            </w:rPrChange>
          </w:rPr>
          <w:t>The detail is mentioned in the “Spec 513:MMCANダイアグ機能仕様書</w:t>
        </w:r>
      </w:ins>
    </w:p>
    <w:p w14:paraId="7AB12210" w14:textId="1126E2ED" w:rsidR="0036074E" w:rsidRPr="007C3599" w:rsidRDefault="008B106C">
      <w:pPr>
        <w:ind w:firstLineChars="300" w:firstLine="600"/>
        <w:rPr>
          <w:ins w:id="2221" w:author="Kashima, Takuya/鹿島 卓也" w:date="2022-09-21T19:45:00Z"/>
          <w:rPrChange w:id="2222" w:author="Moriyama, Shoya/森山 翔也" w:date="2025-04-02T21:08:00Z">
            <w:rPr>
              <w:ins w:id="2223" w:author="Kashima, Takuya/鹿島 卓也" w:date="2022-09-21T19:45:00Z"/>
              <w:color w:val="FF0000"/>
            </w:rPr>
          </w:rPrChange>
        </w:rPr>
        <w:pPrChange w:id="2224" w:author="Kashima, Takuya/鹿島 卓也" w:date="2022-10-20T16:29:00Z">
          <w:pPr/>
        </w:pPrChange>
      </w:pPr>
      <w:ins w:id="2225" w:author="Kashima, Takuya/鹿島 卓也" w:date="2022-10-20T16:29:00Z">
        <w:r w:rsidRPr="007C3599">
          <w:rPr>
            <w:rPrChange w:id="2226" w:author="Moriyama, Shoya/森山 翔也" w:date="2025-04-02T21:08:00Z">
              <w:rPr>
                <w:color w:val="FF0000"/>
              </w:rPr>
            </w:rPrChange>
          </w:rPr>
          <w:t>_24MM_Diagnostic_CAN_specification”</w:t>
        </w:r>
      </w:ins>
      <w:ins w:id="2227" w:author="Kashima, Takuya/鹿島 卓也" w:date="2022-10-20T16:33:00Z">
        <w:r w:rsidRPr="007C3599">
          <w:rPr>
            <w:rPrChange w:id="2228" w:author="Moriyama, Shoya/森山 翔也" w:date="2025-04-02T21:08:00Z">
              <w:rPr>
                <w:color w:val="FF0000"/>
              </w:rPr>
            </w:rPrChange>
          </w:rPr>
          <w:t>.</w:t>
        </w:r>
      </w:ins>
    </w:p>
    <w:p w14:paraId="2A17251F" w14:textId="1DC6FC92" w:rsidR="0036074E" w:rsidRPr="007C3599" w:rsidDel="00DD7D4C" w:rsidRDefault="0036074E" w:rsidP="00255EB6">
      <w:pPr>
        <w:rPr>
          <w:del w:id="2229" w:author="Kashima, Takuya/鹿島 卓也" w:date="2022-09-21T19:45:00Z"/>
        </w:rPr>
      </w:pPr>
    </w:p>
    <w:p w14:paraId="0F3EAA4C" w14:textId="3B815D0B" w:rsidR="00DD7D4C" w:rsidRPr="007C3599" w:rsidRDefault="00DD7D4C" w:rsidP="00255EB6">
      <w:pPr>
        <w:rPr>
          <w:ins w:id="2230" w:author="Iijima, Akira/飯島 玲" w:date="2022-09-22T13:25:00Z"/>
        </w:rPr>
      </w:pPr>
      <w:ins w:id="2231" w:author="Iijima, Akira/飯島 玲" w:date="2022-09-22T13:25:00Z">
        <w:r w:rsidRPr="007C3599">
          <w:rPr>
            <w:rFonts w:hint="eastAsia"/>
          </w:rPr>
          <w:t xml:space="preserve">　　　　</w:t>
        </w:r>
      </w:ins>
    </w:p>
    <w:p w14:paraId="7BE2AB14" w14:textId="118FCD47" w:rsidR="00DD7D4C" w:rsidRPr="007C3599" w:rsidRDefault="00DD7D4C" w:rsidP="00255EB6">
      <w:pPr>
        <w:rPr>
          <w:ins w:id="2232" w:author="Iijima, Akira/飯島 玲" w:date="2022-09-22T13:26:00Z"/>
          <w:strike/>
          <w:rPrChange w:id="2233" w:author="Moriyama, Shoya/森山 翔也" w:date="2025-04-02T21:08:00Z">
            <w:rPr>
              <w:ins w:id="2234" w:author="Iijima, Akira/飯島 玲" w:date="2022-09-22T13:26:00Z"/>
            </w:rPr>
          </w:rPrChange>
        </w:rPr>
      </w:pPr>
      <w:ins w:id="2235" w:author="Iijima, Akira/飯島 玲" w:date="2022-09-22T13:25:00Z">
        <w:r w:rsidRPr="007C3599">
          <w:rPr>
            <w:rFonts w:hint="eastAsia"/>
          </w:rPr>
          <w:t xml:space="preserve">　　　　</w:t>
        </w:r>
        <w:r w:rsidRPr="007C3599">
          <w:rPr>
            <w:rFonts w:hint="eastAsia"/>
            <w:strike/>
            <w:rPrChange w:id="2236" w:author="Moriyama, Shoya/森山 翔也" w:date="2025-04-02T21:08:00Z">
              <w:rPr>
                <w:rFonts w:hint="eastAsia"/>
              </w:rPr>
            </w:rPrChange>
          </w:rPr>
          <w:t>・全地図更新時に、地図</w:t>
        </w:r>
        <w:r w:rsidRPr="007C3599">
          <w:rPr>
            <w:strike/>
            <w:rPrChange w:id="2237" w:author="Moriyama, Shoya/森山 翔也" w:date="2025-04-02T21:08:00Z">
              <w:rPr/>
            </w:rPrChange>
          </w:rPr>
          <w:t>DBの「</w:t>
        </w:r>
      </w:ins>
      <w:ins w:id="2238" w:author="Iijima, Akira/飯島 玲" w:date="2022-09-22T13:26:00Z">
        <w:r w:rsidRPr="007C3599">
          <w:rPr>
            <w:rFonts w:hint="eastAsia"/>
            <w:strike/>
            <w:rPrChange w:id="2239" w:author="Moriyama, Shoya/森山 翔也" w:date="2025-04-02T21:08:00Z">
              <w:rPr>
                <w:rFonts w:hint="eastAsia"/>
              </w:rPr>
            </w:rPrChange>
          </w:rPr>
          <w:t>ナビ</w:t>
        </w:r>
        <w:r w:rsidRPr="007C3599">
          <w:rPr>
            <w:strike/>
            <w:rPrChange w:id="2240" w:author="Moriyama, Shoya/森山 翔也" w:date="2025-04-02T21:08:00Z">
              <w:rPr/>
            </w:rPrChange>
          </w:rPr>
          <w:t>SDK最低動作保証バージョン</w:t>
        </w:r>
      </w:ins>
      <w:ins w:id="2241" w:author="Iijima, Akira/飯島 玲" w:date="2022-09-22T13:25:00Z">
        <w:r w:rsidRPr="007C3599">
          <w:rPr>
            <w:rFonts w:hint="eastAsia"/>
            <w:strike/>
            <w:rPrChange w:id="2242" w:author="Moriyama, Shoya/森山 翔也" w:date="2025-04-02T21:08:00Z">
              <w:rPr>
                <w:rFonts w:hint="eastAsia"/>
              </w:rPr>
            </w:rPrChange>
          </w:rPr>
          <w:t>」</w:t>
        </w:r>
      </w:ins>
      <w:ins w:id="2243" w:author="Iijima, Akira/飯島 玲" w:date="2022-09-22T13:26:00Z">
        <w:r w:rsidRPr="007C3599">
          <w:rPr>
            <w:rFonts w:hint="eastAsia"/>
            <w:strike/>
            <w:rPrChange w:id="2244" w:author="Moriyama, Shoya/森山 翔也" w:date="2025-04-02T21:08:00Z">
              <w:rPr>
                <w:rFonts w:hint="eastAsia"/>
              </w:rPr>
            </w:rPrChange>
          </w:rPr>
          <w:t>情報を確認、ナビ</w:t>
        </w:r>
        <w:r w:rsidRPr="007C3599">
          <w:rPr>
            <w:strike/>
            <w:rPrChange w:id="2245" w:author="Moriyama, Shoya/森山 翔也" w:date="2025-04-02T21:08:00Z">
              <w:rPr/>
            </w:rPrChange>
          </w:rPr>
          <w:t>SDKの</w:t>
        </w:r>
      </w:ins>
    </w:p>
    <w:p w14:paraId="6CDB3161" w14:textId="7000B76E" w:rsidR="00DD7D4C" w:rsidRPr="007C3599" w:rsidRDefault="00DD7D4C">
      <w:pPr>
        <w:ind w:firstLineChars="300" w:firstLine="600"/>
        <w:rPr>
          <w:ins w:id="2246" w:author="Iijima, Akira/飯島 玲" w:date="2022-09-22T13:26:00Z"/>
          <w:strike/>
          <w:rPrChange w:id="2247" w:author="Moriyama, Shoya/森山 翔也" w:date="2025-04-02T21:08:00Z">
            <w:rPr>
              <w:ins w:id="2248" w:author="Iijima, Akira/飯島 玲" w:date="2022-09-22T13:26:00Z"/>
            </w:rPr>
          </w:rPrChange>
        </w:rPr>
        <w:pPrChange w:id="2249" w:author="Iijima, Akira/飯島 玲" w:date="2022-09-22T13:26:00Z">
          <w:pPr/>
        </w:pPrChange>
      </w:pPr>
      <w:ins w:id="2250" w:author="Iijima, Akira/飯島 玲" w:date="2022-09-22T13:26:00Z">
        <w:r w:rsidRPr="007C3599">
          <w:rPr>
            <w:rFonts w:hint="eastAsia"/>
            <w:strike/>
            <w:rPrChange w:id="2251" w:author="Moriyama, Shoya/森山 翔也" w:date="2025-04-02T21:08:00Z">
              <w:rPr>
                <w:rFonts w:hint="eastAsia"/>
              </w:rPr>
            </w:rPrChange>
          </w:rPr>
          <w:t>バージョンと比較し、ナビ</w:t>
        </w:r>
        <w:r w:rsidRPr="007C3599">
          <w:rPr>
            <w:strike/>
            <w:rPrChange w:id="2252" w:author="Moriyama, Shoya/森山 翔也" w:date="2025-04-02T21:08:00Z">
              <w:rPr/>
            </w:rPrChange>
          </w:rPr>
          <w:t>SDKのバージョンが古ければリプロ画面へ遷移すること。</w:t>
        </w:r>
      </w:ins>
      <w:ins w:id="2253" w:author="Iijima, Akira/飯島 玲" w:date="2022-09-22T13:32:00Z">
        <w:r w:rsidRPr="007C3599">
          <w:rPr>
            <w:rFonts w:hint="eastAsia"/>
            <w:strike/>
            <w:rPrChange w:id="2254" w:author="Moriyama, Shoya/森山 翔也" w:date="2025-04-02T21:08:00Z">
              <w:rPr>
                <w:rFonts w:hint="eastAsia"/>
                <w:color w:val="FF0000"/>
              </w:rPr>
            </w:rPrChange>
          </w:rPr>
          <w:t>▲</w:t>
        </w:r>
      </w:ins>
      <w:ins w:id="2255" w:author="Kashima, Takuya/鹿島 卓也" w:date="2022-10-20T16:29:00Z">
        <w:r w:rsidR="008B106C" w:rsidRPr="007C3599">
          <w:rPr>
            <w:strike/>
            <w:rPrChange w:id="2256" w:author="Moriyama, Shoya/森山 翔也" w:date="2025-04-02T21:08:00Z">
              <w:rPr>
                <w:color w:val="FF0000"/>
              </w:rPr>
            </w:rPrChange>
          </w:rPr>
          <w:t>Ver</w:t>
        </w:r>
      </w:ins>
      <w:ins w:id="2257" w:author="Iijima, Akira/飯島 玲" w:date="2022-09-22T13:32:00Z">
        <w:r w:rsidRPr="007C3599">
          <w:rPr>
            <w:strike/>
            <w:rPrChange w:id="2258" w:author="Moriyama, Shoya/森山 翔也" w:date="2025-04-02T21:08:00Z">
              <w:rPr>
                <w:color w:val="FF0000"/>
              </w:rPr>
            </w:rPrChange>
          </w:rPr>
          <w:t>1.</w:t>
        </w:r>
        <w:del w:id="2259" w:author="Iijima, Akira/飯島 玲" w:date="2023-01-10T14:37:00Z">
          <w:r w:rsidRPr="007C3599" w:rsidDel="004F7515">
            <w:rPr>
              <w:strike/>
              <w:rPrChange w:id="2260" w:author="Moriyama, Shoya/森山 翔也" w:date="2025-04-02T21:08:00Z">
                <w:rPr>
                  <w:color w:val="FF0000"/>
                </w:rPr>
              </w:rPrChange>
            </w:rPr>
            <w:delText>6</w:delText>
          </w:r>
        </w:del>
      </w:ins>
      <w:ins w:id="2261" w:author="Iijima, Akira/飯島 玲" w:date="2023-01-10T14:37:00Z">
        <w:r w:rsidR="004F7515" w:rsidRPr="007C3599">
          <w:rPr>
            <w:strike/>
            <w:rPrChange w:id="2262" w:author="Moriyama, Shoya/森山 翔也" w:date="2025-04-02T21:08:00Z">
              <w:rPr>
                <w:color w:val="FF0000"/>
              </w:rPr>
            </w:rPrChange>
          </w:rPr>
          <w:t>7</w:t>
        </w:r>
      </w:ins>
      <w:ins w:id="2263" w:author="Iijima, Akira/飯島 玲" w:date="2022-09-22T13:32:00Z">
        <w:r w:rsidRPr="007C3599">
          <w:rPr>
            <w:strike/>
            <w:rPrChange w:id="2264" w:author="Moriyama, Shoya/森山 翔也" w:date="2025-04-02T21:08:00Z">
              <w:rPr>
                <w:color w:val="FF0000"/>
              </w:rPr>
            </w:rPrChange>
          </w:rPr>
          <w:t>0</w:t>
        </w:r>
      </w:ins>
    </w:p>
    <w:p w14:paraId="74477FBA" w14:textId="04CB3E1D" w:rsidR="00DD7D4C" w:rsidRPr="007C3599" w:rsidDel="00F77609" w:rsidRDefault="00DD7D4C">
      <w:pPr>
        <w:ind w:left="600"/>
        <w:rPr>
          <w:ins w:id="2265" w:author="Iijima, Akira/飯島 玲" w:date="2022-09-22T13:37:00Z"/>
          <w:del w:id="2266" w:author="Kashima, Takuya/鹿島 卓也" w:date="2022-10-27T18:53:00Z"/>
          <w:strike/>
          <w:rPrChange w:id="2267" w:author="Moriyama, Shoya/森山 翔也" w:date="2025-04-02T21:08:00Z">
            <w:rPr>
              <w:ins w:id="2268" w:author="Iijima, Akira/飯島 玲" w:date="2022-09-22T13:37:00Z"/>
              <w:del w:id="2269" w:author="Kashima, Takuya/鹿島 卓也" w:date="2022-10-27T18:53:00Z"/>
              <w:color w:val="FF0000"/>
            </w:rPr>
          </w:rPrChange>
        </w:rPr>
        <w:pPrChange w:id="2270" w:author="Iijima, Akira/飯島 玲" w:date="2022-09-22T13:28:00Z">
          <w:pPr/>
        </w:pPrChange>
      </w:pPr>
      <w:ins w:id="2271" w:author="Iijima, Akira/飯島 玲" w:date="2022-09-22T13:26:00Z">
        <w:r w:rsidRPr="007C3599">
          <w:rPr>
            <w:strike/>
            <w:rPrChange w:id="2272" w:author="Moriyama, Shoya/森山 翔也" w:date="2025-04-02T21:08:00Z">
              <w:rPr/>
            </w:rPrChange>
          </w:rPr>
          <w:t xml:space="preserve">When the map update, check </w:t>
        </w:r>
      </w:ins>
      <w:ins w:id="2273" w:author="Iijima, Akira/飯島 玲" w:date="2022-09-22T13:27:00Z">
        <w:r w:rsidRPr="007C3599">
          <w:rPr>
            <w:strike/>
            <w:rPrChange w:id="2274" w:author="Moriyama, Shoya/森山 翔也" w:date="2025-04-02T21:08:00Z">
              <w:rPr/>
            </w:rPrChange>
          </w:rPr>
          <w:t xml:space="preserve">the map DB content which </w:t>
        </w:r>
      </w:ins>
      <w:ins w:id="2275" w:author="Iijima, Akira/飯島 玲" w:date="2022-09-22T13:31:00Z">
        <w:r w:rsidRPr="007C3599">
          <w:rPr>
            <w:strike/>
            <w:rPrChange w:id="2276" w:author="Moriyama, Shoya/森山 翔也" w:date="2025-04-02T21:08:00Z">
              <w:rPr/>
            </w:rPrChange>
          </w:rPr>
          <w:t>is</w:t>
        </w:r>
        <w:r w:rsidRPr="007C3599">
          <w:rPr>
            <w:rFonts w:hint="eastAsia"/>
            <w:strike/>
            <w:rPrChange w:id="2277" w:author="Moriyama, Shoya/森山 翔也" w:date="2025-04-02T21:08:00Z">
              <w:rPr>
                <w:rFonts w:hint="eastAsia"/>
              </w:rPr>
            </w:rPrChange>
          </w:rPr>
          <w:t xml:space="preserve">　</w:t>
        </w:r>
        <w:r w:rsidRPr="007C3599">
          <w:rPr>
            <w:strike/>
            <w:rPrChange w:id="2278" w:author="Moriyama, Shoya/森山 翔也" w:date="2025-04-02T21:08:00Z">
              <w:rPr/>
            </w:rPrChange>
          </w:rPr>
          <w:t>”Navi</w:t>
        </w:r>
      </w:ins>
      <w:ins w:id="2279" w:author="Iijima, Akira/飯島 玲" w:date="2022-09-22T13:28:00Z">
        <w:r w:rsidRPr="007C3599">
          <w:rPr>
            <w:strike/>
            <w:rPrChange w:id="2280" w:author="Moriyama, Shoya/森山 翔也" w:date="2025-04-02T21:08:00Z">
              <w:rPr/>
            </w:rPrChange>
          </w:rPr>
          <w:t xml:space="preserve"> SDK </w:t>
        </w:r>
      </w:ins>
      <w:ins w:id="2281" w:author="Iijima, Akira/飯島 玲" w:date="2022-09-22T13:27:00Z">
        <w:r w:rsidRPr="007C3599">
          <w:rPr>
            <w:strike/>
            <w:rPrChange w:id="2282" w:author="Moriyama, Shoya/森山 翔也" w:date="2025-04-02T21:08:00Z">
              <w:rPr/>
            </w:rPrChange>
          </w:rPr>
          <w:t xml:space="preserve">Version </w:t>
        </w:r>
        <w:r w:rsidRPr="007C3599">
          <w:rPr>
            <w:strike/>
            <w:rPrChange w:id="2283" w:author="Moriyama, Shoya/森山 翔也" w:date="2025-04-02T21:08:00Z">
              <w:rPr/>
            </w:rPrChange>
          </w:rPr>
          <w:lastRenderedPageBreak/>
          <w:t xml:space="preserve">information which </w:t>
        </w:r>
      </w:ins>
      <w:ins w:id="2284" w:author="Iijima, Akira/飯島 玲" w:date="2022-09-22T13:28:00Z">
        <w:r w:rsidRPr="007C3599">
          <w:rPr>
            <w:strike/>
            <w:rPrChange w:id="2285" w:author="Moriyama, Shoya/森山 翔也" w:date="2025-04-02T21:08:00Z">
              <w:rPr/>
            </w:rPrChange>
          </w:rPr>
          <w:t xml:space="preserve">guarantees working with </w:t>
        </w:r>
      </w:ins>
      <w:ins w:id="2286" w:author="Iijima, Akira/飯島 玲" w:date="2022-09-22T13:29:00Z">
        <w:r w:rsidRPr="007C3599">
          <w:rPr>
            <w:strike/>
            <w:rPrChange w:id="2287" w:author="Moriyama, Shoya/森山 翔也" w:date="2025-04-02T21:08:00Z">
              <w:rPr/>
            </w:rPrChange>
          </w:rPr>
          <w:t>this map</w:t>
        </w:r>
      </w:ins>
      <w:ins w:id="2288" w:author="Iijima, Akira/飯島 玲" w:date="2022-09-22T13:28:00Z">
        <w:r w:rsidRPr="007C3599">
          <w:rPr>
            <w:strike/>
            <w:rPrChange w:id="2289" w:author="Moriyama, Shoya/森山 翔也" w:date="2025-04-02T21:08:00Z">
              <w:rPr/>
            </w:rPrChange>
          </w:rPr>
          <w:t>”</w:t>
        </w:r>
      </w:ins>
      <w:ins w:id="2290" w:author="Iijima, Akira/飯島 玲" w:date="2022-09-22T13:29:00Z">
        <w:r w:rsidRPr="007C3599">
          <w:rPr>
            <w:strike/>
            <w:rPrChange w:id="2291" w:author="Moriyama, Shoya/森山 翔也" w:date="2025-04-02T21:08:00Z">
              <w:rPr/>
            </w:rPrChange>
          </w:rPr>
          <w:t xml:space="preserve">, compare </w:t>
        </w:r>
      </w:ins>
      <w:ins w:id="2292" w:author="Iijima, Akira/飯島 玲" w:date="2022-09-22T13:30:00Z">
        <w:r w:rsidRPr="007C3599">
          <w:rPr>
            <w:strike/>
            <w:rPrChange w:id="2293" w:author="Moriyama, Shoya/森山 翔也" w:date="2025-04-02T21:08:00Z">
              <w:rPr/>
            </w:rPrChange>
          </w:rPr>
          <w:t xml:space="preserve">it </w:t>
        </w:r>
      </w:ins>
      <w:ins w:id="2294" w:author="Iijima, Akira/飯島 玲" w:date="2022-09-22T13:29:00Z">
        <w:r w:rsidRPr="007C3599">
          <w:rPr>
            <w:strike/>
            <w:rPrChange w:id="2295" w:author="Moriyama, Shoya/森山 翔也" w:date="2025-04-02T21:08:00Z">
              <w:rPr/>
            </w:rPrChange>
          </w:rPr>
          <w:t xml:space="preserve">with </w:t>
        </w:r>
      </w:ins>
      <w:ins w:id="2296" w:author="Iijima, Akira/飯島 玲" w:date="2022-09-22T13:30:00Z">
        <w:r w:rsidRPr="007C3599">
          <w:rPr>
            <w:strike/>
            <w:rPrChange w:id="2297" w:author="Moriyama, Shoya/森山 翔也" w:date="2025-04-02T21:08:00Z">
              <w:rPr/>
            </w:rPrChange>
          </w:rPr>
          <w:t xml:space="preserve">SDK version. If the SDK version is older than </w:t>
        </w:r>
      </w:ins>
      <w:ins w:id="2298" w:author="Iijima, Akira/飯島 玲" w:date="2022-09-22T13:31:00Z">
        <w:r w:rsidRPr="007C3599">
          <w:rPr>
            <w:strike/>
            <w:rPrChange w:id="2299" w:author="Moriyama, Shoya/森山 翔也" w:date="2025-04-02T21:08:00Z">
              <w:rPr/>
            </w:rPrChange>
          </w:rPr>
          <w:t>DB one’s, move to the repro screen.</w:t>
        </w:r>
      </w:ins>
      <w:ins w:id="2300" w:author="Iijima, Akira/飯島 玲" w:date="2022-09-22T13:32:00Z">
        <w:r w:rsidRPr="007C3599">
          <w:rPr>
            <w:strike/>
            <w:rPrChange w:id="2301" w:author="Moriyama, Shoya/森山 翔也" w:date="2025-04-02T21:08:00Z">
              <w:rPr>
                <w:color w:val="FF0000"/>
              </w:rPr>
            </w:rPrChange>
          </w:rPr>
          <w:t xml:space="preserve"> </w:t>
        </w:r>
        <w:del w:id="2302" w:author="Kashima, Takuya/鹿島 卓也" w:date="2022-10-20T17:15:00Z">
          <w:r w:rsidRPr="007C3599" w:rsidDel="0055673B">
            <w:rPr>
              <w:rFonts w:hint="eastAsia"/>
              <w:strike/>
              <w:rPrChange w:id="2303" w:author="Moriyama, Shoya/森山 翔也" w:date="2025-04-02T21:08:00Z">
                <w:rPr>
                  <w:rFonts w:hint="eastAsia"/>
                  <w:color w:val="FF0000"/>
                </w:rPr>
              </w:rPrChange>
            </w:rPr>
            <w:delText>▲</w:delText>
          </w:r>
          <w:r w:rsidRPr="007C3599" w:rsidDel="0055673B">
            <w:rPr>
              <w:strike/>
              <w:rPrChange w:id="2304" w:author="Moriyama, Shoya/森山 翔也" w:date="2025-04-02T21:08:00Z">
                <w:rPr>
                  <w:color w:val="FF0000"/>
                </w:rPr>
              </w:rPrChange>
            </w:rPr>
            <w:delText>1.60</w:delText>
          </w:r>
        </w:del>
      </w:ins>
    </w:p>
    <w:p w14:paraId="3A554F9E" w14:textId="28D3EC13" w:rsidR="00627158" w:rsidRPr="007C3599" w:rsidDel="00F77609" w:rsidRDefault="00627158">
      <w:pPr>
        <w:ind w:left="600"/>
        <w:rPr>
          <w:ins w:id="2305" w:author="Iijima, Akira/飯島 玲" w:date="2022-09-22T13:25:00Z"/>
          <w:del w:id="2306" w:author="Kashima, Takuya/鹿島 卓也" w:date="2022-10-27T18:53:00Z"/>
          <w:strike/>
          <w:rPrChange w:id="2307" w:author="Moriyama, Shoya/森山 翔也" w:date="2025-04-02T21:08:00Z">
            <w:rPr>
              <w:ins w:id="2308" w:author="Iijima, Akira/飯島 玲" w:date="2022-09-22T13:25:00Z"/>
              <w:del w:id="2309" w:author="Kashima, Takuya/鹿島 卓也" w:date="2022-10-27T18:53:00Z"/>
            </w:rPr>
          </w:rPrChange>
        </w:rPr>
        <w:pPrChange w:id="2310" w:author="Iijima, Akira/飯島 玲" w:date="2022-09-22T13:28:00Z">
          <w:pPr/>
        </w:pPrChange>
      </w:pPr>
    </w:p>
    <w:p w14:paraId="694A9B29" w14:textId="41AD0C8B" w:rsidR="0043125D" w:rsidRPr="007C3599" w:rsidDel="00F77609" w:rsidRDefault="00627158">
      <w:pPr>
        <w:rPr>
          <w:ins w:id="2311" w:author="Iijima, Akira/飯島 玲" w:date="2022-09-22T13:37:00Z"/>
          <w:del w:id="2312" w:author="Kashima, Takuya/鹿島 卓也" w:date="2022-10-27T18:53:00Z"/>
          <w:strike/>
          <w:rPrChange w:id="2313" w:author="Moriyama, Shoya/森山 翔也" w:date="2025-04-02T21:08:00Z">
            <w:rPr>
              <w:ins w:id="2314" w:author="Iijima, Akira/飯島 玲" w:date="2022-09-22T13:37:00Z"/>
              <w:del w:id="2315" w:author="Kashima, Takuya/鹿島 卓也" w:date="2022-10-27T18:53:00Z"/>
            </w:rPr>
          </w:rPrChange>
        </w:rPr>
      </w:pPr>
      <w:ins w:id="2316" w:author="Iijima, Akira/飯島 玲" w:date="2022-09-22T13:37:00Z">
        <w:r w:rsidRPr="007C3599">
          <w:rPr>
            <w:rFonts w:hint="eastAsia"/>
            <w:strike/>
            <w:rPrChange w:id="2317" w:author="Moriyama, Shoya/森山 翔也" w:date="2025-04-02T21:08:00Z">
              <w:rPr>
                <w:rFonts w:hint="eastAsia"/>
              </w:rPr>
            </w:rPrChange>
          </w:rPr>
          <w:t xml:space="preserve">　　</w:t>
        </w:r>
        <w:del w:id="2318" w:author="Kashima, Takuya/鹿島 卓也" w:date="2022-10-27T18:53:00Z">
          <w:r w:rsidRPr="007C3599" w:rsidDel="00F77609">
            <w:rPr>
              <w:rFonts w:hint="eastAsia"/>
              <w:strike/>
              <w:rPrChange w:id="2319" w:author="Moriyama, Shoya/森山 翔也" w:date="2025-04-02T21:08:00Z">
                <w:rPr>
                  <w:rFonts w:hint="eastAsia"/>
                </w:rPr>
              </w:rPrChange>
            </w:rPr>
            <w:delText xml:space="preserve">　　・ウクライナ販売車両であることを特定し、ウクライナ単国表示モードに遷移すること。</w:delText>
          </w:r>
        </w:del>
      </w:ins>
      <w:ins w:id="2320" w:author="Iijima, Akira/飯島 玲" w:date="2022-09-22T13:38:00Z">
        <w:del w:id="2321" w:author="Kashima, Takuya/鹿島 卓也" w:date="2022-10-27T18:53:00Z">
          <w:r w:rsidRPr="007C3599" w:rsidDel="00F77609">
            <w:rPr>
              <w:rFonts w:hint="eastAsia"/>
              <w:strike/>
              <w:rPrChange w:id="2322" w:author="Moriyama, Shoya/森山 翔也" w:date="2025-04-02T21:08:00Z">
                <w:rPr>
                  <w:rFonts w:hint="eastAsia"/>
                  <w:color w:val="FF0000"/>
                </w:rPr>
              </w:rPrChange>
            </w:rPr>
            <w:delText>▲</w:delText>
          </w:r>
          <w:r w:rsidRPr="007C3599" w:rsidDel="00F77609">
            <w:rPr>
              <w:strike/>
              <w:rPrChange w:id="2323" w:author="Moriyama, Shoya/森山 翔也" w:date="2025-04-02T21:08:00Z">
                <w:rPr>
                  <w:color w:val="FF0000"/>
                </w:rPr>
              </w:rPrChange>
            </w:rPr>
            <w:delText>1.60</w:delText>
          </w:r>
        </w:del>
      </w:ins>
    </w:p>
    <w:p w14:paraId="453B9358" w14:textId="3728A461" w:rsidR="00627158" w:rsidRPr="007C3599" w:rsidDel="00F77609" w:rsidRDefault="00627158">
      <w:pPr>
        <w:rPr>
          <w:ins w:id="2324" w:author="Iijima, Akira/飯島 玲" w:date="2022-09-22T13:38:00Z"/>
          <w:del w:id="2325" w:author="Kashima, Takuya/鹿島 卓也" w:date="2022-10-27T18:53:00Z"/>
          <w:strike/>
          <w:rPrChange w:id="2326" w:author="Moriyama, Shoya/森山 翔也" w:date="2025-04-02T21:08:00Z">
            <w:rPr>
              <w:ins w:id="2327" w:author="Iijima, Akira/飯島 玲" w:date="2022-09-22T13:38:00Z"/>
              <w:del w:id="2328" w:author="Kashima, Takuya/鹿島 卓也" w:date="2022-10-27T18:53:00Z"/>
              <w:color w:val="FF0000"/>
            </w:rPr>
          </w:rPrChange>
        </w:rPr>
      </w:pPr>
      <w:ins w:id="2329" w:author="Iijima, Akira/飯島 玲" w:date="2022-09-22T13:37:00Z">
        <w:del w:id="2330" w:author="Kashima, Takuya/鹿島 卓也" w:date="2022-10-27T18:53:00Z">
          <w:r w:rsidRPr="007C3599" w:rsidDel="00F77609">
            <w:rPr>
              <w:strike/>
              <w:rPrChange w:id="2331" w:author="Moriyama, Shoya/森山 翔也" w:date="2025-04-02T21:08:00Z">
                <w:rPr>
                  <w:color w:val="FF0000"/>
                </w:rPr>
              </w:rPrChange>
            </w:rPr>
            <w:delText>When the vehicle is sold in Ukraine, Navi move to the Ukraine mode which displays</w:delText>
          </w:r>
        </w:del>
      </w:ins>
    </w:p>
    <w:p w14:paraId="6D086FA0" w14:textId="32103C29" w:rsidR="00627158" w:rsidRPr="007C3599" w:rsidRDefault="00627158">
      <w:pPr>
        <w:ind w:left="600"/>
        <w:rPr>
          <w:ins w:id="2332" w:author="Iijima, Akira/飯島 玲" w:date="2022-09-22T13:38:00Z"/>
          <w:strike/>
          <w:rPrChange w:id="2333" w:author="Moriyama, Shoya/森山 翔也" w:date="2025-04-02T21:08:00Z">
            <w:rPr>
              <w:ins w:id="2334" w:author="Iijima, Akira/飯島 玲" w:date="2022-09-22T13:38:00Z"/>
              <w:color w:val="FF0000"/>
            </w:rPr>
          </w:rPrChange>
        </w:rPr>
        <w:pPrChange w:id="2335" w:author="Kashima, Takuya/鹿島 卓也" w:date="2022-10-27T18:53:00Z">
          <w:pPr/>
        </w:pPrChange>
      </w:pPr>
      <w:ins w:id="2336" w:author="Iijima, Akira/飯島 玲" w:date="2022-09-22T13:37:00Z">
        <w:del w:id="2337" w:author="Kashima, Takuya/鹿島 卓也" w:date="2022-10-27T18:53:00Z">
          <w:r w:rsidRPr="007C3599" w:rsidDel="00F77609">
            <w:rPr>
              <w:strike/>
              <w:rPrChange w:id="2338" w:author="Moriyama, Shoya/森山 翔也" w:date="2025-04-02T21:08:00Z">
                <w:rPr>
                  <w:color w:val="FF0000"/>
                </w:rPr>
              </w:rPrChange>
            </w:rPr>
            <w:delText>only Ukraine map.</w:delText>
          </w:r>
        </w:del>
      </w:ins>
      <w:ins w:id="2339" w:author="Iijima, Akira/飯島 玲" w:date="2022-09-22T13:38:00Z">
        <w:del w:id="2340" w:author="Kashima, Takuya/鹿島 卓也" w:date="2022-10-27T18:53:00Z">
          <w:r w:rsidRPr="007C3599" w:rsidDel="00F77609">
            <w:rPr>
              <w:strike/>
              <w:rPrChange w:id="2341" w:author="Moriyama, Shoya/森山 翔也" w:date="2025-04-02T21:08:00Z">
                <w:rPr>
                  <w:color w:val="FF0000"/>
                </w:rPr>
              </w:rPrChange>
            </w:rPr>
            <w:delText xml:space="preserve"> </w:delText>
          </w:r>
        </w:del>
        <w:del w:id="2342" w:author="Kashima, Takuya/鹿島 卓也" w:date="2022-10-20T16:33:00Z">
          <w:r w:rsidRPr="007C3599" w:rsidDel="008B106C">
            <w:rPr>
              <w:rFonts w:hint="eastAsia"/>
              <w:strike/>
              <w:rPrChange w:id="2343" w:author="Moriyama, Shoya/森山 翔也" w:date="2025-04-02T21:08:00Z">
                <w:rPr>
                  <w:rFonts w:hint="eastAsia"/>
                  <w:color w:val="FF0000"/>
                </w:rPr>
              </w:rPrChange>
            </w:rPr>
            <w:delText>▼</w:delText>
          </w:r>
          <w:r w:rsidRPr="007C3599" w:rsidDel="008B106C">
            <w:rPr>
              <w:strike/>
              <w:rPrChange w:id="2344" w:author="Moriyama, Shoya/森山 翔也" w:date="2025-04-02T21:08:00Z">
                <w:rPr>
                  <w:color w:val="FF0000"/>
                </w:rPr>
              </w:rPrChange>
            </w:rPr>
            <w:delText xml:space="preserve">R </w:delText>
          </w:r>
        </w:del>
        <w:del w:id="2345" w:author="Kashima, Takuya/鹿島 卓也" w:date="2022-10-20T17:15:00Z">
          <w:r w:rsidRPr="007C3599" w:rsidDel="0055673B">
            <w:rPr>
              <w:rFonts w:hint="eastAsia"/>
              <w:strike/>
              <w:rPrChange w:id="2346" w:author="Moriyama, Shoya/森山 翔也" w:date="2025-04-02T21:08:00Z">
                <w:rPr>
                  <w:rFonts w:hint="eastAsia"/>
                  <w:color w:val="FF0000"/>
                </w:rPr>
              </w:rPrChange>
            </w:rPr>
            <w:delText>▲</w:delText>
          </w:r>
        </w:del>
        <w:del w:id="2347" w:author="Kashima, Takuya/鹿島 卓也" w:date="2022-10-20T17:14:00Z">
          <w:r w:rsidRPr="007C3599" w:rsidDel="0055673B">
            <w:rPr>
              <w:strike/>
              <w:rPrChange w:id="2348" w:author="Moriyama, Shoya/森山 翔也" w:date="2025-04-02T21:08:00Z">
                <w:rPr>
                  <w:color w:val="FF0000"/>
                </w:rPr>
              </w:rPrChange>
            </w:rPr>
            <w:delText>1.60</w:delText>
          </w:r>
        </w:del>
      </w:ins>
    </w:p>
    <w:p w14:paraId="0B2C9352" w14:textId="77777777" w:rsidR="00627158" w:rsidRPr="007C3599" w:rsidRDefault="00627158">
      <w:pPr>
        <w:ind w:firstLineChars="300" w:firstLine="600"/>
        <w:rPr>
          <w:strike/>
          <w:rPrChange w:id="2349" w:author="Moriyama, Shoya/森山 翔也" w:date="2025-04-02T21:08:00Z">
            <w:rPr/>
          </w:rPrChange>
        </w:rPr>
        <w:pPrChange w:id="2350" w:author="Iijima, Akira/飯島 玲" w:date="2022-09-22T13:38:00Z">
          <w:pPr/>
        </w:pPrChange>
      </w:pPr>
    </w:p>
    <w:p w14:paraId="5EC922C5" w14:textId="204C46FD" w:rsidR="00F917F0" w:rsidRPr="007C3599" w:rsidRDefault="00F917F0" w:rsidP="00F917F0">
      <w:pPr>
        <w:rPr>
          <w:strike/>
          <w:lang w:val="en"/>
          <w:rPrChange w:id="2351" w:author="Moriyama, Shoya/森山 翔也" w:date="2025-04-02T21:08:00Z">
            <w:rPr>
              <w:lang w:val="en"/>
            </w:rPr>
          </w:rPrChange>
        </w:rPr>
      </w:pPr>
      <w:r w:rsidRPr="007C3599">
        <w:rPr>
          <w:strike/>
          <w:lang w:val="en"/>
          <w:rPrChange w:id="2352" w:author="Moriyama, Shoya/森山 翔也" w:date="2025-04-02T21:08:00Z">
            <w:rPr>
              <w:lang w:val="en"/>
            </w:rPr>
          </w:rPrChange>
        </w:rPr>
        <w:t xml:space="preserve">▲1.10 </w:t>
      </w:r>
      <w:ins w:id="2353" w:author="Kashima, Takuya/鹿島 卓也" w:date="2022-11-22T16:53:00Z">
        <w:r w:rsidR="00820640" w:rsidRPr="007C3599">
          <w:rPr>
            <w:rStyle w:val="error"/>
            <w:strike/>
            <w:rPrChange w:id="2354" w:author="Moriyama, Shoya/森山 翔也" w:date="2025-04-02T21:08:00Z">
              <w:rPr>
                <w:rStyle w:val="error"/>
                <w:color w:val="FF0000"/>
              </w:rPr>
            </w:rPrChange>
          </w:rPr>
          <w:t>[EU/AU]</w:t>
        </w:r>
        <w:r w:rsidR="00820640" w:rsidRPr="007C3599" w:rsidDel="00820640">
          <w:rPr>
            <w:strike/>
            <w:lang w:val="en"/>
            <w:rPrChange w:id="2355" w:author="Moriyama, Shoya/森山 翔也" w:date="2025-04-02T21:08:00Z">
              <w:rPr>
                <w:lang w:val="en"/>
              </w:rPr>
            </w:rPrChange>
          </w:rPr>
          <w:t xml:space="preserve"> </w:t>
        </w:r>
      </w:ins>
      <w:ins w:id="2356" w:author="Kashima, Takuya/鹿島 卓也" w:date="2022-11-22T16:54:00Z">
        <w:r w:rsidR="00820640" w:rsidRPr="007C3599">
          <w:rPr>
            <w:rFonts w:hint="eastAsia"/>
            <w:strike/>
            <w:lang w:val="en"/>
            <w:rPrChange w:id="2357" w:author="Moriyama, Shoya/森山 翔也" w:date="2025-04-02T21:08:00Z">
              <w:rPr>
                <w:rFonts w:hint="eastAsia"/>
                <w:lang w:val="en"/>
              </w:rPr>
            </w:rPrChange>
          </w:rPr>
          <w:t>▲</w:t>
        </w:r>
        <w:r w:rsidR="00820640" w:rsidRPr="007C3599">
          <w:rPr>
            <w:strike/>
            <w:lang w:val="en"/>
            <w:rPrChange w:id="2358" w:author="Moriyama, Shoya/森山 翔也" w:date="2025-04-02T21:08:00Z">
              <w:rPr>
                <w:lang w:val="en"/>
              </w:rPr>
            </w:rPrChange>
          </w:rPr>
          <w:t>Ver1.60 Phase2</w:t>
        </w:r>
      </w:ins>
      <w:del w:id="2359" w:author="Kashima, Takuya/鹿島 卓也" w:date="2022-11-22T16:53:00Z">
        <w:r w:rsidRPr="007C3599" w:rsidDel="00820640">
          <w:rPr>
            <w:strike/>
            <w:lang w:val="en"/>
            <w:rPrChange w:id="2360" w:author="Moriyama, Shoya/森山 翔也" w:date="2025-04-02T21:08:00Z">
              <w:rPr>
                <w:lang w:val="en"/>
              </w:rPr>
            </w:rPrChange>
          </w:rPr>
          <w:delText>[EU]</w:delText>
        </w:r>
      </w:del>
    </w:p>
    <w:p w14:paraId="6547CA6A" w14:textId="77777777" w:rsidR="00F917F0" w:rsidRPr="007C3599" w:rsidRDefault="00F917F0" w:rsidP="00F917F0">
      <w:pPr>
        <w:ind w:firstLineChars="200" w:firstLine="400"/>
        <w:rPr>
          <w:b/>
          <w:bCs/>
          <w:strike/>
          <w:rPrChange w:id="2361" w:author="Moriyama, Shoya/森山 翔也" w:date="2025-04-02T21:08:00Z">
            <w:rPr>
              <w:b/>
              <w:bCs/>
            </w:rPr>
          </w:rPrChange>
        </w:rPr>
      </w:pPr>
      <w:r w:rsidRPr="007C3599">
        <w:rPr>
          <w:b/>
          <w:bCs/>
          <w:strike/>
          <w:lang w:val="en"/>
          <w:rPrChange w:id="2362" w:author="Moriyama, Shoya/森山 翔也" w:date="2025-04-02T21:08:00Z">
            <w:rPr>
              <w:b/>
              <w:bCs/>
              <w:lang w:val="en"/>
            </w:rPr>
          </w:rPrChange>
        </w:rPr>
        <w:t>Full Update by USB</w:t>
      </w:r>
    </w:p>
    <w:p w14:paraId="0E2D1F19" w14:textId="19DF9E15" w:rsidR="00F917F0" w:rsidRPr="007C3599" w:rsidRDefault="00D945EB" w:rsidP="00F917F0">
      <w:pPr>
        <w:numPr>
          <w:ilvl w:val="0"/>
          <w:numId w:val="60"/>
        </w:numPr>
        <w:rPr>
          <w:strike/>
          <w:rPrChange w:id="2363" w:author="Moriyama, Shoya/森山 翔也" w:date="2025-04-02T21:08:00Z">
            <w:rPr/>
          </w:rPrChange>
        </w:rPr>
      </w:pPr>
      <w:r w:rsidRPr="007C3599">
        <w:rPr>
          <w:strike/>
          <w:lang w:val="en"/>
          <w:rPrChange w:id="2364" w:author="Moriyama, Shoya/森山 翔也" w:date="2025-04-02T21:08:00Z">
            <w:rPr>
              <w:lang w:val="en"/>
            </w:rPr>
          </w:rPrChange>
        </w:rPr>
        <w:t xml:space="preserve">[EU] </w:t>
      </w:r>
      <w:r w:rsidR="00F917F0" w:rsidRPr="007C3599">
        <w:rPr>
          <w:strike/>
          <w:lang w:val="en"/>
          <w:rPrChange w:id="2365" w:author="Moriyama, Shoya/森山 翔也" w:date="2025-04-02T21:08:00Z">
            <w:rPr>
              <w:lang w:val="en"/>
            </w:rPr>
          </w:rPrChange>
        </w:rPr>
        <w:t>On a computer browse to ESTORE application</w:t>
      </w:r>
      <w:ins w:id="2366" w:author="Kashima, Takuya/鹿島 卓也" w:date="2022-11-22T16:54:00Z">
        <w:r w:rsidR="00820640" w:rsidRPr="007C3599">
          <w:rPr>
            <w:strike/>
            <w:lang w:val="en"/>
          </w:rPr>
          <w:t xml:space="preserve"> o</w:t>
        </w:r>
        <w:proofErr w:type="spellStart"/>
        <w:r w:rsidR="00820640" w:rsidRPr="007C3599">
          <w:rPr>
            <w:strike/>
            <w:rPrChange w:id="2367" w:author="Moriyama, Shoya/森山 翔也" w:date="2025-04-02T21:08:00Z">
              <w:rPr>
                <w:color w:val="DE350B"/>
              </w:rPr>
            </w:rPrChange>
          </w:rPr>
          <w:t>nline</w:t>
        </w:r>
        <w:proofErr w:type="spellEnd"/>
        <w:r w:rsidR="00820640" w:rsidRPr="007C3599">
          <w:rPr>
            <w:strike/>
            <w:rPrChange w:id="2368" w:author="Moriyama, Shoya/森山 翔也" w:date="2025-04-02T21:08:00Z">
              <w:rPr>
                <w:color w:val="DE350B"/>
              </w:rPr>
            </w:rPrChange>
          </w:rPr>
          <w:t xml:space="preserve"> store appl</w:t>
        </w:r>
        <w:r w:rsidR="00820640" w:rsidRPr="007C3599">
          <w:rPr>
            <w:strike/>
            <w:rPrChange w:id="2369" w:author="Moriyama, Shoya/森山 翔也" w:date="2025-04-02T21:08:00Z">
              <w:rPr>
                <w:color w:val="FF0000"/>
              </w:rPr>
            </w:rPrChange>
          </w:rPr>
          <w:t>ication online</w:t>
        </w:r>
      </w:ins>
      <w:ins w:id="2370" w:author="Kashima, Takuya/鹿島 卓也" w:date="2022-11-22T16:55:00Z">
        <w:r w:rsidR="00820640" w:rsidRPr="007C3599">
          <w:rPr>
            <w:strike/>
            <w:rPrChange w:id="2371" w:author="Moriyama, Shoya/森山 翔也" w:date="2025-04-02T21:08:00Z">
              <w:rPr>
                <w:color w:val="FF0000"/>
              </w:rPr>
            </w:rPrChange>
          </w:rPr>
          <w:t xml:space="preserve"> (e.g.: in case of EU, </w:t>
        </w:r>
      </w:ins>
      <w:ins w:id="2372" w:author="Kashima, Takuya/鹿島 卓也" w:date="2022-11-22T16:54:00Z">
        <w:r w:rsidR="00820640" w:rsidRPr="007C3599">
          <w:rPr>
            <w:strike/>
            <w:rPrChange w:id="2373" w:author="Moriyama, Shoya/森山 翔也" w:date="2025-04-02T21:08:00Z">
              <w:rPr>
                <w:color w:val="DE350B"/>
              </w:rPr>
            </w:rPrChange>
          </w:rPr>
          <w:t>E-store</w:t>
        </w:r>
      </w:ins>
      <w:ins w:id="2374" w:author="Kashima, Takuya/鹿島 卓也" w:date="2022-11-22T16:56:00Z">
        <w:r w:rsidR="001D06D8" w:rsidRPr="007C3599">
          <w:rPr>
            <w:strike/>
            <w:rPrChange w:id="2375" w:author="Moriyama, Shoya/森山 翔也" w:date="2025-04-02T21:08:00Z">
              <w:rPr>
                <w:color w:val="FF0000"/>
              </w:rPr>
            </w:rPrChange>
          </w:rPr>
          <w:t>/</w:t>
        </w:r>
        <w:proofErr w:type="spellStart"/>
        <w:r w:rsidR="001D06D8" w:rsidRPr="007C3599">
          <w:rPr>
            <w:strike/>
            <w:rPrChange w:id="2376" w:author="Moriyama, Shoya/森山 翔也" w:date="2025-04-02T21:08:00Z">
              <w:rPr>
                <w:color w:val="FF0000"/>
              </w:rPr>
            </w:rPrChange>
          </w:rPr>
          <w:t>Tech</w:t>
        </w:r>
      </w:ins>
      <w:ins w:id="2377" w:author="Kashima, Takuya/鹿島 卓也" w:date="2022-11-22T17:01:00Z">
        <w:r w:rsidR="001D06D8" w:rsidRPr="007C3599">
          <w:rPr>
            <w:strike/>
            <w:rPrChange w:id="2378" w:author="Moriyama, Shoya/森山 翔也" w:date="2025-04-02T21:08:00Z">
              <w:rPr>
                <w:color w:val="FF0000"/>
              </w:rPr>
            </w:rPrChange>
          </w:rPr>
          <w:t>D</w:t>
        </w:r>
      </w:ins>
      <w:ins w:id="2379" w:author="Kashima, Takuya/鹿島 卓也" w:date="2022-11-22T16:56:00Z">
        <w:r w:rsidR="00820640" w:rsidRPr="007C3599">
          <w:rPr>
            <w:strike/>
            <w:rPrChange w:id="2380" w:author="Moriyama, Shoya/森山 翔也" w:date="2025-04-02T21:08:00Z">
              <w:rPr>
                <w:color w:val="FF0000"/>
              </w:rPr>
            </w:rPrChange>
          </w:rPr>
          <w:t>oc</w:t>
        </w:r>
      </w:ins>
      <w:proofErr w:type="spellEnd"/>
      <w:ins w:id="2381" w:author="Kashima, Takuya/鹿島 卓也" w:date="2022-11-22T16:55:00Z">
        <w:r w:rsidR="00820640" w:rsidRPr="007C3599">
          <w:rPr>
            <w:strike/>
            <w:rPrChange w:id="2382" w:author="Moriyama, Shoya/森山 翔也" w:date="2025-04-02T21:08:00Z">
              <w:rPr>
                <w:color w:val="FF0000"/>
              </w:rPr>
            </w:rPrChange>
          </w:rPr>
          <w:t>)</w:t>
        </w:r>
      </w:ins>
    </w:p>
    <w:p w14:paraId="6F051D89" w14:textId="4C8DB3B6" w:rsidR="00D945EB" w:rsidRPr="007C3599" w:rsidRDefault="00D945EB">
      <w:pPr>
        <w:ind w:left="840"/>
        <w:rPr>
          <w:ins w:id="2383" w:author="Anna Shelukha (TMNA)" w:date="2023-03-22T12:01:00Z"/>
          <w:strike/>
          <w:lang w:val="en"/>
          <w:rPrChange w:id="2384" w:author="Moriyama, Shoya/森山 翔也" w:date="2025-04-02T21:08:00Z">
            <w:rPr>
              <w:ins w:id="2385" w:author="Anna Shelukha (TMNA)" w:date="2023-03-22T12:01:00Z"/>
              <w:strike/>
              <w:color w:val="FF0000"/>
              <w:lang w:val="en"/>
            </w:rPr>
          </w:rPrChange>
        </w:rPr>
      </w:pPr>
      <w:r w:rsidRPr="007C3599">
        <w:rPr>
          <w:strike/>
          <w:lang w:val="en"/>
          <w:rPrChange w:id="2386" w:author="Moriyama, Shoya/森山 翔也" w:date="2025-04-02T21:08:00Z">
            <w:rPr>
              <w:lang w:val="en"/>
            </w:rPr>
          </w:rPrChange>
        </w:rPr>
        <w:t>[NA/AU] On a computer browse to online store application</w:t>
      </w:r>
    </w:p>
    <w:p w14:paraId="1FB3C860" w14:textId="7176711D" w:rsidR="00E214A1" w:rsidRPr="007C3599" w:rsidRDefault="00E214A1" w:rsidP="00E214A1">
      <w:pPr>
        <w:rPr>
          <w:ins w:id="2387" w:author="Anna Shelukha (TMNA)" w:date="2023-03-22T12:02:00Z"/>
          <w:lang w:val="en"/>
          <w:rPrChange w:id="2388" w:author="Moriyama, Shoya/森山 翔也" w:date="2025-04-02T21:08:00Z">
            <w:rPr>
              <w:ins w:id="2389" w:author="Anna Shelukha (TMNA)" w:date="2023-03-22T12:02:00Z"/>
              <w:color w:val="000000" w:themeColor="text1"/>
              <w:lang w:val="en"/>
            </w:rPr>
          </w:rPrChange>
        </w:rPr>
      </w:pPr>
      <w:ins w:id="2390" w:author="Anna Shelukha (TMNA)" w:date="2023-03-22T12:01:00Z">
        <w:r w:rsidRPr="007C3599">
          <w:rPr>
            <w:rFonts w:hint="eastAsia"/>
            <w:lang w:val="en"/>
            <w:rPrChange w:id="2391" w:author="Moriyama, Shoya/森山 翔也" w:date="2025-04-02T21:08:00Z">
              <w:rPr>
                <w:rFonts w:ascii="Segoe UI" w:hAnsi="Segoe UI" w:cs="Segoe UI" w:hint="eastAsia"/>
                <w:color w:val="172B4D"/>
                <w:sz w:val="21"/>
                <w:szCs w:val="21"/>
                <w:shd w:val="clear" w:color="auto" w:fill="FFFFFF"/>
              </w:rPr>
            </w:rPrChange>
          </w:rPr>
          <w:t>▲</w:t>
        </w:r>
        <w:r w:rsidRPr="007C3599">
          <w:rPr>
            <w:lang w:val="en"/>
            <w:rPrChange w:id="2392" w:author="Moriyama, Shoya/森山 翔也" w:date="2025-04-02T21:08:00Z">
              <w:rPr>
                <w:rFonts w:ascii="Segoe UI" w:hAnsi="Segoe UI" w:cs="Segoe UI"/>
                <w:color w:val="172B4D"/>
                <w:sz w:val="21"/>
                <w:szCs w:val="21"/>
                <w:shd w:val="clear" w:color="auto" w:fill="FFFFFF"/>
              </w:rPr>
            </w:rPrChange>
          </w:rPr>
          <w:t>1.</w:t>
        </w:r>
      </w:ins>
      <w:ins w:id="2393" w:author="Anna Shelukha (TMNA)" w:date="2023-03-22T12:03:00Z">
        <w:r w:rsidRPr="007C3599">
          <w:rPr>
            <w:lang w:val="en"/>
            <w:rPrChange w:id="2394" w:author="Moriyama, Shoya/森山 翔也" w:date="2025-04-02T21:08:00Z">
              <w:rPr>
                <w:color w:val="FF0000"/>
                <w:lang w:val="en"/>
              </w:rPr>
            </w:rPrChange>
          </w:rPr>
          <w:t>71</w:t>
        </w:r>
      </w:ins>
      <w:ins w:id="2395" w:author="Anna Shelukha (TMNA)" w:date="2023-03-22T12:01:00Z">
        <w:r w:rsidRPr="007C3599">
          <w:rPr>
            <w:lang w:val="en"/>
            <w:rPrChange w:id="2396" w:author="Moriyama, Shoya/森山 翔也" w:date="2025-04-02T21:08:00Z">
              <w:rPr>
                <w:rFonts w:ascii="Segoe UI" w:hAnsi="Segoe UI" w:cs="Segoe UI"/>
                <w:color w:val="172B4D"/>
                <w:sz w:val="21"/>
                <w:szCs w:val="21"/>
                <w:shd w:val="clear" w:color="auto" w:fill="FFFFFF"/>
              </w:rPr>
            </w:rPrChange>
          </w:rPr>
          <w:t> </w:t>
        </w:r>
        <w:r w:rsidRPr="007C3599">
          <w:rPr>
            <w:lang w:val="en"/>
            <w:rPrChange w:id="2397" w:author="Moriyama, Shoya/森山 翔也" w:date="2025-04-02T21:08:00Z">
              <w:rPr>
                <w:rStyle w:val="error"/>
                <w:rFonts w:ascii="Segoe UI" w:hAnsi="Segoe UI" w:cs="Segoe UI"/>
                <w:color w:val="172B4D"/>
                <w:sz w:val="21"/>
                <w:szCs w:val="21"/>
                <w:shd w:val="clear" w:color="auto" w:fill="FFFFFF"/>
              </w:rPr>
            </w:rPrChange>
          </w:rPr>
          <w:t>[EU/AU]</w:t>
        </w:r>
        <w:r w:rsidRPr="007C3599">
          <w:rPr>
            <w:lang w:val="en"/>
            <w:rPrChange w:id="2398" w:author="Moriyama, Shoya/森山 翔也" w:date="2025-04-02T21:08:00Z">
              <w:rPr>
                <w:rFonts w:ascii="Segoe UI" w:hAnsi="Segoe UI" w:cs="Segoe UI"/>
                <w:color w:val="172B4D"/>
                <w:sz w:val="21"/>
                <w:szCs w:val="21"/>
              </w:rPr>
            </w:rPrChange>
          </w:rPr>
          <w:br/>
        </w:r>
        <w:r w:rsidRPr="007C3599">
          <w:rPr>
            <w:rFonts w:hint="eastAsia"/>
            <w:lang w:val="en"/>
            <w:rPrChange w:id="2399" w:author="Moriyama, Shoya/森山 翔也" w:date="2025-04-02T21:08:00Z">
              <w:rPr>
                <w:rFonts w:ascii="Segoe UI" w:hAnsi="Segoe UI" w:cs="Segoe UI" w:hint="eastAsia"/>
                <w:color w:val="172B4D"/>
                <w:sz w:val="21"/>
                <w:szCs w:val="21"/>
                <w:shd w:val="clear" w:color="auto" w:fill="FFFFFF"/>
              </w:rPr>
            </w:rPrChange>
          </w:rPr>
          <w:t xml:space="preserve">　　</w:t>
        </w:r>
        <w:r w:rsidRPr="007C3599">
          <w:rPr>
            <w:b/>
            <w:bCs/>
            <w:lang w:val="en"/>
            <w:rPrChange w:id="2400" w:author="Moriyama, Shoya/森山 翔也" w:date="2025-04-02T21:08:00Z">
              <w:rPr>
                <w:rFonts w:ascii="Segoe UI" w:hAnsi="Segoe UI" w:cs="Segoe UI"/>
                <w:color w:val="172B4D"/>
                <w:sz w:val="21"/>
                <w:szCs w:val="21"/>
                <w:shd w:val="clear" w:color="auto" w:fill="FFFFFF"/>
              </w:rPr>
            </w:rPrChange>
          </w:rPr>
          <w:t>Full Update by USB</w:t>
        </w:r>
      </w:ins>
    </w:p>
    <w:p w14:paraId="73343D95" w14:textId="629FDB64" w:rsidR="00E214A1" w:rsidRPr="007C3599" w:rsidRDefault="00E214A1">
      <w:pPr>
        <w:ind w:firstLine="420"/>
        <w:rPr>
          <w:lang w:val="en"/>
          <w:rPrChange w:id="2401" w:author="Moriyama, Shoya/森山 翔也" w:date="2025-04-02T21:08:00Z">
            <w:rPr/>
          </w:rPrChange>
        </w:rPr>
        <w:pPrChange w:id="2402" w:author="Anna Shelukha (TMNA)" w:date="2023-03-22T12:02:00Z">
          <w:pPr>
            <w:numPr>
              <w:numId w:val="60"/>
            </w:numPr>
            <w:ind w:left="840" w:hanging="420"/>
          </w:pPr>
        </w:pPrChange>
      </w:pPr>
      <w:ins w:id="2403" w:author="Anna Shelukha (TMNA)" w:date="2023-03-22T12:02:00Z">
        <w:r w:rsidRPr="007C3599">
          <w:rPr>
            <w:lang w:val="en"/>
            <w:rPrChange w:id="2404" w:author="Moriyama, Shoya/森山 翔也" w:date="2025-04-02T21:08:00Z">
              <w:rPr>
                <w:color w:val="000000" w:themeColor="text1"/>
                <w:lang w:val="en"/>
              </w:rPr>
            </w:rPrChange>
          </w:rPr>
          <w:t>① On computer browse to online store application: E-store</w:t>
        </w:r>
      </w:ins>
    </w:p>
    <w:p w14:paraId="740ECCB5" w14:textId="074663AD" w:rsidR="00F917F0" w:rsidRPr="007C3599" w:rsidRDefault="00F917F0" w:rsidP="00F917F0">
      <w:pPr>
        <w:numPr>
          <w:ilvl w:val="0"/>
          <w:numId w:val="60"/>
        </w:numPr>
        <w:ind w:left="704" w:hanging="284"/>
      </w:pPr>
      <w:r w:rsidRPr="007C3599">
        <w:rPr>
          <w:lang w:val="en"/>
        </w:rPr>
        <w:t xml:space="preserve">Authenticate </w:t>
      </w:r>
      <w:r w:rsidR="00883AFD" w:rsidRPr="007C3599">
        <w:rPr>
          <w:lang w:val="en"/>
        </w:rPr>
        <w:t>as</w:t>
      </w:r>
      <w:r w:rsidRPr="007C3599">
        <w:rPr>
          <w:lang w:val="en"/>
        </w:rPr>
        <w:t xml:space="preserve"> user and </w:t>
      </w:r>
      <w:r w:rsidR="00883AFD" w:rsidRPr="007C3599">
        <w:rPr>
          <w:lang w:val="en"/>
        </w:rPr>
        <w:t xml:space="preserve">select </w:t>
      </w:r>
      <w:r w:rsidRPr="007C3599">
        <w:rPr>
          <w:lang w:val="en"/>
        </w:rPr>
        <w:t>map version</w:t>
      </w:r>
    </w:p>
    <w:p w14:paraId="76D038A8" w14:textId="77777777" w:rsidR="00F917F0" w:rsidRPr="007C3599" w:rsidRDefault="00F917F0" w:rsidP="00F917F0">
      <w:pPr>
        <w:numPr>
          <w:ilvl w:val="0"/>
          <w:numId w:val="60"/>
        </w:numPr>
        <w:ind w:left="704" w:hanging="284"/>
      </w:pPr>
      <w:r w:rsidRPr="007C3599">
        <w:rPr>
          <w:lang w:val="en"/>
        </w:rPr>
        <w:t>Download and save new map version to USB</w:t>
      </w:r>
    </w:p>
    <w:p w14:paraId="2D1A7D71" w14:textId="77777777" w:rsidR="00F917F0" w:rsidRPr="007C3599" w:rsidRDefault="00F917F0" w:rsidP="00F917F0">
      <w:pPr>
        <w:numPr>
          <w:ilvl w:val="0"/>
          <w:numId w:val="60"/>
        </w:numPr>
        <w:ind w:left="704" w:hanging="284"/>
      </w:pPr>
      <w:r w:rsidRPr="007C3599">
        <w:t>Insert USB in vehicle USB drive and begin update of HU maps</w:t>
      </w:r>
    </w:p>
    <w:p w14:paraId="6C4B2DFE" w14:textId="77777777" w:rsidR="00F917F0" w:rsidRPr="007C3599" w:rsidRDefault="00F917F0" w:rsidP="00F917F0">
      <w:pPr>
        <w:numPr>
          <w:ilvl w:val="0"/>
          <w:numId w:val="60"/>
        </w:numPr>
        <w:ind w:left="704" w:hanging="284"/>
      </w:pPr>
      <w:r w:rsidRPr="007C3599">
        <w:rPr>
          <w:lang w:val="en"/>
        </w:rPr>
        <w:t>When the update is complete, notify navigation that the update is complete</w:t>
      </w:r>
    </w:p>
    <w:p w14:paraId="1B30503A" w14:textId="52E20104" w:rsidR="00F917F0" w:rsidRPr="007C3599" w:rsidRDefault="00F917F0" w:rsidP="00F917F0">
      <w:pPr>
        <w:ind w:left="420"/>
      </w:pPr>
      <w:r w:rsidRPr="007C3599">
        <w:t>* If software update is required, perform before (4) works</w:t>
      </w:r>
    </w:p>
    <w:p w14:paraId="27828ABA" w14:textId="77777777" w:rsidR="00F917F0" w:rsidRPr="007C3599" w:rsidRDefault="00F917F0" w:rsidP="00F917F0">
      <w:pPr>
        <w:ind w:left="420"/>
      </w:pPr>
      <w:r w:rsidRPr="007C3599">
        <w:t>* After the operation of (4) starts, it operates without user operation until the update is completed.</w:t>
      </w:r>
    </w:p>
    <w:p w14:paraId="5610CA40" w14:textId="610DBFE0" w:rsidR="00F917F0" w:rsidRPr="007C3599" w:rsidDel="00F7178C" w:rsidRDefault="00F917F0" w:rsidP="00F917F0">
      <w:pPr>
        <w:ind w:left="420"/>
        <w:rPr>
          <w:del w:id="2405" w:author="Anna Shelukha (TMNA)" w:date="2023-03-14T18:42:00Z"/>
          <w:lang w:val="en"/>
        </w:rPr>
      </w:pPr>
      <w:r w:rsidRPr="007C3599">
        <w:rPr>
          <w:lang w:val="en"/>
        </w:rPr>
        <w:t>* For eligible countries in the map package, it is possible to add / remove even for tailoring without centers</w:t>
      </w:r>
    </w:p>
    <w:p w14:paraId="6786CBF7" w14:textId="378DBD30" w:rsidR="00F917F0" w:rsidRPr="007C3599" w:rsidDel="00F7178C" w:rsidRDefault="00F917F0" w:rsidP="00F917F0">
      <w:pPr>
        <w:ind w:left="420"/>
        <w:rPr>
          <w:del w:id="2406" w:author="Anna Shelukha (TMNA)" w:date="2023-03-14T18:42:00Z"/>
          <w:lang w:val="en"/>
        </w:rPr>
      </w:pPr>
    </w:p>
    <w:p w14:paraId="0D28B2E8" w14:textId="796D6D59" w:rsidR="00E157E1" w:rsidRPr="007C3599" w:rsidDel="00F7178C" w:rsidRDefault="00E157E1" w:rsidP="00E157E1">
      <w:pPr>
        <w:rPr>
          <w:ins w:id="2407" w:author="Yazid Kadir (TMS)" w:date="2023-01-11T11:49:00Z"/>
          <w:del w:id="2408" w:author="Anna Shelukha (TMNA)" w:date="2023-03-14T18:42:00Z"/>
          <w:lang w:val="en"/>
          <w:rPrChange w:id="2409" w:author="Moriyama, Shoya/森山 翔也" w:date="2025-04-02T21:08:00Z">
            <w:rPr>
              <w:ins w:id="2410" w:author="Yazid Kadir (TMS)" w:date="2023-01-11T11:49:00Z"/>
              <w:del w:id="2411" w:author="Anna Shelukha (TMNA)" w:date="2023-03-14T18:42:00Z"/>
              <w:color w:val="FF0000"/>
              <w:lang w:val="en"/>
            </w:rPr>
          </w:rPrChange>
        </w:rPr>
      </w:pPr>
      <w:ins w:id="2412" w:author="Yazid Kadir (TMS)" w:date="2023-01-11T11:49:00Z">
        <w:del w:id="2413" w:author="Anna Shelukha (TMNA)" w:date="2023-03-14T18:42:00Z">
          <w:r w:rsidRPr="007C3599" w:rsidDel="00F7178C">
            <w:rPr>
              <w:lang w:val="en"/>
              <w:rPrChange w:id="2414" w:author="Moriyama, Shoya/森山 翔也" w:date="2025-04-02T21:08:00Z">
                <w:rPr>
                  <w:color w:val="FF0000"/>
                  <w:lang w:val="en"/>
                </w:rPr>
              </w:rPrChange>
            </w:rPr>
            <w:delText>▲Ver1.70_Draft</w:delText>
          </w:r>
        </w:del>
      </w:ins>
    </w:p>
    <w:p w14:paraId="27B8D89A" w14:textId="50D72123" w:rsidR="00E157E1" w:rsidRPr="007C3599" w:rsidDel="00F7178C" w:rsidRDefault="00E157E1" w:rsidP="00E157E1">
      <w:pPr>
        <w:rPr>
          <w:ins w:id="2415" w:author="Yazid Kadir (TMS)" w:date="2023-01-11T11:49:00Z"/>
          <w:del w:id="2416" w:author="Anna Shelukha (TMNA)" w:date="2023-03-14T18:42:00Z"/>
          <w:lang w:val="en"/>
          <w:rPrChange w:id="2417" w:author="Moriyama, Shoya/森山 翔也" w:date="2025-04-02T21:08:00Z">
            <w:rPr>
              <w:ins w:id="2418" w:author="Yazid Kadir (TMS)" w:date="2023-01-11T11:49:00Z"/>
              <w:del w:id="2419" w:author="Anna Shelukha (TMNA)" w:date="2023-03-14T18:42:00Z"/>
              <w:color w:val="FF0000"/>
              <w:lang w:val="en"/>
            </w:rPr>
          </w:rPrChange>
        </w:rPr>
      </w:pPr>
      <w:ins w:id="2420" w:author="Yazid Kadir (TMS)" w:date="2023-01-11T11:49:00Z">
        <w:del w:id="2421" w:author="Anna Shelukha (TMNA)" w:date="2023-03-14T18:42:00Z">
          <w:r w:rsidRPr="007C3599" w:rsidDel="00F7178C">
            <w:rPr>
              <w:lang w:val="en"/>
              <w:rPrChange w:id="2422" w:author="Moriyama, Shoya/森山 翔也" w:date="2025-04-02T21:08:00Z">
                <w:rPr>
                  <w:color w:val="FF0000"/>
                  <w:lang w:val="en"/>
                </w:rPr>
              </w:rPrChange>
            </w:rPr>
            <w:delText>[EU/AU]</w:delText>
          </w:r>
        </w:del>
      </w:ins>
    </w:p>
    <w:p w14:paraId="7DE2A267" w14:textId="1FE3DFD8" w:rsidR="0090078C" w:rsidRPr="007C3599" w:rsidDel="00F7178C" w:rsidRDefault="0090078C" w:rsidP="0090078C">
      <w:pPr>
        <w:rPr>
          <w:ins w:id="2423" w:author="Yazid Kadir (TMS)" w:date="2023-01-11T11:58:00Z"/>
          <w:del w:id="2424" w:author="Anna Shelukha (TMNA)" w:date="2023-03-14T18:42:00Z"/>
          <w:lang w:val="en"/>
          <w:rPrChange w:id="2425" w:author="Moriyama, Shoya/森山 翔也" w:date="2025-04-02T21:08:00Z">
            <w:rPr>
              <w:ins w:id="2426" w:author="Yazid Kadir (TMS)" w:date="2023-01-11T11:58:00Z"/>
              <w:del w:id="2427" w:author="Anna Shelukha (TMNA)" w:date="2023-03-14T18:42:00Z"/>
              <w:color w:val="FF0000"/>
              <w:lang w:val="en"/>
            </w:rPr>
          </w:rPrChange>
        </w:rPr>
      </w:pPr>
      <w:ins w:id="2428" w:author="Yazid Kadir (TMS)" w:date="2023-01-11T11:57:00Z">
        <w:del w:id="2429" w:author="Anna Shelukha (TMNA)" w:date="2023-03-14T18:42:00Z">
          <w:r w:rsidRPr="007C3599" w:rsidDel="00F7178C">
            <w:rPr>
              <w:lang w:val="en"/>
              <w:rPrChange w:id="2430" w:author="Moriyama, Shoya/森山 翔也" w:date="2025-04-02T21:08:00Z">
                <w:rPr>
                  <w:color w:val="FF0000"/>
                  <w:lang w:val="en"/>
                </w:rPr>
              </w:rPrChange>
            </w:rPr>
            <w:delText xml:space="preserve">Both regions will use the USB </w:delText>
          </w:r>
        </w:del>
      </w:ins>
      <w:ins w:id="2431" w:author="Yazid Kadir (TMS)" w:date="2023-01-11T11:58:00Z">
        <w:del w:id="2432" w:author="Anna Shelukha (TMNA)" w:date="2023-03-14T18:42:00Z">
          <w:r w:rsidRPr="007C3599" w:rsidDel="00F7178C">
            <w:rPr>
              <w:lang w:val="en"/>
              <w:rPrChange w:id="2433" w:author="Moriyama, Shoya/森山 翔也" w:date="2025-04-02T21:08:00Z">
                <w:rPr>
                  <w:color w:val="FF0000"/>
                  <w:lang w:val="en"/>
                </w:rPr>
              </w:rPrChange>
            </w:rPr>
            <w:delText xml:space="preserve">Map </w:delText>
          </w:r>
        </w:del>
      </w:ins>
      <w:ins w:id="2434" w:author="Yazid Kadir (TMS)" w:date="2023-01-11T11:57:00Z">
        <w:del w:id="2435" w:author="Anna Shelukha (TMNA)" w:date="2023-03-14T18:42:00Z">
          <w:r w:rsidRPr="007C3599" w:rsidDel="00F7178C">
            <w:rPr>
              <w:lang w:val="en"/>
              <w:rPrChange w:id="2436" w:author="Moriyama, Shoya/森山 翔也" w:date="2025-04-02T21:08:00Z">
                <w:rPr>
                  <w:color w:val="FF0000"/>
                  <w:lang w:val="en"/>
                </w:rPr>
              </w:rPrChange>
            </w:rPr>
            <w:delText>Update solution developed by TMC for 21MM in Europe.</w:delText>
          </w:r>
        </w:del>
      </w:ins>
      <w:ins w:id="2437" w:author="Yazid Kadir (TMS)" w:date="2023-01-11T11:58:00Z">
        <w:del w:id="2438" w:author="Anna Shelukha (TMNA)" w:date="2023-03-14T18:42:00Z">
          <w:r w:rsidRPr="007C3599" w:rsidDel="00F7178C">
            <w:rPr>
              <w:lang w:val="en"/>
              <w:rPrChange w:id="2439" w:author="Moriyama, Shoya/森山 翔也" w:date="2025-04-02T21:08:00Z">
                <w:rPr>
                  <w:color w:val="FF0000"/>
                  <w:lang w:val="en"/>
                </w:rPr>
              </w:rPrChange>
            </w:rPr>
            <w:delText xml:space="preserve"> </w:delText>
          </w:r>
        </w:del>
      </w:ins>
      <w:ins w:id="2440" w:author="Yazid Kadir (TMS)" w:date="2023-01-11T11:59:00Z">
        <w:del w:id="2441" w:author="Anna Shelukha (TMNA)" w:date="2023-03-14T18:42:00Z">
          <w:r w:rsidRPr="007C3599" w:rsidDel="00F7178C">
            <w:rPr>
              <w:lang w:val="en"/>
              <w:rPrChange w:id="2442" w:author="Moriyama, Shoya/森山 翔也" w:date="2025-04-02T21:08:00Z">
                <w:rPr>
                  <w:color w:val="FF0000"/>
                  <w:lang w:val="en"/>
                </w:rPr>
              </w:rPrChange>
            </w:rPr>
            <w:delText xml:space="preserve">This solution will support </w:delText>
          </w:r>
        </w:del>
      </w:ins>
      <w:ins w:id="2443" w:author="Yazid Kadir (TMS)" w:date="2023-01-11T12:00:00Z">
        <w:del w:id="2444" w:author="Anna Shelukha (TMNA)" w:date="2023-03-14T18:42:00Z">
          <w:r w:rsidRPr="007C3599" w:rsidDel="00F7178C">
            <w:rPr>
              <w:lang w:val="en"/>
              <w:rPrChange w:id="2445" w:author="Moriyama, Shoya/森山 翔也" w:date="2025-04-02T21:08:00Z">
                <w:rPr>
                  <w:color w:val="FF0000"/>
                  <w:lang w:val="en"/>
                </w:rPr>
              </w:rPrChange>
            </w:rPr>
            <w:delText xml:space="preserve">any </w:delText>
          </w:r>
        </w:del>
      </w:ins>
      <w:ins w:id="2446" w:author="Yazid Kadir (TMS)" w:date="2023-01-11T11:59:00Z">
        <w:del w:id="2447" w:author="Anna Shelukha (TMNA)" w:date="2023-03-14T18:42:00Z">
          <w:r w:rsidRPr="007C3599" w:rsidDel="00F7178C">
            <w:rPr>
              <w:lang w:val="en"/>
              <w:rPrChange w:id="2448" w:author="Moriyama, Shoya/森山 翔也" w:date="2025-04-02T21:08:00Z">
                <w:rPr>
                  <w:color w:val="FF0000"/>
                  <w:lang w:val="en"/>
                </w:rPr>
              </w:rPrChange>
            </w:rPr>
            <w:delText xml:space="preserve">additional </w:delText>
          </w:r>
        </w:del>
      </w:ins>
      <w:ins w:id="2449" w:author="Yazid Kadir (TMS)" w:date="2023-01-11T12:00:00Z">
        <w:del w:id="2450" w:author="Anna Shelukha (TMNA)" w:date="2023-03-14T18:42:00Z">
          <w:r w:rsidRPr="007C3599" w:rsidDel="00F7178C">
            <w:rPr>
              <w:lang w:val="en"/>
              <w:rPrChange w:id="2451" w:author="Moriyama, Shoya/森山 翔也" w:date="2025-04-02T21:08:00Z">
                <w:rPr>
                  <w:color w:val="FF0000"/>
                  <w:lang w:val="en"/>
                </w:rPr>
              </w:rPrChange>
            </w:rPr>
            <w:delText>countries added for 24MM.</w:delText>
          </w:r>
        </w:del>
      </w:ins>
    </w:p>
    <w:p w14:paraId="0E9A43C4" w14:textId="77777777" w:rsidR="0090078C" w:rsidRPr="007C3599" w:rsidRDefault="0090078C">
      <w:pPr>
        <w:ind w:left="420"/>
        <w:rPr>
          <w:ins w:id="2452" w:author="Yazid Kadir (TMS)" w:date="2023-01-11T11:55:00Z"/>
          <w:lang w:val="en"/>
          <w:rPrChange w:id="2453" w:author="Moriyama, Shoya/森山 翔也" w:date="2025-04-02T21:08:00Z">
            <w:rPr>
              <w:ins w:id="2454" w:author="Yazid Kadir (TMS)" w:date="2023-01-11T11:55:00Z"/>
              <w:color w:val="FF0000"/>
              <w:lang w:val="en"/>
            </w:rPr>
          </w:rPrChange>
        </w:rPr>
        <w:pPrChange w:id="2455" w:author="Anna Shelukha (TMNA)" w:date="2023-03-14T18:42:00Z">
          <w:pPr/>
        </w:pPrChange>
      </w:pPr>
    </w:p>
    <w:p w14:paraId="5D2BDA6E" w14:textId="1031872C" w:rsidR="00F917F0" w:rsidRPr="007C3599" w:rsidDel="0090078C" w:rsidRDefault="00F917F0" w:rsidP="00E157E1">
      <w:pPr>
        <w:rPr>
          <w:del w:id="2456" w:author="Yazid Kadir (TMS)" w:date="2023-01-11T11:54:00Z"/>
        </w:rPr>
      </w:pPr>
    </w:p>
    <w:p w14:paraId="5177FD64" w14:textId="571B5DE0" w:rsidR="00A1506F" w:rsidRPr="007C3599" w:rsidDel="0090078C" w:rsidRDefault="00A1506F" w:rsidP="00F917F0">
      <w:pPr>
        <w:rPr>
          <w:del w:id="2457" w:author="Yazid Kadir (TMS)" w:date="2023-01-11T11:54:00Z"/>
        </w:rPr>
      </w:pPr>
    </w:p>
    <w:p w14:paraId="6B32CD4D" w14:textId="4FED51BC" w:rsidR="00A1506F" w:rsidRPr="007C3599" w:rsidDel="0090078C" w:rsidRDefault="00A1506F" w:rsidP="00F917F0">
      <w:pPr>
        <w:rPr>
          <w:del w:id="2458" w:author="Yazid Kadir (TMS)" w:date="2023-01-11T11:54:00Z"/>
        </w:rPr>
      </w:pPr>
    </w:p>
    <w:p w14:paraId="2E2B9F00" w14:textId="5E6580B2" w:rsidR="00A1506F" w:rsidRPr="007C3599" w:rsidDel="0090078C" w:rsidRDefault="00A1506F" w:rsidP="00F917F0">
      <w:pPr>
        <w:rPr>
          <w:del w:id="2459" w:author="Yazid Kadir (TMS)" w:date="2023-01-11T11:54:00Z"/>
        </w:rPr>
      </w:pPr>
    </w:p>
    <w:p w14:paraId="5F551BCD" w14:textId="77071FFA" w:rsidR="00A1506F" w:rsidRPr="007C3599" w:rsidDel="0090078C" w:rsidRDefault="00A1506F" w:rsidP="00F917F0">
      <w:pPr>
        <w:rPr>
          <w:del w:id="2460" w:author="Yazid Kadir (TMS)" w:date="2023-01-11T11:54:00Z"/>
        </w:rPr>
      </w:pPr>
    </w:p>
    <w:p w14:paraId="3751B793" w14:textId="6762A890" w:rsidR="00A1506F" w:rsidRPr="007C3599" w:rsidDel="0090078C" w:rsidRDefault="00A1506F" w:rsidP="00F917F0">
      <w:pPr>
        <w:rPr>
          <w:del w:id="2461" w:author="Yazid Kadir (TMS)" w:date="2023-01-11T11:54:00Z"/>
        </w:rPr>
      </w:pPr>
    </w:p>
    <w:p w14:paraId="0667B539" w14:textId="4EE98822" w:rsidR="00A1506F" w:rsidRPr="007C3599" w:rsidDel="0090078C" w:rsidRDefault="00A1506F" w:rsidP="00F917F0">
      <w:pPr>
        <w:rPr>
          <w:del w:id="2462" w:author="Yazid Kadir (TMS)" w:date="2023-01-11T11:54:00Z"/>
        </w:rPr>
      </w:pPr>
    </w:p>
    <w:p w14:paraId="76679E5A" w14:textId="4FB355FF" w:rsidR="00F917F0" w:rsidRPr="007C3599" w:rsidDel="0090078C" w:rsidRDefault="00F917F0" w:rsidP="00F917F0">
      <w:pPr>
        <w:rPr>
          <w:del w:id="2463" w:author="Yazid Kadir (TMS)" w:date="2023-01-11T11:54:00Z"/>
        </w:rPr>
      </w:pPr>
      <w:del w:id="2464" w:author="Yazid Kadir (TMS)" w:date="2023-01-11T11:54:00Z">
        <w:r w:rsidRPr="007C3599" w:rsidDel="0090078C">
          <w:rPr>
            <w:lang w:val="en"/>
          </w:rPr>
          <w:delText xml:space="preserve">▲1.10 </w:delText>
        </w:r>
        <w:r w:rsidR="00A1506F" w:rsidRPr="007C3599" w:rsidDel="0090078C">
          <w:rPr>
            <w:lang w:val="en"/>
          </w:rPr>
          <w:delText xml:space="preserve">[EU] </w:delText>
        </w:r>
        <w:r w:rsidRPr="007C3599" w:rsidDel="0090078C">
          <w:delText>Service Overview for a customer:</w:delText>
        </w:r>
      </w:del>
    </w:p>
    <w:p w14:paraId="0032CE39" w14:textId="73E2DAC7" w:rsidR="00F917F0" w:rsidRPr="007C3599" w:rsidDel="0090078C" w:rsidRDefault="00F917F0" w:rsidP="00F917F0">
      <w:pPr>
        <w:rPr>
          <w:del w:id="2465" w:author="Yazid Kadir (TMS)" w:date="2023-01-11T11:55:00Z"/>
        </w:rPr>
      </w:pPr>
      <w:del w:id="2466" w:author="Yazid Kadir (TMS)" w:date="2023-01-11T11:55:00Z">
        <w:r w:rsidRPr="007C3599" w:rsidDel="0090078C">
          <w:rPr>
            <w:noProof/>
          </w:rPr>
          <w:drawing>
            <wp:inline distT="0" distB="0" distL="0" distR="0" wp14:anchorId="3042E0BC" wp14:editId="65640E15">
              <wp:extent cx="5400040" cy="3037840"/>
              <wp:effectExtent l="0" t="0" r="0" b="0"/>
              <wp:docPr id="1605" name="Graphic 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400040" cy="3037840"/>
                      </a:xfrm>
                      <a:prstGeom prst="rect">
                        <a:avLst/>
                      </a:prstGeom>
                    </pic:spPr>
                  </pic:pic>
                </a:graphicData>
              </a:graphic>
            </wp:inline>
          </w:drawing>
        </w:r>
      </w:del>
    </w:p>
    <w:p w14:paraId="65DD7E8F" w14:textId="16D88ED8" w:rsidR="00F917F0" w:rsidRPr="007C3599" w:rsidDel="0090078C" w:rsidRDefault="00F917F0" w:rsidP="00F917F0">
      <w:pPr>
        <w:rPr>
          <w:del w:id="2467" w:author="Yazid Kadir (TMS)" w:date="2023-01-11T11:55:00Z"/>
        </w:rPr>
      </w:pPr>
      <w:del w:id="2468" w:author="Yazid Kadir (TMS)" w:date="2023-01-11T11:55:00Z">
        <w:r w:rsidRPr="007C3599" w:rsidDel="0090078C">
          <w:rPr>
            <w:lang w:val="en"/>
          </w:rPr>
          <w:delText xml:space="preserve">▲1.10 </w:delText>
        </w:r>
        <w:r w:rsidR="00A1506F" w:rsidRPr="007C3599" w:rsidDel="0090078C">
          <w:rPr>
            <w:lang w:val="en"/>
          </w:rPr>
          <w:delText xml:space="preserve">[EU] </w:delText>
        </w:r>
        <w:r w:rsidRPr="007C3599" w:rsidDel="0090078C">
          <w:delText>Service Overview for a dealer:</w:delText>
        </w:r>
      </w:del>
    </w:p>
    <w:p w14:paraId="7D4D2397" w14:textId="71E7930F" w:rsidR="00F917F0" w:rsidRPr="007C3599" w:rsidDel="0090078C" w:rsidRDefault="00F917F0">
      <w:pPr>
        <w:rPr>
          <w:del w:id="2469" w:author="Yazid Kadir (TMS)" w:date="2023-01-11T11:55:00Z"/>
        </w:rPr>
        <w:pPrChange w:id="2470" w:author="Yazid Kadir (TMS)" w:date="2023-01-11T11:55:00Z">
          <w:pPr>
            <w:widowControl/>
            <w:jc w:val="left"/>
          </w:pPr>
        </w:pPrChange>
      </w:pPr>
      <w:del w:id="2471" w:author="Yazid Kadir (TMS)" w:date="2023-01-11T11:55:00Z">
        <w:r w:rsidRPr="007C3599" w:rsidDel="0090078C">
          <w:rPr>
            <w:noProof/>
          </w:rPr>
          <w:drawing>
            <wp:inline distT="0" distB="0" distL="0" distR="0" wp14:anchorId="722410E1" wp14:editId="4A7D1744">
              <wp:extent cx="5400040" cy="3037840"/>
              <wp:effectExtent l="0" t="0" r="0" b="0"/>
              <wp:docPr id="1610" name="Graphic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400040" cy="3037840"/>
                      </a:xfrm>
                      <a:prstGeom prst="rect">
                        <a:avLst/>
                      </a:prstGeom>
                    </pic:spPr>
                  </pic:pic>
                </a:graphicData>
              </a:graphic>
            </wp:inline>
          </w:drawing>
        </w:r>
      </w:del>
    </w:p>
    <w:p w14:paraId="135B4A6D" w14:textId="5C01AD65" w:rsidR="00F917F0" w:rsidRPr="007C3599" w:rsidDel="0090078C" w:rsidRDefault="00F917F0" w:rsidP="00F917F0">
      <w:pPr>
        <w:rPr>
          <w:del w:id="2472" w:author="Yazid Kadir (TMS)" w:date="2023-01-11T11:55:00Z"/>
        </w:rPr>
      </w:pPr>
    </w:p>
    <w:p w14:paraId="7CD77234" w14:textId="4765DAC6" w:rsidR="00F917F0" w:rsidRPr="007C3599" w:rsidDel="0090078C" w:rsidRDefault="00F917F0" w:rsidP="0043125D">
      <w:pPr>
        <w:rPr>
          <w:del w:id="2473" w:author="Yazid Kadir (TMS)" w:date="2023-01-11T11:55:00Z"/>
        </w:rPr>
      </w:pPr>
    </w:p>
    <w:p w14:paraId="6FA24CC0" w14:textId="2986CB07" w:rsidR="00F917F0" w:rsidRPr="007C3599" w:rsidDel="0090078C" w:rsidRDefault="00F917F0" w:rsidP="0043125D">
      <w:pPr>
        <w:rPr>
          <w:del w:id="2474" w:author="Yazid Kadir (TMS)" w:date="2023-01-11T11:55:00Z"/>
        </w:rPr>
      </w:pPr>
    </w:p>
    <w:p w14:paraId="561A7FE3" w14:textId="33279101" w:rsidR="00F917F0" w:rsidRPr="007C3599" w:rsidDel="0090078C" w:rsidRDefault="00F917F0" w:rsidP="0043125D">
      <w:pPr>
        <w:rPr>
          <w:del w:id="2475" w:author="Yazid Kadir (TMS)" w:date="2023-01-11T11:55:00Z"/>
        </w:rPr>
      </w:pPr>
    </w:p>
    <w:p w14:paraId="6E2F663C" w14:textId="7AE0F994" w:rsidR="00051BA7" w:rsidRPr="007C3599" w:rsidRDefault="002055A4" w:rsidP="009B2AF5">
      <w:pPr>
        <w:pStyle w:val="3"/>
        <w:numPr>
          <w:ilvl w:val="2"/>
          <w:numId w:val="2"/>
        </w:numPr>
      </w:pPr>
      <w:bookmarkStart w:id="2476" w:name="_Toc87878074"/>
      <w:r w:rsidRPr="007C3599">
        <w:t xml:space="preserve">HMI仕様に対する要求 </w:t>
      </w:r>
      <w:r w:rsidR="00051BA7" w:rsidRPr="007C3599">
        <w:rPr>
          <w:lang w:val="en"/>
        </w:rPr>
        <w:t>Requirements for HMI specifications</w:t>
      </w:r>
      <w:bookmarkEnd w:id="2476"/>
    </w:p>
    <w:p w14:paraId="046DE5AC" w14:textId="77777777" w:rsidR="002055A4" w:rsidRPr="007C3599" w:rsidRDefault="002055A4" w:rsidP="001B5CC7">
      <w:pPr>
        <w:pStyle w:val="af7"/>
        <w:ind w:leftChars="0" w:left="0" w:firstLineChars="200" w:firstLine="400"/>
      </w:pPr>
      <w:r w:rsidRPr="007C3599">
        <w:rPr>
          <w:rFonts w:hint="eastAsia"/>
        </w:rPr>
        <w:t>・全更新メディアによる全更新</w:t>
      </w:r>
    </w:p>
    <w:p w14:paraId="2B71ECAE" w14:textId="4AA72C8A" w:rsidR="00BA7096" w:rsidRPr="007C3599" w:rsidRDefault="002055A4" w:rsidP="00AB525F">
      <w:pPr>
        <w:ind w:firstLineChars="200" w:firstLine="400"/>
        <w:rPr>
          <w:lang w:val="en"/>
        </w:rPr>
      </w:pPr>
      <w:r w:rsidRPr="007C3599">
        <w:rPr>
          <w:rFonts w:hint="eastAsia"/>
          <w:lang w:val="en"/>
        </w:rPr>
        <w:t>・</w:t>
      </w:r>
      <w:r w:rsidR="00BA7096" w:rsidRPr="007C3599">
        <w:rPr>
          <w:lang w:val="en"/>
        </w:rPr>
        <w:t>All updates by all update media</w:t>
      </w:r>
    </w:p>
    <w:p w14:paraId="58D86367" w14:textId="77777777" w:rsidR="002055A4" w:rsidRPr="007C3599" w:rsidRDefault="002055A4" w:rsidP="002055A4">
      <w:pPr>
        <w:ind w:firstLine="839"/>
      </w:pPr>
      <w:r w:rsidRPr="007C3599">
        <w:rPr>
          <w:rFonts w:hint="eastAsia"/>
        </w:rPr>
        <w:t>更新する地図バージョンを表示する</w:t>
      </w:r>
    </w:p>
    <w:p w14:paraId="4C91A3CE" w14:textId="7EA2B173" w:rsidR="00885C9B" w:rsidRPr="007C3599" w:rsidRDefault="00885C9B" w:rsidP="004403E2">
      <w:pPr>
        <w:ind w:firstLine="839"/>
        <w:rPr>
          <w:lang w:val="en"/>
        </w:rPr>
      </w:pPr>
      <w:r w:rsidRPr="007C3599">
        <w:rPr>
          <w:lang w:val="en"/>
        </w:rPr>
        <w:t>View the map version to update</w:t>
      </w:r>
    </w:p>
    <w:p w14:paraId="23EF234F" w14:textId="77777777" w:rsidR="002055A4" w:rsidRPr="007C3599" w:rsidRDefault="002055A4" w:rsidP="002055A4">
      <w:pPr>
        <w:ind w:firstLine="840"/>
      </w:pPr>
      <w:r w:rsidRPr="007C3599">
        <w:rPr>
          <w:rFonts w:hint="eastAsia"/>
        </w:rPr>
        <w:t>更新中は進捗状態、残り時間を表示する</w:t>
      </w:r>
    </w:p>
    <w:p w14:paraId="0A45F273" w14:textId="2AFE1B33" w:rsidR="00885C9B" w:rsidRPr="007C3599" w:rsidRDefault="00885C9B" w:rsidP="00885C9B">
      <w:pPr>
        <w:ind w:firstLine="840"/>
        <w:rPr>
          <w:lang w:val="en"/>
        </w:rPr>
      </w:pPr>
      <w:r w:rsidRPr="007C3599">
        <w:rPr>
          <w:lang w:val="en"/>
        </w:rPr>
        <w:t>Show progress status and remaining time during update</w:t>
      </w:r>
    </w:p>
    <w:p w14:paraId="328EFCD6" w14:textId="77777777" w:rsidR="002055A4" w:rsidRPr="007C3599" w:rsidRDefault="002055A4" w:rsidP="002055A4">
      <w:pPr>
        <w:ind w:left="840"/>
      </w:pPr>
      <w:r w:rsidRPr="007C3599">
        <w:rPr>
          <w:rFonts w:hint="eastAsia"/>
        </w:rPr>
        <w:t>更新が完了したら、更新完了した旨をナビ上に通知する</w:t>
      </w:r>
    </w:p>
    <w:p w14:paraId="2BF0C2A9" w14:textId="2448E383" w:rsidR="00EB7ECD" w:rsidRPr="007C3599" w:rsidRDefault="00BA7096" w:rsidP="009F7354">
      <w:pPr>
        <w:ind w:left="840"/>
      </w:pPr>
      <w:r w:rsidRPr="007C3599">
        <w:rPr>
          <w:lang w:val="en"/>
        </w:rPr>
        <w:t>When the update is complete, notify navigation that the update is complete</w:t>
      </w:r>
    </w:p>
    <w:p w14:paraId="52E0141A" w14:textId="77777777" w:rsidR="00D36F23" w:rsidRPr="007C3599" w:rsidRDefault="00EB7ECD" w:rsidP="004403E2">
      <w:pPr>
        <w:ind w:firstLineChars="200" w:firstLine="400"/>
        <w:rPr>
          <w:lang w:val="en"/>
        </w:rPr>
      </w:pPr>
      <w:commentRangeStart w:id="2477"/>
      <w:r w:rsidRPr="007C3599">
        <w:rPr>
          <w:rFonts w:hint="eastAsia"/>
          <w:strike/>
          <w:lang w:val="en"/>
        </w:rPr>
        <w:t>・</w:t>
      </w:r>
      <w:r w:rsidRPr="007C3599">
        <w:rPr>
          <w:strike/>
          <w:lang w:val="en"/>
        </w:rPr>
        <w:t xml:space="preserve"> </w:t>
      </w:r>
      <w:r w:rsidR="00F917F0" w:rsidRPr="007C3599">
        <w:rPr>
          <w:lang w:val="en"/>
        </w:rPr>
        <w:t>.</w:t>
      </w:r>
      <w:commentRangeStart w:id="2478"/>
      <w:commentRangeEnd w:id="2478"/>
      <w:r w:rsidR="00F917F0" w:rsidRPr="007C3599">
        <w:rPr>
          <w:rStyle w:val="af8"/>
          <w:lang w:val="en"/>
        </w:rPr>
        <w:commentReference w:id="2478"/>
      </w:r>
      <w:r w:rsidR="00F917F0" w:rsidRPr="007C3599">
        <w:rPr>
          <w:lang w:val="en"/>
        </w:rPr>
        <w:t>▲1.10</w:t>
      </w:r>
      <w:r w:rsidR="00D36F23" w:rsidRPr="007C3599">
        <w:rPr>
          <w:lang w:val="en"/>
        </w:rPr>
        <w:t xml:space="preserve"> [EU]</w:t>
      </w:r>
    </w:p>
    <w:p w14:paraId="4E68A97B" w14:textId="3B1C972B" w:rsidR="00EB7ECD" w:rsidRPr="007C3599" w:rsidRDefault="00EB7ECD" w:rsidP="004403E2">
      <w:pPr>
        <w:ind w:firstLineChars="200" w:firstLine="400"/>
      </w:pPr>
      <w:r w:rsidRPr="347E5CEB">
        <w:t>&lt; The map update ID &gt; European direction and information that can be determined whether or not it is during the entire update service period can be displayed on the in-vehicle machine screen with a QR code.</w:t>
      </w:r>
      <w:commentRangeEnd w:id="2477"/>
      <w:r w:rsidR="00667D3B">
        <w:rPr>
          <w:rStyle w:val="af8"/>
        </w:rPr>
        <w:commentReference w:id="2477"/>
      </w:r>
      <w:r w:rsidR="001726A3" w:rsidRPr="347E5CEB">
        <w:t>▲3.00</w:t>
      </w:r>
    </w:p>
    <w:p w14:paraId="203AB697" w14:textId="77777777" w:rsidR="00774CF1" w:rsidRPr="007C3599" w:rsidRDefault="00774CF1" w:rsidP="00774CF1"/>
    <w:p w14:paraId="077B8FB5" w14:textId="557D54DE" w:rsidR="00051BA7" w:rsidRPr="007C3599" w:rsidRDefault="002055A4" w:rsidP="009B2AF5">
      <w:pPr>
        <w:pStyle w:val="3"/>
        <w:numPr>
          <w:ilvl w:val="2"/>
          <w:numId w:val="2"/>
        </w:numPr>
      </w:pPr>
      <w:bookmarkStart w:id="2479" w:name="_Toc87878075"/>
      <w:r w:rsidRPr="007C3599">
        <w:rPr>
          <w:rFonts w:hint="eastAsia"/>
        </w:rPr>
        <w:lastRenderedPageBreak/>
        <w:t xml:space="preserve">ユーザー設定項目　</w:t>
      </w:r>
      <w:r w:rsidR="00051BA7" w:rsidRPr="007C3599">
        <w:rPr>
          <w:lang w:val="en"/>
        </w:rPr>
        <w:t>Custom items</w:t>
      </w:r>
      <w:bookmarkEnd w:id="2479"/>
    </w:p>
    <w:p w14:paraId="19B81088" w14:textId="06CD4113" w:rsidR="002055A4" w:rsidRPr="007C3599" w:rsidRDefault="002055A4" w:rsidP="001B5CC7">
      <w:pPr>
        <w:pStyle w:val="af7"/>
        <w:ind w:leftChars="0" w:left="0"/>
      </w:pPr>
      <w:r w:rsidRPr="007C3599">
        <w:rPr>
          <w:rFonts w:hint="eastAsia"/>
        </w:rPr>
        <w:t>特になし</w:t>
      </w:r>
    </w:p>
    <w:p w14:paraId="2A44C5DB" w14:textId="3EFD627C" w:rsidR="0043125D" w:rsidRPr="007C3599" w:rsidRDefault="0093351F" w:rsidP="0043125D">
      <w:r w:rsidRPr="007C3599">
        <w:rPr>
          <w:lang w:val="en"/>
        </w:rPr>
        <w:t>None in particular</w:t>
      </w:r>
    </w:p>
    <w:p w14:paraId="2B6737C1" w14:textId="77777777" w:rsidR="00051BA7" w:rsidRPr="007C3599" w:rsidRDefault="00051BA7" w:rsidP="0043125D"/>
    <w:p w14:paraId="31D2AEBF" w14:textId="4C6F9E08" w:rsidR="00051BA7" w:rsidRPr="007C3599" w:rsidRDefault="002055A4">
      <w:pPr>
        <w:pStyle w:val="3"/>
        <w:numPr>
          <w:ilvl w:val="2"/>
          <w:numId w:val="2"/>
        </w:numPr>
      </w:pPr>
      <w:bookmarkStart w:id="2480" w:name="_Toc87878076"/>
      <w:r w:rsidRPr="007C3599">
        <w:rPr>
          <w:rFonts w:hint="eastAsia"/>
        </w:rPr>
        <w:t>例外動作（異常系）</w:t>
      </w:r>
      <w:r w:rsidRPr="007C3599">
        <w:t xml:space="preserve"> </w:t>
      </w:r>
      <w:r w:rsidR="00051BA7" w:rsidRPr="007C3599">
        <w:rPr>
          <w:lang w:val="en"/>
        </w:rPr>
        <w:t>Exception operation (abnormal system)</w:t>
      </w:r>
      <w:bookmarkEnd w:id="2480"/>
    </w:p>
    <w:p w14:paraId="708758F0" w14:textId="23B2321A" w:rsidR="002055A4" w:rsidRPr="007C3599" w:rsidRDefault="002055A4">
      <w:pPr>
        <w:numPr>
          <w:ilvl w:val="0"/>
          <w:numId w:val="7"/>
        </w:numPr>
        <w:rPr>
          <w:szCs w:val="20"/>
        </w:rPr>
      </w:pPr>
      <w:r w:rsidRPr="007C3599">
        <w:rPr>
          <w:rFonts w:hint="eastAsia"/>
          <w:szCs w:val="20"/>
        </w:rPr>
        <w:t>全更新メディアの異常を検知した場合は、異常がある旨をナビ上に通知し、全更新を開始しない。</w:t>
      </w:r>
    </w:p>
    <w:p w14:paraId="7A86A1BC" w14:textId="03F2BDB9" w:rsidR="00B9389C" w:rsidRPr="007C3599" w:rsidRDefault="00B9389C" w:rsidP="00657A0D">
      <w:pPr>
        <w:numPr>
          <w:ilvl w:val="0"/>
          <w:numId w:val="7"/>
        </w:numPr>
        <w:rPr>
          <w:szCs w:val="20"/>
        </w:rPr>
      </w:pPr>
      <w:r w:rsidRPr="007C3599">
        <w:rPr>
          <w:szCs w:val="20"/>
          <w:lang w:val="en"/>
        </w:rPr>
        <w:t>If an abnormality of all update media is detected, notify the navigation system that there is an abnormality and do not start all updates.</w:t>
      </w:r>
    </w:p>
    <w:p w14:paraId="12650726" w14:textId="32927D4C" w:rsidR="002055A4" w:rsidRPr="007C3599" w:rsidRDefault="002055A4">
      <w:pPr>
        <w:numPr>
          <w:ilvl w:val="0"/>
          <w:numId w:val="7"/>
        </w:numPr>
        <w:rPr>
          <w:szCs w:val="20"/>
        </w:rPr>
      </w:pPr>
      <w:r w:rsidRPr="007C3599">
        <w:rPr>
          <w:rFonts w:hint="eastAsia"/>
          <w:szCs w:val="20"/>
        </w:rPr>
        <w:t>データコピー中に</w:t>
      </w:r>
      <w:r w:rsidRPr="007C3599">
        <w:rPr>
          <w:szCs w:val="20"/>
        </w:rPr>
        <w:t>ACC-OFFが発生した場合は、次回ACC-ON時に処理を再開する。</w:t>
      </w:r>
    </w:p>
    <w:p w14:paraId="19F7AD06" w14:textId="02D0CCCE" w:rsidR="005C5251" w:rsidRPr="007C3599" w:rsidRDefault="005C5251" w:rsidP="009B2AF5">
      <w:pPr>
        <w:numPr>
          <w:ilvl w:val="0"/>
          <w:numId w:val="6"/>
        </w:numPr>
        <w:rPr>
          <w:szCs w:val="20"/>
        </w:rPr>
      </w:pPr>
      <w:r w:rsidRPr="007C3599">
        <w:rPr>
          <w:szCs w:val="20"/>
          <w:lang w:val="en"/>
        </w:rPr>
        <w:t>If ACC-OFF occurs during data copying, resume processing the next time ACC-ON.</w:t>
      </w:r>
    </w:p>
    <w:p w14:paraId="1F4DB5BB" w14:textId="3583C19F" w:rsidR="002055A4" w:rsidRPr="007C3599" w:rsidRDefault="002055A4">
      <w:pPr>
        <w:numPr>
          <w:ilvl w:val="0"/>
          <w:numId w:val="6"/>
        </w:numPr>
        <w:rPr>
          <w:szCs w:val="20"/>
        </w:rPr>
      </w:pPr>
      <w:r w:rsidRPr="007C3599">
        <w:rPr>
          <w:rFonts w:hint="eastAsia"/>
          <w:szCs w:val="20"/>
        </w:rPr>
        <w:t>データコピー中にエラーが発生した場合は、既定のリトライを実施する。</w:t>
      </w:r>
    </w:p>
    <w:p w14:paraId="1AA7D205" w14:textId="1B813F60" w:rsidR="002055A4" w:rsidRPr="007C3599" w:rsidRDefault="002055A4" w:rsidP="001B5CC7">
      <w:pPr>
        <w:pStyle w:val="af7"/>
        <w:ind w:leftChars="0" w:left="360"/>
        <w:rPr>
          <w:szCs w:val="20"/>
        </w:rPr>
      </w:pPr>
      <w:r w:rsidRPr="007C3599">
        <w:rPr>
          <w:rFonts w:hint="eastAsia"/>
          <w:szCs w:val="20"/>
        </w:rPr>
        <w:t>既定のリトライで復帰しない場合は、更新エラー画面を表示する。</w:t>
      </w:r>
    </w:p>
    <w:p w14:paraId="4DB57F3E" w14:textId="77777777" w:rsidR="00B9389C" w:rsidRPr="007C3599" w:rsidRDefault="00B9389C" w:rsidP="009B2AF5">
      <w:pPr>
        <w:numPr>
          <w:ilvl w:val="0"/>
          <w:numId w:val="7"/>
        </w:numPr>
        <w:rPr>
          <w:szCs w:val="20"/>
        </w:rPr>
      </w:pPr>
      <w:r w:rsidRPr="007C3599">
        <w:rPr>
          <w:szCs w:val="20"/>
          <w:lang w:val="en"/>
        </w:rPr>
        <w:t>If an error occurs during a data copy, perform a default retry.</w:t>
      </w:r>
    </w:p>
    <w:p w14:paraId="46DF52FA" w14:textId="787144EA" w:rsidR="00B9389C" w:rsidRPr="007C3599" w:rsidRDefault="00B9389C" w:rsidP="00B9389C">
      <w:pPr>
        <w:ind w:firstLine="360"/>
        <w:rPr>
          <w:szCs w:val="20"/>
          <w:lang w:val="en"/>
        </w:rPr>
      </w:pPr>
      <w:r w:rsidRPr="007C3599">
        <w:rPr>
          <w:szCs w:val="20"/>
          <w:lang w:val="en"/>
        </w:rPr>
        <w:t>If the default retry does not return, the update error screen is displayed.</w:t>
      </w:r>
    </w:p>
    <w:p w14:paraId="2C6DD087" w14:textId="34E86AC1" w:rsidR="002055A4" w:rsidRPr="007C3599" w:rsidRDefault="002055A4" w:rsidP="001B5CC7">
      <w:pPr>
        <w:numPr>
          <w:ilvl w:val="0"/>
          <w:numId w:val="6"/>
        </w:numPr>
        <w:rPr>
          <w:szCs w:val="20"/>
        </w:rPr>
      </w:pPr>
      <w:r w:rsidRPr="007C3599">
        <w:rPr>
          <w:rFonts w:hint="eastAsia"/>
          <w:szCs w:val="20"/>
        </w:rPr>
        <w:t>更新エラー画面には、更新開始日、ライセンスキー、更新メディア、エラーコード、エラー発生工程を表示する。</w:t>
      </w:r>
    </w:p>
    <w:p w14:paraId="007F186A" w14:textId="247A0411" w:rsidR="00B9389C" w:rsidRPr="007C3599" w:rsidRDefault="00B9389C" w:rsidP="009B2AF5">
      <w:pPr>
        <w:numPr>
          <w:ilvl w:val="0"/>
          <w:numId w:val="6"/>
        </w:numPr>
        <w:rPr>
          <w:szCs w:val="20"/>
        </w:rPr>
      </w:pPr>
      <w:r w:rsidRPr="007C3599">
        <w:rPr>
          <w:szCs w:val="20"/>
          <w:lang w:val="en"/>
        </w:rPr>
        <w:t>The update error screen displays the update start date, license key, update media, error code, and error occurrence process.</w:t>
      </w:r>
    </w:p>
    <w:p w14:paraId="77FAD36B" w14:textId="6FCAEF1B" w:rsidR="002055A4" w:rsidRPr="007C3599" w:rsidRDefault="002055A4">
      <w:pPr>
        <w:numPr>
          <w:ilvl w:val="0"/>
          <w:numId w:val="6"/>
        </w:numPr>
        <w:rPr>
          <w:szCs w:val="20"/>
        </w:rPr>
      </w:pPr>
      <w:r w:rsidRPr="007C3599">
        <w:rPr>
          <w:rFonts w:hint="eastAsia"/>
          <w:szCs w:val="20"/>
        </w:rPr>
        <w:t>更新エラー後、</w:t>
      </w:r>
      <w:r w:rsidRPr="007C3599">
        <w:rPr>
          <w:szCs w:val="20"/>
        </w:rPr>
        <w:t>ACCオフオンがあった場合は、前回のレジューム地点からデータコピーを再開する。</w:t>
      </w:r>
    </w:p>
    <w:p w14:paraId="26D85AF3" w14:textId="77777777" w:rsidR="00B9389C" w:rsidRPr="007C3599" w:rsidRDefault="00B9389C" w:rsidP="009B2AF5">
      <w:pPr>
        <w:numPr>
          <w:ilvl w:val="0"/>
          <w:numId w:val="6"/>
        </w:numPr>
      </w:pPr>
      <w:r w:rsidRPr="347E5CEB">
        <w:t>If acc is off on after an update error, resume the data copy from the previous resume point.</w:t>
      </w:r>
    </w:p>
    <w:p w14:paraId="5525D7D8" w14:textId="77777777" w:rsidR="00023907" w:rsidRPr="007C3599" w:rsidRDefault="00023907" w:rsidP="0043125D">
      <w:pPr>
        <w:rPr>
          <w:szCs w:val="20"/>
        </w:rPr>
      </w:pPr>
    </w:p>
    <w:p w14:paraId="270401A9" w14:textId="7F79E416" w:rsidR="00AE29BB" w:rsidRPr="007C3599" w:rsidRDefault="002055A4">
      <w:pPr>
        <w:pStyle w:val="3"/>
        <w:numPr>
          <w:ilvl w:val="2"/>
          <w:numId w:val="2"/>
        </w:numPr>
        <w:rPr>
          <w:lang w:val="en"/>
        </w:rPr>
      </w:pPr>
      <w:bookmarkStart w:id="2481" w:name="_Toc87878077"/>
      <w:r w:rsidRPr="007C3599">
        <w:rPr>
          <w:rFonts w:hint="eastAsia"/>
          <w:lang w:val="en"/>
        </w:rPr>
        <w:t>その他</w:t>
      </w:r>
      <w:r w:rsidRPr="007C3599">
        <w:rPr>
          <w:lang w:val="en"/>
        </w:rPr>
        <w:t xml:space="preserve"> other</w:t>
      </w:r>
      <w:bookmarkEnd w:id="2481"/>
    </w:p>
    <w:p w14:paraId="07ADDD8B" w14:textId="61ED2251" w:rsidR="00AB10B7" w:rsidRPr="007C3599" w:rsidRDefault="00AE29BB" w:rsidP="004403E2">
      <w:pPr>
        <w:ind w:rightChars="100" w:right="200"/>
      </w:pPr>
      <w:r w:rsidRPr="007C3599">
        <w:t>&lt;</w:t>
      </w:r>
      <w:r w:rsidRPr="007C3599">
        <w:rPr>
          <w:sz w:val="16"/>
          <w:lang w:val="en"/>
        </w:rPr>
        <w:t xml:space="preserve"> </w:t>
      </w:r>
      <w:r w:rsidRPr="007C3599">
        <w:rPr>
          <w:szCs w:val="20"/>
          <w:lang w:val="en"/>
        </w:rPr>
        <w:t>Europe</w:t>
      </w:r>
      <w:r w:rsidRPr="007C3599">
        <w:rPr>
          <w:szCs w:val="20"/>
        </w:rPr>
        <w:t xml:space="preserve"> </w:t>
      </w:r>
      <w:r w:rsidR="00AB10B7" w:rsidRPr="007C3599">
        <w:rPr>
          <w:szCs w:val="20"/>
        </w:rPr>
        <w:t>market</w:t>
      </w:r>
      <w:r w:rsidRPr="007C3599">
        <w:t>&gt;</w:t>
      </w:r>
      <w:r w:rsidR="007745D4" w:rsidRPr="007C3599">
        <w:t>If there are several map packages in the one market such as Europe market, the full map update must be available without any restrictions for each map package.</w:t>
      </w:r>
    </w:p>
    <w:p w14:paraId="6FFEA116" w14:textId="6598A487" w:rsidR="00AE29BB" w:rsidRPr="007C3599" w:rsidRDefault="00AB10B7" w:rsidP="004403E2">
      <w:pPr>
        <w:ind w:rightChars="100" w:right="200"/>
      </w:pPr>
      <w:r w:rsidRPr="007C3599">
        <w:t>(e.g.: Must be available to perform the full map update from Turkey to Europe .)</w:t>
      </w:r>
    </w:p>
    <w:p w14:paraId="2BECB566" w14:textId="39B49616" w:rsidR="00600770" w:rsidRPr="007C3599" w:rsidRDefault="00600770" w:rsidP="004403E2">
      <w:pPr>
        <w:ind w:rightChars="100" w:right="200"/>
      </w:pPr>
      <w:r w:rsidRPr="007C3599">
        <w:rPr>
          <w:rFonts w:hint="eastAsia"/>
        </w:rPr>
        <w:t>▲</w:t>
      </w:r>
      <w:r w:rsidRPr="007C3599">
        <w:t>1.00</w:t>
      </w:r>
    </w:p>
    <w:p w14:paraId="55B4F68D" w14:textId="7A9DFC2B" w:rsidR="00710D6D" w:rsidRPr="007C3599" w:rsidRDefault="00710D6D">
      <w:pPr>
        <w:widowControl/>
        <w:jc w:val="left"/>
      </w:pPr>
      <w:r w:rsidRPr="007C3599">
        <w:br w:type="page"/>
      </w:r>
    </w:p>
    <w:p w14:paraId="1A63504C" w14:textId="70B50A92" w:rsidR="00534C4E" w:rsidRPr="007C3599" w:rsidRDefault="00710D6D" w:rsidP="009B2AF5">
      <w:pPr>
        <w:pStyle w:val="1"/>
        <w:numPr>
          <w:ilvl w:val="0"/>
          <w:numId w:val="2"/>
        </w:numPr>
        <w:ind w:firstLineChars="0"/>
        <w:rPr>
          <w:sz w:val="32"/>
        </w:rPr>
      </w:pPr>
      <w:r w:rsidRPr="007C3599">
        <w:rPr>
          <w:rFonts w:hint="eastAsia"/>
        </w:rPr>
        <w:lastRenderedPageBreak/>
        <w:t>サービス要件</w:t>
      </w:r>
      <w:r w:rsidRPr="007C3599">
        <w:t xml:space="preserve"> </w:t>
      </w:r>
      <w:bookmarkStart w:id="2482" w:name="_Toc87878078"/>
      <w:r w:rsidR="00534C4E" w:rsidRPr="007C3599">
        <w:rPr>
          <w:lang w:val="en"/>
        </w:rPr>
        <w:t>Service requirements</w:t>
      </w:r>
      <w:bookmarkEnd w:id="2482"/>
    </w:p>
    <w:p w14:paraId="29B36E03" w14:textId="77777777" w:rsidR="002902AC" w:rsidRPr="007C3599" w:rsidRDefault="001726A3" w:rsidP="00534C4E">
      <w:r w:rsidRPr="007C3599">
        <w:rPr>
          <w:lang w:val="en"/>
        </w:rPr>
        <w:t>▲3.00</w:t>
      </w:r>
    </w:p>
    <w:tbl>
      <w:tblPr>
        <w:tblW w:w="796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66"/>
      </w:tblGrid>
      <w:tr w:rsidR="007C3599" w:rsidRPr="007C3599" w14:paraId="2CE39E7C" w14:textId="77777777" w:rsidTr="00710D6D">
        <w:tc>
          <w:tcPr>
            <w:tcW w:w="7966" w:type="dxa"/>
            <w:shd w:val="clear" w:color="auto" w:fill="99FF66"/>
          </w:tcPr>
          <w:p w14:paraId="63902B8D" w14:textId="105252EE" w:rsidR="000739A3" w:rsidRPr="007C3599" w:rsidRDefault="00710D6D" w:rsidP="00C05B52">
            <w:r w:rsidRPr="007C3599">
              <w:rPr>
                <w:rFonts w:hint="eastAsia"/>
                <w:lang w:val="en"/>
              </w:rPr>
              <w:t>サービス要件</w:t>
            </w:r>
            <w:r w:rsidRPr="007C3599">
              <w:rPr>
                <w:lang w:val="en"/>
              </w:rPr>
              <w:t xml:space="preserve"> </w:t>
            </w:r>
            <w:r w:rsidR="000739A3" w:rsidRPr="007C3599">
              <w:rPr>
                <w:lang w:val="en"/>
              </w:rPr>
              <w:t>Service requirements</w:t>
            </w:r>
          </w:p>
        </w:tc>
      </w:tr>
      <w:tr w:rsidR="007C3599" w:rsidRPr="007C3599" w14:paraId="4970BAFC" w14:textId="77777777" w:rsidTr="00710D6D">
        <w:tc>
          <w:tcPr>
            <w:tcW w:w="7966" w:type="dxa"/>
            <w:shd w:val="clear" w:color="auto" w:fill="auto"/>
          </w:tcPr>
          <w:p w14:paraId="612EF262" w14:textId="77777777" w:rsidR="00710D6D" w:rsidRPr="007C3599" w:rsidRDefault="00710D6D" w:rsidP="00C05B52">
            <w:r w:rsidRPr="007C3599">
              <w:rPr>
                <w:rFonts w:hint="eastAsia"/>
              </w:rPr>
              <w:t>一時地図更新サービス期間</w:t>
            </w:r>
          </w:p>
          <w:p w14:paraId="3343C1DB" w14:textId="284E5C12" w:rsidR="000739A3" w:rsidRPr="007C3599" w:rsidRDefault="000739A3" w:rsidP="00C05B52">
            <w:r w:rsidRPr="007C3599">
              <w:rPr>
                <w:lang w:val="en"/>
              </w:rPr>
              <w:t>Temporary map update service period</w:t>
            </w:r>
          </w:p>
        </w:tc>
      </w:tr>
      <w:tr w:rsidR="007C3599" w:rsidRPr="007C3599" w14:paraId="2A332888" w14:textId="77777777" w:rsidTr="00710D6D">
        <w:tc>
          <w:tcPr>
            <w:tcW w:w="7966" w:type="dxa"/>
            <w:shd w:val="clear" w:color="auto" w:fill="auto"/>
          </w:tcPr>
          <w:p w14:paraId="220A810A" w14:textId="6746B99E" w:rsidR="00710D6D" w:rsidRPr="007C3599" w:rsidRDefault="00710D6D" w:rsidP="00C05B52">
            <w:pPr>
              <w:rPr>
                <w:lang w:val="en"/>
              </w:rPr>
            </w:pPr>
            <w:r w:rsidRPr="007C3599">
              <w:rPr>
                <w:rFonts w:hint="eastAsia"/>
              </w:rPr>
              <w:t>一時地図更新サービス権利発生と終了条件</w:t>
            </w:r>
          </w:p>
          <w:p w14:paraId="04C239E1" w14:textId="6D84FDD3" w:rsidR="000739A3" w:rsidRPr="007C3599" w:rsidRDefault="000739A3" w:rsidP="00C05B52">
            <w:r w:rsidRPr="007C3599">
              <w:rPr>
                <w:lang w:val="en"/>
              </w:rPr>
              <w:t>Temporary map update service rights accrual and termination conditions</w:t>
            </w:r>
          </w:p>
        </w:tc>
      </w:tr>
      <w:tr w:rsidR="007C3599" w:rsidRPr="007C3599" w14:paraId="23525CEC" w14:textId="77777777" w:rsidTr="00710D6D">
        <w:tc>
          <w:tcPr>
            <w:tcW w:w="7966" w:type="dxa"/>
            <w:shd w:val="clear" w:color="auto" w:fill="auto"/>
          </w:tcPr>
          <w:p w14:paraId="7C2C99C0" w14:textId="77777777" w:rsidR="00710D6D" w:rsidRPr="007C3599" w:rsidRDefault="00710D6D" w:rsidP="00710D6D">
            <w:r w:rsidRPr="007C3599">
              <w:rPr>
                <w:rFonts w:hint="eastAsia"/>
              </w:rPr>
              <w:t>一時地図更新サービス終了後の振る舞い</w:t>
            </w:r>
          </w:p>
          <w:p w14:paraId="07A6C14D" w14:textId="6C6386C3" w:rsidR="00710D6D" w:rsidRPr="007C3599" w:rsidRDefault="00710D6D" w:rsidP="00710D6D">
            <w:r w:rsidRPr="007C3599">
              <w:rPr>
                <w:lang w:val="en"/>
              </w:rPr>
              <w:t>Behavior after the temporary map update service ends</w:t>
            </w:r>
            <w:r w:rsidRPr="007C3599" w:rsidDel="002112EB">
              <w:rPr>
                <w:lang w:val="en"/>
              </w:rPr>
              <w:t xml:space="preserve"> </w:t>
            </w:r>
          </w:p>
        </w:tc>
      </w:tr>
      <w:tr w:rsidR="007C3599" w:rsidRPr="007C3599" w14:paraId="50251E8F" w14:textId="77777777" w:rsidTr="00710D6D">
        <w:tc>
          <w:tcPr>
            <w:tcW w:w="7966" w:type="dxa"/>
            <w:shd w:val="clear" w:color="auto" w:fill="auto"/>
          </w:tcPr>
          <w:p w14:paraId="1BEB1D85" w14:textId="77777777" w:rsidR="00710D6D" w:rsidRPr="007C3599" w:rsidRDefault="00710D6D" w:rsidP="00710D6D">
            <w:pPr>
              <w:rPr>
                <w:lang w:val="en"/>
              </w:rPr>
            </w:pPr>
            <w:r w:rsidRPr="007C3599">
              <w:rPr>
                <w:rFonts w:hint="eastAsia"/>
              </w:rPr>
              <w:t>一時地図更新課金モデル</w:t>
            </w:r>
          </w:p>
          <w:p w14:paraId="29C39B2F" w14:textId="45335CF2" w:rsidR="00710D6D" w:rsidRPr="007C3599" w:rsidRDefault="00710D6D" w:rsidP="00710D6D">
            <w:r w:rsidRPr="007C3599">
              <w:rPr>
                <w:lang w:val="en"/>
              </w:rPr>
              <w:t>Temporary map update billing model</w:t>
            </w:r>
          </w:p>
        </w:tc>
      </w:tr>
      <w:tr w:rsidR="007C3599" w:rsidRPr="007C3599" w14:paraId="43902EC3" w14:textId="77777777" w:rsidTr="00710D6D">
        <w:tc>
          <w:tcPr>
            <w:tcW w:w="7966" w:type="dxa"/>
            <w:shd w:val="clear" w:color="auto" w:fill="auto"/>
          </w:tcPr>
          <w:p w14:paraId="1D9F2D0B" w14:textId="77777777" w:rsidR="00710D6D" w:rsidRPr="007C3599" w:rsidRDefault="00710D6D" w:rsidP="00710D6D">
            <w:r w:rsidRPr="007C3599">
              <w:rPr>
                <w:rFonts w:hint="eastAsia"/>
              </w:rPr>
              <w:t>全更新サービス期間</w:t>
            </w:r>
          </w:p>
          <w:p w14:paraId="3B122E8A" w14:textId="30A6398C" w:rsidR="00710D6D" w:rsidRPr="007C3599" w:rsidRDefault="00710D6D" w:rsidP="00710D6D">
            <w:r w:rsidRPr="007C3599">
              <w:rPr>
                <w:lang w:val="en"/>
              </w:rPr>
              <w:t>Map renewal service period</w:t>
            </w:r>
          </w:p>
        </w:tc>
      </w:tr>
      <w:tr w:rsidR="007C3599" w:rsidRPr="007C3599" w14:paraId="07C71294" w14:textId="77777777" w:rsidTr="00710D6D">
        <w:tc>
          <w:tcPr>
            <w:tcW w:w="7966" w:type="dxa"/>
            <w:shd w:val="clear" w:color="auto" w:fill="auto"/>
          </w:tcPr>
          <w:p w14:paraId="3B1B75B0" w14:textId="77777777" w:rsidR="00710D6D" w:rsidRPr="007C3599" w:rsidRDefault="00710D6D" w:rsidP="00710D6D">
            <w:pPr>
              <w:rPr>
                <w:lang w:val="en"/>
              </w:rPr>
            </w:pPr>
            <w:r w:rsidRPr="007C3599">
              <w:rPr>
                <w:rFonts w:hint="eastAsia"/>
              </w:rPr>
              <w:t>全更新サービス権利発生と終了条件</w:t>
            </w:r>
          </w:p>
          <w:p w14:paraId="0D5EC563" w14:textId="4135CD44" w:rsidR="00710D6D" w:rsidRPr="007C3599" w:rsidRDefault="00710D6D" w:rsidP="00710D6D">
            <w:r w:rsidRPr="007C3599">
              <w:rPr>
                <w:lang w:val="en"/>
              </w:rPr>
              <w:t>renewal service rights accrual and termination conditions</w:t>
            </w:r>
          </w:p>
        </w:tc>
      </w:tr>
      <w:tr w:rsidR="007C3599" w:rsidRPr="007C3599" w14:paraId="241B4E14" w14:textId="77777777" w:rsidTr="00710D6D">
        <w:tc>
          <w:tcPr>
            <w:tcW w:w="7966" w:type="dxa"/>
            <w:shd w:val="clear" w:color="auto" w:fill="auto"/>
          </w:tcPr>
          <w:p w14:paraId="4EA8F263" w14:textId="4182C376" w:rsidR="00710D6D" w:rsidRPr="007C3599" w:rsidRDefault="00710D6D" w:rsidP="00710D6D">
            <w:pPr>
              <w:rPr>
                <w:strike/>
                <w:lang w:val="en"/>
              </w:rPr>
            </w:pPr>
            <w:r w:rsidRPr="007C3599">
              <w:rPr>
                <w:rFonts w:hint="eastAsia"/>
              </w:rPr>
              <w:t>全更新サービス終了後の振る舞い</w:t>
            </w:r>
          </w:p>
          <w:p w14:paraId="7B20604C" w14:textId="2338A1EE" w:rsidR="00710D6D" w:rsidRPr="007C3599" w:rsidRDefault="00710D6D" w:rsidP="00710D6D">
            <w:r w:rsidRPr="007C3599">
              <w:rPr>
                <w:lang w:val="en"/>
              </w:rPr>
              <w:t>Behavior after the end of the map update service</w:t>
            </w:r>
          </w:p>
        </w:tc>
      </w:tr>
      <w:tr w:rsidR="007C3599" w:rsidRPr="007C3599" w14:paraId="7C2C0634" w14:textId="77777777" w:rsidTr="00710D6D">
        <w:tc>
          <w:tcPr>
            <w:tcW w:w="7966" w:type="dxa"/>
            <w:shd w:val="clear" w:color="auto" w:fill="auto"/>
          </w:tcPr>
          <w:p w14:paraId="04CDB3B3" w14:textId="77777777" w:rsidR="00710D6D" w:rsidRPr="007C3599" w:rsidRDefault="00710D6D" w:rsidP="00710D6D">
            <w:pPr>
              <w:rPr>
                <w:lang w:val="en"/>
              </w:rPr>
            </w:pPr>
            <w:r w:rsidRPr="007C3599">
              <w:rPr>
                <w:rFonts w:hint="eastAsia"/>
              </w:rPr>
              <w:t>全更新課金モデル</w:t>
            </w:r>
          </w:p>
          <w:p w14:paraId="468F2284" w14:textId="48108F3B" w:rsidR="00710D6D" w:rsidRPr="007C3599" w:rsidRDefault="00710D6D" w:rsidP="00710D6D">
            <w:r w:rsidRPr="007C3599">
              <w:rPr>
                <w:lang w:val="en"/>
              </w:rPr>
              <w:t>full update billing model</w:t>
            </w:r>
          </w:p>
        </w:tc>
      </w:tr>
      <w:tr w:rsidR="007C3599" w:rsidRPr="007C3599" w14:paraId="00F29D24" w14:textId="77777777" w:rsidTr="00710D6D">
        <w:tc>
          <w:tcPr>
            <w:tcW w:w="7966" w:type="dxa"/>
            <w:shd w:val="clear" w:color="auto" w:fill="auto"/>
          </w:tcPr>
          <w:p w14:paraId="4EDFBD4F" w14:textId="77777777" w:rsidR="00710D6D" w:rsidRPr="007C3599" w:rsidRDefault="00710D6D" w:rsidP="00710D6D">
            <w:pPr>
              <w:rPr>
                <w:lang w:val="en"/>
              </w:rPr>
            </w:pPr>
            <w:r w:rsidRPr="007C3599">
              <w:rPr>
                <w:rFonts w:hint="eastAsia"/>
              </w:rPr>
              <w:t>全更新サービス期間の管理</w:t>
            </w:r>
          </w:p>
          <w:p w14:paraId="3FF6FA71" w14:textId="2A86FAF5" w:rsidR="00710D6D" w:rsidRPr="007C3599" w:rsidRDefault="00710D6D">
            <w:r w:rsidRPr="007C3599">
              <w:rPr>
                <w:lang w:val="en"/>
              </w:rPr>
              <w:t>The entire map renewal service period</w:t>
            </w:r>
          </w:p>
        </w:tc>
      </w:tr>
      <w:tr w:rsidR="007C3599" w:rsidRPr="007C3599" w14:paraId="79CD47DC" w14:textId="77777777" w:rsidTr="00710D6D">
        <w:tc>
          <w:tcPr>
            <w:tcW w:w="7966" w:type="dxa"/>
            <w:shd w:val="clear" w:color="auto" w:fill="auto"/>
          </w:tcPr>
          <w:p w14:paraId="1FD715C2" w14:textId="77777777" w:rsidR="00710D6D" w:rsidRPr="007C3599" w:rsidRDefault="00710D6D" w:rsidP="00710D6D">
            <w:pPr>
              <w:rPr>
                <w:lang w:val="en"/>
              </w:rPr>
            </w:pPr>
            <w:r w:rsidRPr="007C3599">
              <w:rPr>
                <w:rFonts w:hint="eastAsia"/>
              </w:rPr>
              <w:t>情報の鮮度</w:t>
            </w:r>
          </w:p>
          <w:p w14:paraId="20C9D3C1" w14:textId="36108AF0" w:rsidR="00710D6D" w:rsidRPr="007C3599" w:rsidRDefault="00710D6D" w:rsidP="00710D6D">
            <w:r w:rsidRPr="007C3599">
              <w:rPr>
                <w:lang w:val="en"/>
              </w:rPr>
              <w:t>Freshness of information</w:t>
            </w:r>
          </w:p>
        </w:tc>
      </w:tr>
      <w:tr w:rsidR="007C3599" w:rsidRPr="007C3599" w14:paraId="75747CA5" w14:textId="77777777" w:rsidTr="00710D6D">
        <w:tc>
          <w:tcPr>
            <w:tcW w:w="7966" w:type="dxa"/>
            <w:shd w:val="clear" w:color="auto" w:fill="auto"/>
          </w:tcPr>
          <w:p w14:paraId="746A6616" w14:textId="2EDB9543" w:rsidR="00710D6D" w:rsidRPr="007C3599" w:rsidRDefault="00710D6D" w:rsidP="00710D6D">
            <w:pPr>
              <w:rPr>
                <w:lang w:val="en"/>
              </w:rPr>
            </w:pPr>
            <w:r w:rsidRPr="007C3599">
              <w:rPr>
                <w:rFonts w:hint="eastAsia"/>
              </w:rPr>
              <w:t>地図コンテンツ</w:t>
            </w:r>
          </w:p>
          <w:p w14:paraId="534ABE54" w14:textId="7DEFD279" w:rsidR="00710D6D" w:rsidRPr="007C3599" w:rsidRDefault="00710D6D" w:rsidP="00710D6D">
            <w:r w:rsidRPr="007C3599">
              <w:rPr>
                <w:lang w:val="en"/>
              </w:rPr>
              <w:t>Map Content</w:t>
            </w:r>
          </w:p>
        </w:tc>
      </w:tr>
      <w:tr w:rsidR="007C3599" w:rsidRPr="007C3599" w14:paraId="4DA6684A" w14:textId="77777777" w:rsidTr="00710D6D">
        <w:tc>
          <w:tcPr>
            <w:tcW w:w="7966" w:type="dxa"/>
            <w:shd w:val="clear" w:color="auto" w:fill="auto"/>
          </w:tcPr>
          <w:p w14:paraId="10DEC7DF" w14:textId="77777777" w:rsidR="00710D6D" w:rsidRPr="007C3599" w:rsidRDefault="00710D6D" w:rsidP="00710D6D">
            <w:pPr>
              <w:rPr>
                <w:strike/>
              </w:rPr>
            </w:pPr>
            <w:r w:rsidRPr="007C3599">
              <w:rPr>
                <w:strike/>
                <w:lang w:val="en"/>
              </w:rPr>
              <w:t>Update area</w:t>
            </w:r>
          </w:p>
        </w:tc>
      </w:tr>
      <w:tr w:rsidR="007C3599" w:rsidRPr="007C3599" w14:paraId="6A3B0AC4" w14:textId="77777777" w:rsidTr="00710D6D">
        <w:tc>
          <w:tcPr>
            <w:tcW w:w="7966" w:type="dxa"/>
            <w:shd w:val="clear" w:color="auto" w:fill="auto"/>
          </w:tcPr>
          <w:p w14:paraId="03FBB428" w14:textId="77777777" w:rsidR="00710D6D" w:rsidRPr="007C3599" w:rsidRDefault="00710D6D" w:rsidP="00710D6D">
            <w:pPr>
              <w:rPr>
                <w:strike/>
              </w:rPr>
            </w:pPr>
            <w:r w:rsidRPr="007C3599">
              <w:rPr>
                <w:strike/>
                <w:lang w:val="en"/>
              </w:rPr>
              <w:t>Suppression of delivery data (updated data)</w:t>
            </w:r>
          </w:p>
        </w:tc>
      </w:tr>
      <w:tr w:rsidR="007C3599" w:rsidRPr="007C3599" w14:paraId="35B442D8" w14:textId="77777777" w:rsidTr="00710D6D">
        <w:tc>
          <w:tcPr>
            <w:tcW w:w="7966" w:type="dxa"/>
            <w:shd w:val="clear" w:color="auto" w:fill="auto"/>
          </w:tcPr>
          <w:p w14:paraId="2D7C013D" w14:textId="313D5C6F" w:rsidR="00710D6D" w:rsidRPr="007C3599" w:rsidRDefault="00710D6D" w:rsidP="00710D6D">
            <w:pPr>
              <w:rPr>
                <w:lang w:val="en"/>
              </w:rPr>
            </w:pPr>
            <w:r w:rsidRPr="007C3599">
              <w:rPr>
                <w:rFonts w:hint="eastAsia"/>
              </w:rPr>
              <w:t>地図配信ポータルサイト</w:t>
            </w:r>
          </w:p>
          <w:p w14:paraId="7618EFCB" w14:textId="27CAE33A" w:rsidR="00710D6D" w:rsidRPr="007C3599" w:rsidRDefault="00710D6D" w:rsidP="00710D6D">
            <w:r w:rsidRPr="007C3599">
              <w:rPr>
                <w:lang w:val="en"/>
              </w:rPr>
              <w:t>Map distribution portal site</w:t>
            </w:r>
          </w:p>
        </w:tc>
      </w:tr>
      <w:tr w:rsidR="007C3599" w:rsidRPr="007C3599" w14:paraId="2F70C2DA" w14:textId="77777777" w:rsidTr="00710D6D">
        <w:tc>
          <w:tcPr>
            <w:tcW w:w="7966" w:type="dxa"/>
            <w:shd w:val="clear" w:color="auto" w:fill="auto"/>
          </w:tcPr>
          <w:p w14:paraId="5F753B4C" w14:textId="77777777" w:rsidR="00710D6D" w:rsidRPr="007C3599" w:rsidRDefault="00710D6D" w:rsidP="00710D6D">
            <w:pPr>
              <w:rPr>
                <w:strike/>
              </w:rPr>
            </w:pPr>
            <w:r w:rsidRPr="007C3599">
              <w:rPr>
                <w:strike/>
                <w:lang w:val="en"/>
              </w:rPr>
              <w:t>G-BOOK Support Center Service</w:t>
            </w:r>
          </w:p>
        </w:tc>
      </w:tr>
      <w:tr w:rsidR="007C3599" w:rsidRPr="007C3599" w14:paraId="79A78779" w14:textId="77777777" w:rsidTr="00710D6D">
        <w:tc>
          <w:tcPr>
            <w:tcW w:w="7966" w:type="dxa"/>
            <w:shd w:val="clear" w:color="auto" w:fill="auto"/>
          </w:tcPr>
          <w:p w14:paraId="404794A4" w14:textId="133F2BB2" w:rsidR="00710D6D" w:rsidRPr="007C3599" w:rsidRDefault="00710D6D" w:rsidP="00710D6D">
            <w:pPr>
              <w:rPr>
                <w:lang w:val="en"/>
              </w:rPr>
            </w:pPr>
            <w:r w:rsidRPr="007C3599">
              <w:rPr>
                <w:rFonts w:hint="eastAsia"/>
              </w:rPr>
              <w:t>動作確認済み書込み環境</w:t>
            </w:r>
          </w:p>
          <w:p w14:paraId="13F002C9" w14:textId="46BF9F1A" w:rsidR="00710D6D" w:rsidRPr="007C3599" w:rsidRDefault="00710D6D" w:rsidP="00710D6D">
            <w:r w:rsidRPr="007C3599">
              <w:rPr>
                <w:lang w:val="en"/>
              </w:rPr>
              <w:t>Operation-confirmed write environment</w:t>
            </w:r>
          </w:p>
        </w:tc>
      </w:tr>
      <w:tr w:rsidR="007C3599" w:rsidRPr="007C3599" w14:paraId="7E6EE8FC" w14:textId="77777777" w:rsidTr="00710D6D">
        <w:tc>
          <w:tcPr>
            <w:tcW w:w="7966" w:type="dxa"/>
            <w:shd w:val="clear" w:color="auto" w:fill="auto"/>
          </w:tcPr>
          <w:p w14:paraId="056272C0" w14:textId="3A8C61F5" w:rsidR="00710D6D" w:rsidRPr="007C3599" w:rsidRDefault="00710D6D" w:rsidP="00710D6D">
            <w:pPr>
              <w:rPr>
                <w:lang w:val="en"/>
              </w:rPr>
            </w:pPr>
            <w:r w:rsidRPr="007C3599">
              <w:rPr>
                <w:rFonts w:hint="eastAsia"/>
              </w:rPr>
              <w:t>サービス対応</w:t>
            </w:r>
          </w:p>
          <w:p w14:paraId="2B051E7A" w14:textId="624B7F60" w:rsidR="00710D6D" w:rsidRPr="007C3599" w:rsidRDefault="00710D6D" w:rsidP="00710D6D">
            <w:r w:rsidRPr="007C3599">
              <w:rPr>
                <w:lang w:val="en"/>
              </w:rPr>
              <w:t>Service-ready</w:t>
            </w:r>
          </w:p>
        </w:tc>
      </w:tr>
      <w:tr w:rsidR="007C3599" w:rsidRPr="007C3599" w14:paraId="453327B3" w14:textId="77777777" w:rsidTr="00710D6D">
        <w:tc>
          <w:tcPr>
            <w:tcW w:w="7966" w:type="dxa"/>
            <w:shd w:val="clear" w:color="auto" w:fill="auto"/>
          </w:tcPr>
          <w:p w14:paraId="7FED145D" w14:textId="77777777" w:rsidR="00710D6D" w:rsidRPr="007C3599" w:rsidRDefault="00710D6D" w:rsidP="00710D6D">
            <w:pPr>
              <w:rPr>
                <w:strike/>
              </w:rPr>
            </w:pPr>
            <w:r w:rsidRPr="007C3599">
              <w:rPr>
                <w:strike/>
                <w:lang w:val="en"/>
              </w:rPr>
              <w:lastRenderedPageBreak/>
              <w:t>Recovery of map data</w:t>
            </w:r>
          </w:p>
        </w:tc>
      </w:tr>
      <w:tr w:rsidR="007C3599" w:rsidRPr="007C3599" w14:paraId="0E143153" w14:textId="77777777" w:rsidTr="00710D6D">
        <w:tc>
          <w:tcPr>
            <w:tcW w:w="7966" w:type="dxa"/>
            <w:shd w:val="clear" w:color="auto" w:fill="auto"/>
          </w:tcPr>
          <w:p w14:paraId="2380F82B" w14:textId="425B1786" w:rsidR="003529EC" w:rsidRPr="007C3599" w:rsidRDefault="003529EC" w:rsidP="00710D6D">
            <w:pPr>
              <w:rPr>
                <w:lang w:val="en"/>
              </w:rPr>
            </w:pPr>
            <w:r w:rsidRPr="007C3599">
              <w:rPr>
                <w:rFonts w:hint="eastAsia"/>
              </w:rPr>
              <w:t>地図更新（地図配信センター）</w:t>
            </w:r>
          </w:p>
          <w:p w14:paraId="5686D7DE" w14:textId="71BABA10" w:rsidR="00710D6D" w:rsidRPr="007C3599" w:rsidRDefault="00710D6D" w:rsidP="00710D6D">
            <w:r w:rsidRPr="007C3599">
              <w:rPr>
                <w:lang w:val="en"/>
              </w:rPr>
              <w:t>Map update (Map Distribution Center)</w:t>
            </w:r>
          </w:p>
        </w:tc>
      </w:tr>
      <w:tr w:rsidR="007C3599" w:rsidRPr="007C3599" w14:paraId="336EE2F0" w14:textId="77777777" w:rsidTr="00710D6D">
        <w:tc>
          <w:tcPr>
            <w:tcW w:w="7966" w:type="dxa"/>
            <w:shd w:val="clear" w:color="auto" w:fill="auto"/>
          </w:tcPr>
          <w:p w14:paraId="19F18FE2" w14:textId="3A671E41" w:rsidR="003529EC" w:rsidRPr="007C3599" w:rsidRDefault="003529EC" w:rsidP="00710D6D">
            <w:pPr>
              <w:rPr>
                <w:lang w:val="en"/>
              </w:rPr>
            </w:pPr>
            <w:r w:rsidRPr="007C3599">
              <w:rPr>
                <w:rFonts w:hint="eastAsia"/>
              </w:rPr>
              <w:t>システム対応年数</w:t>
            </w:r>
          </w:p>
          <w:p w14:paraId="37B4F02E" w14:textId="45B05D21" w:rsidR="00710D6D" w:rsidRPr="007C3599" w:rsidRDefault="00710D6D" w:rsidP="00710D6D">
            <w:r w:rsidRPr="007C3599">
              <w:rPr>
                <w:lang w:val="en"/>
              </w:rPr>
              <w:t>Number of years of system support</w:t>
            </w:r>
          </w:p>
        </w:tc>
      </w:tr>
      <w:tr w:rsidR="007C3599" w:rsidRPr="007C3599" w14:paraId="159CD588" w14:textId="77777777" w:rsidTr="00710D6D">
        <w:tc>
          <w:tcPr>
            <w:tcW w:w="7966" w:type="dxa"/>
            <w:shd w:val="clear" w:color="auto" w:fill="auto"/>
          </w:tcPr>
          <w:p w14:paraId="49DC94FD" w14:textId="1F384F5B" w:rsidR="003529EC" w:rsidRPr="007C3599" w:rsidRDefault="003529EC" w:rsidP="00710D6D">
            <w:pPr>
              <w:rPr>
                <w:lang w:val="en"/>
              </w:rPr>
            </w:pPr>
            <w:r w:rsidRPr="007C3599">
              <w:rPr>
                <w:rFonts w:hint="eastAsia"/>
              </w:rPr>
              <w:t>更新動作中のほか機能への影響について</w:t>
            </w:r>
          </w:p>
          <w:p w14:paraId="4004DCF1" w14:textId="065D719F" w:rsidR="00710D6D" w:rsidRPr="007C3599" w:rsidRDefault="00710D6D" w:rsidP="00710D6D">
            <w:r w:rsidRPr="007C3599">
              <w:rPr>
                <w:lang w:val="en"/>
              </w:rPr>
              <w:t>Impact on functions during update operation</w:t>
            </w:r>
          </w:p>
        </w:tc>
      </w:tr>
      <w:tr w:rsidR="007C3599" w:rsidRPr="007C3599" w14:paraId="0C9D649F" w14:textId="77777777" w:rsidTr="00710D6D">
        <w:tc>
          <w:tcPr>
            <w:tcW w:w="7966" w:type="dxa"/>
            <w:shd w:val="clear" w:color="auto" w:fill="auto"/>
          </w:tcPr>
          <w:p w14:paraId="3CB87CED" w14:textId="77777777" w:rsidR="00710D6D" w:rsidRPr="007C3599" w:rsidRDefault="00710D6D" w:rsidP="00710D6D">
            <w:pPr>
              <w:rPr>
                <w:strike/>
              </w:rPr>
            </w:pPr>
            <w:r w:rsidRPr="007C3599">
              <w:rPr>
                <w:strike/>
                <w:lang w:val="en"/>
              </w:rPr>
              <w:t>What to do when a map update conflict</w:t>
            </w:r>
          </w:p>
        </w:tc>
      </w:tr>
    </w:tbl>
    <w:p w14:paraId="0D29D70B" w14:textId="77777777" w:rsidR="000739A3" w:rsidRPr="007C3599" w:rsidRDefault="000739A3" w:rsidP="00534C4E"/>
    <w:p w14:paraId="192B8C14" w14:textId="77777777" w:rsidR="00F65842" w:rsidRPr="007C3599" w:rsidRDefault="002902AC" w:rsidP="002902AC">
      <w:r w:rsidRPr="007C3599">
        <w:br w:type="page"/>
      </w:r>
    </w:p>
    <w:p w14:paraId="36A98EE4" w14:textId="595245D8" w:rsidR="004958CF" w:rsidRPr="007C3599" w:rsidRDefault="003529EC" w:rsidP="001B5CC7">
      <w:pPr>
        <w:pStyle w:val="2"/>
        <w:numPr>
          <w:ilvl w:val="1"/>
          <w:numId w:val="2"/>
        </w:numPr>
      </w:pPr>
      <w:bookmarkStart w:id="2483" w:name="_Toc87878079"/>
      <w:r w:rsidRPr="007C3599">
        <w:rPr>
          <w:rFonts w:hint="eastAsia"/>
        </w:rPr>
        <w:lastRenderedPageBreak/>
        <w:t>一時地図更新サービス期間</w:t>
      </w:r>
      <w:r w:rsidRPr="007C3599">
        <w:t xml:space="preserve"> </w:t>
      </w:r>
      <w:r w:rsidR="004958CF" w:rsidRPr="007C3599">
        <w:rPr>
          <w:lang w:val="en"/>
        </w:rPr>
        <w:t>Temporary map update service period</w:t>
      </w:r>
      <w:bookmarkEnd w:id="2483"/>
    </w:p>
    <w:p w14:paraId="04A9D0C3" w14:textId="77777777" w:rsidR="003529EC" w:rsidRPr="007C3599" w:rsidRDefault="003529EC" w:rsidP="001B5CC7">
      <w:pPr>
        <w:pStyle w:val="af7"/>
        <w:ind w:leftChars="0" w:left="0"/>
      </w:pPr>
      <w:r w:rsidRPr="007C3599">
        <w:rPr>
          <w:rFonts w:hint="eastAsia"/>
        </w:rPr>
        <w:t>本サービスは一時地図配信サービスフラグ</w:t>
      </w:r>
      <w:r w:rsidRPr="007C3599">
        <w:t>ONの間、一時地図配信のサービスを受けることが出来る。</w:t>
      </w:r>
    </w:p>
    <w:p w14:paraId="21DBA070" w14:textId="6B7864C7" w:rsidR="004958CF" w:rsidRPr="007C3599" w:rsidRDefault="004958CF" w:rsidP="004958CF">
      <w:r w:rsidRPr="347E5CEB">
        <w:t xml:space="preserve">This service can receive temporary map distribution service </w:t>
      </w:r>
      <w:proofErr w:type="spellStart"/>
      <w:r w:rsidRPr="347E5CEB">
        <w:t>service</w:t>
      </w:r>
      <w:proofErr w:type="spellEnd"/>
      <w:r w:rsidRPr="347E5CEB">
        <w:t xml:space="preserve"> during temporary map distribution service flag ON.</w:t>
      </w:r>
    </w:p>
    <w:p w14:paraId="01A6B9D7" w14:textId="77777777" w:rsidR="004958CF" w:rsidRPr="007C3599" w:rsidRDefault="004958CF" w:rsidP="004958CF"/>
    <w:p w14:paraId="743415B7" w14:textId="50FA82C9" w:rsidR="004958CF" w:rsidRPr="007C3599" w:rsidRDefault="003529EC" w:rsidP="001B5CC7">
      <w:pPr>
        <w:pStyle w:val="2"/>
        <w:numPr>
          <w:ilvl w:val="1"/>
          <w:numId w:val="2"/>
        </w:numPr>
      </w:pPr>
      <w:bookmarkStart w:id="2484" w:name="_Toc87878080"/>
      <w:r w:rsidRPr="007C3599">
        <w:rPr>
          <w:rFonts w:hint="eastAsia"/>
        </w:rPr>
        <w:t>一時地図更新サービス権利発生と終了条件</w:t>
      </w:r>
      <w:r w:rsidRPr="007C3599">
        <w:t xml:space="preserve"> </w:t>
      </w:r>
      <w:r w:rsidR="004958CF" w:rsidRPr="007C3599">
        <w:rPr>
          <w:lang w:val="en"/>
        </w:rPr>
        <w:t>Temporary map update service rights accrual and termination conditions</w:t>
      </w:r>
      <w:bookmarkEnd w:id="2484"/>
    </w:p>
    <w:p w14:paraId="370EBD52" w14:textId="77777777" w:rsidR="003529EC" w:rsidRPr="007C3599" w:rsidRDefault="003529EC" w:rsidP="001B5CC7">
      <w:pPr>
        <w:pStyle w:val="af7"/>
        <w:ind w:leftChars="0" w:left="0"/>
        <w:rPr>
          <w:strike/>
          <w:u w:val="single"/>
        </w:rPr>
      </w:pPr>
      <w:r w:rsidRPr="007C3599">
        <w:rPr>
          <w:rFonts w:hint="eastAsia"/>
        </w:rPr>
        <w:t>一時地図配信サービスフラグはセンターで管理する。</w:t>
      </w:r>
    </w:p>
    <w:p w14:paraId="0D31F88F" w14:textId="609705DA" w:rsidR="004958CF" w:rsidRPr="007C3599" w:rsidRDefault="004958CF" w:rsidP="004958CF">
      <w:pPr>
        <w:rPr>
          <w:strike/>
          <w:u w:val="single"/>
        </w:rPr>
      </w:pPr>
      <w:r w:rsidRPr="007C3599">
        <w:rPr>
          <w:lang w:val="en"/>
        </w:rPr>
        <w:t>Temporary map distribution service flags are managed by the center.</w:t>
      </w:r>
    </w:p>
    <w:p w14:paraId="51193454" w14:textId="77777777" w:rsidR="004958CF" w:rsidRPr="007C3599" w:rsidRDefault="004958CF" w:rsidP="004958CF"/>
    <w:p w14:paraId="4EF96510" w14:textId="56EE5D87" w:rsidR="004958CF" w:rsidRPr="007C3599" w:rsidRDefault="00E456C1" w:rsidP="004958CF">
      <w:pPr>
        <w:pStyle w:val="2"/>
        <w:numPr>
          <w:ilvl w:val="1"/>
          <w:numId w:val="10"/>
        </w:numPr>
      </w:pPr>
      <w:bookmarkStart w:id="2485" w:name="_Toc87878081"/>
      <w:bookmarkEnd w:id="2485"/>
      <w:r w:rsidRPr="007C3599">
        <w:rPr>
          <w:rFonts w:hint="eastAsia"/>
        </w:rPr>
        <w:t>一時地図更新サービス終了後の振る舞い</w:t>
      </w:r>
      <w:r w:rsidRPr="007C3599">
        <w:t xml:space="preserve"> </w:t>
      </w:r>
      <w:r w:rsidR="004958CF" w:rsidRPr="007C3599">
        <w:rPr>
          <w:lang w:val="en"/>
        </w:rPr>
        <w:t>Behavior after the temporary map update service ends</w:t>
      </w:r>
    </w:p>
    <w:p w14:paraId="79A5625F" w14:textId="77777777" w:rsidR="003529EC" w:rsidRPr="007C3599" w:rsidRDefault="003529EC" w:rsidP="001B5CC7">
      <w:pPr>
        <w:pStyle w:val="af7"/>
        <w:ind w:leftChars="0" w:left="0"/>
      </w:pPr>
      <w:r w:rsidRPr="007C3599">
        <w:rPr>
          <w:rFonts w:hint="eastAsia"/>
        </w:rPr>
        <w:t>一時地図配信サービス終了後は、利用する場合に課金が必要となる。</w:t>
      </w:r>
    </w:p>
    <w:p w14:paraId="50A6FBE4" w14:textId="4274DD9C" w:rsidR="004958CF" w:rsidRPr="007C3599" w:rsidRDefault="004958CF" w:rsidP="004958CF">
      <w:r w:rsidRPr="007C3599">
        <w:rPr>
          <w:lang w:val="en"/>
        </w:rPr>
        <w:t>After the temporary map distribution service ends, you will need to pay when using it.</w:t>
      </w:r>
    </w:p>
    <w:p w14:paraId="311A34F1" w14:textId="77777777" w:rsidR="004958CF" w:rsidRPr="007C3599" w:rsidRDefault="004958CF" w:rsidP="004958CF"/>
    <w:p w14:paraId="556DD698" w14:textId="4A1DFA7F" w:rsidR="004958CF" w:rsidRPr="007C3599" w:rsidRDefault="00E456C1" w:rsidP="004958CF">
      <w:pPr>
        <w:pStyle w:val="2"/>
        <w:numPr>
          <w:ilvl w:val="1"/>
          <w:numId w:val="10"/>
        </w:numPr>
      </w:pPr>
      <w:bookmarkStart w:id="2486" w:name="_Toc87878082"/>
      <w:r w:rsidRPr="007C3599">
        <w:rPr>
          <w:rFonts w:hint="eastAsia"/>
        </w:rPr>
        <w:t>一時地図更新課金モデル</w:t>
      </w:r>
      <w:r w:rsidRPr="007C3599">
        <w:t xml:space="preserve"> </w:t>
      </w:r>
      <w:r w:rsidR="004958CF" w:rsidRPr="007C3599">
        <w:rPr>
          <w:lang w:val="en"/>
        </w:rPr>
        <w:t>Temporary map update billing model</w:t>
      </w:r>
      <w:bookmarkEnd w:id="2486"/>
    </w:p>
    <w:p w14:paraId="2014E9F1" w14:textId="77777777" w:rsidR="003529EC" w:rsidRPr="007C3599" w:rsidRDefault="003529EC" w:rsidP="001B5CC7">
      <w:pPr>
        <w:pStyle w:val="af7"/>
        <w:ind w:leftChars="0" w:left="0"/>
      </w:pPr>
      <w:r w:rsidRPr="007C3599">
        <w:rPr>
          <w:rFonts w:hint="eastAsia"/>
        </w:rPr>
        <w:t>ユーザーが</w:t>
      </w:r>
      <w:r w:rsidRPr="007C3599">
        <w:t>WEB上で課金することで、センターで管理する期間を延長することができる。</w:t>
      </w:r>
    </w:p>
    <w:p w14:paraId="71CE6546" w14:textId="5AF95D5A" w:rsidR="004958CF" w:rsidRPr="007C3599" w:rsidRDefault="004958CF" w:rsidP="004958CF">
      <w:r w:rsidRPr="007C3599">
        <w:rPr>
          <w:lang w:val="en"/>
        </w:rPr>
        <w:t>By charging on the web, the period of management in the center can be extended.</w:t>
      </w:r>
    </w:p>
    <w:p w14:paraId="16102964" w14:textId="77777777" w:rsidR="004958CF" w:rsidRPr="007C3599" w:rsidRDefault="004958CF" w:rsidP="002902AC"/>
    <w:p w14:paraId="051097A8" w14:textId="5B4611D0" w:rsidR="00EC3566" w:rsidRPr="007C3599" w:rsidRDefault="003529EC" w:rsidP="009B2AF5">
      <w:pPr>
        <w:pStyle w:val="2"/>
        <w:numPr>
          <w:ilvl w:val="1"/>
          <w:numId w:val="2"/>
        </w:numPr>
      </w:pPr>
      <w:bookmarkStart w:id="2487" w:name="_Toc87878083"/>
      <w:bookmarkStart w:id="2488" w:name="OLE_LINK6"/>
      <w:r w:rsidRPr="007C3599">
        <w:rPr>
          <w:rFonts w:hint="eastAsia"/>
        </w:rPr>
        <w:t>全更新サービス期間</w:t>
      </w:r>
      <w:r w:rsidRPr="007C3599">
        <w:rPr>
          <w:lang w:val="en"/>
        </w:rPr>
        <w:t xml:space="preserve"> </w:t>
      </w:r>
      <w:r w:rsidR="00E856B9" w:rsidRPr="007C3599">
        <w:rPr>
          <w:lang w:val="en"/>
        </w:rPr>
        <w:t>Map renewal</w:t>
      </w:r>
      <w:r w:rsidR="00EC3566" w:rsidRPr="007C3599">
        <w:rPr>
          <w:lang w:val="en"/>
        </w:rPr>
        <w:t xml:space="preserve"> service period </w:t>
      </w:r>
      <w:r w:rsidR="00E04ADF" w:rsidRPr="007C3599">
        <w:rPr>
          <w:lang w:val="en"/>
        </w:rPr>
        <w:t>-3.00</w:t>
      </w:r>
      <w:bookmarkEnd w:id="2487"/>
    </w:p>
    <w:bookmarkEnd w:id="2488"/>
    <w:p w14:paraId="5AB7FD06" w14:textId="77777777" w:rsidR="003529EC" w:rsidRPr="007C3599" w:rsidRDefault="003529EC" w:rsidP="001B5CC7">
      <w:pPr>
        <w:pStyle w:val="af7"/>
        <w:ind w:leftChars="0" w:left="0"/>
      </w:pPr>
      <w:r w:rsidRPr="007C3599">
        <w:rPr>
          <w:rFonts w:hint="eastAsia"/>
        </w:rPr>
        <w:t>本サービスは新車（新規車載機）購入後、数年間課金を行わず無料ライセンスキーによる全更新サービスを受けることが出来るサービスである。</w:t>
      </w:r>
    </w:p>
    <w:p w14:paraId="31AA6A10" w14:textId="6F1A65D6" w:rsidR="003529EC" w:rsidRPr="007C3599" w:rsidRDefault="001850C1" w:rsidP="001850C1">
      <w:pPr>
        <w:rPr>
          <w:lang w:val="en"/>
        </w:rPr>
      </w:pPr>
      <w:r w:rsidRPr="007C3599">
        <w:rPr>
          <w:lang w:val="en"/>
        </w:rPr>
        <w:t xml:space="preserve">This service is a service </w:t>
      </w:r>
      <w:r w:rsidR="004473B8" w:rsidRPr="007C3599">
        <w:rPr>
          <w:lang w:val="en"/>
        </w:rPr>
        <w:t xml:space="preserve">that allows you to receive all renewal services with a free license key without charging for several years after purchasing a new car (new in-vehicle machine). </w:t>
      </w:r>
    </w:p>
    <w:p w14:paraId="62C1C86A" w14:textId="77777777" w:rsidR="003529EC" w:rsidRPr="007C3599" w:rsidRDefault="003529EC">
      <w:pPr>
        <w:widowControl/>
        <w:jc w:val="left"/>
        <w:rPr>
          <w:lang w:val="en"/>
        </w:rPr>
      </w:pPr>
      <w:r w:rsidRPr="007C3599">
        <w:rPr>
          <w:lang w:val="en"/>
        </w:rPr>
        <w:br w:type="page"/>
      </w:r>
    </w:p>
    <w:p w14:paraId="2EA445E6" w14:textId="77777777" w:rsidR="001850C1" w:rsidRPr="007C3599" w:rsidRDefault="001850C1" w:rsidP="001850C1"/>
    <w:tbl>
      <w:tblPr>
        <w:tblW w:w="8562"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854"/>
        <w:gridCol w:w="5708"/>
      </w:tblGrid>
      <w:tr w:rsidR="007C3599" w:rsidRPr="007C3599" w14:paraId="3BF4F7DE" w14:textId="77777777" w:rsidTr="00A71166">
        <w:trPr>
          <w:cantSplit/>
          <w:trHeight w:val="348"/>
        </w:trPr>
        <w:tc>
          <w:tcPr>
            <w:tcW w:w="2854"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71B3BDAD" w14:textId="0DA62146" w:rsidR="001850C1" w:rsidRPr="007C3599" w:rsidRDefault="003529EC" w:rsidP="00A71166">
            <w:r w:rsidRPr="007C3599">
              <w:rPr>
                <w:rFonts w:hint="eastAsia"/>
              </w:rPr>
              <w:t>ケース</w:t>
            </w:r>
            <w:r w:rsidRPr="007C3599">
              <w:t xml:space="preserve"> </w:t>
            </w:r>
            <w:r w:rsidR="001850C1" w:rsidRPr="007C3599">
              <w:rPr>
                <w:lang w:val="en"/>
              </w:rPr>
              <w:t>case</w:t>
            </w:r>
          </w:p>
        </w:tc>
        <w:tc>
          <w:tcPr>
            <w:tcW w:w="5708"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7809C32" w14:textId="32433E15" w:rsidR="001850C1" w:rsidRPr="007C3599" w:rsidRDefault="003529EC" w:rsidP="00A71166">
            <w:r w:rsidRPr="007C3599">
              <w:rPr>
                <w:rFonts w:hint="eastAsia"/>
              </w:rPr>
              <w:t>サービス期間</w:t>
            </w:r>
            <w:r w:rsidRPr="007C3599">
              <w:t xml:space="preserve"> </w:t>
            </w:r>
            <w:r w:rsidR="001850C1" w:rsidRPr="007C3599">
              <w:rPr>
                <w:lang w:val="en"/>
              </w:rPr>
              <w:t>Service period</w:t>
            </w:r>
          </w:p>
        </w:tc>
      </w:tr>
      <w:tr w:rsidR="007C3599" w:rsidRPr="007C3599" w14:paraId="77190F15" w14:textId="77777777" w:rsidTr="00A71166">
        <w:trPr>
          <w:cantSplit/>
          <w:trHeight w:val="1071"/>
        </w:trPr>
        <w:tc>
          <w:tcPr>
            <w:tcW w:w="2854" w:type="dxa"/>
            <w:tcBorders>
              <w:top w:val="single" w:sz="4" w:space="0" w:color="auto"/>
              <w:left w:val="single" w:sz="4" w:space="0" w:color="auto"/>
              <w:bottom w:val="single" w:sz="4" w:space="0" w:color="auto"/>
              <w:right w:val="single" w:sz="4" w:space="0" w:color="auto"/>
            </w:tcBorders>
            <w:vAlign w:val="center"/>
            <w:hideMark/>
          </w:tcPr>
          <w:p w14:paraId="40A7F398" w14:textId="77777777" w:rsidR="003529EC" w:rsidRPr="007C3599" w:rsidRDefault="003529EC" w:rsidP="003529EC">
            <w:r w:rsidRPr="007C3599">
              <w:rPr>
                <w:rFonts w:hint="eastAsia"/>
              </w:rPr>
              <w:t>新車購入時</w:t>
            </w:r>
          </w:p>
          <w:p w14:paraId="0638E896" w14:textId="77777777" w:rsidR="003529EC" w:rsidRPr="007C3599" w:rsidRDefault="003529EC" w:rsidP="003529EC">
            <w:r w:rsidRPr="007C3599">
              <w:rPr>
                <w:rFonts w:hint="eastAsia"/>
              </w:rPr>
              <w:t>もしくは</w:t>
            </w:r>
          </w:p>
          <w:p w14:paraId="58E64734" w14:textId="503F7837" w:rsidR="003529EC" w:rsidRPr="007C3599" w:rsidRDefault="003529EC" w:rsidP="003529EC">
            <w:pPr>
              <w:rPr>
                <w:lang w:val="en"/>
              </w:rPr>
            </w:pPr>
            <w:r w:rsidRPr="007C3599">
              <w:rPr>
                <w:rFonts w:hint="eastAsia"/>
              </w:rPr>
              <w:t>新規車載機購入時</w:t>
            </w:r>
            <w:r w:rsidRPr="007C3599">
              <w:t>(※1)</w:t>
            </w:r>
          </w:p>
          <w:p w14:paraId="3FD5C0FC" w14:textId="13A26AC2" w:rsidR="001850C1" w:rsidRPr="007C3599" w:rsidRDefault="001850C1" w:rsidP="00A71166">
            <w:r w:rsidRPr="347E5CEB">
              <w:t>When purchasing a new car</w:t>
            </w:r>
          </w:p>
          <w:p w14:paraId="06596C60" w14:textId="77777777" w:rsidR="001850C1" w:rsidRPr="007C3599" w:rsidRDefault="001850C1" w:rsidP="00A71166">
            <w:r w:rsidRPr="007C3599">
              <w:rPr>
                <w:lang w:val="en"/>
              </w:rPr>
              <w:t>or</w:t>
            </w:r>
          </w:p>
          <w:p w14:paraId="2F9F56C6" w14:textId="77777777" w:rsidR="001850C1" w:rsidRPr="007C3599" w:rsidRDefault="001850C1" w:rsidP="00A71166">
            <w:r w:rsidRPr="347E5CEB">
              <w:t>When purchasing a new in-vehicle unit (*1)</w:t>
            </w:r>
          </w:p>
        </w:tc>
        <w:tc>
          <w:tcPr>
            <w:tcW w:w="5708" w:type="dxa"/>
            <w:tcBorders>
              <w:top w:val="single" w:sz="4" w:space="0" w:color="auto"/>
              <w:left w:val="single" w:sz="4" w:space="0" w:color="auto"/>
              <w:bottom w:val="single" w:sz="4" w:space="0" w:color="auto"/>
              <w:right w:val="single" w:sz="4" w:space="0" w:color="auto"/>
            </w:tcBorders>
            <w:vAlign w:val="center"/>
            <w:hideMark/>
          </w:tcPr>
          <w:p w14:paraId="5B579171" w14:textId="3E1717BF" w:rsidR="003529EC" w:rsidRPr="007C3599" w:rsidRDefault="003529EC" w:rsidP="00A71166">
            <w:pPr>
              <w:rPr>
                <w:lang w:val="en"/>
              </w:rPr>
            </w:pPr>
            <w:r w:rsidRPr="007C3599">
              <w:rPr>
                <w:lang w:val="en"/>
              </w:rPr>
              <w:t>n</w:t>
            </w:r>
            <w:r w:rsidRPr="007C3599">
              <w:rPr>
                <w:rFonts w:hint="eastAsia"/>
              </w:rPr>
              <w:t>（※</w:t>
            </w:r>
            <w:r w:rsidRPr="007C3599">
              <w:t>2）年間、課金を行わず地図全更新サービスが行える。</w:t>
            </w:r>
          </w:p>
          <w:p w14:paraId="0ED0B0BE" w14:textId="744377CB" w:rsidR="001850C1" w:rsidRPr="007C3599" w:rsidRDefault="001850C1" w:rsidP="00A71166">
            <w:r w:rsidRPr="347E5CEB">
              <w:t>n(*2) For years, you can perform a map update service without charging.</w:t>
            </w:r>
          </w:p>
        </w:tc>
      </w:tr>
      <w:tr w:rsidR="007C3599" w:rsidRPr="007C3599" w14:paraId="5354DF87" w14:textId="77777777" w:rsidTr="00A71166">
        <w:trPr>
          <w:cantSplit/>
          <w:trHeight w:val="1071"/>
        </w:trPr>
        <w:tc>
          <w:tcPr>
            <w:tcW w:w="2854" w:type="dxa"/>
            <w:tcBorders>
              <w:top w:val="single" w:sz="4" w:space="0" w:color="auto"/>
              <w:left w:val="single" w:sz="4" w:space="0" w:color="auto"/>
              <w:bottom w:val="single" w:sz="4" w:space="0" w:color="auto"/>
              <w:right w:val="single" w:sz="4" w:space="0" w:color="auto"/>
            </w:tcBorders>
            <w:vAlign w:val="center"/>
          </w:tcPr>
          <w:p w14:paraId="757F7241" w14:textId="77777777" w:rsidR="003529EC" w:rsidRPr="007C3599" w:rsidRDefault="003529EC" w:rsidP="003529EC">
            <w:r w:rsidRPr="007C3599">
              <w:rPr>
                <w:rFonts w:hint="eastAsia"/>
              </w:rPr>
              <w:t>有料ライセンスキーによる</w:t>
            </w:r>
          </w:p>
          <w:p w14:paraId="7C3911D6" w14:textId="354F1A08" w:rsidR="003529EC" w:rsidRPr="007C3599" w:rsidRDefault="003529EC" w:rsidP="003529EC">
            <w:pPr>
              <w:rPr>
                <w:lang w:val="en"/>
              </w:rPr>
            </w:pPr>
            <w:r w:rsidRPr="007C3599">
              <w:rPr>
                <w:rFonts w:hint="eastAsia"/>
              </w:rPr>
              <w:t>全更新時</w:t>
            </w:r>
          </w:p>
          <w:p w14:paraId="1764A353" w14:textId="12204D10" w:rsidR="001850C1" w:rsidRPr="007C3599" w:rsidRDefault="001850C1" w:rsidP="00A71166">
            <w:r w:rsidRPr="007C3599">
              <w:rPr>
                <w:lang w:val="en"/>
              </w:rPr>
              <w:t>By paid license key</w:t>
            </w:r>
          </w:p>
          <w:p w14:paraId="0ADA6306" w14:textId="77777777" w:rsidR="004473B8" w:rsidRPr="007C3599" w:rsidRDefault="001850C1" w:rsidP="00A71166">
            <w:r w:rsidRPr="007C3599">
              <w:rPr>
                <w:lang w:val="en"/>
              </w:rPr>
              <w:t>When fully updated</w:t>
            </w:r>
          </w:p>
        </w:tc>
        <w:tc>
          <w:tcPr>
            <w:tcW w:w="5708" w:type="dxa"/>
            <w:tcBorders>
              <w:top w:val="single" w:sz="4" w:space="0" w:color="auto"/>
              <w:left w:val="single" w:sz="4" w:space="0" w:color="auto"/>
              <w:bottom w:val="single" w:sz="4" w:space="0" w:color="auto"/>
              <w:right w:val="single" w:sz="4" w:space="0" w:color="auto"/>
            </w:tcBorders>
            <w:vAlign w:val="center"/>
          </w:tcPr>
          <w:p w14:paraId="6B283AD4" w14:textId="77777777" w:rsidR="003529EC" w:rsidRPr="007C3599" w:rsidRDefault="003529EC" w:rsidP="003529EC">
            <w:r w:rsidRPr="007C3599">
              <w:rPr>
                <w:rFonts w:hint="eastAsia"/>
              </w:rPr>
              <w:t>全更新を行い、その後</w:t>
            </w:r>
            <w:r w:rsidRPr="007C3599">
              <w:t xml:space="preserve">m（※2）年間 </w:t>
            </w:r>
            <w:r w:rsidRPr="007C3599">
              <w:rPr>
                <w:rFonts w:hint="eastAsia"/>
              </w:rPr>
              <w:t>と、</w:t>
            </w:r>
          </w:p>
          <w:p w14:paraId="6B2C8D59" w14:textId="0165D9C5" w:rsidR="003529EC" w:rsidRPr="007C3599" w:rsidRDefault="003529EC" w:rsidP="003529EC">
            <w:pPr>
              <w:rPr>
                <w:lang w:val="en"/>
              </w:rPr>
            </w:pPr>
            <w:r w:rsidRPr="007C3599">
              <w:rPr>
                <w:rFonts w:hint="eastAsia"/>
              </w:rPr>
              <w:t>全更新メディア内に設定しているメディア提供有効期限</w:t>
            </w:r>
            <w:r w:rsidRPr="007C3599">
              <w:t>p（※2）年の期間の短い期限の間、課金を行わず地図全更新サービスが行える。</w:t>
            </w:r>
          </w:p>
          <w:p w14:paraId="771595AC" w14:textId="056412A9" w:rsidR="001850C1" w:rsidRPr="007C3599" w:rsidRDefault="001850C1" w:rsidP="00A71166">
            <w:r w:rsidRPr="347E5CEB">
              <w:t>All updates are made, and then m(*2) years and</w:t>
            </w:r>
          </w:p>
          <w:p w14:paraId="121BE60B" w14:textId="77777777" w:rsidR="001850C1" w:rsidRPr="007C3599" w:rsidRDefault="001850C1" w:rsidP="00A71166">
            <w:r w:rsidRPr="347E5CEB">
              <w:t>During the short period of the media provision expiration date p (*2) year set in all renewal media, all map renewal services can be performed without charging.</w:t>
            </w:r>
          </w:p>
        </w:tc>
      </w:tr>
    </w:tbl>
    <w:p w14:paraId="05816153" w14:textId="34930A19" w:rsidR="003529EC" w:rsidRPr="007C3599" w:rsidRDefault="003529EC">
      <w:pPr>
        <w:numPr>
          <w:ilvl w:val="0"/>
          <w:numId w:val="12"/>
        </w:numPr>
      </w:pPr>
      <w:r w:rsidRPr="007C3599">
        <w:t xml:space="preserve">1 </w:t>
      </w:r>
      <w:r w:rsidRPr="007C3599">
        <w:rPr>
          <w:rFonts w:hint="eastAsia"/>
        </w:rPr>
        <w:t>想定しているケースは地図更新対応用品車載機購入時</w:t>
      </w:r>
    </w:p>
    <w:p w14:paraId="7A102C56" w14:textId="4B9A9CE2" w:rsidR="001850C1" w:rsidRPr="007C3599" w:rsidRDefault="001850C1" w:rsidP="001850C1">
      <w:pPr>
        <w:numPr>
          <w:ilvl w:val="0"/>
          <w:numId w:val="12"/>
        </w:numPr>
      </w:pPr>
      <w:r w:rsidRPr="007C3599">
        <w:rPr>
          <w:lang w:val="en"/>
        </w:rPr>
        <w:t>1 The assumed case is at the time of purchase of a map update compatible product in-vehicle machine</w:t>
      </w:r>
    </w:p>
    <w:p w14:paraId="5981C777" w14:textId="1B3FBBEC" w:rsidR="001850C1" w:rsidRPr="007C3599" w:rsidRDefault="001850C1" w:rsidP="001850C1">
      <w:pPr>
        <w:numPr>
          <w:ilvl w:val="0"/>
          <w:numId w:val="12"/>
        </w:numPr>
        <w:rPr>
          <w:ins w:id="2489" w:author="Kashima, Takuya/鹿島 卓也" w:date="2024-06-17T19:17:00Z"/>
          <w:rPrChange w:id="2490" w:author="Moriyama, Shoya/森山 翔也" w:date="2025-04-02T21:08:00Z">
            <w:rPr>
              <w:ins w:id="2491" w:author="Kashima, Takuya/鹿島 卓也" w:date="2024-06-17T19:17:00Z"/>
              <w:color w:val="000000" w:themeColor="text1"/>
              <w:lang w:val="en"/>
            </w:rPr>
          </w:rPrChange>
        </w:rPr>
      </w:pPr>
      <w:r w:rsidRPr="007C3599">
        <w:rPr>
          <w:lang w:val="en"/>
          <w:rPrChange w:id="2492" w:author="Moriyama, Shoya/森山 翔也" w:date="2025-04-02T21:08:00Z">
            <w:rPr>
              <w:strike/>
              <w:lang w:val="en"/>
            </w:rPr>
          </w:rPrChange>
        </w:rPr>
        <w:t xml:space="preserve">2 </w:t>
      </w:r>
      <w:r w:rsidRPr="007C3599">
        <w:rPr>
          <w:strike/>
          <w:lang w:val="en"/>
        </w:rPr>
        <w:t>17CY is n=3, m=2, p=5</w:t>
      </w:r>
      <w:commentRangeStart w:id="2493"/>
      <w:r w:rsidRPr="007C3599">
        <w:rPr>
          <w:strike/>
          <w:lang w:val="en"/>
        </w:rPr>
        <w:t xml:space="preserve"> </w:t>
      </w:r>
      <w:r w:rsidR="00377F17" w:rsidRPr="007C3599">
        <w:rPr>
          <w:strike/>
          <w:lang w:val="en"/>
          <w:rPrChange w:id="2494" w:author="Moriyama, Shoya/森山 翔也" w:date="2025-04-02T21:08:00Z">
            <w:rPr>
              <w:lang w:val="en"/>
            </w:rPr>
          </w:rPrChange>
        </w:rPr>
        <w:t>Lexus model is n=3, m=2, p=5,</w:t>
      </w:r>
      <w:r w:rsidRPr="007C3599">
        <w:rPr>
          <w:strike/>
          <w:lang w:val="en"/>
          <w:rPrChange w:id="2495" w:author="Moriyama, Shoya/森山 翔也" w:date="2025-04-02T21:08:00Z">
            <w:rPr>
              <w:lang w:val="en"/>
            </w:rPr>
          </w:rPrChange>
        </w:rPr>
        <w:t xml:space="preserve"> </w:t>
      </w:r>
      <w:r w:rsidR="00377F17" w:rsidRPr="007C3599">
        <w:rPr>
          <w:strike/>
          <w:lang w:val="en"/>
          <w:rPrChange w:id="2496" w:author="Moriyama, Shoya/森山 翔也" w:date="2025-04-02T21:08:00Z">
            <w:rPr>
              <w:lang w:val="en"/>
            </w:rPr>
          </w:rPrChange>
        </w:rPr>
        <w:t>Toyota model is n=5, m=2, p=7</w:t>
      </w:r>
      <w:r w:rsidR="00377F17" w:rsidRPr="007C3599">
        <w:rPr>
          <w:lang w:val="en"/>
        </w:rPr>
        <w:t xml:space="preserve"> ▲</w:t>
      </w:r>
      <w:commentRangeEnd w:id="2493"/>
      <w:r w:rsidR="00C64296" w:rsidRPr="007C3599">
        <w:rPr>
          <w:rStyle w:val="af8"/>
          <w:lang w:val="en"/>
        </w:rPr>
        <w:commentReference w:id="2493"/>
      </w:r>
      <w:r w:rsidR="001726A3" w:rsidRPr="007C3599">
        <w:rPr>
          <w:lang w:val="en"/>
        </w:rPr>
        <w:t>3.00</w:t>
      </w:r>
    </w:p>
    <w:p w14:paraId="77AD6D5C" w14:textId="7383E964" w:rsidR="0010137B" w:rsidRPr="007C3599" w:rsidRDefault="0010137B" w:rsidP="0010137B">
      <w:pPr>
        <w:ind w:left="360"/>
        <w:rPr>
          <w:ins w:id="2497" w:author="Kashima, Takuya/鹿島 卓也" w:date="2024-06-17T19:18:00Z"/>
          <w:rPrChange w:id="2498" w:author="Moriyama, Shoya/森山 翔也" w:date="2025-04-02T21:08:00Z">
            <w:rPr>
              <w:ins w:id="2499" w:author="Kashima, Takuya/鹿島 卓也" w:date="2024-06-17T19:18:00Z"/>
              <w:color w:val="000000" w:themeColor="text1"/>
            </w:rPr>
          </w:rPrChange>
        </w:rPr>
      </w:pPr>
      <w:ins w:id="2500" w:author="Kashima, Takuya/鹿島 卓也" w:date="2024-06-17T19:17:00Z">
        <w:r w:rsidRPr="007C3599">
          <w:rPr>
            <w:rPrChange w:id="2501" w:author="Moriyama, Shoya/森山 翔也" w:date="2025-04-02T21:08:00Z">
              <w:rPr>
                <w:color w:val="000000" w:themeColor="text1"/>
              </w:rPr>
            </w:rPrChange>
          </w:rPr>
          <w:t>24CY</w:t>
        </w:r>
      </w:ins>
      <w:ins w:id="2502" w:author="Kashima, Takuya/鹿島 卓也" w:date="2024-06-17T19:18:00Z">
        <w:r w:rsidRPr="007C3599">
          <w:rPr>
            <w:rPrChange w:id="2503" w:author="Moriyama, Shoya/森山 翔也" w:date="2025-04-02T21:08:00Z">
              <w:rPr>
                <w:color w:val="000000" w:themeColor="text1"/>
              </w:rPr>
            </w:rPrChange>
          </w:rPr>
          <w:t xml:space="preserve"> Japan: </w:t>
        </w:r>
      </w:ins>
      <w:ins w:id="2504" w:author="Kashima, Takuya/鹿島 卓也" w:date="2024-06-17T19:21:00Z">
        <w:r w:rsidR="00881E14" w:rsidRPr="007C3599">
          <w:rPr>
            <w:rPrChange w:id="2505" w:author="Moriyama, Shoya/森山 翔也" w:date="2025-04-02T21:08:00Z">
              <w:rPr>
                <w:color w:val="FF0000"/>
              </w:rPr>
            </w:rPrChange>
          </w:rPr>
          <w:t xml:space="preserve">No </w:t>
        </w:r>
      </w:ins>
      <w:ins w:id="2506" w:author="Kashima, Takuya/鹿島 卓也" w:date="2024-06-17T19:22:00Z">
        <w:r w:rsidR="00881E14" w:rsidRPr="007C3599">
          <w:rPr>
            <w:rPrChange w:id="2507" w:author="Moriyama, Shoya/森山 翔也" w:date="2025-04-02T21:08:00Z">
              <w:rPr>
                <w:color w:val="FF0000"/>
              </w:rPr>
            </w:rPrChange>
          </w:rPr>
          <w:t>free period</w:t>
        </w:r>
      </w:ins>
    </w:p>
    <w:p w14:paraId="7AE9A2ED" w14:textId="724F5EC1" w:rsidR="0010137B" w:rsidRPr="007C3599" w:rsidRDefault="0010137B" w:rsidP="00881E14">
      <w:pPr>
        <w:ind w:left="360"/>
        <w:rPr>
          <w:ins w:id="2508" w:author="Kashima, Takuya/鹿島 卓也" w:date="2024-06-17T19:22:00Z"/>
          <w:rPrChange w:id="2509" w:author="Moriyama, Shoya/森山 翔也" w:date="2025-04-02T21:08:00Z">
            <w:rPr>
              <w:ins w:id="2510" w:author="Kashima, Takuya/鹿島 卓也" w:date="2024-06-17T19:22:00Z"/>
              <w:color w:val="FF0000"/>
            </w:rPr>
          </w:rPrChange>
        </w:rPr>
      </w:pPr>
      <w:ins w:id="2511" w:author="Kashima, Takuya/鹿島 卓也" w:date="2024-06-17T19:18:00Z">
        <w:r w:rsidRPr="007C3599">
          <w:rPr>
            <w:rPrChange w:id="2512" w:author="Moriyama, Shoya/森山 翔也" w:date="2025-04-02T21:08:00Z">
              <w:rPr>
                <w:color w:val="000000" w:themeColor="text1"/>
              </w:rPr>
            </w:rPrChange>
          </w:rPr>
          <w:t xml:space="preserve">24CY </w:t>
        </w:r>
      </w:ins>
      <w:ins w:id="2513" w:author="Kashima, Takuya/鹿島 卓也" w:date="2024-06-17T19:19:00Z">
        <w:r w:rsidRPr="007C3599">
          <w:rPr>
            <w:rPrChange w:id="2514" w:author="Moriyama, Shoya/森山 翔也" w:date="2025-04-02T21:08:00Z">
              <w:rPr>
                <w:color w:val="000000" w:themeColor="text1"/>
              </w:rPr>
            </w:rPrChange>
          </w:rPr>
          <w:t xml:space="preserve">AU/Row: </w:t>
        </w:r>
        <w:r w:rsidRPr="007C3599">
          <w:t>n=3、m=2、p=</w:t>
        </w:r>
        <w:r w:rsidRPr="007C3599">
          <w:rPr>
            <w:rPrChange w:id="2515" w:author="Moriyama, Shoya/森山 翔也" w:date="2025-04-02T21:08:00Z">
              <w:rPr>
                <w:color w:val="000000" w:themeColor="text1"/>
              </w:rPr>
            </w:rPrChange>
          </w:rPr>
          <w:t>5</w:t>
        </w:r>
      </w:ins>
    </w:p>
    <w:p w14:paraId="34F8C397" w14:textId="768EE323" w:rsidR="00881E14" w:rsidRPr="007C3599" w:rsidRDefault="00881E14" w:rsidP="0010137B">
      <w:pPr>
        <w:ind w:left="360"/>
        <w:rPr>
          <w:ins w:id="2516" w:author="Kashima, Takuya/鹿島 卓也" w:date="2024-06-17T19:17:00Z"/>
          <w:rPrChange w:id="2517" w:author="Moriyama, Shoya/森山 翔也" w:date="2025-04-02T21:08:00Z">
            <w:rPr>
              <w:ins w:id="2518" w:author="Kashima, Takuya/鹿島 卓也" w:date="2024-06-17T19:17:00Z"/>
              <w:color w:val="000000" w:themeColor="text1"/>
            </w:rPr>
          </w:rPrChange>
        </w:rPr>
      </w:pPr>
      <w:ins w:id="2519" w:author="Kashima, Takuya/鹿島 卓也" w:date="2024-06-17T19:22:00Z">
        <w:r w:rsidRPr="007C3599">
          <w:rPr>
            <w:rFonts w:hint="eastAsia"/>
            <w:rPrChange w:id="2520" w:author="Moriyama, Shoya/森山 翔也" w:date="2025-04-02T21:08:00Z">
              <w:rPr>
                <w:rFonts w:hint="eastAsia"/>
                <w:color w:val="FF0000"/>
              </w:rPr>
            </w:rPrChange>
          </w:rPr>
          <w:t>▲</w:t>
        </w:r>
      </w:ins>
      <w:ins w:id="2521" w:author="Kashima, Takuya/鹿島 卓也" w:date="2024-06-17T19:23:00Z">
        <w:r w:rsidRPr="007C3599">
          <w:rPr>
            <w:rPrChange w:id="2522" w:author="Moriyama, Shoya/森山 翔也" w:date="2025-04-02T21:08:00Z">
              <w:rPr>
                <w:color w:val="FF0000"/>
              </w:rPr>
            </w:rPrChange>
          </w:rPr>
          <w:t>Ver6.30</w:t>
        </w:r>
      </w:ins>
      <w:ins w:id="2523" w:author="Kashima, Takuya/鹿島 卓也" w:date="2024-06-17T19:39:00Z">
        <w:r w:rsidR="001C384E" w:rsidRPr="007C3599">
          <w:t>(</w:t>
        </w:r>
        <w:r w:rsidR="001C384E" w:rsidRPr="007C3599">
          <w:rPr>
            <w:sz w:val="18"/>
          </w:rPr>
          <w:t>24MM(CV#2)/SU(</w:t>
        </w:r>
        <w:proofErr w:type="spellStart"/>
        <w:r w:rsidR="001C384E" w:rsidRPr="007C3599">
          <w:rPr>
            <w:sz w:val="18"/>
          </w:rPr>
          <w:t>PreCV</w:t>
        </w:r>
        <w:proofErr w:type="spellEnd"/>
        <w:r w:rsidR="001C384E" w:rsidRPr="007C3599">
          <w:rPr>
            <w:sz w:val="18"/>
          </w:rPr>
          <w:t>)/CDC(</w:t>
        </w:r>
        <w:proofErr w:type="spellStart"/>
        <w:r w:rsidR="001C384E" w:rsidRPr="007C3599">
          <w:rPr>
            <w:sz w:val="18"/>
          </w:rPr>
          <w:t>PreCV</w:t>
        </w:r>
        <w:proofErr w:type="spellEnd"/>
        <w:r w:rsidR="001C384E" w:rsidRPr="007C3599">
          <w:rPr>
            <w:sz w:val="18"/>
          </w:rPr>
          <w:t>))</w:t>
        </w:r>
      </w:ins>
    </w:p>
    <w:p w14:paraId="53CCF71B" w14:textId="0CE12C18" w:rsidR="0010137B" w:rsidRPr="007C3599" w:rsidDel="0010137B" w:rsidRDefault="0010137B">
      <w:pPr>
        <w:ind w:left="360"/>
        <w:rPr>
          <w:del w:id="2524" w:author="Kashima, Takuya/鹿島 卓也" w:date="2024-06-17T19:19:00Z"/>
        </w:rPr>
        <w:pPrChange w:id="2525" w:author="Kashima, Takuya/鹿島 卓也" w:date="2024-06-17T19:23:00Z">
          <w:pPr>
            <w:numPr>
              <w:numId w:val="12"/>
            </w:numPr>
            <w:tabs>
              <w:tab w:val="num" w:pos="360"/>
            </w:tabs>
            <w:ind w:left="360" w:hanging="360"/>
          </w:pPr>
        </w:pPrChange>
      </w:pPr>
    </w:p>
    <w:p w14:paraId="45349C81" w14:textId="77777777" w:rsidR="00906F5E" w:rsidRPr="007C3599" w:rsidRDefault="00AB10B7">
      <w:pPr>
        <w:ind w:left="360"/>
        <w:rPr>
          <w:ins w:id="2526" w:author="Kashima, Takuya/鹿島 卓也" w:date="2024-05-08T17:43:00Z"/>
          <w:rPrChange w:id="2527" w:author="Moriyama, Shoya/森山 翔也" w:date="2025-04-02T21:08:00Z">
            <w:rPr>
              <w:ins w:id="2528" w:author="Kashima, Takuya/鹿島 卓也" w:date="2024-05-08T17:43:00Z"/>
              <w:color w:val="000000" w:themeColor="text1"/>
              <w:lang w:val="en"/>
            </w:rPr>
          </w:rPrChange>
        </w:rPr>
        <w:pPrChange w:id="2529" w:author="Kashima, Takuya/鹿島 卓也" w:date="2024-06-17T19:23:00Z">
          <w:pPr>
            <w:numPr>
              <w:numId w:val="12"/>
            </w:numPr>
            <w:tabs>
              <w:tab w:val="num" w:pos="360"/>
            </w:tabs>
            <w:ind w:left="360" w:hanging="360"/>
          </w:pPr>
        </w:pPrChange>
      </w:pPr>
      <w:r w:rsidRPr="007C3599">
        <w:rPr>
          <w:strike/>
          <w:lang w:val="en"/>
        </w:rPr>
        <w:t>21</w:t>
      </w:r>
      <w:r w:rsidR="00E63EB2" w:rsidRPr="007C3599">
        <w:rPr>
          <w:lang w:val="en"/>
        </w:rPr>
        <w:t>24</w:t>
      </w:r>
      <w:r w:rsidRPr="007C3599">
        <w:rPr>
          <w:lang w:val="en"/>
        </w:rPr>
        <w:t xml:space="preserve">CY Europe </w:t>
      </w:r>
      <w:r w:rsidR="00A866BA" w:rsidRPr="007C3599">
        <w:rPr>
          <w:lang w:val="en"/>
        </w:rPr>
        <w:t>marke</w:t>
      </w:r>
      <w:r w:rsidR="00421076" w:rsidRPr="007C3599">
        <w:rPr>
          <w:lang w:val="en"/>
        </w:rPr>
        <w:t>t</w:t>
      </w:r>
      <w:r w:rsidR="00A866BA" w:rsidRPr="007C3599">
        <w:rPr>
          <w:lang w:val="en"/>
        </w:rPr>
        <w:t>: n=7</w:t>
      </w:r>
      <w:ins w:id="2530" w:author="Iijima, Akira/飯島 玲" w:date="2022-09-21T14:56:00Z">
        <w:r w:rsidR="001B5CC7" w:rsidRPr="007C3599">
          <w:rPr>
            <w:lang w:val="en"/>
          </w:rPr>
          <w:t xml:space="preserve"> </w:t>
        </w:r>
        <w:r w:rsidR="001B5CC7" w:rsidRPr="007C3599">
          <w:rPr>
            <w:rFonts w:hint="eastAsia"/>
            <w:strike/>
            <w:lang w:val="en"/>
            <w:rPrChange w:id="2531" w:author="Moriyama, Shoya/森山 翔也" w:date="2025-04-02T21:08:00Z">
              <w:rPr>
                <w:rFonts w:hint="eastAsia"/>
                <w:lang w:val="en"/>
              </w:rPr>
            </w:rPrChange>
          </w:rPr>
          <w:t>▼</w:t>
        </w:r>
        <w:r w:rsidR="001B5CC7" w:rsidRPr="007C3599">
          <w:rPr>
            <w:strike/>
            <w:lang w:val="en"/>
            <w:rPrChange w:id="2532" w:author="Moriyama, Shoya/森山 翔也" w:date="2025-04-02T21:08:00Z">
              <w:rPr>
                <w:lang w:val="en"/>
              </w:rPr>
            </w:rPrChange>
          </w:rPr>
          <w:t>R</w:t>
        </w:r>
      </w:ins>
      <w:ins w:id="2533" w:author="Kashima, Takuya/鹿島 卓也" w:date="2024-04-22T09:51:00Z">
        <w:r w:rsidR="00AD3E3C" w:rsidRPr="007C3599">
          <w:rPr>
            <w:lang w:val="en"/>
            <w:rPrChange w:id="2534" w:author="Moriyama, Shoya/森山 翔也" w:date="2025-04-02T21:08:00Z">
              <w:rPr>
                <w:color w:val="000000" w:themeColor="text1"/>
                <w:lang w:val="en"/>
              </w:rPr>
            </w:rPrChange>
          </w:rPr>
          <w:t xml:space="preserve"> ▽R</w:t>
        </w:r>
      </w:ins>
      <w:r w:rsidR="00A866BA" w:rsidRPr="007C3599">
        <w:rPr>
          <w:lang w:val="en"/>
        </w:rPr>
        <w:t>, m=2, p=5</w:t>
      </w:r>
      <w:r w:rsidR="00600770" w:rsidRPr="007C3599">
        <w:rPr>
          <w:rFonts w:hint="eastAsia"/>
          <w:lang w:val="en"/>
        </w:rPr>
        <w:t xml:space="preserve">　▲</w:t>
      </w:r>
      <w:r w:rsidR="00600770" w:rsidRPr="007C3599">
        <w:rPr>
          <w:lang w:val="en"/>
        </w:rPr>
        <w:t>1.00</w:t>
      </w:r>
      <w:r w:rsidR="00E63EB2" w:rsidRPr="007C3599">
        <w:rPr>
          <w:lang w:val="en"/>
        </w:rPr>
        <w:t xml:space="preserve"> </w:t>
      </w:r>
      <w:r w:rsidR="00E63EB2" w:rsidRPr="007C3599">
        <w:rPr>
          <w:rFonts w:hint="eastAsia"/>
          <w:lang w:val="en"/>
        </w:rPr>
        <w:t>▲</w:t>
      </w:r>
      <w:r w:rsidR="00E63EB2" w:rsidRPr="007C3599">
        <w:rPr>
          <w:lang w:val="en"/>
        </w:rPr>
        <w:t>1.20</w:t>
      </w:r>
      <w:ins w:id="2535" w:author="Kashima, Takuya/鹿島 卓也" w:date="2024-04-22T09:52:00Z">
        <w:r w:rsidR="00AD3E3C" w:rsidRPr="007C3599">
          <w:rPr>
            <w:lang w:val="en"/>
            <w:rPrChange w:id="2536" w:author="Moriyama, Shoya/森山 翔也" w:date="2025-04-02T21:08:00Z">
              <w:rPr>
                <w:color w:val="000000" w:themeColor="text1"/>
                <w:lang w:val="en"/>
              </w:rPr>
            </w:rPrChange>
          </w:rPr>
          <w:t xml:space="preserve"> </w:t>
        </w:r>
      </w:ins>
    </w:p>
    <w:p w14:paraId="17072BFA" w14:textId="3A8CC37E" w:rsidR="00E63EB2" w:rsidRPr="007C3599" w:rsidRDefault="00AD3E3C">
      <w:pPr>
        <w:ind w:left="360"/>
        <w:pPrChange w:id="2537" w:author="Kashima, Takuya/鹿島 卓也" w:date="2024-05-08T17:43:00Z">
          <w:pPr>
            <w:numPr>
              <w:numId w:val="12"/>
            </w:numPr>
            <w:tabs>
              <w:tab w:val="num" w:pos="360"/>
            </w:tabs>
            <w:ind w:left="360" w:hanging="360"/>
          </w:pPr>
        </w:pPrChange>
      </w:pPr>
      <w:ins w:id="2538" w:author="Kashima, Takuya/鹿島 卓也" w:date="2024-04-22T09:52:00Z">
        <w:r w:rsidRPr="007C3599">
          <w:rPr>
            <w:rFonts w:hint="eastAsia"/>
            <w:lang w:val="en"/>
            <w:rPrChange w:id="2539" w:author="Moriyama, Shoya/森山 翔也" w:date="2025-04-02T21:08:00Z">
              <w:rPr>
                <w:rFonts w:hint="eastAsia"/>
                <w:color w:val="000000" w:themeColor="text1"/>
                <w:lang w:val="en"/>
              </w:rPr>
            </w:rPrChange>
          </w:rPr>
          <w:t>▲</w:t>
        </w:r>
        <w:r w:rsidRPr="007C3599">
          <w:rPr>
            <w:lang w:val="en"/>
            <w:rPrChange w:id="2540" w:author="Moriyama, Shoya/森山 翔也" w:date="2025-04-02T21:08:00Z">
              <w:rPr>
                <w:color w:val="000000" w:themeColor="text1"/>
                <w:lang w:val="en"/>
              </w:rPr>
            </w:rPrChange>
          </w:rPr>
          <w:t>Ver6.10</w:t>
        </w:r>
      </w:ins>
      <w:ins w:id="2541" w:author="Kashima, Takuya/鹿島 卓也" w:date="2024-05-08T17:43:00Z">
        <w:r w:rsidR="00906F5E" w:rsidRPr="007C3599">
          <w:rPr>
            <w:rPrChange w:id="2542" w:author="Moriyama, Shoya/森山 翔也" w:date="2025-04-02T21:08:00Z">
              <w:rPr>
                <w:color w:val="FF0000"/>
              </w:rPr>
            </w:rPrChange>
          </w:rPr>
          <w:t>(</w:t>
        </w:r>
        <w:r w:rsidR="00906F5E" w:rsidRPr="007C3599">
          <w:rPr>
            <w:sz w:val="18"/>
            <w:rPrChange w:id="2543" w:author="Moriyama, Shoya/森山 翔也" w:date="2025-04-02T21:08:00Z">
              <w:rPr>
                <w:color w:val="FF0000"/>
                <w:sz w:val="18"/>
              </w:rPr>
            </w:rPrChange>
          </w:rPr>
          <w:t>24MM(CV#2)/SU(</w:t>
        </w:r>
        <w:proofErr w:type="spellStart"/>
        <w:r w:rsidR="00906F5E" w:rsidRPr="007C3599">
          <w:rPr>
            <w:sz w:val="18"/>
            <w:rPrChange w:id="2544" w:author="Moriyama, Shoya/森山 翔也" w:date="2025-04-02T21:08:00Z">
              <w:rPr>
                <w:color w:val="FF0000"/>
                <w:sz w:val="18"/>
              </w:rPr>
            </w:rPrChange>
          </w:rPr>
          <w:t>PreCV</w:t>
        </w:r>
        <w:proofErr w:type="spellEnd"/>
        <w:r w:rsidR="00906F5E" w:rsidRPr="007C3599">
          <w:rPr>
            <w:sz w:val="18"/>
            <w:rPrChange w:id="2545" w:author="Moriyama, Shoya/森山 翔也" w:date="2025-04-02T21:08:00Z">
              <w:rPr>
                <w:color w:val="FF0000"/>
                <w:sz w:val="18"/>
              </w:rPr>
            </w:rPrChange>
          </w:rPr>
          <w:t>)/CDC(</w:t>
        </w:r>
        <w:proofErr w:type="spellStart"/>
        <w:r w:rsidR="00906F5E" w:rsidRPr="007C3599">
          <w:rPr>
            <w:sz w:val="18"/>
            <w:rPrChange w:id="2546" w:author="Moriyama, Shoya/森山 翔也" w:date="2025-04-02T21:08:00Z">
              <w:rPr>
                <w:color w:val="FF0000"/>
                <w:sz w:val="18"/>
              </w:rPr>
            </w:rPrChange>
          </w:rPr>
          <w:t>PreCV</w:t>
        </w:r>
        <w:proofErr w:type="spellEnd"/>
        <w:r w:rsidR="00906F5E" w:rsidRPr="007C3599">
          <w:rPr>
            <w:sz w:val="18"/>
            <w:rPrChange w:id="2547" w:author="Moriyama, Shoya/森山 翔也" w:date="2025-04-02T21:08:00Z">
              <w:rPr>
                <w:color w:val="FF0000"/>
                <w:sz w:val="18"/>
              </w:rPr>
            </w:rPrChange>
          </w:rPr>
          <w:t>))</w:t>
        </w:r>
      </w:ins>
    </w:p>
    <w:p w14:paraId="62CE138B" w14:textId="77777777" w:rsidR="00804A9B" w:rsidRPr="007C3599" w:rsidRDefault="00804A9B" w:rsidP="00534C4E"/>
    <w:p w14:paraId="16D0AA3E" w14:textId="77777777" w:rsidR="00804A9B" w:rsidRPr="007C3599" w:rsidRDefault="00804A9B" w:rsidP="00534C4E"/>
    <w:p w14:paraId="5E1FD1D5" w14:textId="77777777" w:rsidR="00804A9B" w:rsidRPr="007C3599" w:rsidRDefault="00804A9B" w:rsidP="00534C4E"/>
    <w:p w14:paraId="05C1B2E5" w14:textId="77777777" w:rsidR="00804A9B" w:rsidRPr="007C3599" w:rsidRDefault="00804A9B" w:rsidP="00534C4E"/>
    <w:p w14:paraId="72F8BED9" w14:textId="6BFC9EA1" w:rsidR="00E456C1" w:rsidRPr="007C3599" w:rsidRDefault="00E456C1">
      <w:pPr>
        <w:widowControl/>
        <w:jc w:val="left"/>
      </w:pPr>
      <w:r w:rsidRPr="007C3599">
        <w:br w:type="page"/>
      </w:r>
    </w:p>
    <w:p w14:paraId="628C453A" w14:textId="476C8254" w:rsidR="00E456C1" w:rsidRPr="007C3599" w:rsidRDefault="00E456C1" w:rsidP="00534C4E"/>
    <w:p w14:paraId="2929DB9F" w14:textId="77777777" w:rsidR="00E456C1" w:rsidRPr="007C3599" w:rsidRDefault="00E456C1" w:rsidP="00E456C1"/>
    <w:p w14:paraId="45DB1916" w14:textId="5D001E1A" w:rsidR="00E456C1" w:rsidRPr="007C3599" w:rsidRDefault="00E456C1" w:rsidP="00E456C1">
      <w:r w:rsidRPr="007C3599">
        <w:rPr>
          <w:rFonts w:cs="ＭＳ Ｐゴシック"/>
          <w:noProof/>
          <w:kern w:val="0"/>
          <w:sz w:val="24"/>
        </w:rPr>
        <mc:AlternateContent>
          <mc:Choice Requires="wpg">
            <w:drawing>
              <wp:anchor distT="0" distB="0" distL="114300" distR="114300" simplePos="0" relativeHeight="251658271" behindDoc="0" locked="0" layoutInCell="1" allowOverlap="1" wp14:anchorId="58ED4879" wp14:editId="3BF26B2A">
                <wp:simplePos x="0" y="0"/>
                <wp:positionH relativeFrom="column">
                  <wp:posOffset>-1270</wp:posOffset>
                </wp:positionH>
                <wp:positionV relativeFrom="paragraph">
                  <wp:posOffset>93980</wp:posOffset>
                </wp:positionV>
                <wp:extent cx="6456680" cy="4531360"/>
                <wp:effectExtent l="0" t="0" r="21590" b="3810"/>
                <wp:wrapNone/>
                <wp:docPr id="5" name="グループ化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6680" cy="4531360"/>
                          <a:chOff x="2101" y="2184"/>
                          <a:chExt cx="10168" cy="7136"/>
                        </a:xfrm>
                      </wpg:grpSpPr>
                      <wps:wsp>
                        <wps:cNvPr id="1347" name="Text Box 2390"/>
                        <wps:cNvSpPr txBox="1">
                          <a:spLocks noChangeArrowheads="1"/>
                        </wps:cNvSpPr>
                        <wps:spPr bwMode="auto">
                          <a:xfrm>
                            <a:off x="7808" y="4802"/>
                            <a:ext cx="4320" cy="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22E37" w14:textId="77777777" w:rsidR="00820640" w:rsidRPr="001B5CC7" w:rsidRDefault="00820640" w:rsidP="00E456C1">
                              <w:pPr>
                                <w:rPr>
                                  <w:color w:val="000000" w:themeColor="text1"/>
                                </w:rPr>
                              </w:pPr>
                              <w:r w:rsidRPr="001B5CC7">
                                <w:rPr>
                                  <w:color w:val="000000" w:themeColor="text1"/>
                                </w:rPr>
                                <w:t>(a)新車購入後、直ぐに（例：半年後）</w:t>
                              </w:r>
                            </w:p>
                            <w:p w14:paraId="48B3A8CE"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全更新を行った場合</w:t>
                              </w:r>
                            </w:p>
                            <w:p w14:paraId="2F5FC2D9"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348" name="Line 84531"/>
                        <wps:cNvCnPr>
                          <a:cxnSpLocks noChangeShapeType="1"/>
                        </wps:cNvCnPr>
                        <wps:spPr bwMode="auto">
                          <a:xfrm>
                            <a:off x="3819" y="2941"/>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49" name="Line 84532"/>
                        <wps:cNvCnPr>
                          <a:cxnSpLocks noChangeShapeType="1"/>
                        </wps:cNvCnPr>
                        <wps:spPr bwMode="auto">
                          <a:xfrm>
                            <a:off x="3819" y="3121"/>
                            <a:ext cx="3353"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0" name="Line 84534"/>
                        <wps:cNvCnPr>
                          <a:cxnSpLocks noChangeShapeType="1"/>
                        </wps:cNvCnPr>
                        <wps:spPr bwMode="auto">
                          <a:xfrm>
                            <a:off x="8731" y="2663"/>
                            <a:ext cx="0" cy="613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51" name="Text Box 84535"/>
                        <wps:cNvSpPr txBox="1">
                          <a:spLocks noChangeArrowheads="1"/>
                        </wps:cNvSpPr>
                        <wps:spPr bwMode="auto">
                          <a:xfrm>
                            <a:off x="2101" y="2941"/>
                            <a:ext cx="1440" cy="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2DAC6"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サービス期間の考え方</w:t>
                              </w:r>
                            </w:p>
                            <w:p w14:paraId="594F8C89"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352" name="Text Box 84536"/>
                        <wps:cNvSpPr txBox="1">
                          <a:spLocks noChangeArrowheads="1"/>
                        </wps:cNvSpPr>
                        <wps:spPr bwMode="auto">
                          <a:xfrm>
                            <a:off x="5261" y="2184"/>
                            <a:ext cx="262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F3CDC" w14:textId="77777777" w:rsidR="00820640" w:rsidRPr="001B5CC7" w:rsidRDefault="00820640" w:rsidP="00E456C1">
                              <w:pPr>
                                <w:rPr>
                                  <w:color w:val="000000" w:themeColor="text1"/>
                                </w:rPr>
                              </w:pPr>
                              <w:r w:rsidRPr="001B5CC7">
                                <w:rPr>
                                  <w:color w:val="000000" w:themeColor="text1"/>
                                </w:rPr>
                                <w:t>n年</w:t>
                              </w:r>
                            </w:p>
                            <w:p w14:paraId="385E9CA3"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353" name="Line 84537"/>
                        <wps:cNvCnPr>
                          <a:cxnSpLocks noChangeShapeType="1"/>
                        </wps:cNvCnPr>
                        <wps:spPr bwMode="auto">
                          <a:xfrm>
                            <a:off x="6451" y="2663"/>
                            <a:ext cx="0" cy="615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54" name="AutoShape 84538"/>
                        <wps:cNvSpPr>
                          <a:spLocks/>
                        </wps:cNvSpPr>
                        <wps:spPr bwMode="auto">
                          <a:xfrm rot="5400000">
                            <a:off x="5378" y="1229"/>
                            <a:ext cx="187" cy="3036"/>
                          </a:xfrm>
                          <a:prstGeom prst="leftBrace">
                            <a:avLst>
                              <a:gd name="adj1" fmla="val 135294"/>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 name="Line 84545"/>
                        <wps:cNvCnPr>
                          <a:cxnSpLocks noChangeShapeType="1"/>
                        </wps:cNvCnPr>
                        <wps:spPr bwMode="auto">
                          <a:xfrm>
                            <a:off x="9361" y="2663"/>
                            <a:ext cx="0" cy="613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56" name="Line 84546"/>
                        <wps:cNvCnPr>
                          <a:cxnSpLocks noChangeShapeType="1"/>
                        </wps:cNvCnPr>
                        <wps:spPr bwMode="auto">
                          <a:xfrm flipH="1">
                            <a:off x="3824" y="2648"/>
                            <a:ext cx="0" cy="616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68" name="Line 84552"/>
                        <wps:cNvCnPr>
                          <a:cxnSpLocks noChangeShapeType="1"/>
                        </wps:cNvCnPr>
                        <wps:spPr bwMode="auto">
                          <a:xfrm>
                            <a:off x="6080" y="3934"/>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69" name="Line 84554"/>
                        <wps:cNvCnPr>
                          <a:cxnSpLocks noChangeShapeType="1"/>
                        </wps:cNvCnPr>
                        <wps:spPr bwMode="auto">
                          <a:xfrm>
                            <a:off x="6045" y="4114"/>
                            <a:ext cx="33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70" name="Line 84561"/>
                        <wps:cNvCnPr>
                          <a:cxnSpLocks noChangeShapeType="1"/>
                        </wps:cNvCnPr>
                        <wps:spPr bwMode="auto">
                          <a:xfrm>
                            <a:off x="9356" y="3963"/>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71" name="Text Box 84562"/>
                        <wps:cNvSpPr txBox="1">
                          <a:spLocks noChangeArrowheads="1"/>
                        </wps:cNvSpPr>
                        <wps:spPr bwMode="auto">
                          <a:xfrm>
                            <a:off x="6626" y="4079"/>
                            <a:ext cx="227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42D9E"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メディア提供有効期限</w:t>
                              </w:r>
                            </w:p>
                            <w:p w14:paraId="5586F55E"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572" name="AutoShape 84563"/>
                        <wps:cNvSpPr>
                          <a:spLocks/>
                        </wps:cNvSpPr>
                        <wps:spPr bwMode="auto">
                          <a:xfrm rot="5400000">
                            <a:off x="7628" y="2205"/>
                            <a:ext cx="179" cy="3094"/>
                          </a:xfrm>
                          <a:prstGeom prst="leftBrace">
                            <a:avLst>
                              <a:gd name="adj1" fmla="val 144041"/>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 name="Text Box 84543"/>
                        <wps:cNvSpPr txBox="1">
                          <a:spLocks noChangeArrowheads="1"/>
                        </wps:cNvSpPr>
                        <wps:spPr bwMode="auto">
                          <a:xfrm>
                            <a:off x="4456" y="6559"/>
                            <a:ext cx="2002" cy="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E2ACF" w14:textId="77777777" w:rsidR="00820640" w:rsidRPr="001B5CC7" w:rsidRDefault="00820640" w:rsidP="00E456C1">
                              <w:pPr>
                                <w:jc w:val="right"/>
                                <w:rPr>
                                  <w:color w:val="000000" w:themeColor="text1"/>
                                </w:rPr>
                              </w:pPr>
                              <w:r w:rsidRPr="001B5CC7">
                                <w:rPr>
                                  <w:rFonts w:hint="eastAsia"/>
                                  <w:color w:val="000000" w:themeColor="text1"/>
                                </w:rPr>
                                <w:t>（</w:t>
                              </w:r>
                              <w:r w:rsidRPr="001B5CC7">
                                <w:rPr>
                                  <w:color w:val="000000" w:themeColor="text1"/>
                                </w:rPr>
                                <w:t>b）全更新</w:t>
                              </w:r>
                            </w:p>
                            <w:p w14:paraId="1F9D07DD"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574" name="Line 84533"/>
                        <wps:cNvCnPr>
                          <a:cxnSpLocks noChangeShapeType="1"/>
                        </wps:cNvCnPr>
                        <wps:spPr bwMode="auto">
                          <a:xfrm>
                            <a:off x="6443" y="6770"/>
                            <a:ext cx="231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5" name="Text Box 84540"/>
                        <wps:cNvSpPr txBox="1">
                          <a:spLocks noChangeArrowheads="1"/>
                        </wps:cNvSpPr>
                        <wps:spPr bwMode="auto">
                          <a:xfrm>
                            <a:off x="7222" y="6169"/>
                            <a:ext cx="178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2E476" w14:textId="77777777" w:rsidR="00820640" w:rsidRPr="001B5CC7" w:rsidRDefault="00820640" w:rsidP="00E456C1">
                              <w:pPr>
                                <w:rPr>
                                  <w:color w:val="000000" w:themeColor="text1"/>
                                </w:rPr>
                              </w:pPr>
                              <w:r w:rsidRPr="001B5CC7">
                                <w:rPr>
                                  <w:color w:val="000000" w:themeColor="text1"/>
                                </w:rPr>
                                <w:t>m年延長</w:t>
                              </w:r>
                            </w:p>
                            <w:p w14:paraId="15236CAB"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576" name="AutoShape 84541"/>
                        <wps:cNvSpPr>
                          <a:spLocks/>
                        </wps:cNvSpPr>
                        <wps:spPr bwMode="auto">
                          <a:xfrm rot="5400000">
                            <a:off x="7508" y="5551"/>
                            <a:ext cx="179" cy="2100"/>
                          </a:xfrm>
                          <a:prstGeom prst="leftBrace">
                            <a:avLst>
                              <a:gd name="adj1" fmla="val 97765"/>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7" name="Line 84544"/>
                        <wps:cNvCnPr>
                          <a:cxnSpLocks noChangeShapeType="1"/>
                        </wps:cNvCnPr>
                        <wps:spPr bwMode="auto">
                          <a:xfrm>
                            <a:off x="6443" y="6547"/>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78" name="Text Box 84559"/>
                        <wps:cNvSpPr txBox="1">
                          <a:spLocks noChangeArrowheads="1"/>
                        </wps:cNvSpPr>
                        <wps:spPr bwMode="auto">
                          <a:xfrm>
                            <a:off x="10201" y="7368"/>
                            <a:ext cx="1927" cy="16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B12B2" w14:textId="77777777" w:rsidR="00820640" w:rsidRPr="001B5CC7" w:rsidRDefault="00820640" w:rsidP="00E456C1">
                              <w:pPr>
                                <w:rPr>
                                  <w:color w:val="000000" w:themeColor="text1"/>
                                </w:rPr>
                              </w:pPr>
                              <w:r w:rsidRPr="001B5CC7">
                                <w:rPr>
                                  <w:color w:val="000000" w:themeColor="text1"/>
                                </w:rPr>
                                <w:t>(c)全更新日+m年後の日時がメディア提供有効期限を超える場合</w:t>
                              </w:r>
                            </w:p>
                            <w:p w14:paraId="03F92E54" w14:textId="77777777" w:rsidR="00820640" w:rsidRPr="001B5CC7" w:rsidRDefault="00820640" w:rsidP="00E456C1">
                              <w:pPr>
                                <w:rPr>
                                  <w:color w:val="000000" w:themeColor="text1"/>
                                </w:rPr>
                              </w:pPr>
                            </w:p>
                          </w:txbxContent>
                        </wps:txbx>
                        <wps:bodyPr rot="0" vert="horz" wrap="square" lIns="91440" tIns="45720" rIns="91440" bIns="45720" anchor="t" anchorCtr="0" upright="1">
                          <a:noAutofit/>
                        </wps:bodyPr>
                      </wps:wsp>
                      <wps:wsp>
                        <wps:cNvPr id="1579" name="Text Box 84560"/>
                        <wps:cNvSpPr txBox="1">
                          <a:spLocks noChangeArrowheads="1"/>
                        </wps:cNvSpPr>
                        <wps:spPr bwMode="auto">
                          <a:xfrm>
                            <a:off x="8901" y="5921"/>
                            <a:ext cx="2173" cy="1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C3F84" w14:textId="77777777" w:rsidR="00820640" w:rsidRPr="001B5CC7" w:rsidRDefault="00820640" w:rsidP="00E456C1">
                              <w:pPr>
                                <w:rPr>
                                  <w:color w:val="000000" w:themeColor="text1"/>
                                </w:rPr>
                              </w:pPr>
                              <w:r w:rsidRPr="001B5CC7">
                                <w:rPr>
                                  <w:color w:val="000000" w:themeColor="text1"/>
                                </w:rPr>
                                <w:t>(b)全更新日+m年後の日時がメディア提供有効期限内の場合</w:t>
                              </w:r>
                            </w:p>
                            <w:p w14:paraId="342D70B6"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580" name="Line 84565"/>
                        <wps:cNvCnPr>
                          <a:cxnSpLocks noChangeShapeType="1"/>
                        </wps:cNvCnPr>
                        <wps:spPr bwMode="auto">
                          <a:xfrm>
                            <a:off x="9446" y="8414"/>
                            <a:ext cx="659" cy="0"/>
                          </a:xfrm>
                          <a:prstGeom prst="line">
                            <a:avLst/>
                          </a:prstGeom>
                          <a:noFill/>
                          <a:ln w="1905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581" name="Text Box 84566"/>
                        <wps:cNvSpPr txBox="1">
                          <a:spLocks noChangeArrowheads="1"/>
                        </wps:cNvSpPr>
                        <wps:spPr bwMode="auto">
                          <a:xfrm>
                            <a:off x="7743" y="7301"/>
                            <a:ext cx="2249" cy="9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9D491" w14:textId="77777777" w:rsidR="00820640" w:rsidRPr="001B5CC7" w:rsidRDefault="00820640" w:rsidP="00E456C1">
                              <w:pPr>
                                <w:rPr>
                                  <w:color w:val="000000" w:themeColor="text1"/>
                                </w:rPr>
                              </w:pPr>
                              <w:r w:rsidRPr="001B5CC7">
                                <w:rPr>
                                  <w:rFonts w:hint="eastAsia"/>
                                  <w:color w:val="000000" w:themeColor="text1"/>
                                </w:rPr>
                                <w:t>全更新版発行年月日＋</w:t>
                              </w:r>
                              <w:r w:rsidRPr="001B5CC7">
                                <w:rPr>
                                  <w:color w:val="000000" w:themeColor="text1"/>
                                </w:rPr>
                                <w:t xml:space="preserve">p </w:t>
                              </w:r>
                              <w:r w:rsidRPr="001B5CC7">
                                <w:rPr>
                                  <w:rFonts w:hint="eastAsia"/>
                                  <w:color w:val="000000" w:themeColor="text1"/>
                                </w:rPr>
                                <w:t>年迄延長</w:t>
                              </w:r>
                            </w:p>
                            <w:p w14:paraId="6E3C7539"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582" name="AutoShape 84567"/>
                        <wps:cNvSpPr>
                          <a:spLocks/>
                        </wps:cNvSpPr>
                        <wps:spPr bwMode="auto">
                          <a:xfrm rot="5400000">
                            <a:off x="8560" y="7538"/>
                            <a:ext cx="136" cy="1455"/>
                          </a:xfrm>
                          <a:prstGeom prst="leftBrace">
                            <a:avLst>
                              <a:gd name="adj1" fmla="val 89154"/>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3" name="Text Box 84568"/>
                        <wps:cNvSpPr txBox="1">
                          <a:spLocks noChangeArrowheads="1"/>
                        </wps:cNvSpPr>
                        <wps:spPr bwMode="auto">
                          <a:xfrm>
                            <a:off x="6458" y="8192"/>
                            <a:ext cx="1428" cy="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0F9A1" w14:textId="77777777" w:rsidR="00820640" w:rsidRPr="001B5CC7" w:rsidRDefault="00820640" w:rsidP="00E456C1">
                              <w:pPr>
                                <w:jc w:val="right"/>
                                <w:rPr>
                                  <w:color w:val="000000" w:themeColor="text1"/>
                                </w:rPr>
                              </w:pPr>
                              <w:r w:rsidRPr="001B5CC7">
                                <w:rPr>
                                  <w:rFonts w:hint="eastAsia"/>
                                  <w:color w:val="000000" w:themeColor="text1"/>
                                </w:rPr>
                                <w:t>（</w:t>
                              </w:r>
                              <w:r w:rsidRPr="001B5CC7">
                                <w:rPr>
                                  <w:color w:val="000000" w:themeColor="text1"/>
                                </w:rPr>
                                <w:t>c）全更新</w:t>
                              </w:r>
                            </w:p>
                            <w:p w14:paraId="29A552A2"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584" name="Line 84569"/>
                        <wps:cNvCnPr>
                          <a:cxnSpLocks noChangeShapeType="1"/>
                        </wps:cNvCnPr>
                        <wps:spPr bwMode="auto">
                          <a:xfrm>
                            <a:off x="7808" y="8413"/>
                            <a:ext cx="1547"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85" name="Line 84570"/>
                        <wps:cNvCnPr>
                          <a:cxnSpLocks noChangeShapeType="1"/>
                        </wps:cNvCnPr>
                        <wps:spPr bwMode="auto">
                          <a:xfrm>
                            <a:off x="9486" y="8138"/>
                            <a:ext cx="364" cy="5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86" name="Line 84571"/>
                        <wps:cNvCnPr>
                          <a:cxnSpLocks noChangeShapeType="1"/>
                        </wps:cNvCnPr>
                        <wps:spPr bwMode="auto">
                          <a:xfrm flipH="1">
                            <a:off x="9486" y="8138"/>
                            <a:ext cx="364" cy="5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87" name="Text Box 84572"/>
                        <wps:cNvSpPr txBox="1">
                          <a:spLocks noChangeArrowheads="1"/>
                        </wps:cNvSpPr>
                        <wps:spPr bwMode="auto">
                          <a:xfrm>
                            <a:off x="8665" y="8780"/>
                            <a:ext cx="87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3D8DB3" w14:textId="77777777" w:rsidR="00820640" w:rsidRPr="001B5CC7" w:rsidRDefault="00820640" w:rsidP="00E456C1">
                              <w:pPr>
                                <w:rPr>
                                  <w:color w:val="000000" w:themeColor="text1"/>
                                </w:rPr>
                              </w:pPr>
                              <w:r w:rsidRPr="001B5CC7">
                                <w:rPr>
                                  <w:color w:val="000000" w:themeColor="text1"/>
                                </w:rPr>
                                <w:t>m年</w:t>
                              </w:r>
                            </w:p>
                            <w:p w14:paraId="28720A95"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588" name="AutoShape 84573"/>
                        <wps:cNvSpPr>
                          <a:spLocks/>
                        </wps:cNvSpPr>
                        <wps:spPr bwMode="auto">
                          <a:xfrm rot="16200000" flipV="1">
                            <a:off x="8852" y="7633"/>
                            <a:ext cx="179" cy="2100"/>
                          </a:xfrm>
                          <a:prstGeom prst="leftBrace">
                            <a:avLst>
                              <a:gd name="adj1" fmla="val 97765"/>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9" name="Line 84574"/>
                        <wps:cNvCnPr>
                          <a:cxnSpLocks noChangeShapeType="1"/>
                        </wps:cNvCnPr>
                        <wps:spPr bwMode="auto">
                          <a:xfrm>
                            <a:off x="7808" y="8224"/>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91" name="Text Box 84575"/>
                        <wps:cNvSpPr txBox="1">
                          <a:spLocks noChangeArrowheads="1"/>
                        </wps:cNvSpPr>
                        <wps:spPr bwMode="auto">
                          <a:xfrm>
                            <a:off x="6222" y="3270"/>
                            <a:ext cx="3276" cy="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5F9C9B"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全更新版発行年月日</w:t>
                              </w:r>
                              <w:r w:rsidRPr="001B5CC7">
                                <w:rPr>
                                  <w:color w:val="000000" w:themeColor="text1"/>
                                </w:rPr>
                                <w:t>+p</w:t>
                              </w:r>
                              <w:r w:rsidRPr="001B5CC7">
                                <w:rPr>
                                  <w:rFonts w:ascii="ＭＳ Ｐゴシック" w:hint="eastAsia"/>
                                  <w:color w:val="000000" w:themeColor="text1"/>
                                </w:rPr>
                                <w:t>年迄有効</w:t>
                              </w:r>
                            </w:p>
                            <w:p w14:paraId="4A07AC4B"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592" name="AutoShape 84577"/>
                        <wps:cNvSpPr>
                          <a:spLocks noChangeArrowheads="1"/>
                        </wps:cNvSpPr>
                        <wps:spPr bwMode="auto">
                          <a:xfrm>
                            <a:off x="9724" y="2271"/>
                            <a:ext cx="1185" cy="1455"/>
                          </a:xfrm>
                          <a:prstGeom prst="wedgeRoundRectCallout">
                            <a:avLst>
                              <a:gd name="adj1" fmla="val -79454"/>
                              <a:gd name="adj2" fmla="val 20653"/>
                              <a:gd name="adj3" fmla="val 16667"/>
                            </a:avLst>
                          </a:prstGeom>
                          <a:solidFill>
                            <a:srgbClr val="FFFFFF"/>
                          </a:solidFill>
                          <a:ln w="12700">
                            <a:solidFill>
                              <a:srgbClr val="000000"/>
                            </a:solidFill>
                            <a:miter lim="800000"/>
                            <a:headEnd/>
                            <a:tailEnd/>
                          </a:ln>
                        </wps:spPr>
                        <wps:txbx>
                          <w:txbxContent>
                            <w:p w14:paraId="223CDBB0" w14:textId="77777777" w:rsidR="00820640" w:rsidRPr="001B5CC7" w:rsidRDefault="00820640" w:rsidP="00E456C1">
                              <w:pPr>
                                <w:rPr>
                                  <w:color w:val="000000" w:themeColor="text1"/>
                                </w:rPr>
                              </w:pPr>
                              <w:r w:rsidRPr="001B5CC7">
                                <w:rPr>
                                  <w:rFonts w:hint="eastAsia"/>
                                  <w:color w:val="000000" w:themeColor="text1"/>
                                </w:rPr>
                                <w:t>全更新メディア内に、設定</w:t>
                              </w:r>
                            </w:p>
                            <w:p w14:paraId="13C4A69D" w14:textId="77777777" w:rsidR="00820640" w:rsidRPr="001B5CC7" w:rsidRDefault="00820640" w:rsidP="00E456C1">
                              <w:pPr>
                                <w:rPr>
                                  <w:color w:val="000000" w:themeColor="text1"/>
                                </w:rPr>
                              </w:pPr>
                            </w:p>
                          </w:txbxContent>
                        </wps:txbx>
                        <wps:bodyPr rot="0" vert="horz" wrap="square" lIns="91440" tIns="45720" rIns="91440" bIns="45720" anchor="t" anchorCtr="0" upright="1">
                          <a:noAutofit/>
                        </wps:bodyPr>
                      </wps:wsp>
                      <wps:wsp>
                        <wps:cNvPr id="1593" name="Line 85132"/>
                        <wps:cNvCnPr>
                          <a:cxnSpLocks noChangeShapeType="1"/>
                        </wps:cNvCnPr>
                        <wps:spPr bwMode="auto">
                          <a:xfrm>
                            <a:off x="7171" y="2648"/>
                            <a:ext cx="0" cy="615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94" name="Text Box 747"/>
                        <wps:cNvSpPr txBox="1">
                          <a:spLocks noChangeArrowheads="1"/>
                        </wps:cNvSpPr>
                        <wps:spPr bwMode="auto">
                          <a:xfrm>
                            <a:off x="5196" y="5674"/>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D7DFA" w14:textId="77777777" w:rsidR="00820640" w:rsidRPr="001B5CC7" w:rsidRDefault="00820640" w:rsidP="00E456C1">
                              <w:pPr>
                                <w:rPr>
                                  <w:color w:val="000000" w:themeColor="text1"/>
                                </w:rPr>
                              </w:pPr>
                              <w:r w:rsidRPr="001B5CC7">
                                <w:rPr>
                                  <w:color w:val="000000" w:themeColor="text1"/>
                                </w:rPr>
                                <w:t>m年</w:t>
                              </w:r>
                            </w:p>
                            <w:p w14:paraId="65F6C319"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595" name="AutoShape 748"/>
                        <wps:cNvSpPr>
                          <a:spLocks/>
                        </wps:cNvSpPr>
                        <wps:spPr bwMode="auto">
                          <a:xfrm rot="16200000" flipV="1">
                            <a:off x="5463" y="4745"/>
                            <a:ext cx="168" cy="2028"/>
                          </a:xfrm>
                          <a:prstGeom prst="leftBrace">
                            <a:avLst>
                              <a:gd name="adj1" fmla="val 100595"/>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7" name="Text Box 750"/>
                        <wps:cNvSpPr txBox="1">
                          <a:spLocks noChangeArrowheads="1"/>
                        </wps:cNvSpPr>
                        <wps:spPr bwMode="auto">
                          <a:xfrm>
                            <a:off x="3156" y="5203"/>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5D35CA" w14:textId="77777777" w:rsidR="00820640" w:rsidRPr="001B5CC7" w:rsidRDefault="00820640" w:rsidP="00E456C1">
                              <w:pPr>
                                <w:rPr>
                                  <w:color w:val="000000" w:themeColor="text1"/>
                                </w:rPr>
                              </w:pPr>
                              <w:r w:rsidRPr="001B5CC7">
                                <w:rPr>
                                  <w:rFonts w:hint="eastAsia"/>
                                  <w:color w:val="000000" w:themeColor="text1"/>
                                </w:rPr>
                                <w:t>（</w:t>
                              </w:r>
                              <w:r w:rsidRPr="001B5CC7">
                                <w:rPr>
                                  <w:color w:val="000000" w:themeColor="text1"/>
                                </w:rPr>
                                <w:t>a）全更新</w:t>
                              </w:r>
                            </w:p>
                            <w:p w14:paraId="26E55D74"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598" name="Line 751"/>
                        <wps:cNvCnPr>
                          <a:cxnSpLocks noChangeShapeType="1"/>
                        </wps:cNvCnPr>
                        <wps:spPr bwMode="auto">
                          <a:xfrm>
                            <a:off x="4442" y="5295"/>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99" name="Line 753"/>
                        <wps:cNvCnPr>
                          <a:cxnSpLocks noChangeShapeType="1"/>
                        </wps:cNvCnPr>
                        <wps:spPr bwMode="auto">
                          <a:xfrm>
                            <a:off x="4442" y="5495"/>
                            <a:ext cx="2224"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Line 755"/>
                        <wps:cNvCnPr>
                          <a:cxnSpLocks noChangeShapeType="1"/>
                        </wps:cNvCnPr>
                        <wps:spPr bwMode="auto">
                          <a:xfrm>
                            <a:off x="6666" y="5494"/>
                            <a:ext cx="525"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20" name="AutoShape 756"/>
                        <wps:cNvSpPr>
                          <a:spLocks/>
                        </wps:cNvSpPr>
                        <wps:spPr bwMode="auto">
                          <a:xfrm rot="5400000">
                            <a:off x="5729" y="3938"/>
                            <a:ext cx="161" cy="2553"/>
                          </a:xfrm>
                          <a:prstGeom prst="leftBrace">
                            <a:avLst>
                              <a:gd name="adj1" fmla="val 132143"/>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5" name="Text Box 757"/>
                        <wps:cNvSpPr txBox="1">
                          <a:spLocks noChangeArrowheads="1"/>
                        </wps:cNvSpPr>
                        <wps:spPr bwMode="auto">
                          <a:xfrm>
                            <a:off x="5247" y="4802"/>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0E0AD" w14:textId="77777777" w:rsidR="00820640" w:rsidRPr="001B5CC7" w:rsidRDefault="00820640" w:rsidP="00E456C1">
                              <w:pPr>
                                <w:rPr>
                                  <w:color w:val="000000" w:themeColor="text1"/>
                                </w:rPr>
                              </w:pPr>
                              <w:r w:rsidRPr="001B5CC7">
                                <w:rPr>
                                  <w:rFonts w:hint="eastAsia"/>
                                  <w:color w:val="000000" w:themeColor="text1"/>
                                </w:rPr>
                                <w:t>（</w:t>
                              </w:r>
                              <w:r w:rsidRPr="001B5CC7">
                                <w:rPr>
                                  <w:color w:val="000000" w:themeColor="text1"/>
                                </w:rPr>
                                <w:t xml:space="preserve">n </w:t>
                              </w:r>
                              <w:r w:rsidRPr="001B5CC7">
                                <w:rPr>
                                  <w:rFonts w:hint="eastAsia"/>
                                  <w:color w:val="000000" w:themeColor="text1"/>
                                </w:rPr>
                                <w:t>–</w:t>
                              </w:r>
                              <w:r w:rsidRPr="001B5CC7">
                                <w:rPr>
                                  <w:color w:val="000000" w:themeColor="text1"/>
                                </w:rPr>
                                <w:t xml:space="preserve"> a）年延長</w:t>
                              </w:r>
                            </w:p>
                            <w:p w14:paraId="4CC80D36"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426" name="AutoShape 85133"/>
                        <wps:cNvSpPr>
                          <a:spLocks/>
                        </wps:cNvSpPr>
                        <wps:spPr bwMode="auto">
                          <a:xfrm rot="16200000" flipV="1">
                            <a:off x="3953" y="3748"/>
                            <a:ext cx="317" cy="628"/>
                          </a:xfrm>
                          <a:prstGeom prst="leftBrace">
                            <a:avLst>
                              <a:gd name="adj1" fmla="val 16509"/>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 name="Text Box 85134"/>
                        <wps:cNvSpPr txBox="1">
                          <a:spLocks noChangeArrowheads="1"/>
                        </wps:cNvSpPr>
                        <wps:spPr bwMode="auto">
                          <a:xfrm>
                            <a:off x="3259" y="4098"/>
                            <a:ext cx="1971"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63A3D" w14:textId="77777777" w:rsidR="00820640" w:rsidRPr="001B5CC7" w:rsidRDefault="00820640" w:rsidP="00E456C1">
                              <w:pPr>
                                <w:ind w:firstLineChars="100" w:firstLine="180"/>
                                <w:rPr>
                                  <w:color w:val="000000" w:themeColor="text1"/>
                                </w:rPr>
                              </w:pPr>
                              <w:r w:rsidRPr="001B5CC7">
                                <w:rPr>
                                  <w:color w:val="000000" w:themeColor="text1"/>
                                  <w:sz w:val="18"/>
                                  <w:szCs w:val="18"/>
                                </w:rPr>
                                <w:t>a年（＜ n - m）</w:t>
                              </w:r>
                            </w:p>
                            <w:p w14:paraId="7604F818"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428" name="Line 85135"/>
                        <wps:cNvCnPr>
                          <a:cxnSpLocks noChangeShapeType="1"/>
                        </wps:cNvCnPr>
                        <wps:spPr bwMode="auto">
                          <a:xfrm>
                            <a:off x="4441" y="2633"/>
                            <a:ext cx="0" cy="618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29" name="直線コネクタ 125"/>
                        <wps:cNvCnPr>
                          <a:cxnSpLocks noChangeShapeType="1"/>
                        </wps:cNvCnPr>
                        <wps:spPr bwMode="auto">
                          <a:xfrm>
                            <a:off x="2461" y="4579"/>
                            <a:ext cx="9808" cy="0"/>
                          </a:xfrm>
                          <a:prstGeom prst="line">
                            <a:avLst/>
                          </a:prstGeom>
                          <a:noFill/>
                          <a:ln w="31750" cmpd="dbl">
                            <a:solidFill>
                              <a:srgbClr val="4A7EBB"/>
                            </a:solidFill>
                            <a:round/>
                            <a:headEnd/>
                            <a:tailEnd/>
                          </a:ln>
                          <a:extLst>
                            <a:ext uri="{909E8E84-426E-40DD-AFC4-6F175D3DCCD1}">
                              <a14:hiddenFill xmlns:a14="http://schemas.microsoft.com/office/drawing/2010/main">
                                <a:noFill/>
                              </a14:hiddenFill>
                            </a:ext>
                          </a:extLst>
                        </wps:spPr>
                        <wps:bodyPr/>
                      </wps:wsp>
                      <wps:wsp>
                        <wps:cNvPr id="1430" name="Text Box 750"/>
                        <wps:cNvSpPr txBox="1">
                          <a:spLocks noChangeArrowheads="1"/>
                        </wps:cNvSpPr>
                        <wps:spPr bwMode="auto">
                          <a:xfrm>
                            <a:off x="3263" y="2280"/>
                            <a:ext cx="11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E029D4"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新車購入</w:t>
                              </w:r>
                            </w:p>
                            <w:p w14:paraId="2CB17ACA"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431" name="Text Box 750"/>
                        <wps:cNvSpPr txBox="1">
                          <a:spLocks noChangeArrowheads="1"/>
                        </wps:cNvSpPr>
                        <wps:spPr bwMode="auto">
                          <a:xfrm>
                            <a:off x="5532" y="3606"/>
                            <a:ext cx="11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AB60F"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全更新</w:t>
                              </w:r>
                            </w:p>
                            <w:p w14:paraId="4716FE58"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s:wsp>
                        <wps:cNvPr id="1432" name="Text Box 84535"/>
                        <wps:cNvSpPr txBox="1">
                          <a:spLocks noChangeArrowheads="1"/>
                        </wps:cNvSpPr>
                        <wps:spPr bwMode="auto">
                          <a:xfrm>
                            <a:off x="2101" y="6304"/>
                            <a:ext cx="1440" cy="1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0C3B13"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全更新実施タイミングとサービス終了日の関係</w:t>
                              </w:r>
                            </w:p>
                            <w:p w14:paraId="1C4305F2" w14:textId="77777777" w:rsidR="00820640" w:rsidRPr="001B5CC7" w:rsidRDefault="00820640" w:rsidP="00E456C1">
                              <w:pPr>
                                <w:rPr>
                                  <w:rFonts w:ascii="ＭＳ Ｐゴシック"/>
                                  <w:color w:val="000000" w:themeColor="text1"/>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ED4879" id="グループ化 5" o:spid="_x0000_s1044" style="position:absolute;left:0;text-align:left;margin-left:-.1pt;margin-top:7.4pt;width:508.4pt;height:356.8pt;z-index:251658271" coordorigin="2101,2184" coordsize="10168,7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">
                <v:shape id="Text Box 2390" o:spid="_x0000_s1045" type="#_x0000_t202" style="position:absolute;left:7808;top:4802;width:432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" filled="f" stroked="f">
                  <v:textbox>
                    <w:txbxContent>
                      <w:p w14:paraId="22022E37" w14:textId="77777777" w:rsidR="00820640" w:rsidRPr="001B5CC7" w:rsidRDefault="00820640" w:rsidP="00E456C1">
                        <w:pPr>
                          <w:rPr>
                            <w:color w:val="000000" w:themeColor="text1"/>
                          </w:rPr>
                        </w:pPr>
                        <w:r w:rsidRPr="001B5CC7">
                          <w:rPr>
                            <w:color w:val="000000" w:themeColor="text1"/>
                          </w:rPr>
                          <w:t>(a)新車購入後、直ぐに（例：半年後）</w:t>
                        </w:r>
                      </w:p>
                      <w:p w14:paraId="48B3A8CE"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全更新を行った場合</w:t>
                        </w:r>
                      </w:p>
                      <w:p w14:paraId="2F5FC2D9" w14:textId="77777777" w:rsidR="00820640" w:rsidRPr="001B5CC7" w:rsidRDefault="00820640" w:rsidP="00E456C1">
                        <w:pPr>
                          <w:rPr>
                            <w:rFonts w:ascii="ＭＳ Ｐゴシック"/>
                            <w:color w:val="000000" w:themeColor="text1"/>
                          </w:rPr>
                        </w:pPr>
                      </w:p>
                    </w:txbxContent>
                  </v:textbox>
                </v:shape>
                <v:line id="Line 84531" o:spid="_x0000_s1046" style="position:absolute;visibility:visible;mso-wrap-style:square" from="3819,2941" to="3819,3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" strokeweight="1.5pt"/>
                <v:line id="Line 84532" o:spid="_x0000_s1047" style="position:absolute;visibility:visible;mso-wrap-style:square" from="3819,3121" to="7172,3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" strokeweight="1.5pt">
                  <v:stroke endarrow="block"/>
                </v:line>
                <v:line id="Line 84534" o:spid="_x0000_s1048" style="position:absolute;visibility:visible;mso-wrap-style:square" from="8731,2663" to="8731,8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">
                  <v:stroke dashstyle="1 1"/>
                </v:line>
                <v:shape id="Text Box 84535" o:spid="_x0000_s1049" type="#_x0000_t202" style="position:absolute;left:2101;top:2941;width:1440;height: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" filled="f" stroked="f">
                  <v:textbox>
                    <w:txbxContent>
                      <w:p w14:paraId="07C2DAC6"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サービス期間の考え方</w:t>
                        </w:r>
                      </w:p>
                      <w:p w14:paraId="594F8C89" w14:textId="77777777" w:rsidR="00820640" w:rsidRPr="001B5CC7" w:rsidRDefault="00820640" w:rsidP="00E456C1">
                        <w:pPr>
                          <w:rPr>
                            <w:rFonts w:ascii="ＭＳ Ｐゴシック"/>
                            <w:color w:val="000000" w:themeColor="text1"/>
                          </w:rPr>
                        </w:pPr>
                      </w:p>
                    </w:txbxContent>
                  </v:textbox>
                </v:shape>
                <v:shape id="Text Box 84536" o:spid="_x0000_s1050" type="#_x0000_t202" style="position:absolute;left:5261;top:2184;width:262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" filled="f" stroked="f">
                  <v:textbox>
                    <w:txbxContent>
                      <w:p w14:paraId="5BCF3CDC" w14:textId="77777777" w:rsidR="00820640" w:rsidRPr="001B5CC7" w:rsidRDefault="00820640" w:rsidP="00E456C1">
                        <w:pPr>
                          <w:rPr>
                            <w:color w:val="000000" w:themeColor="text1"/>
                          </w:rPr>
                        </w:pPr>
                        <w:r w:rsidRPr="001B5CC7">
                          <w:rPr>
                            <w:color w:val="000000" w:themeColor="text1"/>
                          </w:rPr>
                          <w:t>n年</w:t>
                        </w:r>
                      </w:p>
                      <w:p w14:paraId="385E9CA3" w14:textId="77777777" w:rsidR="00820640" w:rsidRPr="001B5CC7" w:rsidRDefault="00820640" w:rsidP="00E456C1">
                        <w:pPr>
                          <w:rPr>
                            <w:rFonts w:ascii="ＭＳ Ｐゴシック"/>
                            <w:color w:val="000000" w:themeColor="text1"/>
                          </w:rPr>
                        </w:pPr>
                      </w:p>
                    </w:txbxContent>
                  </v:textbox>
                </v:shape>
                <v:line id="Line 84537" o:spid="_x0000_s1051" style="position:absolute;visibility:visible;mso-wrap-style:square" from="6451,2663" to="6451,8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">
                  <v:stroke dashstyle="1 1"/>
                </v:lin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84538" o:spid="_x0000_s1052" type="#_x0000_t87" style="position:absolute;left:5378;top:1229;width:187;height:30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" strokeweight=".5pt"/>
                <v:line id="Line 84545" o:spid="_x0000_s1053" style="position:absolute;visibility:visible;mso-wrap-style:square" from="9361,2663" to="9361,8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">
                  <v:stroke dashstyle="1 1"/>
                </v:line>
                <v:line id="Line 84546" o:spid="_x0000_s1054" style="position:absolute;flip:x;visibility:visible;mso-wrap-style:square" from="3824,2648" to="3824,8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">
                  <v:stroke dashstyle="1 1"/>
                </v:line>
                <v:line id="Line 84552" o:spid="_x0000_s1055" style="position:absolute;visibility:visible;mso-wrap-style:square" from="6080,3934" to="6080,4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" strokeweight="1.5pt"/>
                <v:line id="Line 84554" o:spid="_x0000_s1056" style="position:absolute;visibility:visible;mso-wrap-style:square" from="6045,4114" to="9356,4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" strokeweight="1.5pt"/>
                <v:line id="Line 84561" o:spid="_x0000_s1057" style="position:absolute;visibility:visible;mso-wrap-style:square" from="9356,3963" to="9356,4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" strokeweight="1.5pt"/>
                <v:shape id="Text Box 84562" o:spid="_x0000_s1058" type="#_x0000_t202" style="position:absolute;left:6626;top:4079;width:227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" filled="f" stroked="f">
                  <v:textbox>
                    <w:txbxContent>
                      <w:p w14:paraId="7FF42D9E"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メディア提供有効期限</w:t>
                        </w:r>
                      </w:p>
                      <w:p w14:paraId="5586F55E" w14:textId="77777777" w:rsidR="00820640" w:rsidRPr="001B5CC7" w:rsidRDefault="00820640" w:rsidP="00E456C1">
                        <w:pPr>
                          <w:rPr>
                            <w:rFonts w:ascii="ＭＳ Ｐゴシック"/>
                            <w:color w:val="000000" w:themeColor="text1"/>
                          </w:rPr>
                        </w:pPr>
                      </w:p>
                    </w:txbxContent>
                  </v:textbox>
                </v:shape>
                <v:shape id="AutoShape 84563" o:spid="_x0000_s1059" type="#_x0000_t87" style="position:absolute;left:7628;top:2205;width:179;height:30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" strokeweight=".5pt"/>
                <v:shape id="Text Box 84543" o:spid="_x0000_s1060" type="#_x0000_t202" style="position:absolute;left:4456;top:6559;width:200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" filled="f" stroked="f">
                  <v:textbox>
                    <w:txbxContent>
                      <w:p w14:paraId="085E2ACF" w14:textId="77777777" w:rsidR="00820640" w:rsidRPr="001B5CC7" w:rsidRDefault="00820640" w:rsidP="00E456C1">
                        <w:pPr>
                          <w:jc w:val="right"/>
                          <w:rPr>
                            <w:color w:val="000000" w:themeColor="text1"/>
                          </w:rPr>
                        </w:pPr>
                        <w:r w:rsidRPr="001B5CC7">
                          <w:rPr>
                            <w:rFonts w:hint="eastAsia"/>
                            <w:color w:val="000000" w:themeColor="text1"/>
                          </w:rPr>
                          <w:t>（</w:t>
                        </w:r>
                        <w:r w:rsidRPr="001B5CC7">
                          <w:rPr>
                            <w:color w:val="000000" w:themeColor="text1"/>
                          </w:rPr>
                          <w:t>b）全更新</w:t>
                        </w:r>
                      </w:p>
                      <w:p w14:paraId="1F9D07DD" w14:textId="77777777" w:rsidR="00820640" w:rsidRPr="001B5CC7" w:rsidRDefault="00820640" w:rsidP="00E456C1">
                        <w:pPr>
                          <w:rPr>
                            <w:rFonts w:ascii="ＭＳ Ｐゴシック"/>
                            <w:color w:val="000000" w:themeColor="text1"/>
                          </w:rPr>
                        </w:pPr>
                      </w:p>
                    </w:txbxContent>
                  </v:textbox>
                </v:shape>
                <v:line id="Line 84533" o:spid="_x0000_s1061" style="position:absolute;visibility:visible;mso-wrap-style:square" from="6443,6770" to="8753,6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" strokeweight="1.5pt">
                  <v:stroke endarrow="block"/>
                </v:line>
                <v:shape id="Text Box 84540" o:spid="_x0000_s1062" type="#_x0000_t202" style="position:absolute;left:7222;top:6169;width:178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" filled="f" stroked="f">
                  <v:textbox>
                    <w:txbxContent>
                      <w:p w14:paraId="45A2E476" w14:textId="77777777" w:rsidR="00820640" w:rsidRPr="001B5CC7" w:rsidRDefault="00820640" w:rsidP="00E456C1">
                        <w:pPr>
                          <w:rPr>
                            <w:color w:val="000000" w:themeColor="text1"/>
                          </w:rPr>
                        </w:pPr>
                        <w:r w:rsidRPr="001B5CC7">
                          <w:rPr>
                            <w:color w:val="000000" w:themeColor="text1"/>
                          </w:rPr>
                          <w:t>m年延長</w:t>
                        </w:r>
                      </w:p>
                      <w:p w14:paraId="15236CAB" w14:textId="77777777" w:rsidR="00820640" w:rsidRPr="001B5CC7" w:rsidRDefault="00820640" w:rsidP="00E456C1">
                        <w:pPr>
                          <w:rPr>
                            <w:rFonts w:ascii="ＭＳ Ｐゴシック"/>
                            <w:color w:val="000000" w:themeColor="text1"/>
                          </w:rPr>
                        </w:pPr>
                      </w:p>
                    </w:txbxContent>
                  </v:textbox>
                </v:shape>
                <v:shape id="AutoShape 84541" o:spid="_x0000_s1063" type="#_x0000_t87" style="position:absolute;left:7508;top:5551;width:179;height:210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" strokeweight=".5pt"/>
                <v:line id="Line 84544" o:spid="_x0000_s1064" style="position:absolute;visibility:visible;mso-wrap-style:square" from="6443,6547" to="6443,6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" strokeweight="1.5pt"/>
                <v:shape id="Text Box 84559" o:spid="_x0000_s1065" type="#_x0000_t202" style="position:absolute;left:10201;top:7368;width:192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" filled="f" stroked="f">
                  <v:textbox>
                    <w:txbxContent>
                      <w:p w14:paraId="7EAB12B2" w14:textId="77777777" w:rsidR="00820640" w:rsidRPr="001B5CC7" w:rsidRDefault="00820640" w:rsidP="00E456C1">
                        <w:pPr>
                          <w:rPr>
                            <w:color w:val="000000" w:themeColor="text1"/>
                          </w:rPr>
                        </w:pPr>
                        <w:r w:rsidRPr="001B5CC7">
                          <w:rPr>
                            <w:color w:val="000000" w:themeColor="text1"/>
                          </w:rPr>
                          <w:t>(c)全更新日+m年後の日時がメディア提供有効期限を超える場合</w:t>
                        </w:r>
                      </w:p>
                      <w:p w14:paraId="03F92E54" w14:textId="77777777" w:rsidR="00820640" w:rsidRPr="001B5CC7" w:rsidRDefault="00820640" w:rsidP="00E456C1">
                        <w:pPr>
                          <w:rPr>
                            <w:color w:val="000000" w:themeColor="text1"/>
                          </w:rPr>
                        </w:pPr>
                      </w:p>
                    </w:txbxContent>
                  </v:textbox>
                </v:shape>
                <v:shape id="Text Box 84560" o:spid="_x0000_s1066" type="#_x0000_t202" style="position:absolute;left:8901;top:5921;width:2173;height:1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" filled="f" stroked="f">
                  <v:textbox>
                    <w:txbxContent>
                      <w:p w14:paraId="1C4C3F84" w14:textId="77777777" w:rsidR="00820640" w:rsidRPr="001B5CC7" w:rsidRDefault="00820640" w:rsidP="00E456C1">
                        <w:pPr>
                          <w:rPr>
                            <w:color w:val="000000" w:themeColor="text1"/>
                          </w:rPr>
                        </w:pPr>
                        <w:r w:rsidRPr="001B5CC7">
                          <w:rPr>
                            <w:color w:val="000000" w:themeColor="text1"/>
                          </w:rPr>
                          <w:t>(b)全更新日+m年後の日時がメディア提供有効期限内の場合</w:t>
                        </w:r>
                      </w:p>
                      <w:p w14:paraId="342D70B6" w14:textId="77777777" w:rsidR="00820640" w:rsidRPr="001B5CC7" w:rsidRDefault="00820640" w:rsidP="00E456C1">
                        <w:pPr>
                          <w:rPr>
                            <w:rFonts w:ascii="ＭＳ Ｐゴシック"/>
                            <w:color w:val="000000" w:themeColor="text1"/>
                          </w:rPr>
                        </w:pPr>
                      </w:p>
                    </w:txbxContent>
                  </v:textbox>
                </v:shape>
                <v:line id="Line 84565" o:spid="_x0000_s1067" style="position:absolute;visibility:visible;mso-wrap-style:square" from="9446,8414" to="10105,8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" strokeweight="1.5pt">
                  <v:stroke dashstyle="1 1" endarrow="block"/>
                </v:line>
                <v:shape id="Text Box 84566" o:spid="_x0000_s1068" type="#_x0000_t202" style="position:absolute;left:7743;top:7301;width:2249;height: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" filled="f" stroked="f">
                  <v:textbox>
                    <w:txbxContent>
                      <w:p w14:paraId="0159D491" w14:textId="77777777" w:rsidR="00820640" w:rsidRPr="001B5CC7" w:rsidRDefault="00820640" w:rsidP="00E456C1">
                        <w:pPr>
                          <w:rPr>
                            <w:color w:val="000000" w:themeColor="text1"/>
                          </w:rPr>
                        </w:pPr>
                        <w:r w:rsidRPr="001B5CC7">
                          <w:rPr>
                            <w:rFonts w:hint="eastAsia"/>
                            <w:color w:val="000000" w:themeColor="text1"/>
                          </w:rPr>
                          <w:t>全更新版発行年月日＋</w:t>
                        </w:r>
                        <w:r w:rsidRPr="001B5CC7">
                          <w:rPr>
                            <w:color w:val="000000" w:themeColor="text1"/>
                          </w:rPr>
                          <w:t xml:space="preserve">p </w:t>
                        </w:r>
                        <w:r w:rsidRPr="001B5CC7">
                          <w:rPr>
                            <w:rFonts w:hint="eastAsia"/>
                            <w:color w:val="000000" w:themeColor="text1"/>
                          </w:rPr>
                          <w:t>年迄延長</w:t>
                        </w:r>
                      </w:p>
                      <w:p w14:paraId="6E3C7539" w14:textId="77777777" w:rsidR="00820640" w:rsidRPr="001B5CC7" w:rsidRDefault="00820640" w:rsidP="00E456C1">
                        <w:pPr>
                          <w:rPr>
                            <w:rFonts w:ascii="ＭＳ Ｐゴシック"/>
                            <w:color w:val="000000" w:themeColor="text1"/>
                          </w:rPr>
                        </w:pPr>
                      </w:p>
                    </w:txbxContent>
                  </v:textbox>
                </v:shape>
                <v:shape id="AutoShape 84567" o:spid="_x0000_s1069" type="#_x0000_t87" style="position:absolute;left:8560;top:7538;width:136;height:145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" strokeweight=".5pt"/>
                <v:shape id="Text Box 84568" o:spid="_x0000_s1070" type="#_x0000_t202" style="position:absolute;left:6458;top:8192;width:1428;height: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" filled="f" stroked="f">
                  <v:textbox>
                    <w:txbxContent>
                      <w:p w14:paraId="1AF0F9A1" w14:textId="77777777" w:rsidR="00820640" w:rsidRPr="001B5CC7" w:rsidRDefault="00820640" w:rsidP="00E456C1">
                        <w:pPr>
                          <w:jc w:val="right"/>
                          <w:rPr>
                            <w:color w:val="000000" w:themeColor="text1"/>
                          </w:rPr>
                        </w:pPr>
                        <w:r w:rsidRPr="001B5CC7">
                          <w:rPr>
                            <w:rFonts w:hint="eastAsia"/>
                            <w:color w:val="000000" w:themeColor="text1"/>
                          </w:rPr>
                          <w:t>（</w:t>
                        </w:r>
                        <w:r w:rsidRPr="001B5CC7">
                          <w:rPr>
                            <w:color w:val="000000" w:themeColor="text1"/>
                          </w:rPr>
                          <w:t>c）全更新</w:t>
                        </w:r>
                      </w:p>
                      <w:p w14:paraId="29A552A2" w14:textId="77777777" w:rsidR="00820640" w:rsidRPr="001B5CC7" w:rsidRDefault="00820640" w:rsidP="00E456C1">
                        <w:pPr>
                          <w:rPr>
                            <w:rFonts w:ascii="ＭＳ Ｐゴシック"/>
                            <w:color w:val="000000" w:themeColor="text1"/>
                          </w:rPr>
                        </w:pPr>
                      </w:p>
                    </w:txbxContent>
                  </v:textbox>
                </v:shape>
                <v:line id="Line 84569" o:spid="_x0000_s1071" style="position:absolute;visibility:visible;mso-wrap-style:square" from="7808,8413" to="9355,8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" strokeweight="1.5pt">
                  <v:stroke endarrow="block"/>
                </v:line>
                <v:line id="Line 84570" o:spid="_x0000_s1072" style="position:absolute;visibility:visible;mso-wrap-style:square" from="9486,8138" to="9850,8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" strokeweight="1.5pt"/>
                <v:line id="Line 84571" o:spid="_x0000_s1073" style="position:absolute;flip:x;visibility:visible;mso-wrap-style:square" from="9486,8138" to="9850,8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" strokeweight="1.5pt"/>
                <v:shape id="Text Box 84572" o:spid="_x0000_s1074" type="#_x0000_t202" style="position:absolute;left:8665;top:8780;width:87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" filled="f" stroked="f">
                  <v:textbox>
                    <w:txbxContent>
                      <w:p w14:paraId="643D8DB3" w14:textId="77777777" w:rsidR="00820640" w:rsidRPr="001B5CC7" w:rsidRDefault="00820640" w:rsidP="00E456C1">
                        <w:pPr>
                          <w:rPr>
                            <w:color w:val="000000" w:themeColor="text1"/>
                          </w:rPr>
                        </w:pPr>
                        <w:r w:rsidRPr="001B5CC7">
                          <w:rPr>
                            <w:color w:val="000000" w:themeColor="text1"/>
                          </w:rPr>
                          <w:t>m年</w:t>
                        </w:r>
                      </w:p>
                      <w:p w14:paraId="28720A95" w14:textId="77777777" w:rsidR="00820640" w:rsidRPr="001B5CC7" w:rsidRDefault="00820640" w:rsidP="00E456C1">
                        <w:pPr>
                          <w:rPr>
                            <w:rFonts w:ascii="ＭＳ Ｐゴシック"/>
                            <w:color w:val="000000" w:themeColor="text1"/>
                          </w:rPr>
                        </w:pPr>
                      </w:p>
                    </w:txbxContent>
                  </v:textbox>
                </v:shape>
                <v:shape id="AutoShape 84573" o:spid="_x0000_s1075" type="#_x0000_t87" style="position:absolute;left:8852;top:7633;width:179;height:2100;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" strokeweight=".5pt"/>
                <v:line id="Line 84574" o:spid="_x0000_s1076" style="position:absolute;visibility:visible;mso-wrap-style:square" from="7808,8224" to="7808,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" strokeweight="1.5pt"/>
                <v:shape id="Text Box 84575" o:spid="_x0000_s1077" type="#_x0000_t202" style="position:absolute;left:6222;top:3270;width:3276;height: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" filled="f" stroked="f">
                  <v:textbox>
                    <w:txbxContent>
                      <w:p w14:paraId="175F9C9B"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全更新版発行年月日</w:t>
                        </w:r>
                        <w:r w:rsidRPr="001B5CC7">
                          <w:rPr>
                            <w:color w:val="000000" w:themeColor="text1"/>
                          </w:rPr>
                          <w:t>+p</w:t>
                        </w:r>
                        <w:r w:rsidRPr="001B5CC7">
                          <w:rPr>
                            <w:rFonts w:ascii="ＭＳ Ｐゴシック" w:hint="eastAsia"/>
                            <w:color w:val="000000" w:themeColor="text1"/>
                          </w:rPr>
                          <w:t>年迄有効</w:t>
                        </w:r>
                      </w:p>
                      <w:p w14:paraId="4A07AC4B" w14:textId="77777777" w:rsidR="00820640" w:rsidRPr="001B5CC7" w:rsidRDefault="00820640" w:rsidP="00E456C1">
                        <w:pPr>
                          <w:rPr>
                            <w:rFonts w:ascii="ＭＳ Ｐゴシック"/>
                            <w:color w:val="000000" w:themeColor="text1"/>
                          </w:rPr>
                        </w:pP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84577" o:spid="_x0000_s1078" type="#_x0000_t62" style="position:absolute;left:9724;top:2271;width:1185;height: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" adj="-6362,15261" strokeweight="1pt">
                  <v:textbox>
                    <w:txbxContent>
                      <w:p w14:paraId="223CDBB0" w14:textId="77777777" w:rsidR="00820640" w:rsidRPr="001B5CC7" w:rsidRDefault="00820640" w:rsidP="00E456C1">
                        <w:pPr>
                          <w:rPr>
                            <w:color w:val="000000" w:themeColor="text1"/>
                          </w:rPr>
                        </w:pPr>
                        <w:r w:rsidRPr="001B5CC7">
                          <w:rPr>
                            <w:rFonts w:hint="eastAsia"/>
                            <w:color w:val="000000" w:themeColor="text1"/>
                          </w:rPr>
                          <w:t>全更新メディア内に、設定</w:t>
                        </w:r>
                      </w:p>
                      <w:p w14:paraId="13C4A69D" w14:textId="77777777" w:rsidR="00820640" w:rsidRPr="001B5CC7" w:rsidRDefault="00820640" w:rsidP="00E456C1">
                        <w:pPr>
                          <w:rPr>
                            <w:color w:val="000000" w:themeColor="text1"/>
                          </w:rPr>
                        </w:pPr>
                      </w:p>
                    </w:txbxContent>
                  </v:textbox>
                </v:shape>
                <v:line id="Line 85132" o:spid="_x0000_s1079" style="position:absolute;visibility:visible;mso-wrap-style:square" from="7171,2648" to="7171,8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">
                  <v:stroke dashstyle="1 1"/>
                </v:line>
                <v:shape id="Text Box 747" o:spid="_x0000_s1080" type="#_x0000_t202" style="position:absolute;left:5196;top:5674;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" filled="f" stroked="f">
                  <v:textbox>
                    <w:txbxContent>
                      <w:p w14:paraId="659D7DFA" w14:textId="77777777" w:rsidR="00820640" w:rsidRPr="001B5CC7" w:rsidRDefault="00820640" w:rsidP="00E456C1">
                        <w:pPr>
                          <w:rPr>
                            <w:color w:val="000000" w:themeColor="text1"/>
                          </w:rPr>
                        </w:pPr>
                        <w:r w:rsidRPr="001B5CC7">
                          <w:rPr>
                            <w:color w:val="000000" w:themeColor="text1"/>
                          </w:rPr>
                          <w:t>m年</w:t>
                        </w:r>
                      </w:p>
                      <w:p w14:paraId="65F6C319" w14:textId="77777777" w:rsidR="00820640" w:rsidRPr="001B5CC7" w:rsidRDefault="00820640" w:rsidP="00E456C1">
                        <w:pPr>
                          <w:rPr>
                            <w:rFonts w:ascii="ＭＳ Ｐゴシック"/>
                            <w:color w:val="000000" w:themeColor="text1"/>
                          </w:rPr>
                        </w:pPr>
                      </w:p>
                    </w:txbxContent>
                  </v:textbox>
                </v:shape>
                <v:shape id="AutoShape 748" o:spid="_x0000_s1081" type="#_x0000_t87" style="position:absolute;left:5463;top:4745;width:168;height:2028;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" strokeweight=".5pt"/>
                <v:shape id="Text Box 750" o:spid="_x0000_s1082" type="#_x0000_t202" style="position:absolute;left:3156;top:5203;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" filled="f" stroked="f">
                  <v:textbox>
                    <w:txbxContent>
                      <w:p w14:paraId="245D35CA" w14:textId="77777777" w:rsidR="00820640" w:rsidRPr="001B5CC7" w:rsidRDefault="00820640" w:rsidP="00E456C1">
                        <w:pPr>
                          <w:rPr>
                            <w:color w:val="000000" w:themeColor="text1"/>
                          </w:rPr>
                        </w:pPr>
                        <w:r w:rsidRPr="001B5CC7">
                          <w:rPr>
                            <w:rFonts w:hint="eastAsia"/>
                            <w:color w:val="000000" w:themeColor="text1"/>
                          </w:rPr>
                          <w:t>（</w:t>
                        </w:r>
                        <w:r w:rsidRPr="001B5CC7">
                          <w:rPr>
                            <w:color w:val="000000" w:themeColor="text1"/>
                          </w:rPr>
                          <w:t>a）全更新</w:t>
                        </w:r>
                      </w:p>
                      <w:p w14:paraId="26E55D74" w14:textId="77777777" w:rsidR="00820640" w:rsidRPr="001B5CC7" w:rsidRDefault="00820640" w:rsidP="00E456C1">
                        <w:pPr>
                          <w:rPr>
                            <w:rFonts w:ascii="ＭＳ Ｐゴシック"/>
                            <w:color w:val="000000" w:themeColor="text1"/>
                          </w:rPr>
                        </w:pPr>
                      </w:p>
                    </w:txbxContent>
                  </v:textbox>
                </v:shape>
                <v:line id="Line 751" o:spid="_x0000_s1083" style="position:absolute;visibility:visible;mso-wrap-style:square" from="4442,5295" to="4442,5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" strokeweight="1.5pt"/>
                <v:line id="Line 753" o:spid="_x0000_s1084" style="position:absolute;visibility:visible;mso-wrap-style:square" from="4442,5495" to="6666,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" strokeweight="1.5pt">
                  <v:stroke endarrow="block"/>
                </v:line>
                <v:line id="Line 755" o:spid="_x0000_s1085" style="position:absolute;visibility:visible;mso-wrap-style:square" from="6666,5494" to="7191,5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" strokeweight="1.5pt">
                  <v:stroke endarrow="block"/>
                </v:line>
                <v:shape id="AutoShape 756" o:spid="_x0000_s1086" type="#_x0000_t87" style="position:absolute;left:5729;top:3938;width:161;height:25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" strokeweight=".5pt"/>
                <v:shape id="Text Box 757" o:spid="_x0000_s1087" type="#_x0000_t202" style="position:absolute;left:5247;top:4802;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" filled="f" stroked="f">
                  <v:textbox>
                    <w:txbxContent>
                      <w:p w14:paraId="2F50E0AD" w14:textId="77777777" w:rsidR="00820640" w:rsidRPr="001B5CC7" w:rsidRDefault="00820640" w:rsidP="00E456C1">
                        <w:pPr>
                          <w:rPr>
                            <w:color w:val="000000" w:themeColor="text1"/>
                          </w:rPr>
                        </w:pPr>
                        <w:r w:rsidRPr="001B5CC7">
                          <w:rPr>
                            <w:rFonts w:hint="eastAsia"/>
                            <w:color w:val="000000" w:themeColor="text1"/>
                          </w:rPr>
                          <w:t>（</w:t>
                        </w:r>
                        <w:r w:rsidRPr="001B5CC7">
                          <w:rPr>
                            <w:color w:val="000000" w:themeColor="text1"/>
                          </w:rPr>
                          <w:t xml:space="preserve">n </w:t>
                        </w:r>
                        <w:r w:rsidRPr="001B5CC7">
                          <w:rPr>
                            <w:rFonts w:hint="eastAsia"/>
                            <w:color w:val="000000" w:themeColor="text1"/>
                          </w:rPr>
                          <w:t>–</w:t>
                        </w:r>
                        <w:r w:rsidRPr="001B5CC7">
                          <w:rPr>
                            <w:color w:val="000000" w:themeColor="text1"/>
                          </w:rPr>
                          <w:t xml:space="preserve"> a）年延長</w:t>
                        </w:r>
                      </w:p>
                      <w:p w14:paraId="4CC80D36" w14:textId="77777777" w:rsidR="00820640" w:rsidRPr="001B5CC7" w:rsidRDefault="00820640" w:rsidP="00E456C1">
                        <w:pPr>
                          <w:rPr>
                            <w:rFonts w:ascii="ＭＳ Ｐゴシック"/>
                            <w:color w:val="000000" w:themeColor="text1"/>
                          </w:rPr>
                        </w:pPr>
                      </w:p>
                    </w:txbxContent>
                  </v:textbox>
                </v:shape>
                <v:shape id="AutoShape 85133" o:spid="_x0000_s1088" type="#_x0000_t87" style="position:absolute;left:3953;top:3748;width:317;height:628;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" strokeweight=".5pt"/>
                <v:shape id="Text Box 85134" o:spid="_x0000_s1089" type="#_x0000_t202" style="position:absolute;left:3259;top:4098;width:197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" filled="f" stroked="f">
                  <v:textbox>
                    <w:txbxContent>
                      <w:p w14:paraId="3B563A3D" w14:textId="77777777" w:rsidR="00820640" w:rsidRPr="001B5CC7" w:rsidRDefault="00820640" w:rsidP="00E456C1">
                        <w:pPr>
                          <w:ind w:firstLineChars="100" w:firstLine="180"/>
                          <w:rPr>
                            <w:color w:val="000000" w:themeColor="text1"/>
                          </w:rPr>
                        </w:pPr>
                        <w:r w:rsidRPr="001B5CC7">
                          <w:rPr>
                            <w:color w:val="000000" w:themeColor="text1"/>
                            <w:sz w:val="18"/>
                            <w:szCs w:val="18"/>
                          </w:rPr>
                          <w:t>a年（＜ n - m）</w:t>
                        </w:r>
                      </w:p>
                      <w:p w14:paraId="7604F818" w14:textId="77777777" w:rsidR="00820640" w:rsidRPr="001B5CC7" w:rsidRDefault="00820640" w:rsidP="00E456C1">
                        <w:pPr>
                          <w:rPr>
                            <w:rFonts w:ascii="ＭＳ Ｐゴシック"/>
                            <w:color w:val="000000" w:themeColor="text1"/>
                          </w:rPr>
                        </w:pPr>
                      </w:p>
                    </w:txbxContent>
                  </v:textbox>
                </v:shape>
                <v:line id="Line 85135" o:spid="_x0000_s1090" style="position:absolute;visibility:visible;mso-wrap-style:square" from="4441,2633" to="4441,8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">
                  <v:stroke dashstyle="1 1"/>
                </v:line>
                <v:line id="直線コネクタ 125" o:spid="_x0000_s1091" style="position:absolute;visibility:visible;mso-wrap-style:square" from="2461,4579" to="12269,4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" strokecolor="#4a7ebb" strokeweight="2.5pt">
                  <v:stroke linestyle="thinThin"/>
                </v:line>
                <v:shape id="Text Box 750" o:spid="_x0000_s1092" type="#_x0000_t202" style="position:absolute;left:3263;top:2280;width:11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" filled="f" stroked="f">
                  <v:textbox>
                    <w:txbxContent>
                      <w:p w14:paraId="42E029D4"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新車購入</w:t>
                        </w:r>
                      </w:p>
                      <w:p w14:paraId="2CB17ACA" w14:textId="77777777" w:rsidR="00820640" w:rsidRPr="001B5CC7" w:rsidRDefault="00820640" w:rsidP="00E456C1">
                        <w:pPr>
                          <w:rPr>
                            <w:rFonts w:ascii="ＭＳ Ｐゴシック"/>
                            <w:color w:val="000000" w:themeColor="text1"/>
                          </w:rPr>
                        </w:pPr>
                      </w:p>
                    </w:txbxContent>
                  </v:textbox>
                </v:shape>
                <v:shape id="Text Box 750" o:spid="_x0000_s1093" type="#_x0000_t202" style="position:absolute;left:5532;top:3606;width:11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" filled="f" stroked="f">
                  <v:textbox>
                    <w:txbxContent>
                      <w:p w14:paraId="03AAB60F"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全更新</w:t>
                        </w:r>
                      </w:p>
                      <w:p w14:paraId="4716FE58" w14:textId="77777777" w:rsidR="00820640" w:rsidRPr="001B5CC7" w:rsidRDefault="00820640" w:rsidP="00E456C1">
                        <w:pPr>
                          <w:rPr>
                            <w:rFonts w:ascii="ＭＳ Ｐゴシック"/>
                            <w:color w:val="000000" w:themeColor="text1"/>
                          </w:rPr>
                        </w:pPr>
                      </w:p>
                    </w:txbxContent>
                  </v:textbox>
                </v:shape>
                <v:shape id="Text Box 84535" o:spid="_x0000_s1094" type="#_x0000_t202" style="position:absolute;left:2101;top:6304;width:1440;height:1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" filled="f" stroked="f">
                  <v:textbox>
                    <w:txbxContent>
                      <w:p w14:paraId="1C0C3B13" w14:textId="77777777" w:rsidR="00820640" w:rsidRPr="001B5CC7" w:rsidRDefault="00820640" w:rsidP="00E456C1">
                        <w:pPr>
                          <w:rPr>
                            <w:rFonts w:ascii="ＭＳ Ｐゴシック"/>
                            <w:color w:val="000000" w:themeColor="text1"/>
                          </w:rPr>
                        </w:pPr>
                        <w:r w:rsidRPr="001B5CC7">
                          <w:rPr>
                            <w:rFonts w:ascii="ＭＳ Ｐゴシック" w:hint="eastAsia"/>
                            <w:color w:val="000000" w:themeColor="text1"/>
                          </w:rPr>
                          <w:t>全更新実施タイミングとサービス終了日の関係</w:t>
                        </w:r>
                      </w:p>
                      <w:p w14:paraId="1C4305F2" w14:textId="77777777" w:rsidR="00820640" w:rsidRPr="001B5CC7" w:rsidRDefault="00820640" w:rsidP="00E456C1">
                        <w:pPr>
                          <w:rPr>
                            <w:rFonts w:ascii="ＭＳ Ｐゴシック"/>
                            <w:color w:val="000000" w:themeColor="text1"/>
                          </w:rPr>
                        </w:pPr>
                      </w:p>
                    </w:txbxContent>
                  </v:textbox>
                </v:shape>
              </v:group>
            </w:pict>
          </mc:Fallback>
        </mc:AlternateContent>
      </w:r>
    </w:p>
    <w:p w14:paraId="015E2EEC" w14:textId="77777777" w:rsidR="00E456C1" w:rsidRPr="007C3599" w:rsidRDefault="00E456C1" w:rsidP="00E456C1"/>
    <w:p w14:paraId="153AC39E" w14:textId="77777777" w:rsidR="00E456C1" w:rsidRPr="007C3599" w:rsidRDefault="00E456C1" w:rsidP="00E456C1"/>
    <w:p w14:paraId="0A6F3A80" w14:textId="77777777" w:rsidR="00E456C1" w:rsidRPr="007C3599" w:rsidRDefault="00E456C1" w:rsidP="00E456C1"/>
    <w:p w14:paraId="68240505" w14:textId="77777777" w:rsidR="00E456C1" w:rsidRPr="007C3599" w:rsidRDefault="00E456C1" w:rsidP="00E456C1"/>
    <w:p w14:paraId="48E18212" w14:textId="77777777" w:rsidR="00E456C1" w:rsidRPr="007C3599" w:rsidRDefault="00E456C1" w:rsidP="00E456C1"/>
    <w:p w14:paraId="0E47C841" w14:textId="77777777" w:rsidR="00E456C1" w:rsidRPr="007C3599" w:rsidRDefault="00E456C1" w:rsidP="00E456C1"/>
    <w:p w14:paraId="72DA25AD" w14:textId="77777777" w:rsidR="00E456C1" w:rsidRPr="007C3599" w:rsidRDefault="00E456C1" w:rsidP="00E456C1"/>
    <w:p w14:paraId="35E4434D" w14:textId="77777777" w:rsidR="00E456C1" w:rsidRPr="007C3599" w:rsidRDefault="00E456C1" w:rsidP="00E456C1"/>
    <w:p w14:paraId="10F6B8B8" w14:textId="77777777" w:rsidR="00E456C1" w:rsidRPr="007C3599" w:rsidRDefault="00E456C1" w:rsidP="00E456C1"/>
    <w:p w14:paraId="641912DB" w14:textId="77777777" w:rsidR="00E456C1" w:rsidRPr="007C3599" w:rsidRDefault="00E456C1" w:rsidP="00E456C1"/>
    <w:p w14:paraId="30F53540" w14:textId="77777777" w:rsidR="00E456C1" w:rsidRPr="007C3599" w:rsidRDefault="00E456C1" w:rsidP="00E456C1"/>
    <w:p w14:paraId="4A089BFC" w14:textId="77777777" w:rsidR="00E456C1" w:rsidRPr="007C3599" w:rsidRDefault="00E456C1" w:rsidP="00E456C1"/>
    <w:p w14:paraId="4754F42E" w14:textId="77777777" w:rsidR="00E456C1" w:rsidRPr="007C3599" w:rsidRDefault="00E456C1" w:rsidP="00E456C1"/>
    <w:p w14:paraId="21285630" w14:textId="77777777" w:rsidR="00E456C1" w:rsidRPr="007C3599" w:rsidRDefault="00E456C1" w:rsidP="00E456C1"/>
    <w:p w14:paraId="237F423C" w14:textId="77777777" w:rsidR="00E456C1" w:rsidRPr="007C3599" w:rsidRDefault="00E456C1" w:rsidP="00E456C1"/>
    <w:p w14:paraId="641CC69F" w14:textId="77777777" w:rsidR="00E456C1" w:rsidRPr="007C3599" w:rsidRDefault="00E456C1" w:rsidP="00E456C1"/>
    <w:p w14:paraId="3EFC9EE6" w14:textId="77777777" w:rsidR="00E456C1" w:rsidRPr="007C3599" w:rsidRDefault="00E456C1" w:rsidP="00E456C1"/>
    <w:p w14:paraId="7C68AEEC" w14:textId="77777777" w:rsidR="00E456C1" w:rsidRPr="007C3599" w:rsidRDefault="00E456C1" w:rsidP="00E456C1"/>
    <w:p w14:paraId="570B9DFA" w14:textId="77777777" w:rsidR="00E456C1" w:rsidRPr="007C3599" w:rsidRDefault="00E456C1" w:rsidP="00E456C1"/>
    <w:p w14:paraId="28D0B8D1" w14:textId="5C29287E" w:rsidR="00E456C1" w:rsidRPr="007C3599" w:rsidRDefault="00E456C1">
      <w:pPr>
        <w:widowControl/>
        <w:jc w:val="left"/>
      </w:pPr>
      <w:r w:rsidRPr="007C3599">
        <w:br w:type="page"/>
      </w:r>
    </w:p>
    <w:p w14:paraId="680848AB" w14:textId="39DB88FC" w:rsidR="00804A9B" w:rsidRPr="007C3599" w:rsidRDefault="00E456C1" w:rsidP="00534C4E">
      <w:r w:rsidRPr="007C3599">
        <w:rPr>
          <w:noProof/>
          <w:kern w:val="0"/>
          <w:sz w:val="24"/>
        </w:rPr>
        <w:lastRenderedPageBreak/>
        <mc:AlternateContent>
          <mc:Choice Requires="wpg">
            <w:drawing>
              <wp:anchor distT="0" distB="0" distL="114300" distR="114300" simplePos="0" relativeHeight="251658270" behindDoc="0" locked="0" layoutInCell="1" allowOverlap="1" wp14:anchorId="3966D1BD" wp14:editId="5E05ED78">
                <wp:simplePos x="0" y="0"/>
                <wp:positionH relativeFrom="column">
                  <wp:posOffset>-1270</wp:posOffset>
                </wp:positionH>
                <wp:positionV relativeFrom="paragraph">
                  <wp:posOffset>93980</wp:posOffset>
                </wp:positionV>
                <wp:extent cx="6456680" cy="4531360"/>
                <wp:effectExtent l="2540" t="0" r="17780" b="3175"/>
                <wp:wrapNone/>
                <wp:docPr id="1369" name="Group 1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6680" cy="4531360"/>
                          <a:chOff x="2101" y="2184"/>
                          <a:chExt cx="10168" cy="7136"/>
                        </a:xfrm>
                      </wpg:grpSpPr>
                      <wps:wsp>
                        <wps:cNvPr id="1370" name="Text Box 2390"/>
                        <wps:cNvSpPr txBox="1">
                          <a:spLocks noChangeArrowheads="1"/>
                        </wps:cNvSpPr>
                        <wps:spPr bwMode="auto">
                          <a:xfrm>
                            <a:off x="7808" y="4802"/>
                            <a:ext cx="4320" cy="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C3B504" w14:textId="77777777" w:rsidR="00820640" w:rsidRPr="004403E2" w:rsidRDefault="00820640" w:rsidP="00804A9B">
                              <w:r w:rsidRPr="004403E2">
                                <w:rPr>
                                  <w:lang w:val="en"/>
                                </w:rPr>
                                <w:t>(a) Immediately after purchasing a new car (e.g. six months later)</w:t>
                              </w:r>
                            </w:p>
                            <w:p w14:paraId="7A040EC0" w14:textId="77777777" w:rsidR="00820640" w:rsidRDefault="00820640" w:rsidP="00804A9B">
                              <w:pPr>
                                <w:rPr>
                                  <w:rFonts w:ascii="ＭＳ Ｐゴシック"/>
                                </w:rPr>
                              </w:pPr>
                              <w:r>
                                <w:rPr>
                                  <w:lang w:val="en"/>
                                </w:rPr>
                                <w:t>When all updates are made</w:t>
                              </w:r>
                            </w:p>
                            <w:p w14:paraId="08B6D3B7"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371" name="Line 84531"/>
                        <wps:cNvCnPr>
                          <a:cxnSpLocks noChangeShapeType="1"/>
                        </wps:cNvCnPr>
                        <wps:spPr bwMode="auto">
                          <a:xfrm>
                            <a:off x="3819" y="2941"/>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72" name="Line 84532"/>
                        <wps:cNvCnPr>
                          <a:cxnSpLocks noChangeShapeType="1"/>
                        </wps:cNvCnPr>
                        <wps:spPr bwMode="auto">
                          <a:xfrm>
                            <a:off x="3819" y="3121"/>
                            <a:ext cx="3353"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73" name="Line 84534"/>
                        <wps:cNvCnPr>
                          <a:cxnSpLocks noChangeShapeType="1"/>
                        </wps:cNvCnPr>
                        <wps:spPr bwMode="auto">
                          <a:xfrm>
                            <a:off x="8731" y="2663"/>
                            <a:ext cx="0" cy="613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74" name="Text Box 84535"/>
                        <wps:cNvSpPr txBox="1">
                          <a:spLocks noChangeArrowheads="1"/>
                        </wps:cNvSpPr>
                        <wps:spPr bwMode="auto">
                          <a:xfrm>
                            <a:off x="2101" y="2941"/>
                            <a:ext cx="1440" cy="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97C35A" w14:textId="77777777" w:rsidR="00820640" w:rsidRDefault="00820640" w:rsidP="00804A9B">
                              <w:pPr>
                                <w:rPr>
                                  <w:rFonts w:ascii="ＭＳ Ｐゴシック"/>
                                </w:rPr>
                              </w:pPr>
                              <w:r>
                                <w:rPr>
                                  <w:lang w:val="en"/>
                                </w:rPr>
                                <w:t>Concept of service period</w:t>
                              </w:r>
                            </w:p>
                            <w:p w14:paraId="1B2E1AF4"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375" name="Text Box 84536"/>
                        <wps:cNvSpPr txBox="1">
                          <a:spLocks noChangeArrowheads="1"/>
                        </wps:cNvSpPr>
                        <wps:spPr bwMode="auto">
                          <a:xfrm>
                            <a:off x="5261" y="2184"/>
                            <a:ext cx="262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4DD8F" w14:textId="77777777" w:rsidR="00820640" w:rsidRPr="004403E2" w:rsidRDefault="00820640" w:rsidP="00804A9B">
                              <w:r w:rsidRPr="004403E2">
                                <w:rPr>
                                  <w:lang w:val="en"/>
                                </w:rPr>
                                <w:t>n years</w:t>
                              </w:r>
                            </w:p>
                            <w:p w14:paraId="33A474FE"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376" name="Line 84537"/>
                        <wps:cNvCnPr>
                          <a:cxnSpLocks noChangeShapeType="1"/>
                        </wps:cNvCnPr>
                        <wps:spPr bwMode="auto">
                          <a:xfrm>
                            <a:off x="6451" y="2663"/>
                            <a:ext cx="0" cy="615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77" name="AutoShape 84538"/>
                        <wps:cNvSpPr>
                          <a:spLocks/>
                        </wps:cNvSpPr>
                        <wps:spPr bwMode="auto">
                          <a:xfrm rot="5400000">
                            <a:off x="5378" y="1229"/>
                            <a:ext cx="187" cy="3036"/>
                          </a:xfrm>
                          <a:prstGeom prst="leftBrace">
                            <a:avLst>
                              <a:gd name="adj1" fmla="val 135294"/>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8" name="Line 84545"/>
                        <wps:cNvCnPr>
                          <a:cxnSpLocks noChangeShapeType="1"/>
                        </wps:cNvCnPr>
                        <wps:spPr bwMode="auto">
                          <a:xfrm>
                            <a:off x="9361" y="2663"/>
                            <a:ext cx="0" cy="613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79" name="Line 84546"/>
                        <wps:cNvCnPr>
                          <a:cxnSpLocks noChangeShapeType="1"/>
                        </wps:cNvCnPr>
                        <wps:spPr bwMode="auto">
                          <a:xfrm flipH="1">
                            <a:off x="3824" y="2648"/>
                            <a:ext cx="0" cy="6165"/>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80" name="Line 84552"/>
                        <wps:cNvCnPr>
                          <a:cxnSpLocks noChangeShapeType="1"/>
                        </wps:cNvCnPr>
                        <wps:spPr bwMode="auto">
                          <a:xfrm>
                            <a:off x="6080" y="3934"/>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81" name="Line 84554"/>
                        <wps:cNvCnPr>
                          <a:cxnSpLocks noChangeShapeType="1"/>
                        </wps:cNvCnPr>
                        <wps:spPr bwMode="auto">
                          <a:xfrm>
                            <a:off x="6045" y="4114"/>
                            <a:ext cx="331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82" name="Line 84561"/>
                        <wps:cNvCnPr>
                          <a:cxnSpLocks noChangeShapeType="1"/>
                        </wps:cNvCnPr>
                        <wps:spPr bwMode="auto">
                          <a:xfrm>
                            <a:off x="9356" y="3963"/>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83" name="Text Box 84562"/>
                        <wps:cNvSpPr txBox="1">
                          <a:spLocks noChangeArrowheads="1"/>
                        </wps:cNvSpPr>
                        <wps:spPr bwMode="auto">
                          <a:xfrm>
                            <a:off x="6626" y="4079"/>
                            <a:ext cx="227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9E80B" w14:textId="77777777" w:rsidR="00820640" w:rsidRDefault="00820640" w:rsidP="00804A9B">
                              <w:pPr>
                                <w:rPr>
                                  <w:rFonts w:ascii="ＭＳ Ｐゴシック"/>
                                </w:rPr>
                              </w:pPr>
                              <w:r>
                                <w:rPr>
                                  <w:lang w:val="en"/>
                                </w:rPr>
                                <w:t>Media offer expiration date</w:t>
                              </w:r>
                            </w:p>
                            <w:p w14:paraId="7067A451"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384" name="AutoShape 84563"/>
                        <wps:cNvSpPr>
                          <a:spLocks/>
                        </wps:cNvSpPr>
                        <wps:spPr bwMode="auto">
                          <a:xfrm rot="5400000">
                            <a:off x="7628" y="2205"/>
                            <a:ext cx="179" cy="3094"/>
                          </a:xfrm>
                          <a:prstGeom prst="leftBrace">
                            <a:avLst>
                              <a:gd name="adj1" fmla="val 144041"/>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 name="Text Box 84543"/>
                        <wps:cNvSpPr txBox="1">
                          <a:spLocks noChangeArrowheads="1"/>
                        </wps:cNvSpPr>
                        <wps:spPr bwMode="auto">
                          <a:xfrm>
                            <a:off x="4456" y="6559"/>
                            <a:ext cx="2002" cy="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361B9" w14:textId="77777777" w:rsidR="00820640" w:rsidRPr="004403E2" w:rsidRDefault="00820640" w:rsidP="00804A9B">
                              <w:pPr>
                                <w:jc w:val="right"/>
                              </w:pPr>
                              <w:r w:rsidRPr="004403E2">
                                <w:rPr>
                                  <w:lang w:val="en"/>
                                </w:rPr>
                                <w:t>(b) Full update</w:t>
                              </w:r>
                            </w:p>
                            <w:p w14:paraId="3E68D2AB"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386" name="Line 84533"/>
                        <wps:cNvCnPr>
                          <a:cxnSpLocks noChangeShapeType="1"/>
                        </wps:cNvCnPr>
                        <wps:spPr bwMode="auto">
                          <a:xfrm>
                            <a:off x="6443" y="6770"/>
                            <a:ext cx="231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87" name="Text Box 84540"/>
                        <wps:cNvSpPr txBox="1">
                          <a:spLocks noChangeArrowheads="1"/>
                        </wps:cNvSpPr>
                        <wps:spPr bwMode="auto">
                          <a:xfrm>
                            <a:off x="7222" y="6169"/>
                            <a:ext cx="178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4D3C78" w14:textId="77777777" w:rsidR="00820640" w:rsidRPr="004403E2" w:rsidRDefault="00820640" w:rsidP="00804A9B">
                              <w:r w:rsidRPr="004403E2">
                                <w:rPr>
                                  <w:lang w:val="en"/>
                                </w:rPr>
                                <w:t>m-year extension</w:t>
                              </w:r>
                            </w:p>
                            <w:p w14:paraId="6E15A2EE"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388" name="AutoShape 84541"/>
                        <wps:cNvSpPr>
                          <a:spLocks/>
                        </wps:cNvSpPr>
                        <wps:spPr bwMode="auto">
                          <a:xfrm rot="5400000">
                            <a:off x="7508" y="5551"/>
                            <a:ext cx="179" cy="2100"/>
                          </a:xfrm>
                          <a:prstGeom prst="leftBrace">
                            <a:avLst>
                              <a:gd name="adj1" fmla="val 97765"/>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9" name="Line 84544"/>
                        <wps:cNvCnPr>
                          <a:cxnSpLocks noChangeShapeType="1"/>
                        </wps:cNvCnPr>
                        <wps:spPr bwMode="auto">
                          <a:xfrm>
                            <a:off x="6443" y="6547"/>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90" name="Text Box 84559"/>
                        <wps:cNvSpPr txBox="1">
                          <a:spLocks noChangeArrowheads="1"/>
                        </wps:cNvSpPr>
                        <wps:spPr bwMode="auto">
                          <a:xfrm>
                            <a:off x="10201" y="7368"/>
                            <a:ext cx="1927" cy="16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085FC" w14:textId="77777777" w:rsidR="00820640" w:rsidRPr="006C61D3" w:rsidRDefault="00820640" w:rsidP="00804A9B">
                              <w:r w:rsidRPr="004403E2">
                                <w:rPr>
                                  <w:lang w:val="en"/>
                                </w:rPr>
                                <w:t>(c) When the date and time after all renewal date</w:t>
                              </w:r>
                              <w:r>
                                <w:rPr>
                                  <w:lang w:val="en"/>
                                </w:rPr>
                                <w:t xml:space="preserve"> </w:t>
                              </w:r>
                              <w:r w:rsidRPr="004403E2">
                                <w:rPr>
                                  <w:lang w:val="en"/>
                                </w:rPr>
                                <w:t>+ m</w:t>
                              </w:r>
                              <w:r>
                                <w:rPr>
                                  <w:lang w:val="en"/>
                                </w:rPr>
                                <w:t xml:space="preserve"> </w:t>
                              </w:r>
                              <w:r w:rsidRPr="004403E2">
                                <w:rPr>
                                  <w:lang w:val="en"/>
                                </w:rPr>
                                <w:t>exceeds the media provision expiration date</w:t>
                              </w:r>
                            </w:p>
                            <w:p w14:paraId="67311E90" w14:textId="77777777" w:rsidR="00820640" w:rsidRDefault="00820640" w:rsidP="00804A9B"/>
                          </w:txbxContent>
                        </wps:txbx>
                        <wps:bodyPr rot="0" vert="horz" wrap="square" lIns="91440" tIns="45720" rIns="91440" bIns="45720" anchor="t" anchorCtr="0" upright="1">
                          <a:noAutofit/>
                        </wps:bodyPr>
                      </wps:wsp>
                      <wps:wsp>
                        <wps:cNvPr id="1391" name="Text Box 84560"/>
                        <wps:cNvSpPr txBox="1">
                          <a:spLocks noChangeArrowheads="1"/>
                        </wps:cNvSpPr>
                        <wps:spPr bwMode="auto">
                          <a:xfrm>
                            <a:off x="8901" y="5921"/>
                            <a:ext cx="2173" cy="1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FD870B" w14:textId="77777777" w:rsidR="00820640" w:rsidRPr="004403E2" w:rsidRDefault="00820640" w:rsidP="00804A9B">
                              <w:r w:rsidRPr="004403E2">
                                <w:rPr>
                                  <w:lang w:val="en"/>
                                </w:rPr>
                                <w:t>(b) If the date and time after all renewal date</w:t>
                              </w:r>
                              <w:r>
                                <w:rPr>
                                  <w:lang w:val="en"/>
                                </w:rPr>
                                <w:t xml:space="preserve"> </w:t>
                              </w:r>
                              <w:r w:rsidRPr="004403E2">
                                <w:rPr>
                                  <w:lang w:val="en"/>
                                </w:rPr>
                                <w:t>+ m</w:t>
                              </w:r>
                              <w:r>
                                <w:rPr>
                                  <w:lang w:val="en"/>
                                </w:rPr>
                                <w:t xml:space="preserve"> </w:t>
                              </w:r>
                              <w:r w:rsidRPr="004403E2">
                                <w:rPr>
                                  <w:lang w:val="en"/>
                                </w:rPr>
                                <w:t>is within the media provision expiration date</w:t>
                              </w:r>
                            </w:p>
                            <w:p w14:paraId="593281B1"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392" name="Line 84565"/>
                        <wps:cNvCnPr>
                          <a:cxnSpLocks noChangeShapeType="1"/>
                        </wps:cNvCnPr>
                        <wps:spPr bwMode="auto">
                          <a:xfrm>
                            <a:off x="9446" y="8414"/>
                            <a:ext cx="659" cy="0"/>
                          </a:xfrm>
                          <a:prstGeom prst="line">
                            <a:avLst/>
                          </a:prstGeom>
                          <a:noFill/>
                          <a:ln w="1905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393" name="Text Box 84566"/>
                        <wps:cNvSpPr txBox="1">
                          <a:spLocks noChangeArrowheads="1"/>
                        </wps:cNvSpPr>
                        <wps:spPr bwMode="auto">
                          <a:xfrm>
                            <a:off x="7743" y="7301"/>
                            <a:ext cx="2249" cy="9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F163C" w14:textId="77777777" w:rsidR="00820640" w:rsidRPr="004403E2" w:rsidRDefault="00820640" w:rsidP="00804A9B">
                              <w:r w:rsidRPr="004403E2">
                                <w:rPr>
                                  <w:lang w:val="en"/>
                                </w:rPr>
                                <w:t>Extended to all updated version issue date +p year</w:t>
                              </w:r>
                            </w:p>
                            <w:p w14:paraId="74A4E90A"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394" name="AutoShape 84567"/>
                        <wps:cNvSpPr>
                          <a:spLocks/>
                        </wps:cNvSpPr>
                        <wps:spPr bwMode="auto">
                          <a:xfrm rot="5400000">
                            <a:off x="8560" y="7538"/>
                            <a:ext cx="136" cy="1455"/>
                          </a:xfrm>
                          <a:prstGeom prst="leftBrace">
                            <a:avLst>
                              <a:gd name="adj1" fmla="val 89154"/>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5" name="Text Box 84568"/>
                        <wps:cNvSpPr txBox="1">
                          <a:spLocks noChangeArrowheads="1"/>
                        </wps:cNvSpPr>
                        <wps:spPr bwMode="auto">
                          <a:xfrm>
                            <a:off x="6458" y="8192"/>
                            <a:ext cx="1428" cy="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B8EE6" w14:textId="77777777" w:rsidR="00820640" w:rsidRPr="004403E2" w:rsidRDefault="00820640" w:rsidP="00804A9B">
                              <w:pPr>
                                <w:jc w:val="right"/>
                              </w:pPr>
                              <w:r w:rsidRPr="004403E2">
                                <w:rPr>
                                  <w:lang w:val="en"/>
                                </w:rPr>
                                <w:t>(c) Full update</w:t>
                              </w:r>
                            </w:p>
                            <w:p w14:paraId="5BF5ED63"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396" name="Line 84569"/>
                        <wps:cNvCnPr>
                          <a:cxnSpLocks noChangeShapeType="1"/>
                        </wps:cNvCnPr>
                        <wps:spPr bwMode="auto">
                          <a:xfrm>
                            <a:off x="7808" y="8413"/>
                            <a:ext cx="1547"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97" name="Line 84570"/>
                        <wps:cNvCnPr>
                          <a:cxnSpLocks noChangeShapeType="1"/>
                        </wps:cNvCnPr>
                        <wps:spPr bwMode="auto">
                          <a:xfrm>
                            <a:off x="9486" y="8138"/>
                            <a:ext cx="364" cy="5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98" name="Line 84571"/>
                        <wps:cNvCnPr>
                          <a:cxnSpLocks noChangeShapeType="1"/>
                        </wps:cNvCnPr>
                        <wps:spPr bwMode="auto">
                          <a:xfrm flipH="1">
                            <a:off x="9486" y="8138"/>
                            <a:ext cx="364" cy="54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99" name="Text Box 84572"/>
                        <wps:cNvSpPr txBox="1">
                          <a:spLocks noChangeArrowheads="1"/>
                        </wps:cNvSpPr>
                        <wps:spPr bwMode="auto">
                          <a:xfrm>
                            <a:off x="8665" y="8780"/>
                            <a:ext cx="87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18E36E" w14:textId="77777777" w:rsidR="00820640" w:rsidRPr="004403E2" w:rsidRDefault="00820640" w:rsidP="00804A9B">
                              <w:r w:rsidRPr="004403E2">
                                <w:rPr>
                                  <w:lang w:val="en"/>
                                </w:rPr>
                                <w:t>m years</w:t>
                              </w:r>
                            </w:p>
                            <w:p w14:paraId="3AD9B8CB"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400" name="AutoShape 84573"/>
                        <wps:cNvSpPr>
                          <a:spLocks/>
                        </wps:cNvSpPr>
                        <wps:spPr bwMode="auto">
                          <a:xfrm rot="16200000" flipV="1">
                            <a:off x="8852" y="7633"/>
                            <a:ext cx="179" cy="2100"/>
                          </a:xfrm>
                          <a:prstGeom prst="leftBrace">
                            <a:avLst>
                              <a:gd name="adj1" fmla="val 97765"/>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1" name="Line 84574"/>
                        <wps:cNvCnPr>
                          <a:cxnSpLocks noChangeShapeType="1"/>
                        </wps:cNvCnPr>
                        <wps:spPr bwMode="auto">
                          <a:xfrm>
                            <a:off x="7808" y="8224"/>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02" name="Text Box 84575"/>
                        <wps:cNvSpPr txBox="1">
                          <a:spLocks noChangeArrowheads="1"/>
                        </wps:cNvSpPr>
                        <wps:spPr bwMode="auto">
                          <a:xfrm>
                            <a:off x="6222" y="3270"/>
                            <a:ext cx="3276" cy="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C4207" w14:textId="77777777" w:rsidR="00820640" w:rsidRDefault="00820640" w:rsidP="00804A9B">
                              <w:pPr>
                                <w:rPr>
                                  <w:rFonts w:ascii="ＭＳ Ｐゴシック"/>
                                </w:rPr>
                              </w:pPr>
                              <w:r>
                                <w:rPr>
                                  <w:lang w:val="en"/>
                                </w:rPr>
                                <w:t xml:space="preserve">Valid until all updated issue date </w:t>
                              </w:r>
                              <w:r w:rsidRPr="004403E2">
                                <w:rPr>
                                  <w:lang w:val="en"/>
                                </w:rPr>
                                <w:t>+p</w:t>
                              </w:r>
                              <w:r>
                                <w:rPr>
                                  <w:lang w:val="en"/>
                                </w:rPr>
                                <w:t xml:space="preserve"> year</w:t>
                              </w:r>
                            </w:p>
                            <w:p w14:paraId="1CCDBD78"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403" name="AutoShape 84577"/>
                        <wps:cNvSpPr>
                          <a:spLocks noChangeArrowheads="1"/>
                        </wps:cNvSpPr>
                        <wps:spPr bwMode="auto">
                          <a:xfrm>
                            <a:off x="9724" y="2271"/>
                            <a:ext cx="1185" cy="1455"/>
                          </a:xfrm>
                          <a:prstGeom prst="wedgeRoundRectCallout">
                            <a:avLst>
                              <a:gd name="adj1" fmla="val -79454"/>
                              <a:gd name="adj2" fmla="val 20653"/>
                              <a:gd name="adj3" fmla="val 16667"/>
                            </a:avLst>
                          </a:prstGeom>
                          <a:solidFill>
                            <a:srgbClr val="FFFFFF"/>
                          </a:solidFill>
                          <a:ln w="12700">
                            <a:solidFill>
                              <a:srgbClr val="000000"/>
                            </a:solidFill>
                            <a:miter lim="800000"/>
                            <a:headEnd/>
                            <a:tailEnd/>
                          </a:ln>
                        </wps:spPr>
                        <wps:txbx>
                          <w:txbxContent>
                            <w:p w14:paraId="091352C6" w14:textId="77777777" w:rsidR="00820640" w:rsidRDefault="00820640" w:rsidP="00804A9B">
                              <w:r>
                                <w:rPr>
                                  <w:lang w:val="en"/>
                                </w:rPr>
                                <w:t>Within all update media, set</w:t>
                              </w:r>
                            </w:p>
                            <w:p w14:paraId="455B2F06" w14:textId="77777777" w:rsidR="00820640" w:rsidRDefault="00820640" w:rsidP="00804A9B"/>
                          </w:txbxContent>
                        </wps:txbx>
                        <wps:bodyPr rot="0" vert="horz" wrap="square" lIns="91440" tIns="45720" rIns="91440" bIns="45720" anchor="t" anchorCtr="0" upright="1">
                          <a:noAutofit/>
                        </wps:bodyPr>
                      </wps:wsp>
                      <wps:wsp>
                        <wps:cNvPr id="1404" name="Line 85132"/>
                        <wps:cNvCnPr>
                          <a:cxnSpLocks noChangeShapeType="1"/>
                        </wps:cNvCnPr>
                        <wps:spPr bwMode="auto">
                          <a:xfrm>
                            <a:off x="7171" y="2648"/>
                            <a:ext cx="0" cy="615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05" name="Text Box 747"/>
                        <wps:cNvSpPr txBox="1">
                          <a:spLocks noChangeArrowheads="1"/>
                        </wps:cNvSpPr>
                        <wps:spPr bwMode="auto">
                          <a:xfrm>
                            <a:off x="5196" y="5674"/>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2DD54" w14:textId="77777777" w:rsidR="00820640" w:rsidRPr="004403E2" w:rsidRDefault="00820640" w:rsidP="00804A9B">
                              <w:r w:rsidRPr="004403E2">
                                <w:rPr>
                                  <w:lang w:val="en"/>
                                </w:rPr>
                                <w:t>m years</w:t>
                              </w:r>
                            </w:p>
                            <w:p w14:paraId="6161C9D6"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406" name="AutoShape 748"/>
                        <wps:cNvSpPr>
                          <a:spLocks/>
                        </wps:cNvSpPr>
                        <wps:spPr bwMode="auto">
                          <a:xfrm rot="16200000" flipV="1">
                            <a:off x="5463" y="4745"/>
                            <a:ext cx="168" cy="2028"/>
                          </a:xfrm>
                          <a:prstGeom prst="leftBrace">
                            <a:avLst>
                              <a:gd name="adj1" fmla="val 100595"/>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 name="Text Box 750"/>
                        <wps:cNvSpPr txBox="1">
                          <a:spLocks noChangeArrowheads="1"/>
                        </wps:cNvSpPr>
                        <wps:spPr bwMode="auto">
                          <a:xfrm>
                            <a:off x="3156" y="5203"/>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F4445" w14:textId="77777777" w:rsidR="00820640" w:rsidRPr="004403E2" w:rsidRDefault="00820640" w:rsidP="00804A9B">
                              <w:r w:rsidRPr="004403E2">
                                <w:rPr>
                                  <w:lang w:val="en"/>
                                </w:rPr>
                                <w:t>(a) Full update</w:t>
                              </w:r>
                            </w:p>
                            <w:p w14:paraId="757ADF0F"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408" name="Line 751"/>
                        <wps:cNvCnPr>
                          <a:cxnSpLocks noChangeShapeType="1"/>
                        </wps:cNvCnPr>
                        <wps:spPr bwMode="auto">
                          <a:xfrm>
                            <a:off x="4442" y="5295"/>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09" name="Line 753"/>
                        <wps:cNvCnPr>
                          <a:cxnSpLocks noChangeShapeType="1"/>
                        </wps:cNvCnPr>
                        <wps:spPr bwMode="auto">
                          <a:xfrm>
                            <a:off x="4442" y="5495"/>
                            <a:ext cx="2224"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0" name="Line 755"/>
                        <wps:cNvCnPr>
                          <a:cxnSpLocks noChangeShapeType="1"/>
                        </wps:cNvCnPr>
                        <wps:spPr bwMode="auto">
                          <a:xfrm>
                            <a:off x="6666" y="5494"/>
                            <a:ext cx="525"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11" name="AutoShape 756"/>
                        <wps:cNvSpPr>
                          <a:spLocks/>
                        </wps:cNvSpPr>
                        <wps:spPr bwMode="auto">
                          <a:xfrm rot="5400000">
                            <a:off x="5729" y="3938"/>
                            <a:ext cx="161" cy="2553"/>
                          </a:xfrm>
                          <a:prstGeom prst="leftBrace">
                            <a:avLst>
                              <a:gd name="adj1" fmla="val 132143"/>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2" name="Text Box 757"/>
                        <wps:cNvSpPr txBox="1">
                          <a:spLocks noChangeArrowheads="1"/>
                        </wps:cNvSpPr>
                        <wps:spPr bwMode="auto">
                          <a:xfrm>
                            <a:off x="5247" y="4802"/>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54B90" w14:textId="77777777" w:rsidR="00820640" w:rsidRPr="004403E2" w:rsidRDefault="00820640" w:rsidP="00804A9B">
                              <w:r w:rsidRPr="004403E2">
                                <w:rPr>
                                  <w:lang w:val="en"/>
                                </w:rPr>
                                <w:t xml:space="preserve">(n </w:t>
                              </w:r>
                              <w:r w:rsidRPr="004403E2">
                                <w:rPr>
                                  <w:rFonts w:hint="eastAsia"/>
                                  <w:lang w:val="en"/>
                                </w:rPr>
                                <w:t>–</w:t>
                              </w:r>
                              <w:r w:rsidRPr="004403E2">
                                <w:rPr>
                                  <w:lang w:val="en"/>
                                </w:rPr>
                                <w:t xml:space="preserve"> a) year extension</w:t>
                              </w:r>
                            </w:p>
                            <w:p w14:paraId="2E608451"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413" name="AutoShape 85133"/>
                        <wps:cNvSpPr>
                          <a:spLocks/>
                        </wps:cNvSpPr>
                        <wps:spPr bwMode="auto">
                          <a:xfrm rot="16200000" flipV="1">
                            <a:off x="3953" y="3748"/>
                            <a:ext cx="317" cy="628"/>
                          </a:xfrm>
                          <a:prstGeom prst="leftBrace">
                            <a:avLst>
                              <a:gd name="adj1" fmla="val 16509"/>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4" name="Text Box 85134"/>
                        <wps:cNvSpPr txBox="1">
                          <a:spLocks noChangeArrowheads="1"/>
                        </wps:cNvSpPr>
                        <wps:spPr bwMode="auto">
                          <a:xfrm>
                            <a:off x="3259" y="4098"/>
                            <a:ext cx="1971"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3DD15" w14:textId="77777777" w:rsidR="00820640" w:rsidRPr="004403E2" w:rsidRDefault="00820640" w:rsidP="00804A9B">
                              <w:pPr>
                                <w:ind w:firstLineChars="100" w:firstLine="180"/>
                              </w:pPr>
                              <w:r w:rsidRPr="004403E2">
                                <w:rPr>
                                  <w:sz w:val="18"/>
                                  <w:szCs w:val="18"/>
                                  <w:lang w:val="en"/>
                                </w:rPr>
                                <w:t>ayear (&lt; n - m</w:t>
                              </w:r>
                              <w:r w:rsidRPr="004403E2">
                                <w:rPr>
                                  <w:rFonts w:hint="eastAsia"/>
                                  <w:sz w:val="18"/>
                                  <w:szCs w:val="18"/>
                                  <w:lang w:val="en"/>
                                </w:rPr>
                                <w:t>）</w:t>
                              </w:r>
                            </w:p>
                            <w:p w14:paraId="4B0556DB"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415" name="Line 85135"/>
                        <wps:cNvCnPr>
                          <a:cxnSpLocks noChangeShapeType="1"/>
                        </wps:cNvCnPr>
                        <wps:spPr bwMode="auto">
                          <a:xfrm>
                            <a:off x="4441" y="2633"/>
                            <a:ext cx="0" cy="618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16" name="直線コネクタ 125"/>
                        <wps:cNvCnPr>
                          <a:cxnSpLocks noChangeShapeType="1"/>
                        </wps:cNvCnPr>
                        <wps:spPr bwMode="auto">
                          <a:xfrm>
                            <a:off x="2461" y="4579"/>
                            <a:ext cx="9808" cy="0"/>
                          </a:xfrm>
                          <a:prstGeom prst="line">
                            <a:avLst/>
                          </a:prstGeom>
                          <a:noFill/>
                          <a:ln w="31750" cmpd="dbl">
                            <a:solidFill>
                              <a:srgbClr val="4A7EBB"/>
                            </a:solidFill>
                            <a:round/>
                            <a:headEnd/>
                            <a:tailEnd/>
                          </a:ln>
                          <a:extLst>
                            <a:ext uri="{909E8E84-426E-40DD-AFC4-6F175D3DCCD1}">
                              <a14:hiddenFill xmlns:a14="http://schemas.microsoft.com/office/drawing/2010/main">
                                <a:noFill/>
                              </a14:hiddenFill>
                            </a:ext>
                          </a:extLst>
                        </wps:spPr>
                        <wps:bodyPr/>
                      </wps:wsp>
                      <wps:wsp>
                        <wps:cNvPr id="1417" name="Text Box 750"/>
                        <wps:cNvSpPr txBox="1">
                          <a:spLocks noChangeArrowheads="1"/>
                        </wps:cNvSpPr>
                        <wps:spPr bwMode="auto">
                          <a:xfrm>
                            <a:off x="3263" y="2280"/>
                            <a:ext cx="11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D2761A" w14:textId="77777777" w:rsidR="00820640" w:rsidRDefault="00820640" w:rsidP="00804A9B">
                              <w:pPr>
                                <w:rPr>
                                  <w:rFonts w:ascii="ＭＳ Ｐゴシック"/>
                                </w:rPr>
                              </w:pPr>
                              <w:r>
                                <w:rPr>
                                  <w:lang w:val="en"/>
                                </w:rPr>
                                <w:t>Buy a new car</w:t>
                              </w:r>
                            </w:p>
                            <w:p w14:paraId="42098CE0"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418" name="Text Box 750"/>
                        <wps:cNvSpPr txBox="1">
                          <a:spLocks noChangeArrowheads="1"/>
                        </wps:cNvSpPr>
                        <wps:spPr bwMode="auto">
                          <a:xfrm>
                            <a:off x="5532" y="3606"/>
                            <a:ext cx="11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A5A23" w14:textId="77777777" w:rsidR="00820640" w:rsidRDefault="00820640" w:rsidP="00804A9B">
                              <w:pPr>
                                <w:rPr>
                                  <w:rFonts w:ascii="ＭＳ Ｐゴシック"/>
                                </w:rPr>
                              </w:pPr>
                              <w:r>
                                <w:rPr>
                                  <w:lang w:val="en"/>
                                </w:rPr>
                                <w:t>Full update</w:t>
                              </w:r>
                            </w:p>
                            <w:p w14:paraId="6020B99E"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s:wsp>
                        <wps:cNvPr id="1419" name="Text Box 84535"/>
                        <wps:cNvSpPr txBox="1">
                          <a:spLocks noChangeArrowheads="1"/>
                        </wps:cNvSpPr>
                        <wps:spPr bwMode="auto">
                          <a:xfrm>
                            <a:off x="2101" y="6304"/>
                            <a:ext cx="1440" cy="1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E6F114" w14:textId="77777777" w:rsidR="00820640" w:rsidRDefault="00820640" w:rsidP="00804A9B">
                              <w:pPr>
                                <w:rPr>
                                  <w:rFonts w:ascii="ＭＳ Ｐゴシック"/>
                                </w:rPr>
                              </w:pPr>
                              <w:r>
                                <w:rPr>
                                  <w:lang w:val="en"/>
                                </w:rPr>
                                <w:t>Relationship between timing of all updates and end-of-service</w:t>
                              </w:r>
                            </w:p>
                            <w:p w14:paraId="06BB528D" w14:textId="77777777" w:rsidR="00820640" w:rsidRDefault="00820640" w:rsidP="00804A9B">
                              <w:pPr>
                                <w:rPr>
                                  <w:rFonts w:ascii="ＭＳ Ｐゴシック"/>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66D1BD" id="Group 1531" o:spid="_x0000_s1095" style="position:absolute;left:0;text-align:left;margin-left:-.1pt;margin-top:7.4pt;width:508.4pt;height:356.8pt;z-index:251658270" coordorigin="2101,2184" coordsize="10168,7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">
                <v:shape id="Text Box 2390" o:spid="_x0000_s1096" type="#_x0000_t202" style="position:absolute;left:7808;top:4802;width:432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" filled="f" stroked="f">
                  <v:textbox>
                    <w:txbxContent>
                      <w:p w14:paraId="07C3B504" w14:textId="77777777" w:rsidR="00820640" w:rsidRPr="004403E2" w:rsidRDefault="00820640" w:rsidP="00804A9B">
                        <w:r w:rsidRPr="004403E2">
                          <w:rPr>
                            <w:lang w:val="en"/>
                          </w:rPr>
                          <w:t>(a) Immediately after purchasing a new car (e.g. six months later)</w:t>
                        </w:r>
                      </w:p>
                      <w:p w14:paraId="7A040EC0" w14:textId="77777777" w:rsidR="00820640" w:rsidRDefault="00820640" w:rsidP="00804A9B">
                        <w:pPr>
                          <w:rPr>
                            <w:rFonts w:ascii="ＭＳ Ｐゴシック"/>
                          </w:rPr>
                        </w:pPr>
                        <w:r>
                          <w:rPr>
                            <w:lang w:val="en"/>
                          </w:rPr>
                          <w:t>When all updates are made</w:t>
                        </w:r>
                      </w:p>
                      <w:p w14:paraId="08B6D3B7" w14:textId="77777777" w:rsidR="00820640" w:rsidRDefault="00820640" w:rsidP="00804A9B">
                        <w:pPr>
                          <w:rPr>
                            <w:rFonts w:ascii="ＭＳ Ｐゴシック"/>
                          </w:rPr>
                        </w:pPr>
                      </w:p>
                    </w:txbxContent>
                  </v:textbox>
                </v:shape>
                <v:line id="Line 84531" o:spid="_x0000_s1097" style="position:absolute;visibility:visible;mso-wrap-style:square" from="3819,2941" to="3819,3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" strokeweight="1.5pt"/>
                <v:line id="Line 84532" o:spid="_x0000_s1098" style="position:absolute;visibility:visible;mso-wrap-style:square" from="3819,3121" to="7172,3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" strokeweight="1.5pt">
                  <v:stroke endarrow="block"/>
                </v:line>
                <v:line id="Line 84534" o:spid="_x0000_s1099" style="position:absolute;visibility:visible;mso-wrap-style:square" from="8731,2663" to="8731,8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">
                  <v:stroke dashstyle="1 1"/>
                </v:line>
                <v:shape id="Text Box 84535" o:spid="_x0000_s1100" type="#_x0000_t202" style="position:absolute;left:2101;top:2941;width:1440;height: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" filled="f" stroked="f">
                  <v:textbox>
                    <w:txbxContent>
                      <w:p w14:paraId="2A97C35A" w14:textId="77777777" w:rsidR="00820640" w:rsidRDefault="00820640" w:rsidP="00804A9B">
                        <w:pPr>
                          <w:rPr>
                            <w:rFonts w:ascii="ＭＳ Ｐゴシック"/>
                          </w:rPr>
                        </w:pPr>
                        <w:r>
                          <w:rPr>
                            <w:lang w:val="en"/>
                          </w:rPr>
                          <w:t>Concept of service period</w:t>
                        </w:r>
                      </w:p>
                      <w:p w14:paraId="1B2E1AF4" w14:textId="77777777" w:rsidR="00820640" w:rsidRDefault="00820640" w:rsidP="00804A9B">
                        <w:pPr>
                          <w:rPr>
                            <w:rFonts w:ascii="ＭＳ Ｐゴシック"/>
                          </w:rPr>
                        </w:pPr>
                      </w:p>
                    </w:txbxContent>
                  </v:textbox>
                </v:shape>
                <v:shape id="Text Box 84536" o:spid="_x0000_s1101" type="#_x0000_t202" style="position:absolute;left:5261;top:2184;width:262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" filled="f" stroked="f">
                  <v:textbox>
                    <w:txbxContent>
                      <w:p w14:paraId="16B4DD8F" w14:textId="77777777" w:rsidR="00820640" w:rsidRPr="004403E2" w:rsidRDefault="00820640" w:rsidP="00804A9B">
                        <w:r w:rsidRPr="004403E2">
                          <w:rPr>
                            <w:lang w:val="en"/>
                          </w:rPr>
                          <w:t>n years</w:t>
                        </w:r>
                      </w:p>
                      <w:p w14:paraId="33A474FE" w14:textId="77777777" w:rsidR="00820640" w:rsidRDefault="00820640" w:rsidP="00804A9B">
                        <w:pPr>
                          <w:rPr>
                            <w:rFonts w:ascii="ＭＳ Ｐゴシック"/>
                          </w:rPr>
                        </w:pPr>
                      </w:p>
                    </w:txbxContent>
                  </v:textbox>
                </v:shape>
                <v:line id="Line 84537" o:spid="_x0000_s1102" style="position:absolute;visibility:visible;mso-wrap-style:square" from="6451,2663" to="6451,8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">
                  <v:stroke dashstyle="1 1"/>
                </v:line>
                <v:shape id="AutoShape 84538" o:spid="_x0000_s1103" type="#_x0000_t87" style="position:absolute;left:5378;top:1229;width:187;height:303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" strokeweight=".5pt"/>
                <v:line id="Line 84545" o:spid="_x0000_s1104" style="position:absolute;visibility:visible;mso-wrap-style:square" from="9361,2663" to="9361,8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">
                  <v:stroke dashstyle="1 1"/>
                </v:line>
                <v:line id="Line 84546" o:spid="_x0000_s1105" style="position:absolute;flip:x;visibility:visible;mso-wrap-style:square" from="3824,2648" to="3824,8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">
                  <v:stroke dashstyle="1 1"/>
                </v:line>
                <v:line id="Line 84552" o:spid="_x0000_s1106" style="position:absolute;visibility:visible;mso-wrap-style:square" from="6080,3934" to="6080,4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" strokeweight="1.5pt"/>
                <v:line id="Line 84554" o:spid="_x0000_s1107" style="position:absolute;visibility:visible;mso-wrap-style:square" from="6045,4114" to="9356,4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" strokeweight="1.5pt"/>
                <v:line id="Line 84561" o:spid="_x0000_s1108" style="position:absolute;visibility:visible;mso-wrap-style:square" from="9356,3963" to="9356,4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" strokeweight="1.5pt"/>
                <v:shape id="Text Box 84562" o:spid="_x0000_s1109" type="#_x0000_t202" style="position:absolute;left:6626;top:4079;width:227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" filled="f" stroked="f">
                  <v:textbox>
                    <w:txbxContent>
                      <w:p w14:paraId="0999E80B" w14:textId="77777777" w:rsidR="00820640" w:rsidRDefault="00820640" w:rsidP="00804A9B">
                        <w:pPr>
                          <w:rPr>
                            <w:rFonts w:ascii="ＭＳ Ｐゴシック"/>
                          </w:rPr>
                        </w:pPr>
                        <w:r>
                          <w:rPr>
                            <w:lang w:val="en"/>
                          </w:rPr>
                          <w:t>Media offer expiration date</w:t>
                        </w:r>
                      </w:p>
                      <w:p w14:paraId="7067A451" w14:textId="77777777" w:rsidR="00820640" w:rsidRDefault="00820640" w:rsidP="00804A9B">
                        <w:pPr>
                          <w:rPr>
                            <w:rFonts w:ascii="ＭＳ Ｐゴシック"/>
                          </w:rPr>
                        </w:pPr>
                      </w:p>
                    </w:txbxContent>
                  </v:textbox>
                </v:shape>
                <v:shape id="AutoShape 84563" o:spid="_x0000_s1110" type="#_x0000_t87" style="position:absolute;left:7628;top:2205;width:179;height:30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" strokeweight=".5pt"/>
                <v:shape id="Text Box 84543" o:spid="_x0000_s1111" type="#_x0000_t202" style="position:absolute;left:4456;top:6559;width:200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" filled="f" stroked="f">
                  <v:textbox>
                    <w:txbxContent>
                      <w:p w14:paraId="4E2361B9" w14:textId="77777777" w:rsidR="00820640" w:rsidRPr="004403E2" w:rsidRDefault="00820640" w:rsidP="00804A9B">
                        <w:pPr>
                          <w:jc w:val="right"/>
                        </w:pPr>
                        <w:r w:rsidRPr="004403E2">
                          <w:rPr>
                            <w:lang w:val="en"/>
                          </w:rPr>
                          <w:t>(b) Full update</w:t>
                        </w:r>
                      </w:p>
                      <w:p w14:paraId="3E68D2AB" w14:textId="77777777" w:rsidR="00820640" w:rsidRDefault="00820640" w:rsidP="00804A9B">
                        <w:pPr>
                          <w:rPr>
                            <w:rFonts w:ascii="ＭＳ Ｐゴシック"/>
                          </w:rPr>
                        </w:pPr>
                      </w:p>
                    </w:txbxContent>
                  </v:textbox>
                </v:shape>
                <v:line id="Line 84533" o:spid="_x0000_s1112" style="position:absolute;visibility:visible;mso-wrap-style:square" from="6443,6770" to="8753,6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" strokeweight="1.5pt">
                  <v:stroke endarrow="block"/>
                </v:line>
                <v:shape id="Text Box 84540" o:spid="_x0000_s1113" type="#_x0000_t202" style="position:absolute;left:7222;top:6169;width:178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" filled="f" stroked="f">
                  <v:textbox>
                    <w:txbxContent>
                      <w:p w14:paraId="404D3C78" w14:textId="77777777" w:rsidR="00820640" w:rsidRPr="004403E2" w:rsidRDefault="00820640" w:rsidP="00804A9B">
                        <w:r w:rsidRPr="004403E2">
                          <w:rPr>
                            <w:lang w:val="en"/>
                          </w:rPr>
                          <w:t>m-year extension</w:t>
                        </w:r>
                      </w:p>
                      <w:p w14:paraId="6E15A2EE" w14:textId="77777777" w:rsidR="00820640" w:rsidRDefault="00820640" w:rsidP="00804A9B">
                        <w:pPr>
                          <w:rPr>
                            <w:rFonts w:ascii="ＭＳ Ｐゴシック"/>
                          </w:rPr>
                        </w:pPr>
                      </w:p>
                    </w:txbxContent>
                  </v:textbox>
                </v:shape>
                <v:shape id="AutoShape 84541" o:spid="_x0000_s1114" type="#_x0000_t87" style="position:absolute;left:7508;top:5551;width:179;height:210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" strokeweight=".5pt"/>
                <v:line id="Line 84544" o:spid="_x0000_s1115" style="position:absolute;visibility:visible;mso-wrap-style:square" from="6443,6547" to="6443,6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" strokeweight="1.5pt"/>
                <v:shape id="Text Box 84559" o:spid="_x0000_s1116" type="#_x0000_t202" style="position:absolute;left:10201;top:7368;width:1927;height:1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" filled="f" stroked="f">
                  <v:textbox>
                    <w:txbxContent>
                      <w:p w14:paraId="775085FC" w14:textId="77777777" w:rsidR="00820640" w:rsidRPr="006C61D3" w:rsidRDefault="00820640" w:rsidP="00804A9B">
                        <w:r w:rsidRPr="004403E2">
                          <w:rPr>
                            <w:lang w:val="en"/>
                          </w:rPr>
                          <w:t>(c) When the date and time after all renewal date</w:t>
                        </w:r>
                        <w:r>
                          <w:rPr>
                            <w:lang w:val="en"/>
                          </w:rPr>
                          <w:t xml:space="preserve"> </w:t>
                        </w:r>
                        <w:r w:rsidRPr="004403E2">
                          <w:rPr>
                            <w:lang w:val="en"/>
                          </w:rPr>
                          <w:t>+ m</w:t>
                        </w:r>
                        <w:r>
                          <w:rPr>
                            <w:lang w:val="en"/>
                          </w:rPr>
                          <w:t xml:space="preserve"> </w:t>
                        </w:r>
                        <w:r w:rsidRPr="004403E2">
                          <w:rPr>
                            <w:lang w:val="en"/>
                          </w:rPr>
                          <w:t>exceeds the media provision expiration date</w:t>
                        </w:r>
                      </w:p>
                      <w:p w14:paraId="67311E90" w14:textId="77777777" w:rsidR="00820640" w:rsidRDefault="00820640" w:rsidP="00804A9B"/>
                    </w:txbxContent>
                  </v:textbox>
                </v:shape>
                <v:shape id="Text Box 84560" o:spid="_x0000_s1117" type="#_x0000_t202" style="position:absolute;left:8901;top:5921;width:2173;height:1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" filled="f" stroked="f">
                  <v:textbox>
                    <w:txbxContent>
                      <w:p w14:paraId="40FD870B" w14:textId="77777777" w:rsidR="00820640" w:rsidRPr="004403E2" w:rsidRDefault="00820640" w:rsidP="00804A9B">
                        <w:r w:rsidRPr="004403E2">
                          <w:rPr>
                            <w:lang w:val="en"/>
                          </w:rPr>
                          <w:t>(b) If the date and time after all renewal date</w:t>
                        </w:r>
                        <w:r>
                          <w:rPr>
                            <w:lang w:val="en"/>
                          </w:rPr>
                          <w:t xml:space="preserve"> </w:t>
                        </w:r>
                        <w:r w:rsidRPr="004403E2">
                          <w:rPr>
                            <w:lang w:val="en"/>
                          </w:rPr>
                          <w:t>+ m</w:t>
                        </w:r>
                        <w:r>
                          <w:rPr>
                            <w:lang w:val="en"/>
                          </w:rPr>
                          <w:t xml:space="preserve"> </w:t>
                        </w:r>
                        <w:r w:rsidRPr="004403E2">
                          <w:rPr>
                            <w:lang w:val="en"/>
                          </w:rPr>
                          <w:t>is within the media provision expiration date</w:t>
                        </w:r>
                      </w:p>
                      <w:p w14:paraId="593281B1" w14:textId="77777777" w:rsidR="00820640" w:rsidRDefault="00820640" w:rsidP="00804A9B">
                        <w:pPr>
                          <w:rPr>
                            <w:rFonts w:ascii="ＭＳ Ｐゴシック"/>
                          </w:rPr>
                        </w:pPr>
                      </w:p>
                    </w:txbxContent>
                  </v:textbox>
                </v:shape>
                <v:line id="Line 84565" o:spid="_x0000_s1118" style="position:absolute;visibility:visible;mso-wrap-style:square" from="9446,8414" to="10105,8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" strokeweight="1.5pt">
                  <v:stroke dashstyle="1 1" endarrow="block"/>
                </v:line>
                <v:shape id="Text Box 84566" o:spid="_x0000_s1119" type="#_x0000_t202" style="position:absolute;left:7743;top:7301;width:2249;height: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" filled="f" stroked="f">
                  <v:textbox>
                    <w:txbxContent>
                      <w:p w14:paraId="651F163C" w14:textId="77777777" w:rsidR="00820640" w:rsidRPr="004403E2" w:rsidRDefault="00820640" w:rsidP="00804A9B">
                        <w:r w:rsidRPr="004403E2">
                          <w:rPr>
                            <w:lang w:val="en"/>
                          </w:rPr>
                          <w:t>Extended to all updated version issue date +p year</w:t>
                        </w:r>
                      </w:p>
                      <w:p w14:paraId="74A4E90A" w14:textId="77777777" w:rsidR="00820640" w:rsidRDefault="00820640" w:rsidP="00804A9B">
                        <w:pPr>
                          <w:rPr>
                            <w:rFonts w:ascii="ＭＳ Ｐゴシック"/>
                          </w:rPr>
                        </w:pPr>
                      </w:p>
                    </w:txbxContent>
                  </v:textbox>
                </v:shape>
                <v:shape id="AutoShape 84567" o:spid="_x0000_s1120" type="#_x0000_t87" style="position:absolute;left:8560;top:7538;width:136;height:145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" strokeweight=".5pt"/>
                <v:shape id="Text Box 84568" o:spid="_x0000_s1121" type="#_x0000_t202" style="position:absolute;left:6458;top:8192;width:1428;height: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" filled="f" stroked="f">
                  <v:textbox>
                    <w:txbxContent>
                      <w:p w14:paraId="438B8EE6" w14:textId="77777777" w:rsidR="00820640" w:rsidRPr="004403E2" w:rsidRDefault="00820640" w:rsidP="00804A9B">
                        <w:pPr>
                          <w:jc w:val="right"/>
                        </w:pPr>
                        <w:r w:rsidRPr="004403E2">
                          <w:rPr>
                            <w:lang w:val="en"/>
                          </w:rPr>
                          <w:t>(c) Full update</w:t>
                        </w:r>
                      </w:p>
                      <w:p w14:paraId="5BF5ED63" w14:textId="77777777" w:rsidR="00820640" w:rsidRDefault="00820640" w:rsidP="00804A9B">
                        <w:pPr>
                          <w:rPr>
                            <w:rFonts w:ascii="ＭＳ Ｐゴシック"/>
                          </w:rPr>
                        </w:pPr>
                      </w:p>
                    </w:txbxContent>
                  </v:textbox>
                </v:shape>
                <v:line id="Line 84569" o:spid="_x0000_s1122" style="position:absolute;visibility:visible;mso-wrap-style:square" from="7808,8413" to="9355,8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" strokeweight="1.5pt">
                  <v:stroke endarrow="block"/>
                </v:line>
                <v:line id="Line 84570" o:spid="_x0000_s1123" style="position:absolute;visibility:visible;mso-wrap-style:square" from="9486,8138" to="9850,8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" strokeweight="1.5pt"/>
                <v:line id="Line 84571" o:spid="_x0000_s1124" style="position:absolute;flip:x;visibility:visible;mso-wrap-style:square" from="9486,8138" to="9850,8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" strokeweight="1.5pt"/>
                <v:shape id="Text Box 84572" o:spid="_x0000_s1125" type="#_x0000_t202" style="position:absolute;left:8665;top:8780;width:87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" filled="f" stroked="f">
                  <v:textbox>
                    <w:txbxContent>
                      <w:p w14:paraId="2918E36E" w14:textId="77777777" w:rsidR="00820640" w:rsidRPr="004403E2" w:rsidRDefault="00820640" w:rsidP="00804A9B">
                        <w:r w:rsidRPr="004403E2">
                          <w:rPr>
                            <w:lang w:val="en"/>
                          </w:rPr>
                          <w:t>m years</w:t>
                        </w:r>
                      </w:p>
                      <w:p w14:paraId="3AD9B8CB" w14:textId="77777777" w:rsidR="00820640" w:rsidRDefault="00820640" w:rsidP="00804A9B">
                        <w:pPr>
                          <w:rPr>
                            <w:rFonts w:ascii="ＭＳ Ｐゴシック"/>
                          </w:rPr>
                        </w:pPr>
                      </w:p>
                    </w:txbxContent>
                  </v:textbox>
                </v:shape>
                <v:shape id="AutoShape 84573" o:spid="_x0000_s1126" type="#_x0000_t87" style="position:absolute;left:8852;top:7633;width:179;height:2100;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" strokeweight=".5pt"/>
                <v:line id="Line 84574" o:spid="_x0000_s1127" style="position:absolute;visibility:visible;mso-wrap-style:square" from="7808,8224" to="7808,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" strokeweight="1.5pt"/>
                <v:shape id="Text Box 84575" o:spid="_x0000_s1128" type="#_x0000_t202" style="position:absolute;left:6222;top:3270;width:3276;height: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" filled="f" stroked="f">
                  <v:textbox>
                    <w:txbxContent>
                      <w:p w14:paraId="218C4207" w14:textId="77777777" w:rsidR="00820640" w:rsidRDefault="00820640" w:rsidP="00804A9B">
                        <w:pPr>
                          <w:rPr>
                            <w:rFonts w:ascii="ＭＳ Ｐゴシック"/>
                          </w:rPr>
                        </w:pPr>
                        <w:r>
                          <w:rPr>
                            <w:lang w:val="en"/>
                          </w:rPr>
                          <w:t xml:space="preserve">Valid until all updated issue date </w:t>
                        </w:r>
                        <w:r w:rsidRPr="004403E2">
                          <w:rPr>
                            <w:lang w:val="en"/>
                          </w:rPr>
                          <w:t>+p</w:t>
                        </w:r>
                        <w:r>
                          <w:rPr>
                            <w:lang w:val="en"/>
                          </w:rPr>
                          <w:t xml:space="preserve"> year</w:t>
                        </w:r>
                      </w:p>
                      <w:p w14:paraId="1CCDBD78" w14:textId="77777777" w:rsidR="00820640" w:rsidRDefault="00820640" w:rsidP="00804A9B">
                        <w:pPr>
                          <w:rPr>
                            <w:rFonts w:ascii="ＭＳ Ｐゴシック"/>
                          </w:rPr>
                        </w:pPr>
                      </w:p>
                    </w:txbxContent>
                  </v:textbox>
                </v:shape>
                <v:shape id="AutoShape 84577" o:spid="_x0000_s1129" type="#_x0000_t62" style="position:absolute;left:9724;top:2271;width:1185;height: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" adj="-6362,15261" strokeweight="1pt">
                  <v:textbox>
                    <w:txbxContent>
                      <w:p w14:paraId="091352C6" w14:textId="77777777" w:rsidR="00820640" w:rsidRDefault="00820640" w:rsidP="00804A9B">
                        <w:r>
                          <w:rPr>
                            <w:lang w:val="en"/>
                          </w:rPr>
                          <w:t>Within all update media, set</w:t>
                        </w:r>
                      </w:p>
                      <w:p w14:paraId="455B2F06" w14:textId="77777777" w:rsidR="00820640" w:rsidRDefault="00820640" w:rsidP="00804A9B"/>
                    </w:txbxContent>
                  </v:textbox>
                </v:shape>
                <v:line id="Line 85132" o:spid="_x0000_s1130" style="position:absolute;visibility:visible;mso-wrap-style:square" from="7171,2648" to="7171,8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">
                  <v:stroke dashstyle="1 1"/>
                </v:line>
                <v:shape id="Text Box 747" o:spid="_x0000_s1131" type="#_x0000_t202" style="position:absolute;left:5196;top:5674;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" filled="f" stroked="f">
                  <v:textbox>
                    <w:txbxContent>
                      <w:p w14:paraId="5332DD54" w14:textId="77777777" w:rsidR="00820640" w:rsidRPr="004403E2" w:rsidRDefault="00820640" w:rsidP="00804A9B">
                        <w:r w:rsidRPr="004403E2">
                          <w:rPr>
                            <w:lang w:val="en"/>
                          </w:rPr>
                          <w:t>m years</w:t>
                        </w:r>
                      </w:p>
                      <w:p w14:paraId="6161C9D6" w14:textId="77777777" w:rsidR="00820640" w:rsidRDefault="00820640" w:rsidP="00804A9B">
                        <w:pPr>
                          <w:rPr>
                            <w:rFonts w:ascii="ＭＳ Ｐゴシック"/>
                          </w:rPr>
                        </w:pPr>
                      </w:p>
                    </w:txbxContent>
                  </v:textbox>
                </v:shape>
                <v:shape id="AutoShape 748" o:spid="_x0000_s1132" type="#_x0000_t87" style="position:absolute;left:5463;top:4745;width:168;height:2028;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" strokeweight=".5pt"/>
                <v:shape id="Text Box 750" o:spid="_x0000_s1133" type="#_x0000_t202" style="position:absolute;left:3156;top:5203;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" filled="f" stroked="f">
                  <v:textbox>
                    <w:txbxContent>
                      <w:p w14:paraId="47CF4445" w14:textId="77777777" w:rsidR="00820640" w:rsidRPr="004403E2" w:rsidRDefault="00820640" w:rsidP="00804A9B">
                        <w:r w:rsidRPr="004403E2">
                          <w:rPr>
                            <w:lang w:val="en"/>
                          </w:rPr>
                          <w:t>(a) Full update</w:t>
                        </w:r>
                      </w:p>
                      <w:p w14:paraId="757ADF0F" w14:textId="77777777" w:rsidR="00820640" w:rsidRDefault="00820640" w:rsidP="00804A9B">
                        <w:pPr>
                          <w:rPr>
                            <w:rFonts w:ascii="ＭＳ Ｐゴシック"/>
                          </w:rPr>
                        </w:pPr>
                      </w:p>
                    </w:txbxContent>
                  </v:textbox>
                </v:shape>
                <v:line id="Line 751" o:spid="_x0000_s1134" style="position:absolute;visibility:visible;mso-wrap-style:square" from="4442,5295" to="4442,56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" strokeweight="1.5pt"/>
                <v:line id="Line 753" o:spid="_x0000_s1135" style="position:absolute;visibility:visible;mso-wrap-style:square" from="4442,5495" to="6666,5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" strokeweight="1.5pt">
                  <v:stroke endarrow="block"/>
                </v:line>
                <v:line id="Line 755" o:spid="_x0000_s1136" style="position:absolute;visibility:visible;mso-wrap-style:square" from="6666,5494" to="7191,5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" strokeweight="1.5pt">
                  <v:stroke endarrow="block"/>
                </v:line>
                <v:shape id="AutoShape 756" o:spid="_x0000_s1137" type="#_x0000_t87" style="position:absolute;left:5729;top:3938;width:161;height:25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" strokeweight=".5pt"/>
                <v:shape id="Text Box 757" o:spid="_x0000_s1138" type="#_x0000_t202" style="position:absolute;left:5247;top:4802;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" filled="f" stroked="f">
                  <v:textbox>
                    <w:txbxContent>
                      <w:p w14:paraId="05F54B90" w14:textId="77777777" w:rsidR="00820640" w:rsidRPr="004403E2" w:rsidRDefault="00820640" w:rsidP="00804A9B">
                        <w:r w:rsidRPr="004403E2">
                          <w:rPr>
                            <w:lang w:val="en"/>
                          </w:rPr>
                          <w:t xml:space="preserve">(n </w:t>
                        </w:r>
                        <w:r w:rsidRPr="004403E2">
                          <w:rPr>
                            <w:rFonts w:hint="eastAsia"/>
                            <w:lang w:val="en"/>
                          </w:rPr>
                          <w:t>–</w:t>
                        </w:r>
                        <w:r w:rsidRPr="004403E2">
                          <w:rPr>
                            <w:lang w:val="en"/>
                          </w:rPr>
                          <w:t xml:space="preserve"> a) year extension</w:t>
                        </w:r>
                      </w:p>
                      <w:p w14:paraId="2E608451" w14:textId="77777777" w:rsidR="00820640" w:rsidRDefault="00820640" w:rsidP="00804A9B">
                        <w:pPr>
                          <w:rPr>
                            <w:rFonts w:ascii="ＭＳ Ｐゴシック"/>
                          </w:rPr>
                        </w:pPr>
                      </w:p>
                    </w:txbxContent>
                  </v:textbox>
                </v:shape>
                <v:shape id="AutoShape 85133" o:spid="_x0000_s1139" type="#_x0000_t87" style="position:absolute;left:3953;top:3748;width:317;height:628;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" strokeweight=".5pt"/>
                <v:shape id="Text Box 85134" o:spid="_x0000_s1140" type="#_x0000_t202" style="position:absolute;left:3259;top:4098;width:197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" filled="f" stroked="f">
                  <v:textbox>
                    <w:txbxContent>
                      <w:p w14:paraId="4EC3DD15" w14:textId="77777777" w:rsidR="00820640" w:rsidRPr="004403E2" w:rsidRDefault="00820640" w:rsidP="00804A9B">
                        <w:pPr>
                          <w:ind w:firstLineChars="100" w:firstLine="180"/>
                        </w:pPr>
                        <w:r w:rsidRPr="004403E2">
                          <w:rPr>
                            <w:sz w:val="18"/>
                            <w:szCs w:val="18"/>
                            <w:lang w:val="en"/>
                          </w:rPr>
                          <w:t>ayear (&lt; n - m</w:t>
                        </w:r>
                        <w:r w:rsidRPr="004403E2">
                          <w:rPr>
                            <w:rFonts w:hint="eastAsia"/>
                            <w:sz w:val="18"/>
                            <w:szCs w:val="18"/>
                            <w:lang w:val="en"/>
                          </w:rPr>
                          <w:t>）</w:t>
                        </w:r>
                      </w:p>
                      <w:p w14:paraId="4B0556DB" w14:textId="77777777" w:rsidR="00820640" w:rsidRDefault="00820640" w:rsidP="00804A9B">
                        <w:pPr>
                          <w:rPr>
                            <w:rFonts w:ascii="ＭＳ Ｐゴシック"/>
                          </w:rPr>
                        </w:pPr>
                      </w:p>
                    </w:txbxContent>
                  </v:textbox>
                </v:shape>
                <v:line id="Line 85135" o:spid="_x0000_s1141" style="position:absolute;visibility:visible;mso-wrap-style:square" from="4441,2633" to="4441,8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">
                  <v:stroke dashstyle="1 1"/>
                </v:line>
                <v:line id="直線コネクタ 125" o:spid="_x0000_s1142" style="position:absolute;visibility:visible;mso-wrap-style:square" from="2461,4579" to="12269,4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" strokecolor="#4a7ebb" strokeweight="2.5pt">
                  <v:stroke linestyle="thinThin"/>
                </v:line>
                <v:shape id="Text Box 750" o:spid="_x0000_s1143" type="#_x0000_t202" style="position:absolute;left:3263;top:2280;width:11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" filled="f" stroked="f">
                  <v:textbox>
                    <w:txbxContent>
                      <w:p w14:paraId="41D2761A" w14:textId="77777777" w:rsidR="00820640" w:rsidRDefault="00820640" w:rsidP="00804A9B">
                        <w:pPr>
                          <w:rPr>
                            <w:rFonts w:ascii="ＭＳ Ｐゴシック"/>
                          </w:rPr>
                        </w:pPr>
                        <w:r>
                          <w:rPr>
                            <w:lang w:val="en"/>
                          </w:rPr>
                          <w:t>Buy a new car</w:t>
                        </w:r>
                      </w:p>
                      <w:p w14:paraId="42098CE0" w14:textId="77777777" w:rsidR="00820640" w:rsidRDefault="00820640" w:rsidP="00804A9B">
                        <w:pPr>
                          <w:rPr>
                            <w:rFonts w:ascii="ＭＳ Ｐゴシック"/>
                          </w:rPr>
                        </w:pPr>
                      </w:p>
                    </w:txbxContent>
                  </v:textbox>
                </v:shape>
                <v:shape id="Text Box 750" o:spid="_x0000_s1144" type="#_x0000_t202" style="position:absolute;left:5532;top:3606;width:11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" filled="f" stroked="f">
                  <v:textbox>
                    <w:txbxContent>
                      <w:p w14:paraId="38BA5A23" w14:textId="77777777" w:rsidR="00820640" w:rsidRDefault="00820640" w:rsidP="00804A9B">
                        <w:pPr>
                          <w:rPr>
                            <w:rFonts w:ascii="ＭＳ Ｐゴシック"/>
                          </w:rPr>
                        </w:pPr>
                        <w:r>
                          <w:rPr>
                            <w:lang w:val="en"/>
                          </w:rPr>
                          <w:t>Full update</w:t>
                        </w:r>
                      </w:p>
                      <w:p w14:paraId="6020B99E" w14:textId="77777777" w:rsidR="00820640" w:rsidRDefault="00820640" w:rsidP="00804A9B">
                        <w:pPr>
                          <w:rPr>
                            <w:rFonts w:ascii="ＭＳ Ｐゴシック"/>
                          </w:rPr>
                        </w:pPr>
                      </w:p>
                    </w:txbxContent>
                  </v:textbox>
                </v:shape>
                <v:shape id="Text Box 84535" o:spid="_x0000_s1145" type="#_x0000_t202" style="position:absolute;left:2101;top:6304;width:1440;height:1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" filled="f" stroked="f">
                  <v:textbox>
                    <w:txbxContent>
                      <w:p w14:paraId="10E6F114" w14:textId="77777777" w:rsidR="00820640" w:rsidRDefault="00820640" w:rsidP="00804A9B">
                        <w:pPr>
                          <w:rPr>
                            <w:rFonts w:ascii="ＭＳ Ｐゴシック"/>
                          </w:rPr>
                        </w:pPr>
                        <w:r>
                          <w:rPr>
                            <w:lang w:val="en"/>
                          </w:rPr>
                          <w:t>Relationship between timing of all updates and end-of-service</w:t>
                        </w:r>
                      </w:p>
                      <w:p w14:paraId="06BB528D" w14:textId="77777777" w:rsidR="00820640" w:rsidRDefault="00820640" w:rsidP="00804A9B">
                        <w:pPr>
                          <w:rPr>
                            <w:rFonts w:ascii="ＭＳ Ｐゴシック"/>
                          </w:rPr>
                        </w:pPr>
                      </w:p>
                    </w:txbxContent>
                  </v:textbox>
                </v:shape>
              </v:group>
            </w:pict>
          </mc:Fallback>
        </mc:AlternateContent>
      </w:r>
    </w:p>
    <w:p w14:paraId="20D8A87B" w14:textId="77777777" w:rsidR="00804A9B" w:rsidRPr="007C3599" w:rsidRDefault="00804A9B" w:rsidP="00534C4E"/>
    <w:p w14:paraId="32C440CA" w14:textId="77777777" w:rsidR="00804A9B" w:rsidRPr="007C3599" w:rsidRDefault="00804A9B" w:rsidP="00534C4E"/>
    <w:p w14:paraId="2DF65183" w14:textId="77777777" w:rsidR="00804A9B" w:rsidRPr="007C3599" w:rsidRDefault="00804A9B" w:rsidP="00534C4E"/>
    <w:p w14:paraId="5DA1D70B" w14:textId="77777777" w:rsidR="00804A9B" w:rsidRPr="007C3599" w:rsidRDefault="00804A9B" w:rsidP="00534C4E"/>
    <w:p w14:paraId="24C3B3A3" w14:textId="77777777" w:rsidR="00804A9B" w:rsidRPr="007C3599" w:rsidRDefault="00804A9B" w:rsidP="00534C4E"/>
    <w:p w14:paraId="02CF4A9C" w14:textId="77777777" w:rsidR="00804A9B" w:rsidRPr="007C3599" w:rsidRDefault="00804A9B" w:rsidP="00534C4E"/>
    <w:p w14:paraId="656E06B4" w14:textId="77777777" w:rsidR="00804A9B" w:rsidRPr="007C3599" w:rsidRDefault="00804A9B" w:rsidP="00534C4E"/>
    <w:p w14:paraId="490424E6" w14:textId="77777777" w:rsidR="00804A9B" w:rsidRPr="007C3599" w:rsidRDefault="00804A9B" w:rsidP="00534C4E"/>
    <w:p w14:paraId="3F085F8D" w14:textId="77777777" w:rsidR="00804A9B" w:rsidRPr="007C3599" w:rsidRDefault="00804A9B" w:rsidP="00534C4E"/>
    <w:p w14:paraId="3F466F73" w14:textId="77777777" w:rsidR="00804A9B" w:rsidRPr="007C3599" w:rsidRDefault="00804A9B" w:rsidP="00534C4E"/>
    <w:p w14:paraId="0C2E76B5" w14:textId="77777777" w:rsidR="00804A9B" w:rsidRPr="007C3599" w:rsidRDefault="00804A9B" w:rsidP="00534C4E"/>
    <w:p w14:paraId="6D8CAEC1" w14:textId="77777777" w:rsidR="00804A9B" w:rsidRPr="007C3599" w:rsidRDefault="00804A9B" w:rsidP="00534C4E"/>
    <w:p w14:paraId="49191A5F" w14:textId="77777777" w:rsidR="00804A9B" w:rsidRPr="007C3599" w:rsidRDefault="00804A9B" w:rsidP="00534C4E"/>
    <w:p w14:paraId="63159CE1" w14:textId="77777777" w:rsidR="00804A9B" w:rsidRPr="007C3599" w:rsidRDefault="00804A9B" w:rsidP="00534C4E"/>
    <w:p w14:paraId="4F3052EE" w14:textId="77777777" w:rsidR="00804A9B" w:rsidRPr="007C3599" w:rsidRDefault="00804A9B" w:rsidP="00534C4E"/>
    <w:p w14:paraId="0BEA6395" w14:textId="77777777" w:rsidR="00804A9B" w:rsidRPr="007C3599" w:rsidRDefault="00804A9B" w:rsidP="00534C4E"/>
    <w:p w14:paraId="39FB0CEB" w14:textId="77777777" w:rsidR="00804A9B" w:rsidRPr="007C3599" w:rsidRDefault="00804A9B" w:rsidP="00534C4E"/>
    <w:p w14:paraId="6F2B5947" w14:textId="77777777" w:rsidR="00804A9B" w:rsidRPr="007C3599" w:rsidRDefault="00804A9B" w:rsidP="00534C4E"/>
    <w:p w14:paraId="6D0CE4B0" w14:textId="77777777" w:rsidR="00B950F7" w:rsidRPr="007C3599" w:rsidRDefault="00B950F7" w:rsidP="00534C4E"/>
    <w:p w14:paraId="22AE235C" w14:textId="77777777" w:rsidR="00B950F7" w:rsidRPr="007C3599" w:rsidRDefault="00B950F7" w:rsidP="00534C4E"/>
    <w:p w14:paraId="4A5C4980" w14:textId="5B531C04" w:rsidR="00E456C1" w:rsidRPr="007C3599" w:rsidRDefault="00E456C1">
      <w:pPr>
        <w:widowControl/>
        <w:jc w:val="left"/>
      </w:pPr>
      <w:r w:rsidRPr="007C3599">
        <w:br w:type="page"/>
      </w:r>
    </w:p>
    <w:p w14:paraId="517C9CC6" w14:textId="639FDDBD" w:rsidR="00B950F7" w:rsidRPr="007C3599" w:rsidRDefault="006A2267" w:rsidP="009B2AF5">
      <w:pPr>
        <w:pStyle w:val="2"/>
        <w:numPr>
          <w:ilvl w:val="1"/>
          <w:numId w:val="2"/>
        </w:numPr>
      </w:pPr>
      <w:bookmarkStart w:id="2548" w:name="_全更新サービス権利発生と終了条件"/>
      <w:bookmarkStart w:id="2549" w:name="_Toc87878084"/>
      <w:bookmarkEnd w:id="2548"/>
      <w:r w:rsidRPr="007C3599">
        <w:rPr>
          <w:rFonts w:hint="eastAsia"/>
        </w:rPr>
        <w:lastRenderedPageBreak/>
        <w:t>全更新サービス権利発生と終了条件</w:t>
      </w:r>
      <w:r w:rsidR="000A261A" w:rsidRPr="007C3599">
        <w:t xml:space="preserve"> </w:t>
      </w:r>
      <w:r w:rsidR="00E856B9" w:rsidRPr="007C3599">
        <w:rPr>
          <w:lang w:val="en"/>
        </w:rPr>
        <w:t>Renewal</w:t>
      </w:r>
      <w:r w:rsidR="00B950F7" w:rsidRPr="007C3599">
        <w:rPr>
          <w:lang w:val="en"/>
        </w:rPr>
        <w:t xml:space="preserve"> Service Rights Accrual and Termination Conditions </w:t>
      </w:r>
      <w:bookmarkStart w:id="2550" w:name="OLE_LINK8"/>
      <w:bookmarkStart w:id="2551" w:name="OLE_LINK9"/>
      <w:r w:rsidR="00E04ADF" w:rsidRPr="007C3599">
        <w:rPr>
          <w:lang w:val="en"/>
        </w:rPr>
        <w:t>▲3.00</w:t>
      </w:r>
      <w:bookmarkEnd w:id="2549"/>
    </w:p>
    <w:bookmarkEnd w:id="2550"/>
    <w:bookmarkEnd w:id="2551"/>
    <w:p w14:paraId="225FBE96" w14:textId="07D089A2" w:rsidR="000A261A" w:rsidRPr="007C3599" w:rsidRDefault="000A261A" w:rsidP="001B5CC7">
      <w:pPr>
        <w:pStyle w:val="af7"/>
        <w:ind w:leftChars="0" w:left="0"/>
        <w:rPr>
          <w:szCs w:val="20"/>
        </w:rPr>
      </w:pPr>
      <w:r w:rsidRPr="007C3599">
        <w:rPr>
          <w:rFonts w:hint="eastAsia"/>
          <w:szCs w:val="20"/>
        </w:rPr>
        <w:t>本サービスの権利は新車（新規車載機）購入後とする（下表参照）。</w:t>
      </w:r>
    </w:p>
    <w:p w14:paraId="288AF6A9" w14:textId="62B48141" w:rsidR="002B5E31" w:rsidRPr="007C3599" w:rsidRDefault="002B5E31" w:rsidP="002B5E31">
      <w:pPr>
        <w:rPr>
          <w:szCs w:val="20"/>
          <w:lang w:val="en"/>
        </w:rPr>
      </w:pPr>
      <w:r w:rsidRPr="007C3599">
        <w:rPr>
          <w:szCs w:val="20"/>
          <w:lang w:val="en"/>
        </w:rPr>
        <w:t>The rights to this service shall be after the purchase of a new car (new in-vehicle vehicle) (see table below).</w:t>
      </w:r>
    </w:p>
    <w:p w14:paraId="41CF8DB4" w14:textId="186ED5E5" w:rsidR="000A261A" w:rsidRPr="007C3599" w:rsidRDefault="000A261A" w:rsidP="002B5E31">
      <w:pPr>
        <w:rPr>
          <w:szCs w:val="20"/>
        </w:rPr>
      </w:pPr>
      <w:r w:rsidRPr="007C3599">
        <w:rPr>
          <w:rFonts w:hint="eastAsia"/>
          <w:szCs w:val="20"/>
        </w:rPr>
        <w:t>即開始としないでユーザーがサービスを始めたいタイミングから開始とすると、</w:t>
      </w:r>
      <w:r w:rsidRPr="007C3599">
        <w:rPr>
          <w:szCs w:val="20"/>
        </w:rPr>
        <w:t>10、20年後まで地図の更新サービスを保証する必要が出てしまうため上記考え方としている。</w:t>
      </w:r>
    </w:p>
    <w:p w14:paraId="76258011" w14:textId="09E11B94" w:rsidR="002B5E31" w:rsidRPr="007C3599" w:rsidRDefault="002B5E31" w:rsidP="002B5E31">
      <w:pPr>
        <w:rPr>
          <w:szCs w:val="20"/>
          <w:lang w:val="en"/>
        </w:rPr>
      </w:pPr>
      <w:r w:rsidRPr="007C3599">
        <w:rPr>
          <w:szCs w:val="20"/>
          <w:lang w:val="en"/>
        </w:rPr>
        <w:t>If the user starts from the timing when they want to start the service without starting immediately</w:t>
      </w:r>
      <w:r w:rsidRPr="007C3599">
        <w:rPr>
          <w:lang w:val="en"/>
        </w:rPr>
        <w:t xml:space="preserve">, it </w:t>
      </w:r>
      <w:r w:rsidRPr="007C3599">
        <w:rPr>
          <w:szCs w:val="20"/>
          <w:lang w:val="en"/>
        </w:rPr>
        <w:t xml:space="preserve">is necessary to guarantee the map update service until 10 or 20 years later, so the above idea is considered. </w:t>
      </w:r>
    </w:p>
    <w:p w14:paraId="1BEBA0BC" w14:textId="1FB87F1D" w:rsidR="000A261A" w:rsidRPr="007C3599" w:rsidRDefault="000A261A" w:rsidP="002B5E31">
      <w:pPr>
        <w:rPr>
          <w:szCs w:val="20"/>
        </w:rPr>
      </w:pPr>
      <w:r w:rsidRPr="007C3599">
        <w:rPr>
          <w:rFonts w:hint="eastAsia"/>
          <w:szCs w:val="20"/>
        </w:rPr>
        <w:t>以下の条件で地図更新サービス期間が開始、終了される。</w:t>
      </w:r>
    </w:p>
    <w:p w14:paraId="17AF01BE" w14:textId="086C429B" w:rsidR="002B5E31" w:rsidRPr="007C3599" w:rsidRDefault="002B5E31" w:rsidP="002B5E31">
      <w:pPr>
        <w:rPr>
          <w:szCs w:val="20"/>
        </w:rPr>
      </w:pPr>
      <w:r w:rsidRPr="007C3599">
        <w:rPr>
          <w:szCs w:val="20"/>
          <w:lang w:val="en"/>
        </w:rPr>
        <w:t>The map update service period starts and ends under the following conditions.</w:t>
      </w:r>
    </w:p>
    <w:tbl>
      <w:tblPr>
        <w:tblW w:w="861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978"/>
        <w:gridCol w:w="2552"/>
        <w:gridCol w:w="3080"/>
      </w:tblGrid>
      <w:tr w:rsidR="007C3599" w:rsidRPr="007C3599" w14:paraId="0EED4AB3" w14:textId="77777777" w:rsidTr="000A261A">
        <w:trPr>
          <w:cantSplit/>
          <w:trHeight w:val="378"/>
        </w:trPr>
        <w:tc>
          <w:tcPr>
            <w:tcW w:w="2978"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319E6A8A" w14:textId="3C64680D" w:rsidR="000A261A" w:rsidRPr="007C3599" w:rsidRDefault="000A261A" w:rsidP="00A71166">
            <w:pPr>
              <w:rPr>
                <w:szCs w:val="20"/>
                <w:lang w:val="en"/>
              </w:rPr>
            </w:pPr>
            <w:r w:rsidRPr="007C3599">
              <w:rPr>
                <w:rFonts w:hint="eastAsia"/>
                <w:szCs w:val="20"/>
                <w:lang w:val="en"/>
              </w:rPr>
              <w:t>ケース</w:t>
            </w:r>
          </w:p>
          <w:p w14:paraId="2FE2895A" w14:textId="4CCEB910" w:rsidR="000A261A" w:rsidRPr="007C3599" w:rsidRDefault="000A261A" w:rsidP="00A71166">
            <w:pPr>
              <w:rPr>
                <w:szCs w:val="20"/>
                <w:lang w:val="en"/>
              </w:rPr>
            </w:pPr>
            <w:r w:rsidRPr="007C3599">
              <w:rPr>
                <w:szCs w:val="20"/>
                <w:lang w:val="en"/>
              </w:rPr>
              <w:t>C</w:t>
            </w:r>
            <w:r w:rsidR="002B5E31" w:rsidRPr="007C3599">
              <w:rPr>
                <w:szCs w:val="20"/>
                <w:lang w:val="en"/>
              </w:rPr>
              <w:t>ase</w:t>
            </w:r>
          </w:p>
        </w:tc>
        <w:tc>
          <w:tcPr>
            <w:tcW w:w="2552"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23CD7213" w14:textId="08560E6D" w:rsidR="000A261A" w:rsidRPr="007C3599" w:rsidRDefault="000A261A" w:rsidP="00A71166">
            <w:pPr>
              <w:rPr>
                <w:szCs w:val="20"/>
                <w:lang w:val="en"/>
              </w:rPr>
            </w:pPr>
            <w:r w:rsidRPr="007C3599">
              <w:rPr>
                <w:rFonts w:hint="eastAsia"/>
                <w:szCs w:val="20"/>
              </w:rPr>
              <w:t>地図更新サービス期間開始</w:t>
            </w:r>
          </w:p>
          <w:p w14:paraId="20BC056F" w14:textId="28000506" w:rsidR="002B5E31" w:rsidRPr="007C3599" w:rsidRDefault="00B950F7" w:rsidP="00A71166">
            <w:pPr>
              <w:rPr>
                <w:szCs w:val="20"/>
              </w:rPr>
            </w:pPr>
            <w:r w:rsidRPr="007C3599">
              <w:rPr>
                <w:szCs w:val="20"/>
                <w:lang w:val="en"/>
              </w:rPr>
              <w:t>Map update service period started</w:t>
            </w:r>
          </w:p>
        </w:tc>
        <w:tc>
          <w:tcPr>
            <w:tcW w:w="3080"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523F56D0" w14:textId="7F8145F4" w:rsidR="000A261A" w:rsidRPr="007C3599" w:rsidRDefault="000A261A" w:rsidP="00A71166">
            <w:pPr>
              <w:rPr>
                <w:szCs w:val="20"/>
                <w:lang w:val="en"/>
              </w:rPr>
            </w:pPr>
            <w:r w:rsidRPr="007C3599">
              <w:rPr>
                <w:rFonts w:hint="eastAsia"/>
                <w:szCs w:val="20"/>
              </w:rPr>
              <w:t>地図更新サービス期間終了</w:t>
            </w:r>
          </w:p>
          <w:p w14:paraId="68292E97" w14:textId="3A5461F9" w:rsidR="002B5E31" w:rsidRPr="007C3599" w:rsidRDefault="00B950F7" w:rsidP="00A71166">
            <w:pPr>
              <w:rPr>
                <w:szCs w:val="20"/>
              </w:rPr>
            </w:pPr>
            <w:r w:rsidRPr="007C3599">
              <w:rPr>
                <w:szCs w:val="20"/>
                <w:lang w:val="en"/>
              </w:rPr>
              <w:t>Map renewal service period ends</w:t>
            </w:r>
          </w:p>
        </w:tc>
      </w:tr>
      <w:tr w:rsidR="007C3599" w:rsidRPr="007C3599" w14:paraId="6F533776" w14:textId="77777777" w:rsidTr="000A261A">
        <w:trPr>
          <w:cantSplit/>
          <w:trHeight w:val="555"/>
        </w:trPr>
        <w:tc>
          <w:tcPr>
            <w:tcW w:w="2978" w:type="dxa"/>
            <w:vMerge w:val="restart"/>
            <w:tcBorders>
              <w:top w:val="single" w:sz="4" w:space="0" w:color="auto"/>
              <w:left w:val="single" w:sz="4" w:space="0" w:color="auto"/>
              <w:bottom w:val="single" w:sz="4" w:space="0" w:color="auto"/>
              <w:right w:val="single" w:sz="4" w:space="0" w:color="auto"/>
            </w:tcBorders>
            <w:vAlign w:val="center"/>
            <w:hideMark/>
          </w:tcPr>
          <w:p w14:paraId="49FEA8BD" w14:textId="77777777" w:rsidR="000A261A" w:rsidRPr="007C3599" w:rsidRDefault="000A261A" w:rsidP="000A261A">
            <w:pPr>
              <w:rPr>
                <w:szCs w:val="20"/>
              </w:rPr>
            </w:pPr>
            <w:r w:rsidRPr="007C3599">
              <w:rPr>
                <w:rFonts w:hint="eastAsia"/>
                <w:szCs w:val="20"/>
              </w:rPr>
              <w:t>新車購入時</w:t>
            </w:r>
          </w:p>
          <w:p w14:paraId="499C3626" w14:textId="77777777" w:rsidR="000A261A" w:rsidRPr="007C3599" w:rsidRDefault="000A261A" w:rsidP="000A261A">
            <w:pPr>
              <w:rPr>
                <w:szCs w:val="20"/>
              </w:rPr>
            </w:pPr>
            <w:r w:rsidRPr="007C3599">
              <w:rPr>
                <w:rFonts w:hint="eastAsia"/>
                <w:szCs w:val="20"/>
              </w:rPr>
              <w:t>もしくは</w:t>
            </w:r>
          </w:p>
          <w:p w14:paraId="08D62155" w14:textId="77777777" w:rsidR="000A261A" w:rsidRPr="007C3599" w:rsidRDefault="000A261A" w:rsidP="000A261A">
            <w:pPr>
              <w:rPr>
                <w:szCs w:val="20"/>
              </w:rPr>
            </w:pPr>
            <w:r w:rsidRPr="007C3599">
              <w:rPr>
                <w:rFonts w:hint="eastAsia"/>
                <w:szCs w:val="20"/>
              </w:rPr>
              <w:t>新規車載機</w:t>
            </w:r>
          </w:p>
          <w:p w14:paraId="5D906D76" w14:textId="19C95EF9" w:rsidR="000A261A" w:rsidRPr="007C3599" w:rsidRDefault="000A261A" w:rsidP="000A261A">
            <w:pPr>
              <w:rPr>
                <w:szCs w:val="20"/>
                <w:lang w:val="en"/>
              </w:rPr>
            </w:pPr>
            <w:r w:rsidRPr="007C3599">
              <w:rPr>
                <w:rFonts w:hint="eastAsia"/>
                <w:szCs w:val="20"/>
              </w:rPr>
              <w:t>購入時</w:t>
            </w:r>
          </w:p>
          <w:p w14:paraId="55EA165C" w14:textId="070A9619" w:rsidR="000A261A" w:rsidRPr="007C3599" w:rsidRDefault="002B5E31" w:rsidP="00A71166">
            <w:pPr>
              <w:rPr>
                <w:szCs w:val="20"/>
                <w:lang w:val="en"/>
              </w:rPr>
            </w:pPr>
            <w:r w:rsidRPr="007C3599">
              <w:rPr>
                <w:szCs w:val="20"/>
                <w:lang w:val="en"/>
              </w:rPr>
              <w:t>When purchasing a new car</w:t>
            </w:r>
          </w:p>
          <w:p w14:paraId="7342BAB0" w14:textId="1791F82A" w:rsidR="002B5E31" w:rsidRPr="007C3599" w:rsidRDefault="002B5E31" w:rsidP="00A71166">
            <w:pPr>
              <w:rPr>
                <w:szCs w:val="20"/>
              </w:rPr>
            </w:pPr>
            <w:r w:rsidRPr="007C3599">
              <w:rPr>
                <w:szCs w:val="20"/>
                <w:lang w:val="en"/>
              </w:rPr>
              <w:t>or</w:t>
            </w:r>
          </w:p>
          <w:p w14:paraId="6200F56F" w14:textId="77777777" w:rsidR="002B5E31" w:rsidRPr="007C3599" w:rsidRDefault="002B5E31" w:rsidP="00A71166">
            <w:pPr>
              <w:rPr>
                <w:szCs w:val="20"/>
              </w:rPr>
            </w:pPr>
            <w:r w:rsidRPr="007C3599">
              <w:rPr>
                <w:szCs w:val="20"/>
                <w:lang w:val="en"/>
              </w:rPr>
              <w:t>New in-vehicle equipment</w:t>
            </w:r>
          </w:p>
          <w:p w14:paraId="59D49B22" w14:textId="77777777" w:rsidR="002B5E31" w:rsidRPr="007C3599" w:rsidRDefault="002B5E31" w:rsidP="00A71166">
            <w:pPr>
              <w:rPr>
                <w:szCs w:val="20"/>
              </w:rPr>
            </w:pPr>
            <w:r w:rsidRPr="007C3599">
              <w:rPr>
                <w:szCs w:val="20"/>
                <w:lang w:val="en"/>
              </w:rPr>
              <w:t>At the time of purchase</w:t>
            </w:r>
          </w:p>
        </w:tc>
        <w:tc>
          <w:tcPr>
            <w:tcW w:w="2552" w:type="dxa"/>
            <w:vMerge w:val="restart"/>
            <w:tcBorders>
              <w:top w:val="single" w:sz="4" w:space="0" w:color="auto"/>
              <w:left w:val="single" w:sz="4" w:space="0" w:color="auto"/>
              <w:bottom w:val="single" w:sz="4" w:space="0" w:color="auto"/>
              <w:right w:val="single" w:sz="4" w:space="0" w:color="auto"/>
            </w:tcBorders>
            <w:hideMark/>
          </w:tcPr>
          <w:p w14:paraId="30C94108" w14:textId="77777777" w:rsidR="000A261A" w:rsidRPr="007C3599" w:rsidRDefault="000A261A" w:rsidP="000A261A">
            <w:pPr>
              <w:rPr>
                <w:szCs w:val="20"/>
              </w:rPr>
            </w:pPr>
            <w:r w:rsidRPr="007C3599">
              <w:rPr>
                <w:rFonts w:hint="eastAsia"/>
                <w:szCs w:val="20"/>
              </w:rPr>
              <w:t>下記いずれかの条件を満たした時（※</w:t>
            </w:r>
            <w:r w:rsidRPr="007C3599">
              <w:rPr>
                <w:szCs w:val="20"/>
              </w:rPr>
              <w:t>1）</w:t>
            </w:r>
          </w:p>
          <w:p w14:paraId="33D097C3" w14:textId="77777777" w:rsidR="000A261A" w:rsidRPr="007C3599" w:rsidRDefault="000A261A" w:rsidP="000A261A">
            <w:pPr>
              <w:rPr>
                <w:szCs w:val="20"/>
              </w:rPr>
            </w:pPr>
            <w:r w:rsidRPr="007C3599">
              <w:rPr>
                <w:szCs w:val="20"/>
              </w:rPr>
              <w:t>(ⅰ)走行距離100km経過時</w:t>
            </w:r>
          </w:p>
          <w:p w14:paraId="280F5B2E" w14:textId="645AF518" w:rsidR="000A261A" w:rsidRPr="007C3599" w:rsidRDefault="000A261A" w:rsidP="000A261A">
            <w:pPr>
              <w:rPr>
                <w:szCs w:val="20"/>
                <w:lang w:val="en"/>
              </w:rPr>
            </w:pPr>
            <w:r w:rsidRPr="007C3599">
              <w:rPr>
                <w:szCs w:val="20"/>
              </w:rPr>
              <w:t>(ⅱ)サプライヤー工場出荷後1年経過時</w:t>
            </w:r>
          </w:p>
          <w:p w14:paraId="4C505233" w14:textId="1931D6EF" w:rsidR="002B5E31" w:rsidRPr="007C3599" w:rsidRDefault="002B5E31" w:rsidP="00A71166">
            <w:pPr>
              <w:rPr>
                <w:szCs w:val="20"/>
              </w:rPr>
            </w:pPr>
            <w:r w:rsidRPr="007C3599">
              <w:rPr>
                <w:szCs w:val="20"/>
                <w:lang w:val="en"/>
              </w:rPr>
              <w:t>When any of the following conditions are met (*1)</w:t>
            </w:r>
          </w:p>
          <w:p w14:paraId="406E491E" w14:textId="77777777" w:rsidR="002B5E31" w:rsidRPr="007C3599" w:rsidRDefault="002B5E31" w:rsidP="00A71166">
            <w:r w:rsidRPr="6FA07F9C">
              <w:t>(</w:t>
            </w:r>
            <w:proofErr w:type="spellStart"/>
            <w:r w:rsidRPr="6FA07F9C">
              <w:t>i</w:t>
            </w:r>
            <w:proofErr w:type="spellEnd"/>
            <w:r w:rsidRPr="6FA07F9C">
              <w:t>) When the mileage has passed 100 km</w:t>
            </w:r>
          </w:p>
          <w:p w14:paraId="61F7CE86" w14:textId="77777777" w:rsidR="002B5E31" w:rsidRPr="007C3599" w:rsidRDefault="002B5E31" w:rsidP="00A71166">
            <w:pPr>
              <w:rPr>
                <w:szCs w:val="20"/>
              </w:rPr>
            </w:pPr>
            <w:r w:rsidRPr="007C3599">
              <w:rPr>
                <w:szCs w:val="20"/>
                <w:lang w:val="en"/>
              </w:rPr>
              <w:t>(ii) One year has passed since the supplier factory was shipped.</w:t>
            </w:r>
          </w:p>
        </w:tc>
        <w:tc>
          <w:tcPr>
            <w:tcW w:w="3080" w:type="dxa"/>
            <w:vMerge w:val="restart"/>
            <w:tcBorders>
              <w:top w:val="single" w:sz="4" w:space="0" w:color="auto"/>
              <w:left w:val="single" w:sz="4" w:space="0" w:color="auto"/>
              <w:bottom w:val="single" w:sz="4" w:space="0" w:color="auto"/>
              <w:right w:val="single" w:sz="4" w:space="0" w:color="auto"/>
            </w:tcBorders>
            <w:hideMark/>
          </w:tcPr>
          <w:p w14:paraId="2989BF8E" w14:textId="2B16AC25" w:rsidR="000A261A" w:rsidRPr="007C3599" w:rsidRDefault="000A261A" w:rsidP="00A71166">
            <w:pPr>
              <w:rPr>
                <w:szCs w:val="20"/>
                <w:lang w:val="en"/>
              </w:rPr>
            </w:pPr>
            <w:r w:rsidRPr="007C3599">
              <w:rPr>
                <w:rFonts w:hint="eastAsia"/>
                <w:szCs w:val="20"/>
              </w:rPr>
              <w:t>地図更新サービス期間経過時</w:t>
            </w:r>
          </w:p>
          <w:p w14:paraId="7ABAE795" w14:textId="5C93B4BE" w:rsidR="002B5E31" w:rsidRPr="007C3599" w:rsidRDefault="00B950F7" w:rsidP="00A71166">
            <w:pPr>
              <w:rPr>
                <w:szCs w:val="20"/>
              </w:rPr>
            </w:pPr>
            <w:r w:rsidRPr="007C3599">
              <w:rPr>
                <w:szCs w:val="20"/>
                <w:lang w:val="en"/>
              </w:rPr>
              <w:t>When the map update service period has elapsed</w:t>
            </w:r>
          </w:p>
        </w:tc>
      </w:tr>
      <w:tr w:rsidR="007C3599" w:rsidRPr="007C3599" w14:paraId="4BCCEAA5" w14:textId="77777777" w:rsidTr="000A261A">
        <w:trPr>
          <w:cantSplit/>
          <w:trHeight w:val="360"/>
        </w:trPr>
        <w:tc>
          <w:tcPr>
            <w:tcW w:w="2978" w:type="dxa"/>
            <w:vMerge/>
            <w:tcBorders>
              <w:top w:val="single" w:sz="4" w:space="0" w:color="auto"/>
              <w:left w:val="single" w:sz="4" w:space="0" w:color="auto"/>
              <w:bottom w:val="single" w:sz="4" w:space="0" w:color="auto"/>
              <w:right w:val="single" w:sz="4" w:space="0" w:color="auto"/>
            </w:tcBorders>
            <w:vAlign w:val="center"/>
            <w:hideMark/>
          </w:tcPr>
          <w:p w14:paraId="66839F47" w14:textId="77777777" w:rsidR="002B5E31" w:rsidRPr="007C3599" w:rsidRDefault="002B5E31" w:rsidP="00A71166">
            <w:pPr>
              <w:widowControl/>
              <w:jc w:val="left"/>
              <w:rPr>
                <w:szCs w:val="20"/>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628258E8" w14:textId="77777777" w:rsidR="002B5E31" w:rsidRPr="007C3599" w:rsidRDefault="002B5E31" w:rsidP="00A71166">
            <w:pPr>
              <w:widowControl/>
              <w:jc w:val="left"/>
              <w:rPr>
                <w:szCs w:val="20"/>
              </w:rPr>
            </w:pPr>
          </w:p>
        </w:tc>
        <w:tc>
          <w:tcPr>
            <w:tcW w:w="3080" w:type="dxa"/>
            <w:vMerge/>
            <w:tcBorders>
              <w:top w:val="single" w:sz="4" w:space="0" w:color="auto"/>
              <w:left w:val="single" w:sz="4" w:space="0" w:color="auto"/>
              <w:bottom w:val="single" w:sz="4" w:space="0" w:color="auto"/>
              <w:right w:val="single" w:sz="4" w:space="0" w:color="auto"/>
            </w:tcBorders>
            <w:vAlign w:val="center"/>
            <w:hideMark/>
          </w:tcPr>
          <w:p w14:paraId="3D99AE9F" w14:textId="77777777" w:rsidR="002B5E31" w:rsidRPr="007C3599" w:rsidRDefault="002B5E31" w:rsidP="00A71166">
            <w:pPr>
              <w:widowControl/>
              <w:jc w:val="left"/>
              <w:rPr>
                <w:szCs w:val="20"/>
              </w:rPr>
            </w:pPr>
          </w:p>
        </w:tc>
      </w:tr>
      <w:tr w:rsidR="007C3599" w:rsidRPr="007C3599" w14:paraId="117C2A43" w14:textId="77777777" w:rsidTr="000A261A">
        <w:trPr>
          <w:cantSplit/>
          <w:trHeight w:val="465"/>
        </w:trPr>
        <w:tc>
          <w:tcPr>
            <w:tcW w:w="2978" w:type="dxa"/>
            <w:vMerge/>
            <w:tcBorders>
              <w:top w:val="single" w:sz="4" w:space="0" w:color="auto"/>
              <w:left w:val="single" w:sz="4" w:space="0" w:color="auto"/>
              <w:bottom w:val="single" w:sz="4" w:space="0" w:color="auto"/>
              <w:right w:val="single" w:sz="4" w:space="0" w:color="auto"/>
            </w:tcBorders>
            <w:vAlign w:val="center"/>
            <w:hideMark/>
          </w:tcPr>
          <w:p w14:paraId="0F529077" w14:textId="77777777" w:rsidR="002B5E31" w:rsidRPr="007C3599" w:rsidRDefault="002B5E31" w:rsidP="00A71166">
            <w:pPr>
              <w:widowControl/>
              <w:jc w:val="left"/>
              <w:rPr>
                <w:szCs w:val="20"/>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6D7CD482" w14:textId="77777777" w:rsidR="002B5E31" w:rsidRPr="007C3599" w:rsidRDefault="002B5E31" w:rsidP="00A71166">
            <w:pPr>
              <w:widowControl/>
              <w:jc w:val="left"/>
              <w:rPr>
                <w:szCs w:val="20"/>
              </w:rPr>
            </w:pPr>
          </w:p>
        </w:tc>
        <w:tc>
          <w:tcPr>
            <w:tcW w:w="3080" w:type="dxa"/>
            <w:vMerge/>
            <w:tcBorders>
              <w:top w:val="single" w:sz="4" w:space="0" w:color="auto"/>
              <w:left w:val="single" w:sz="4" w:space="0" w:color="auto"/>
              <w:bottom w:val="single" w:sz="4" w:space="0" w:color="auto"/>
              <w:right w:val="single" w:sz="4" w:space="0" w:color="auto"/>
            </w:tcBorders>
            <w:vAlign w:val="center"/>
            <w:hideMark/>
          </w:tcPr>
          <w:p w14:paraId="68F170AA" w14:textId="77777777" w:rsidR="002B5E31" w:rsidRPr="007C3599" w:rsidRDefault="002B5E31" w:rsidP="00A71166">
            <w:pPr>
              <w:widowControl/>
              <w:jc w:val="left"/>
              <w:rPr>
                <w:szCs w:val="20"/>
              </w:rPr>
            </w:pPr>
          </w:p>
        </w:tc>
      </w:tr>
      <w:tr w:rsidR="007C3599" w:rsidRPr="007C3599" w14:paraId="0C2A13B3" w14:textId="77777777" w:rsidTr="000A261A">
        <w:trPr>
          <w:cantSplit/>
          <w:trHeight w:val="465"/>
        </w:trPr>
        <w:tc>
          <w:tcPr>
            <w:tcW w:w="2978" w:type="dxa"/>
            <w:tcBorders>
              <w:top w:val="single" w:sz="4" w:space="0" w:color="auto"/>
              <w:left w:val="single" w:sz="4" w:space="0" w:color="auto"/>
              <w:bottom w:val="single" w:sz="4" w:space="0" w:color="auto"/>
              <w:right w:val="single" w:sz="4" w:space="0" w:color="auto"/>
            </w:tcBorders>
            <w:vAlign w:val="center"/>
          </w:tcPr>
          <w:p w14:paraId="3E1680E5" w14:textId="77777777" w:rsidR="000A261A" w:rsidRPr="007C3599" w:rsidRDefault="000A261A" w:rsidP="000A261A">
            <w:pPr>
              <w:rPr>
                <w:szCs w:val="20"/>
              </w:rPr>
            </w:pPr>
            <w:r w:rsidRPr="007C3599">
              <w:rPr>
                <w:rFonts w:hint="eastAsia"/>
                <w:szCs w:val="20"/>
              </w:rPr>
              <w:lastRenderedPageBreak/>
              <w:t>有料ライセンスキーによる</w:t>
            </w:r>
          </w:p>
          <w:p w14:paraId="3FEA9415" w14:textId="005BAD6F" w:rsidR="000A261A" w:rsidRPr="007C3599" w:rsidRDefault="000A261A" w:rsidP="000A261A">
            <w:pPr>
              <w:rPr>
                <w:szCs w:val="20"/>
                <w:lang w:val="en"/>
              </w:rPr>
            </w:pPr>
            <w:r w:rsidRPr="007C3599">
              <w:rPr>
                <w:rFonts w:hint="eastAsia"/>
                <w:szCs w:val="20"/>
              </w:rPr>
              <w:t>全更新時</w:t>
            </w:r>
          </w:p>
          <w:p w14:paraId="636E1385" w14:textId="5A7B1BE9" w:rsidR="002B5E31" w:rsidRPr="007C3599" w:rsidRDefault="002B5E31" w:rsidP="00A71166">
            <w:pPr>
              <w:rPr>
                <w:szCs w:val="20"/>
              </w:rPr>
            </w:pPr>
            <w:r w:rsidRPr="007C3599">
              <w:rPr>
                <w:szCs w:val="20"/>
                <w:lang w:val="en"/>
              </w:rPr>
              <w:t>By paid license key</w:t>
            </w:r>
          </w:p>
          <w:p w14:paraId="10EFC497" w14:textId="77777777" w:rsidR="002B5E31" w:rsidRPr="007C3599" w:rsidRDefault="002B5E31" w:rsidP="00A71166">
            <w:pPr>
              <w:widowControl/>
              <w:jc w:val="left"/>
              <w:rPr>
                <w:szCs w:val="20"/>
              </w:rPr>
            </w:pPr>
            <w:r w:rsidRPr="007C3599">
              <w:rPr>
                <w:szCs w:val="20"/>
                <w:lang w:val="en"/>
              </w:rPr>
              <w:t>When fully updated</w:t>
            </w:r>
          </w:p>
        </w:tc>
        <w:tc>
          <w:tcPr>
            <w:tcW w:w="2552" w:type="dxa"/>
            <w:tcBorders>
              <w:top w:val="single" w:sz="4" w:space="0" w:color="auto"/>
              <w:left w:val="single" w:sz="4" w:space="0" w:color="auto"/>
              <w:bottom w:val="single" w:sz="4" w:space="0" w:color="auto"/>
              <w:right w:val="single" w:sz="4" w:space="0" w:color="auto"/>
            </w:tcBorders>
            <w:vAlign w:val="center"/>
          </w:tcPr>
          <w:p w14:paraId="4844102E" w14:textId="77777777" w:rsidR="000A261A" w:rsidRPr="007C3599" w:rsidRDefault="000A261A" w:rsidP="000A261A">
            <w:pPr>
              <w:rPr>
                <w:szCs w:val="20"/>
              </w:rPr>
            </w:pPr>
            <w:r w:rsidRPr="007C3599">
              <w:rPr>
                <w:rFonts w:hint="eastAsia"/>
                <w:szCs w:val="20"/>
              </w:rPr>
              <w:t>有料ライセンスキーによる</w:t>
            </w:r>
          </w:p>
          <w:p w14:paraId="1DE017FE" w14:textId="762D9B96" w:rsidR="000A261A" w:rsidRPr="007C3599" w:rsidRDefault="000A261A" w:rsidP="000A261A">
            <w:pPr>
              <w:rPr>
                <w:szCs w:val="20"/>
                <w:lang w:val="en"/>
              </w:rPr>
            </w:pPr>
            <w:r w:rsidRPr="007C3599">
              <w:rPr>
                <w:rFonts w:hint="eastAsia"/>
                <w:szCs w:val="20"/>
              </w:rPr>
              <w:t>全更新を行った時</w:t>
            </w:r>
          </w:p>
          <w:p w14:paraId="59557E37" w14:textId="46A40852" w:rsidR="002B5E31" w:rsidRPr="007C3599" w:rsidRDefault="002B5E31" w:rsidP="00A71166">
            <w:pPr>
              <w:rPr>
                <w:szCs w:val="20"/>
              </w:rPr>
            </w:pPr>
            <w:r w:rsidRPr="007C3599">
              <w:rPr>
                <w:szCs w:val="20"/>
                <w:lang w:val="en"/>
              </w:rPr>
              <w:t>By paid license key</w:t>
            </w:r>
          </w:p>
          <w:p w14:paraId="3FD7E803" w14:textId="77777777" w:rsidR="002B5E31" w:rsidRPr="007C3599" w:rsidRDefault="002B5E31" w:rsidP="00A71166">
            <w:pPr>
              <w:widowControl/>
              <w:jc w:val="left"/>
              <w:rPr>
                <w:szCs w:val="20"/>
              </w:rPr>
            </w:pPr>
            <w:r w:rsidRPr="007C3599">
              <w:rPr>
                <w:szCs w:val="20"/>
                <w:lang w:val="en"/>
              </w:rPr>
              <w:t>When all updates are made</w:t>
            </w:r>
          </w:p>
        </w:tc>
        <w:tc>
          <w:tcPr>
            <w:tcW w:w="3080" w:type="dxa"/>
            <w:tcBorders>
              <w:top w:val="single" w:sz="4" w:space="0" w:color="auto"/>
              <w:left w:val="single" w:sz="4" w:space="0" w:color="auto"/>
              <w:bottom w:val="single" w:sz="4" w:space="0" w:color="auto"/>
              <w:right w:val="single" w:sz="4" w:space="0" w:color="auto"/>
            </w:tcBorders>
          </w:tcPr>
          <w:p w14:paraId="1D8D7338" w14:textId="77777777" w:rsidR="000A261A" w:rsidRPr="007C3599" w:rsidRDefault="000A261A" w:rsidP="000A261A">
            <w:pPr>
              <w:rPr>
                <w:szCs w:val="20"/>
              </w:rPr>
            </w:pPr>
            <w:r w:rsidRPr="007C3599">
              <w:rPr>
                <w:rFonts w:hint="eastAsia"/>
                <w:szCs w:val="20"/>
              </w:rPr>
              <w:t>下記いずれかの条件を満たした時</w:t>
            </w:r>
          </w:p>
          <w:p w14:paraId="5689DE85" w14:textId="77777777" w:rsidR="000A261A" w:rsidRPr="007C3599" w:rsidRDefault="000A261A" w:rsidP="000A261A">
            <w:pPr>
              <w:rPr>
                <w:szCs w:val="20"/>
              </w:rPr>
            </w:pPr>
            <w:r w:rsidRPr="007C3599">
              <w:rPr>
                <w:szCs w:val="20"/>
              </w:rPr>
              <w:t>(ⅰ)サービス期間経過時</w:t>
            </w:r>
          </w:p>
          <w:p w14:paraId="022A707B" w14:textId="77777777" w:rsidR="000A261A" w:rsidRPr="007C3599" w:rsidRDefault="000A261A" w:rsidP="000A261A">
            <w:pPr>
              <w:rPr>
                <w:szCs w:val="20"/>
              </w:rPr>
            </w:pPr>
            <w:r w:rsidRPr="007C3599">
              <w:rPr>
                <w:szCs w:val="20"/>
              </w:rPr>
              <w:t>(ⅱ)次回有料ライセンスキーによる全更新時</w:t>
            </w:r>
          </w:p>
          <w:p w14:paraId="74EB381C" w14:textId="3129E232" w:rsidR="000A261A" w:rsidRPr="007C3599" w:rsidRDefault="000A261A" w:rsidP="000A261A">
            <w:pPr>
              <w:rPr>
                <w:szCs w:val="20"/>
                <w:lang w:val="en"/>
              </w:rPr>
            </w:pPr>
            <w:r w:rsidRPr="007C3599">
              <w:rPr>
                <w:rFonts w:hint="eastAsia"/>
                <w:szCs w:val="20"/>
              </w:rPr>
              <w:t>ただし、サービス期間開始直後などに有料ライセンスキーによる全更新をしたことで、全更新をしないユーザーより全体のサービス期間が短くなることがないようにする（※２）。</w:t>
            </w:r>
          </w:p>
          <w:p w14:paraId="58EC815F" w14:textId="3F09C584" w:rsidR="002B5E31" w:rsidRPr="007C3599" w:rsidRDefault="002B5E31" w:rsidP="00A71166">
            <w:pPr>
              <w:rPr>
                <w:szCs w:val="20"/>
              </w:rPr>
            </w:pPr>
            <w:r w:rsidRPr="007C3599">
              <w:rPr>
                <w:szCs w:val="20"/>
                <w:lang w:val="en"/>
              </w:rPr>
              <w:t>When one of the following conditions is met</w:t>
            </w:r>
          </w:p>
          <w:p w14:paraId="042C01E4" w14:textId="77777777" w:rsidR="002B5E31" w:rsidRPr="007C3599" w:rsidRDefault="002B5E31" w:rsidP="00A71166">
            <w:r w:rsidRPr="6FA07F9C">
              <w:t>(</w:t>
            </w:r>
            <w:proofErr w:type="spellStart"/>
            <w:r w:rsidRPr="6FA07F9C">
              <w:t>i</w:t>
            </w:r>
            <w:proofErr w:type="spellEnd"/>
            <w:r w:rsidRPr="6FA07F9C">
              <w:t>) When the service period has elapsed</w:t>
            </w:r>
          </w:p>
          <w:p w14:paraId="27513C48" w14:textId="77777777" w:rsidR="002B5E31" w:rsidRPr="007C3599" w:rsidRDefault="002B5E31" w:rsidP="00A71166">
            <w:pPr>
              <w:rPr>
                <w:szCs w:val="20"/>
              </w:rPr>
            </w:pPr>
            <w:r w:rsidRPr="007C3599">
              <w:rPr>
                <w:szCs w:val="20"/>
                <w:lang w:val="en"/>
              </w:rPr>
              <w:t>(ii) At the next renewal with a paid license key</w:t>
            </w:r>
          </w:p>
          <w:p w14:paraId="72824F53" w14:textId="77777777" w:rsidR="002B5E31" w:rsidRPr="007C3599" w:rsidRDefault="002B5E31" w:rsidP="00A71166">
            <w:pPr>
              <w:widowControl/>
              <w:jc w:val="left"/>
            </w:pPr>
            <w:r w:rsidRPr="347E5CEB">
              <w:t>However, by updating all with the paid license key immediately after the start of the service period, the overall service period will not be shorter than that of users who do not renew all (*2).</w:t>
            </w:r>
          </w:p>
        </w:tc>
      </w:tr>
    </w:tbl>
    <w:p w14:paraId="475CC100" w14:textId="376DB3CD" w:rsidR="000A261A" w:rsidRPr="007C3599" w:rsidRDefault="000A261A">
      <w:pPr>
        <w:numPr>
          <w:ilvl w:val="0"/>
          <w:numId w:val="12"/>
        </w:numPr>
        <w:rPr>
          <w:szCs w:val="20"/>
        </w:rPr>
      </w:pPr>
      <w:r w:rsidRPr="007C3599">
        <w:rPr>
          <w:rFonts w:hint="eastAsia"/>
          <w:szCs w:val="20"/>
        </w:rPr>
        <w:t>１　ただし、（ⅰ）（ⅱ）の条件を満たす前のユーザー操作による地図更新は受け付ける</w:t>
      </w:r>
    </w:p>
    <w:p w14:paraId="454266E9" w14:textId="73503EA1" w:rsidR="002B5E31" w:rsidRPr="007C3599" w:rsidRDefault="002B5E31" w:rsidP="001B5CC7">
      <w:pPr>
        <w:ind w:left="360"/>
      </w:pPr>
      <w:r w:rsidRPr="347E5CEB">
        <w:t>1 However, we accept map updates by user operations before meeting the conditions of (</w:t>
      </w:r>
      <w:proofErr w:type="spellStart"/>
      <w:r w:rsidRPr="347E5CEB">
        <w:t>i</w:t>
      </w:r>
      <w:proofErr w:type="spellEnd"/>
      <w:r w:rsidRPr="347E5CEB">
        <w:t>)(ii)</w:t>
      </w:r>
    </w:p>
    <w:p w14:paraId="7108D88B" w14:textId="784064A4" w:rsidR="000A261A" w:rsidRPr="007C3599" w:rsidRDefault="000A261A">
      <w:pPr>
        <w:numPr>
          <w:ilvl w:val="0"/>
          <w:numId w:val="12"/>
        </w:numPr>
        <w:rPr>
          <w:szCs w:val="20"/>
        </w:rPr>
      </w:pPr>
      <w:r w:rsidRPr="007C3599">
        <w:rPr>
          <w:rFonts w:hint="eastAsia"/>
          <w:szCs w:val="20"/>
        </w:rPr>
        <w:t>２　サービス期間の延長の考え方</w:t>
      </w:r>
    </w:p>
    <w:p w14:paraId="1F72CAEB" w14:textId="3167AA9B" w:rsidR="002B5E31" w:rsidRPr="007C3599" w:rsidRDefault="002B5E31" w:rsidP="001B5CC7">
      <w:pPr>
        <w:ind w:left="360"/>
        <w:rPr>
          <w:szCs w:val="20"/>
        </w:rPr>
      </w:pPr>
      <w:r w:rsidRPr="007C3599">
        <w:rPr>
          <w:szCs w:val="20"/>
          <w:lang w:val="en"/>
        </w:rPr>
        <w:t>2 Concept of extending the service period</w:t>
      </w:r>
    </w:p>
    <w:p w14:paraId="212D349F" w14:textId="54CDC924" w:rsidR="00EE05F8" w:rsidRPr="007C3599" w:rsidRDefault="000A261A" w:rsidP="001B5CC7">
      <w:pPr>
        <w:widowControl/>
        <w:jc w:val="left"/>
      </w:pPr>
      <w:r w:rsidRPr="007C3599">
        <w:br w:type="page"/>
      </w:r>
    </w:p>
    <w:p w14:paraId="26F4938B" w14:textId="320BB798" w:rsidR="00EC3566" w:rsidRPr="007C3599" w:rsidRDefault="000A261A" w:rsidP="009B2AF5">
      <w:pPr>
        <w:pStyle w:val="2"/>
        <w:numPr>
          <w:ilvl w:val="1"/>
          <w:numId w:val="2"/>
        </w:numPr>
      </w:pPr>
      <w:bookmarkStart w:id="2552" w:name="_全更新サービス終了後の振る舞い"/>
      <w:bookmarkStart w:id="2553" w:name="_Toc87878085"/>
      <w:bookmarkEnd w:id="2552"/>
      <w:r w:rsidRPr="007C3599">
        <w:rPr>
          <w:rFonts w:hint="eastAsia"/>
        </w:rPr>
        <w:lastRenderedPageBreak/>
        <w:t xml:space="preserve">全更新サービス終了後の振る舞い　</w:t>
      </w:r>
      <w:r w:rsidR="00EC3566" w:rsidRPr="007C3599">
        <w:rPr>
          <w:lang w:val="en"/>
        </w:rPr>
        <w:t xml:space="preserve">Behavior after the end of all map update service </w:t>
      </w:r>
      <w:r w:rsidR="00E04ADF" w:rsidRPr="007C3599">
        <w:rPr>
          <w:lang w:val="en"/>
        </w:rPr>
        <w:t>▲3.00</w:t>
      </w:r>
      <w:bookmarkEnd w:id="2553"/>
    </w:p>
    <w:p w14:paraId="068668C9" w14:textId="77777777" w:rsidR="000A261A" w:rsidRPr="007C3599" w:rsidRDefault="000A261A" w:rsidP="001B5CC7">
      <w:pPr>
        <w:pStyle w:val="af7"/>
        <w:ind w:leftChars="0" w:left="0"/>
      </w:pPr>
      <w:r w:rsidRPr="007C3599">
        <w:rPr>
          <w:rFonts w:hint="eastAsia"/>
        </w:rPr>
        <w:t>全▲</w:t>
      </w:r>
      <w:r w:rsidRPr="007C3599">
        <w:t>3.00</w:t>
      </w:r>
      <w:r w:rsidRPr="007C3599">
        <w:rPr>
          <w:rFonts w:hint="eastAsia"/>
        </w:rPr>
        <w:t>更新サービス終了後は、</w:t>
      </w:r>
      <w:r w:rsidRPr="007C3599">
        <w:rPr>
          <w:rFonts w:hint="eastAsia"/>
          <w:strike/>
        </w:rPr>
        <w:t>地図</w:t>
      </w:r>
      <w:r w:rsidRPr="007C3599">
        <w:rPr>
          <w:rFonts w:hint="eastAsia"/>
        </w:rPr>
        <w:t>全▲</w:t>
      </w:r>
      <w:r w:rsidRPr="007C3599">
        <w:t>3.00</w:t>
      </w:r>
      <w:r w:rsidRPr="007C3599">
        <w:rPr>
          <w:rFonts w:hint="eastAsia"/>
        </w:rPr>
        <w:t>更新サービスを利用する場合に課金が必要となる。</w:t>
      </w:r>
    </w:p>
    <w:p w14:paraId="2B4F1AD4" w14:textId="06A1CF85" w:rsidR="00574272" w:rsidRPr="007C3599" w:rsidRDefault="00C0502F" w:rsidP="00574272">
      <w:pPr>
        <w:rPr>
          <w:lang w:val="en"/>
        </w:rPr>
      </w:pPr>
      <w:r w:rsidRPr="007C3599">
        <w:rPr>
          <w:strike/>
          <w:lang w:val="en"/>
        </w:rPr>
        <w:t>After the map all</w:t>
      </w:r>
      <w:r w:rsidRPr="007C3599">
        <w:rPr>
          <w:lang w:val="en"/>
        </w:rPr>
        <w:t xml:space="preserve"> </w:t>
      </w:r>
      <w:r w:rsidR="00946275" w:rsidRPr="007C3599">
        <w:rPr>
          <w:lang w:val="en"/>
        </w:rPr>
        <w:t>▲3.00</w:t>
      </w:r>
      <w:r w:rsidRPr="007C3599">
        <w:rPr>
          <w:lang w:val="en"/>
        </w:rPr>
        <w:t xml:space="preserve"> </w:t>
      </w:r>
      <w:r w:rsidR="00574272" w:rsidRPr="007C3599">
        <w:rPr>
          <w:lang w:val="en"/>
        </w:rPr>
        <w:t>update service ends,</w:t>
      </w:r>
      <w:r w:rsidRPr="007C3599">
        <w:rPr>
          <w:lang w:val="en"/>
        </w:rPr>
        <w:t xml:space="preserve"> you will need to pay when using the map </w:t>
      </w:r>
      <w:r w:rsidRPr="007C3599">
        <w:rPr>
          <w:strike/>
          <w:lang w:val="en"/>
        </w:rPr>
        <w:t>all ▲</w:t>
      </w:r>
      <w:r w:rsidR="00946275" w:rsidRPr="007C3599">
        <w:rPr>
          <w:lang w:val="en"/>
        </w:rPr>
        <w:t>3.00</w:t>
      </w:r>
      <w:r w:rsidRPr="007C3599">
        <w:rPr>
          <w:lang w:val="en"/>
        </w:rPr>
        <w:t xml:space="preserve"> </w:t>
      </w:r>
      <w:r w:rsidR="00574272" w:rsidRPr="007C3599">
        <w:rPr>
          <w:lang w:val="en"/>
        </w:rPr>
        <w:t xml:space="preserve">update service. </w:t>
      </w:r>
    </w:p>
    <w:p w14:paraId="698CD71B" w14:textId="77777777" w:rsidR="000A261A" w:rsidRPr="007C3599" w:rsidRDefault="000A261A" w:rsidP="000A261A">
      <w:pPr>
        <w:rPr>
          <w:strike/>
          <w:lang w:val="en"/>
        </w:rPr>
      </w:pPr>
      <w:r w:rsidRPr="007C3599">
        <w:rPr>
          <w:rFonts w:hint="eastAsia"/>
        </w:rPr>
        <w:t>ただし</w:t>
      </w:r>
      <w:r w:rsidRPr="007C3599">
        <w:rPr>
          <w:rFonts w:hint="eastAsia"/>
          <w:strike/>
        </w:rPr>
        <w:t>地図</w:t>
      </w:r>
      <w:r w:rsidRPr="007C3599">
        <w:rPr>
          <w:rFonts w:hint="eastAsia"/>
        </w:rPr>
        <w:t>全▲</w:t>
      </w:r>
      <w:r w:rsidRPr="007C3599">
        <w:t>3.00</w:t>
      </w:r>
      <w:r w:rsidRPr="007C3599">
        <w:rPr>
          <w:rFonts w:hint="eastAsia"/>
        </w:rPr>
        <w:t>更新中は更新終了まで継続する</w:t>
      </w:r>
    </w:p>
    <w:p w14:paraId="14C50F36" w14:textId="2D5570F6" w:rsidR="00574272" w:rsidRPr="007C3599" w:rsidRDefault="00574272" w:rsidP="00574272">
      <w:r w:rsidRPr="007C3599">
        <w:rPr>
          <w:lang w:val="en"/>
        </w:rPr>
        <w:t xml:space="preserve">However, all </w:t>
      </w:r>
      <w:r w:rsidR="00C0502F" w:rsidRPr="007C3599">
        <w:rPr>
          <w:strike/>
          <w:lang w:val="en"/>
        </w:rPr>
        <w:t>maps</w:t>
      </w:r>
      <w:r w:rsidRPr="007C3599">
        <w:rPr>
          <w:lang w:val="en"/>
        </w:rPr>
        <w:t xml:space="preserve"> </w:t>
      </w:r>
      <w:r w:rsidR="00C0502F" w:rsidRPr="007C3599">
        <w:rPr>
          <w:strike/>
          <w:lang w:val="en"/>
        </w:rPr>
        <w:t>will</w:t>
      </w:r>
      <w:r w:rsidRPr="007C3599">
        <w:rPr>
          <w:lang w:val="en"/>
        </w:rPr>
        <w:t xml:space="preserve"> continue until the end of the update during the </w:t>
      </w:r>
      <w:r w:rsidR="00946275" w:rsidRPr="007C3599">
        <w:rPr>
          <w:lang w:val="en"/>
        </w:rPr>
        <w:t>3.00</w:t>
      </w:r>
      <w:r w:rsidRPr="007C3599">
        <w:rPr>
          <w:lang w:val="en"/>
        </w:rPr>
        <w:t xml:space="preserve"> update. </w:t>
      </w:r>
    </w:p>
    <w:p w14:paraId="21542D01" w14:textId="5582AE66" w:rsidR="000A261A" w:rsidRPr="007C3599" w:rsidRDefault="000A261A" w:rsidP="000A261A"/>
    <w:p w14:paraId="354F4892" w14:textId="0A5D1CED" w:rsidR="000A261A" w:rsidRPr="007C3599" w:rsidRDefault="000A261A" w:rsidP="000A261A">
      <w:r w:rsidRPr="007C3599">
        <w:rPr>
          <w:noProof/>
        </w:rPr>
        <mc:AlternateContent>
          <mc:Choice Requires="wps">
            <w:drawing>
              <wp:anchor distT="0" distB="0" distL="114300" distR="114300" simplePos="0" relativeHeight="251658278" behindDoc="0" locked="0" layoutInCell="1" allowOverlap="1" wp14:anchorId="15E04C8A" wp14:editId="2473EBD0">
                <wp:simplePos x="0" y="0"/>
                <wp:positionH relativeFrom="column">
                  <wp:posOffset>3515995</wp:posOffset>
                </wp:positionH>
                <wp:positionV relativeFrom="paragraph">
                  <wp:posOffset>0</wp:posOffset>
                </wp:positionV>
                <wp:extent cx="1800225" cy="571500"/>
                <wp:effectExtent l="10795" t="9525" r="8255" b="9525"/>
                <wp:wrapNone/>
                <wp:docPr id="1293" name="テキスト ボックス 1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571500"/>
                        </a:xfrm>
                        <a:prstGeom prst="rect">
                          <a:avLst/>
                        </a:prstGeom>
                        <a:solidFill>
                          <a:srgbClr val="FFFFFF"/>
                        </a:solidFill>
                        <a:ln w="9525">
                          <a:solidFill>
                            <a:srgbClr val="800080"/>
                          </a:solidFill>
                          <a:prstDash val="dash"/>
                          <a:miter lim="800000"/>
                          <a:headEnd/>
                          <a:tailEnd/>
                        </a:ln>
                      </wps:spPr>
                      <wps:txbx>
                        <w:txbxContent>
                          <w:p w14:paraId="001E4B69"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△更新用データ取得</w:t>
                            </w:r>
                          </w:p>
                          <w:p w14:paraId="253FAF12"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▲更新メディア車載機挿入時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04C8A" id="テキスト ボックス 1293" o:spid="_x0000_s1146" type="#_x0000_t202" style="position:absolute;left:0;text-align:left;margin-left:276.85pt;margin-top:0;width:141.75pt;height:4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" strokecolor="purple">
                <v:stroke dashstyle="dash"/>
                <v:textbox>
                  <w:txbxContent>
                    <w:p w14:paraId="001E4B69"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△更新用データ取得</w:t>
                      </w:r>
                    </w:p>
                    <w:p w14:paraId="253FAF12"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▲更新メディア車載機挿入時</w:t>
                      </w:r>
                    </w:p>
                  </w:txbxContent>
                </v:textbox>
              </v:shape>
            </w:pict>
          </mc:Fallback>
        </mc:AlternateContent>
      </w:r>
      <w:r w:rsidRPr="007C3599">
        <w:rPr>
          <w:noProof/>
        </w:rPr>
        <mc:AlternateContent>
          <mc:Choice Requires="wps">
            <w:drawing>
              <wp:anchor distT="0" distB="0" distL="114300" distR="114300" simplePos="0" relativeHeight="251658274" behindDoc="0" locked="0" layoutInCell="1" allowOverlap="1" wp14:anchorId="58E4FDE8" wp14:editId="0E2A4E87">
                <wp:simplePos x="0" y="0"/>
                <wp:positionH relativeFrom="column">
                  <wp:posOffset>2898140</wp:posOffset>
                </wp:positionH>
                <wp:positionV relativeFrom="paragraph">
                  <wp:posOffset>144780</wp:posOffset>
                </wp:positionV>
                <wp:extent cx="0" cy="2553970"/>
                <wp:effectExtent l="12065" t="11430" r="6985" b="6350"/>
                <wp:wrapNone/>
                <wp:docPr id="1292" name="直線コネクタ 1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3970"/>
                        </a:xfrm>
                        <a:prstGeom prst="line">
                          <a:avLst/>
                        </a:prstGeom>
                        <a:noFill/>
                        <a:ln w="9525">
                          <a:solidFill>
                            <a:srgbClr val="80008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w14:anchorId="1F6566BC">
              <v:line id="直線コネクタ 1292" style="position:absolute;left:0;text-align:left;z-index:251663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purple" from="228.2pt,11.4pt" to="228.2pt,212.5pt" w14:anchorId="59FBAC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">
                <v:stroke dashstyle="1 1"/>
              </v:line>
            </w:pict>
          </mc:Fallback>
        </mc:AlternateContent>
      </w:r>
      <w:r w:rsidRPr="007C3599">
        <w:rPr>
          <w:noProof/>
        </w:rPr>
        <mc:AlternateContent>
          <mc:Choice Requires="wps">
            <w:drawing>
              <wp:anchor distT="0" distB="0" distL="114300" distR="114300" simplePos="0" relativeHeight="251658272" behindDoc="0" locked="0" layoutInCell="1" allowOverlap="1" wp14:anchorId="63ED9AD3" wp14:editId="08133ADB">
                <wp:simplePos x="0" y="0"/>
                <wp:positionH relativeFrom="column">
                  <wp:posOffset>2000250</wp:posOffset>
                </wp:positionH>
                <wp:positionV relativeFrom="paragraph">
                  <wp:posOffset>192405</wp:posOffset>
                </wp:positionV>
                <wp:extent cx="0" cy="228600"/>
                <wp:effectExtent l="9525" t="11430" r="9525" b="17145"/>
                <wp:wrapNone/>
                <wp:docPr id="1291" name="直線コネクタ 1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8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w14:anchorId="5BAE91AE">
              <v:line id="直線コネクタ 1291" style="position:absolute;left:0;text-align:left;z-index:251661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purple" strokeweight="1.5pt" from="157.5pt,15.15pt" to="157.5pt,33.15pt" w14:anchorId="5B95BF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"/>
            </w:pict>
          </mc:Fallback>
        </mc:AlternateContent>
      </w:r>
      <w:r w:rsidRPr="007C3599">
        <w:rPr>
          <w:noProof/>
        </w:rPr>
        <mc:AlternateContent>
          <mc:Choice Requires="wps">
            <w:drawing>
              <wp:anchor distT="0" distB="0" distL="114300" distR="114300" simplePos="0" relativeHeight="251658275" behindDoc="0" locked="0" layoutInCell="1" allowOverlap="1" wp14:anchorId="2D597FEC" wp14:editId="64C5A4AB">
                <wp:simplePos x="0" y="0"/>
                <wp:positionH relativeFrom="column">
                  <wp:posOffset>1066800</wp:posOffset>
                </wp:positionH>
                <wp:positionV relativeFrom="paragraph">
                  <wp:posOffset>161925</wp:posOffset>
                </wp:positionV>
                <wp:extent cx="914400" cy="342900"/>
                <wp:effectExtent l="0" t="0" r="0" b="0"/>
                <wp:wrapNone/>
                <wp:docPr id="1439" name="テキスト ボックス 1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79472"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サービス期間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597FEC" id="テキスト ボックス 1439" o:spid="_x0000_s1147" type="#_x0000_t202" style="position:absolute;left:0;text-align:left;margin-left:84pt;margin-top:12.75pt;width:1in;height:27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" filled="f" stroked="f">
                <v:textbox>
                  <w:txbxContent>
                    <w:p w14:paraId="12079472"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サービス期間</w:t>
                      </w:r>
                    </w:p>
                  </w:txbxContent>
                </v:textbox>
              </v:shape>
            </w:pict>
          </mc:Fallback>
        </mc:AlternateContent>
      </w:r>
      <w:r w:rsidRPr="007C3599">
        <w:rPr>
          <w:noProof/>
        </w:rPr>
        <mc:AlternateContent>
          <mc:Choice Requires="wps">
            <w:drawing>
              <wp:anchor distT="0" distB="0" distL="114300" distR="114300" simplePos="0" relativeHeight="251658277" behindDoc="0" locked="0" layoutInCell="1" allowOverlap="1" wp14:anchorId="5D8D5075" wp14:editId="0D4B2E68">
                <wp:simplePos x="0" y="0"/>
                <wp:positionH relativeFrom="column">
                  <wp:posOffset>2000250</wp:posOffset>
                </wp:positionH>
                <wp:positionV relativeFrom="paragraph">
                  <wp:posOffset>144780</wp:posOffset>
                </wp:positionV>
                <wp:extent cx="0" cy="2553970"/>
                <wp:effectExtent l="9525" t="11430" r="9525" b="6350"/>
                <wp:wrapNone/>
                <wp:docPr id="1438" name="直線コネクタ 1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397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w14:anchorId="2FD78A42">
              <v:line id="直線コネクタ 1438" style="position:absolute;left:0;text-align:left;z-index:2516664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7.5pt,11.4pt" to="157.5pt,212.5pt" w14:anchorId="2E75B4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">
                <v:stroke dashstyle="1 1"/>
              </v:line>
            </w:pict>
          </mc:Fallback>
        </mc:AlternateContent>
      </w:r>
    </w:p>
    <w:p w14:paraId="3D9FCE46" w14:textId="73CE6246" w:rsidR="000A261A" w:rsidRPr="007C3599" w:rsidRDefault="000A261A" w:rsidP="000A261A">
      <w:r w:rsidRPr="007C3599">
        <w:rPr>
          <w:noProof/>
        </w:rPr>
        <mc:AlternateContent>
          <mc:Choice Requires="wps">
            <w:drawing>
              <wp:anchor distT="0" distB="0" distL="114300" distR="114300" simplePos="0" relativeHeight="251658273" behindDoc="0" locked="0" layoutInCell="1" allowOverlap="1" wp14:anchorId="11547C89" wp14:editId="1840100B">
                <wp:simplePos x="0" y="0"/>
                <wp:positionH relativeFrom="column">
                  <wp:posOffset>2000250</wp:posOffset>
                </wp:positionH>
                <wp:positionV relativeFrom="paragraph">
                  <wp:posOffset>78105</wp:posOffset>
                </wp:positionV>
                <wp:extent cx="897890" cy="0"/>
                <wp:effectExtent l="9525" t="59055" r="26035" b="64770"/>
                <wp:wrapNone/>
                <wp:docPr id="1437" name="直線コネクタ 1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789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w14:anchorId="12CCC594">
              <v:line id="直線コネクタ 1437" style="position:absolute;left:0;text-align:left;z-index:2516623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57.5pt,6.15pt" to="228.2pt,6.15pt" w14:anchorId="5D3B00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">
                <v:stroke endarrow="block"/>
              </v:line>
            </w:pict>
          </mc:Fallback>
        </mc:AlternateContent>
      </w:r>
    </w:p>
    <w:p w14:paraId="36B926FA" w14:textId="22279D08" w:rsidR="000A261A" w:rsidRPr="007C3599" w:rsidRDefault="000A261A" w:rsidP="000A261A">
      <w:r w:rsidRPr="007C3599">
        <w:rPr>
          <w:noProof/>
        </w:rPr>
        <mc:AlternateContent>
          <mc:Choice Requires="wps">
            <w:drawing>
              <wp:anchor distT="0" distB="0" distL="114300" distR="114300" simplePos="0" relativeHeight="251658276" behindDoc="0" locked="0" layoutInCell="1" allowOverlap="1" wp14:anchorId="713A5A0D" wp14:editId="6CB43BAD">
                <wp:simplePos x="0" y="0"/>
                <wp:positionH relativeFrom="column">
                  <wp:posOffset>333375</wp:posOffset>
                </wp:positionH>
                <wp:positionV relativeFrom="paragraph">
                  <wp:posOffset>142875</wp:posOffset>
                </wp:positionV>
                <wp:extent cx="4982845" cy="342900"/>
                <wp:effectExtent l="9525" t="9525" r="8255" b="9525"/>
                <wp:wrapNone/>
                <wp:docPr id="1436" name="テキスト ボックス 1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342900"/>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10884EBB"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＜ケース１＞　　　　　　　　　　　　　△　　　　▲　　　　　　　　　　　　：　全更新を行なう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A5A0D" id="テキスト ボックス 1436" o:spid="_x0000_s1148" type="#_x0000_t202" style="position:absolute;left:0;text-align:left;margin-left:26.25pt;margin-top:11.25pt;width:392.35pt;height:27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" filled="f">
                <v:stroke dashstyle="dashDot"/>
                <v:textbox>
                  <w:txbxContent>
                    <w:p w14:paraId="10884EBB"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＜ケース１＞　　　　　　　　　　　　　△　　　　▲　　　　　　　　　　　　：　全更新を行なう</w:t>
                      </w:r>
                    </w:p>
                  </w:txbxContent>
                </v:textbox>
              </v:shape>
            </w:pict>
          </mc:Fallback>
        </mc:AlternateContent>
      </w:r>
    </w:p>
    <w:p w14:paraId="78190C99" w14:textId="77777777" w:rsidR="000A261A" w:rsidRPr="007C3599" w:rsidRDefault="000A261A" w:rsidP="000A261A"/>
    <w:p w14:paraId="74054A3B" w14:textId="0A25BDFC" w:rsidR="000A261A" w:rsidRPr="007C3599" w:rsidRDefault="000A261A" w:rsidP="000A261A">
      <w:r w:rsidRPr="007C3599">
        <w:rPr>
          <w:noProof/>
        </w:rPr>
        <mc:AlternateContent>
          <mc:Choice Requires="wps">
            <w:drawing>
              <wp:anchor distT="0" distB="0" distL="114300" distR="114300" simplePos="0" relativeHeight="251658279" behindDoc="0" locked="0" layoutInCell="1" allowOverlap="1" wp14:anchorId="669D8D19" wp14:editId="59625934">
                <wp:simplePos x="0" y="0"/>
                <wp:positionH relativeFrom="column">
                  <wp:posOffset>333375</wp:posOffset>
                </wp:positionH>
                <wp:positionV relativeFrom="paragraph">
                  <wp:posOffset>9525</wp:posOffset>
                </wp:positionV>
                <wp:extent cx="4982845" cy="342900"/>
                <wp:effectExtent l="9525" t="9525" r="8255" b="9525"/>
                <wp:wrapNone/>
                <wp:docPr id="1435" name="テキスト ボックス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342900"/>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54A54D8C"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＜ケース２＞　　　　　　　　　　　　　△　　　　　　　　　　　　　　▲　　：　全更新を行なわない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D8D19" id="テキスト ボックス 1435" o:spid="_x0000_s1149" type="#_x0000_t202" style="position:absolute;left:0;text-align:left;margin-left:26.25pt;margin-top:.75pt;width:392.35pt;height:27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" filled="f">
                <v:stroke dashstyle="dashDot"/>
                <v:textbox>
                  <w:txbxContent>
                    <w:p w14:paraId="54A54D8C"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＜ケース２＞　　　　　　　　　　　　　△　　　　　　　　　　　　　　▲　　：　全更新を行なわない</w:t>
                      </w:r>
                    </w:p>
                  </w:txbxContent>
                </v:textbox>
              </v:shape>
            </w:pict>
          </mc:Fallback>
        </mc:AlternateContent>
      </w:r>
    </w:p>
    <w:p w14:paraId="09FDB4FE" w14:textId="0011B21D" w:rsidR="000A261A" w:rsidRPr="007C3599" w:rsidRDefault="000A261A" w:rsidP="000A261A">
      <w:r w:rsidRPr="007C3599">
        <w:rPr>
          <w:noProof/>
        </w:rPr>
        <mc:AlternateContent>
          <mc:Choice Requires="wps">
            <w:drawing>
              <wp:anchor distT="0" distB="0" distL="114300" distR="114300" simplePos="0" relativeHeight="251658280" behindDoc="0" locked="0" layoutInCell="1" allowOverlap="1" wp14:anchorId="453AD2F8" wp14:editId="2D04F563">
                <wp:simplePos x="0" y="0"/>
                <wp:positionH relativeFrom="column">
                  <wp:posOffset>333375</wp:posOffset>
                </wp:positionH>
                <wp:positionV relativeFrom="paragraph">
                  <wp:posOffset>104775</wp:posOffset>
                </wp:positionV>
                <wp:extent cx="4982845" cy="342900"/>
                <wp:effectExtent l="9525" t="9525" r="8255" b="9525"/>
                <wp:wrapNone/>
                <wp:docPr id="1434" name="テキスト ボックス 1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342900"/>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6E723EDC"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＜ケース３＞　　　　　　　　　　　　　　　　　　　　　　　△　　　　▲　　：　全更新を行なわない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AD2F8" id="テキスト ボックス 1434" o:spid="_x0000_s1150" type="#_x0000_t202" style="position:absolute;left:0;text-align:left;margin-left:26.25pt;margin-top:8.25pt;width:392.35pt;height:27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" filled="f">
                <v:stroke dashstyle="dashDot"/>
                <v:textbox>
                  <w:txbxContent>
                    <w:p w14:paraId="6E723EDC"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＜ケース３＞　　　　　　　　　　　　　　　　　　　　　　　△　　　　▲　　：　全更新を行なわない</w:t>
                      </w:r>
                    </w:p>
                  </w:txbxContent>
                </v:textbox>
              </v:shape>
            </w:pict>
          </mc:Fallback>
        </mc:AlternateContent>
      </w:r>
    </w:p>
    <w:p w14:paraId="65153BFA" w14:textId="74BC35DB" w:rsidR="000A261A" w:rsidRPr="007C3599" w:rsidRDefault="000A261A" w:rsidP="000A261A">
      <w:r w:rsidRPr="007C3599">
        <w:rPr>
          <w:noProof/>
        </w:rPr>
        <mc:AlternateContent>
          <mc:Choice Requires="wps">
            <w:drawing>
              <wp:anchor distT="0" distB="0" distL="114300" distR="114300" simplePos="0" relativeHeight="251658282" behindDoc="0" locked="0" layoutInCell="1" allowOverlap="1" wp14:anchorId="7CBC5A98" wp14:editId="3246941C">
                <wp:simplePos x="0" y="0"/>
                <wp:positionH relativeFrom="column">
                  <wp:posOffset>333375</wp:posOffset>
                </wp:positionH>
                <wp:positionV relativeFrom="paragraph">
                  <wp:posOffset>200025</wp:posOffset>
                </wp:positionV>
                <wp:extent cx="4982845" cy="342900"/>
                <wp:effectExtent l="9525" t="9525" r="8255" b="9525"/>
                <wp:wrapNone/>
                <wp:docPr id="1433" name="テキスト ボックス 1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342900"/>
                        </a:xfrm>
                        <a:prstGeom prst="rect">
                          <a:avLst/>
                        </a:prstGeom>
                        <a:noFill/>
                        <a:ln w="9525">
                          <a:solidFill>
                            <a:srgbClr val="008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1ECB4646"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＜ケース４＞　　△　　　　▲　　　　　　　　　　　　　　　　　　　　　　　：　全更新を行なう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C5A98" id="テキスト ボックス 1433" o:spid="_x0000_s1151" type="#_x0000_t202" style="position:absolute;left:0;text-align:left;margin-left:26.25pt;margin-top:15.75pt;width:392.35pt;height:27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" filled="f" strokecolor="green">
                <v:stroke dashstyle="dashDot"/>
                <v:textbox>
                  <w:txbxContent>
                    <w:p w14:paraId="1ECB4646"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＜ケース４＞　　△　　　　▲　　　　　　　　　　　　　　　　　　　　　　　：　全更新を行なう</w:t>
                      </w:r>
                    </w:p>
                  </w:txbxContent>
                </v:textbox>
              </v:shape>
            </w:pict>
          </mc:Fallback>
        </mc:AlternateContent>
      </w:r>
    </w:p>
    <w:p w14:paraId="7AAADF80" w14:textId="77777777" w:rsidR="000A261A" w:rsidRPr="007C3599" w:rsidRDefault="000A261A" w:rsidP="000A261A"/>
    <w:p w14:paraId="084D311B" w14:textId="7397F09C" w:rsidR="000A261A" w:rsidRPr="007C3599" w:rsidRDefault="000A261A" w:rsidP="000A261A">
      <w:r w:rsidRPr="007C3599">
        <w:rPr>
          <w:noProof/>
        </w:rPr>
        <mc:AlternateContent>
          <mc:Choice Requires="wps">
            <w:drawing>
              <wp:anchor distT="0" distB="0" distL="114300" distR="114300" simplePos="0" relativeHeight="251658281" behindDoc="0" locked="0" layoutInCell="1" allowOverlap="1" wp14:anchorId="60EC65A3" wp14:editId="58ACB20A">
                <wp:simplePos x="0" y="0"/>
                <wp:positionH relativeFrom="column">
                  <wp:posOffset>333375</wp:posOffset>
                </wp:positionH>
                <wp:positionV relativeFrom="paragraph">
                  <wp:posOffset>66675</wp:posOffset>
                </wp:positionV>
                <wp:extent cx="4982845" cy="342900"/>
                <wp:effectExtent l="9525" t="9525" r="8255" b="9525"/>
                <wp:wrapNone/>
                <wp:docPr id="4" name="テキスト ボックス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342900"/>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60A77D8F"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＜ケース５＞　　△　　　　　　　　　　　　　　　▲　　　　　　　　　　　　：　全更新を行なう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EC65A3" id="テキスト ボックス 4" o:spid="_x0000_s1152" type="#_x0000_t202" style="position:absolute;left:0;text-align:left;margin-left:26.25pt;margin-top:5.25pt;width:392.35pt;height:27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" filled="f">
                <v:stroke dashstyle="dashDot"/>
                <v:textbox>
                  <w:txbxContent>
                    <w:p w14:paraId="60A77D8F"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＜ケース５＞　　△　　　　　　　　　　　　　　　▲　　　　　　　　　　　　：　全更新を行なう</w:t>
                      </w:r>
                    </w:p>
                  </w:txbxContent>
                </v:textbox>
              </v:shape>
            </w:pict>
          </mc:Fallback>
        </mc:AlternateContent>
      </w:r>
    </w:p>
    <w:p w14:paraId="1461992D" w14:textId="3F39A85C" w:rsidR="000A261A" w:rsidRPr="007C3599" w:rsidRDefault="000A261A" w:rsidP="000A261A">
      <w:r w:rsidRPr="007C3599">
        <w:rPr>
          <w:noProof/>
        </w:rPr>
        <mc:AlternateContent>
          <mc:Choice Requires="wps">
            <w:drawing>
              <wp:anchor distT="0" distB="0" distL="114300" distR="114300" simplePos="0" relativeHeight="251658283" behindDoc="0" locked="0" layoutInCell="1" allowOverlap="1" wp14:anchorId="6804181F" wp14:editId="7437087D">
                <wp:simplePos x="0" y="0"/>
                <wp:positionH relativeFrom="column">
                  <wp:posOffset>333375</wp:posOffset>
                </wp:positionH>
                <wp:positionV relativeFrom="paragraph">
                  <wp:posOffset>161925</wp:posOffset>
                </wp:positionV>
                <wp:extent cx="4982845" cy="342900"/>
                <wp:effectExtent l="9525" t="9525" r="8255" b="9525"/>
                <wp:wrapNone/>
                <wp:docPr id="3" name="テキスト ボックス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342900"/>
                        </a:xfrm>
                        <a:prstGeom prst="rect">
                          <a:avLst/>
                        </a:prstGeom>
                        <a:noFill/>
                        <a:ln w="9525">
                          <a:solidFill>
                            <a:srgbClr val="008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5F3D15A7"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＜ケース６＞　　△　　　　　　　　　　　　　　　　　　　　　　　　　▲　　：　全更新を行なわない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04181F" id="テキスト ボックス 3" o:spid="_x0000_s1153" type="#_x0000_t202" style="position:absolute;left:0;text-align:left;margin-left:26.25pt;margin-top:12.75pt;width:392.35pt;height:27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" filled="f" strokecolor="green">
                <v:stroke dashstyle="dashDot"/>
                <v:textbox>
                  <w:txbxContent>
                    <w:p w14:paraId="5F3D15A7" w14:textId="77777777" w:rsidR="00820640" w:rsidRPr="001B5CC7" w:rsidRDefault="00820640" w:rsidP="000A261A">
                      <w:pPr>
                        <w:rPr>
                          <w:rFonts w:ascii="ＭＳ Ｐゴシック"/>
                          <w:color w:val="000000" w:themeColor="text1"/>
                        </w:rPr>
                      </w:pPr>
                      <w:r w:rsidRPr="001B5CC7">
                        <w:rPr>
                          <w:rFonts w:ascii="ＭＳ Ｐゴシック" w:hint="eastAsia"/>
                          <w:color w:val="000000" w:themeColor="text1"/>
                        </w:rPr>
                        <w:t>＜ケース６＞　　△　　　　　　　　　　　　　　　　　　　　　　　　　▲　　：　全更新を行なわない</w:t>
                      </w:r>
                    </w:p>
                  </w:txbxContent>
                </v:textbox>
              </v:shape>
            </w:pict>
          </mc:Fallback>
        </mc:AlternateContent>
      </w:r>
    </w:p>
    <w:p w14:paraId="7F3E07F2" w14:textId="77777777" w:rsidR="000A261A" w:rsidRPr="007C3599" w:rsidRDefault="000A261A" w:rsidP="000A261A"/>
    <w:p w14:paraId="6F486E5A" w14:textId="49FF9405" w:rsidR="000A261A" w:rsidRPr="007C3599" w:rsidRDefault="000A261A" w:rsidP="00574272"/>
    <w:p w14:paraId="0D277237" w14:textId="77777777" w:rsidR="000A261A" w:rsidRPr="007C3599" w:rsidRDefault="000A261A" w:rsidP="00574272"/>
    <w:p w14:paraId="02585E3C" w14:textId="0C9BF0DF" w:rsidR="00574272" w:rsidRPr="007C3599" w:rsidRDefault="007217E4" w:rsidP="00574272">
      <w:r w:rsidRPr="007C3599">
        <w:rPr>
          <w:noProof/>
        </w:rPr>
        <mc:AlternateContent>
          <mc:Choice Requires="wps">
            <w:drawing>
              <wp:anchor distT="0" distB="0" distL="114300" distR="114300" simplePos="0" relativeHeight="251658260" behindDoc="0" locked="0" layoutInCell="1" allowOverlap="1" wp14:anchorId="388900EC" wp14:editId="7E4DA1F6">
                <wp:simplePos x="0" y="0"/>
                <wp:positionH relativeFrom="column">
                  <wp:posOffset>3515995</wp:posOffset>
                </wp:positionH>
                <wp:positionV relativeFrom="paragraph">
                  <wp:posOffset>0</wp:posOffset>
                </wp:positionV>
                <wp:extent cx="1800225" cy="571500"/>
                <wp:effectExtent l="5080" t="6985" r="13970" b="12065"/>
                <wp:wrapNone/>
                <wp:docPr id="1368" name="Text Box 1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571500"/>
                        </a:xfrm>
                        <a:prstGeom prst="rect">
                          <a:avLst/>
                        </a:prstGeom>
                        <a:solidFill>
                          <a:srgbClr val="FFFFFF"/>
                        </a:solidFill>
                        <a:ln w="9525">
                          <a:solidFill>
                            <a:srgbClr val="800080"/>
                          </a:solidFill>
                          <a:prstDash val="dash"/>
                          <a:miter lim="800000"/>
                          <a:headEnd/>
                          <a:tailEnd/>
                        </a:ln>
                      </wps:spPr>
                      <wps:txbx>
                        <w:txbxContent>
                          <w:p w14:paraId="40B4B19C" w14:textId="77777777" w:rsidR="00820640" w:rsidRDefault="00820640" w:rsidP="00574272">
                            <w:pPr>
                              <w:rPr>
                                <w:rFonts w:ascii="ＭＳ Ｐゴシック"/>
                              </w:rPr>
                            </w:pPr>
                            <w:r>
                              <w:rPr>
                                <w:lang w:val="en"/>
                              </w:rPr>
                              <w:t>△Data acquisition for updating</w:t>
                            </w:r>
                          </w:p>
                          <w:p w14:paraId="6F0E8D34" w14:textId="5C272816" w:rsidR="00820640" w:rsidRDefault="00820640" w:rsidP="00574272">
                            <w:pPr>
                              <w:rPr>
                                <w:rFonts w:ascii="ＭＳ Ｐゴシック"/>
                              </w:rPr>
                            </w:pPr>
                            <w:r>
                              <w:rPr>
                                <w:lang w:val="en"/>
                              </w:rPr>
                              <w:t>▲When inserting the update media in-vehicle machine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8900EC" id="Text Box 1312" o:spid="_x0000_s1154" type="#_x0000_t202" style="position:absolute;left:0;text-align:left;margin-left:276.85pt;margin-top:0;width:141.75pt;height:4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" strokecolor="purple">
                <v:stroke dashstyle="dash"/>
                <v:textbox>
                  <w:txbxContent>
                    <w:p w14:paraId="40B4B19C" w14:textId="77777777" w:rsidR="00820640" w:rsidRDefault="00820640" w:rsidP="00574272">
                      <w:pPr>
                        <w:rPr>
                          <w:rFonts w:ascii="ＭＳ Ｐゴシック"/>
                        </w:rPr>
                      </w:pPr>
                      <w:r>
                        <w:rPr>
                          <w:lang w:val="en"/>
                        </w:rPr>
                        <w:t>△Data acquisition for updating</w:t>
                      </w:r>
                    </w:p>
                    <w:p w14:paraId="6F0E8D34" w14:textId="5C272816" w:rsidR="00820640" w:rsidRDefault="00820640" w:rsidP="00574272">
                      <w:pPr>
                        <w:rPr>
                          <w:rFonts w:ascii="ＭＳ Ｐゴシック"/>
                        </w:rPr>
                      </w:pPr>
                      <w:r>
                        <w:rPr>
                          <w:lang w:val="en"/>
                        </w:rPr>
                        <w:t>▲When inserting the update media in-vehicle machine</w:t>
                      </w:r>
                    </w:p>
                  </w:txbxContent>
                </v:textbox>
              </v:shape>
            </w:pict>
          </mc:Fallback>
        </mc:AlternateContent>
      </w:r>
      <w:r w:rsidRPr="007C3599">
        <w:rPr>
          <w:noProof/>
        </w:rPr>
        <mc:AlternateContent>
          <mc:Choice Requires="wps">
            <w:drawing>
              <wp:anchor distT="0" distB="0" distL="114300" distR="114300" simplePos="0" relativeHeight="251658256" behindDoc="0" locked="0" layoutInCell="1" allowOverlap="1" wp14:anchorId="7AF53F96" wp14:editId="034B52A2">
                <wp:simplePos x="0" y="0"/>
                <wp:positionH relativeFrom="column">
                  <wp:posOffset>2898140</wp:posOffset>
                </wp:positionH>
                <wp:positionV relativeFrom="paragraph">
                  <wp:posOffset>144780</wp:posOffset>
                </wp:positionV>
                <wp:extent cx="0" cy="2553970"/>
                <wp:effectExtent l="6350" t="8890" r="12700" b="8890"/>
                <wp:wrapNone/>
                <wp:docPr id="1367" name="Line 1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3970"/>
                        </a:xfrm>
                        <a:prstGeom prst="line">
                          <a:avLst/>
                        </a:prstGeom>
                        <a:noFill/>
                        <a:ln w="9525">
                          <a:solidFill>
                            <a:srgbClr val="80008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w14:anchorId="2AB4426C">
              <v:line id="Line 1308" style="position:absolute;left:0;text-align:left;z-index:251657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purple" from="228.2pt,11.4pt" to="228.2pt,212.5pt" w14:anchorId="6B8CD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">
                <v:stroke dashstyle="1 1"/>
              </v:line>
            </w:pict>
          </mc:Fallback>
        </mc:AlternateContent>
      </w:r>
      <w:r w:rsidRPr="007C3599">
        <w:rPr>
          <w:noProof/>
        </w:rPr>
        <mc:AlternateContent>
          <mc:Choice Requires="wps">
            <w:drawing>
              <wp:anchor distT="0" distB="0" distL="114300" distR="114300" simplePos="0" relativeHeight="251658254" behindDoc="0" locked="0" layoutInCell="1" allowOverlap="1" wp14:anchorId="2D95663D" wp14:editId="7BADB27E">
                <wp:simplePos x="0" y="0"/>
                <wp:positionH relativeFrom="column">
                  <wp:posOffset>2000250</wp:posOffset>
                </wp:positionH>
                <wp:positionV relativeFrom="paragraph">
                  <wp:posOffset>192405</wp:posOffset>
                </wp:positionV>
                <wp:extent cx="0" cy="228600"/>
                <wp:effectExtent l="13335" t="18415" r="15240" b="10160"/>
                <wp:wrapNone/>
                <wp:docPr id="1366" name="Line 1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19050">
                          <a:solidFill>
                            <a:srgbClr val="8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w14:anchorId="050D374A">
              <v:line id="Line 1306" style="position:absolute;left:0;text-align:left;z-index:25165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purple" strokeweight="1.5pt" from="157.5pt,15.15pt" to="157.5pt,33.15pt" w14:anchorId="1AB0BF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"/>
            </w:pict>
          </mc:Fallback>
        </mc:AlternateContent>
      </w:r>
      <w:r w:rsidRPr="007C3599">
        <w:rPr>
          <w:noProof/>
        </w:rPr>
        <mc:AlternateContent>
          <mc:Choice Requires="wps">
            <w:drawing>
              <wp:anchor distT="0" distB="0" distL="114300" distR="114300" simplePos="0" relativeHeight="251658257" behindDoc="0" locked="0" layoutInCell="1" allowOverlap="1" wp14:anchorId="577FF8AB" wp14:editId="51A57AF8">
                <wp:simplePos x="0" y="0"/>
                <wp:positionH relativeFrom="column">
                  <wp:posOffset>1066800</wp:posOffset>
                </wp:positionH>
                <wp:positionV relativeFrom="paragraph">
                  <wp:posOffset>161925</wp:posOffset>
                </wp:positionV>
                <wp:extent cx="914400" cy="342900"/>
                <wp:effectExtent l="3810" t="0" r="0" b="2540"/>
                <wp:wrapNone/>
                <wp:docPr id="1365" name="Text Box 1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D1992" w14:textId="77777777" w:rsidR="00820640" w:rsidRDefault="00820640" w:rsidP="00574272">
                            <w:pPr>
                              <w:rPr>
                                <w:rFonts w:ascii="ＭＳ Ｐゴシック"/>
                              </w:rPr>
                            </w:pPr>
                            <w:r>
                              <w:rPr>
                                <w:lang w:val="en"/>
                              </w:rPr>
                              <w:t>Service period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FF8AB" id="Text Box 1309" o:spid="_x0000_s1155" type="#_x0000_t202" style="position:absolute;left:0;text-align:left;margin-left:84pt;margin-top:12.75pt;width:1in;height:27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" filled="f" stroked="f">
                <v:textbox>
                  <w:txbxContent>
                    <w:p w14:paraId="28ED1992" w14:textId="77777777" w:rsidR="00820640" w:rsidRDefault="00820640" w:rsidP="00574272">
                      <w:pPr>
                        <w:rPr>
                          <w:rFonts w:ascii="ＭＳ Ｐゴシック"/>
                        </w:rPr>
                      </w:pPr>
                      <w:r>
                        <w:rPr>
                          <w:lang w:val="en"/>
                        </w:rPr>
                        <w:t>Service period</w:t>
                      </w:r>
                    </w:p>
                  </w:txbxContent>
                </v:textbox>
              </v:shape>
            </w:pict>
          </mc:Fallback>
        </mc:AlternateContent>
      </w:r>
      <w:r w:rsidRPr="007C3599">
        <w:rPr>
          <w:noProof/>
        </w:rPr>
        <mc:AlternateContent>
          <mc:Choice Requires="wps">
            <w:drawing>
              <wp:anchor distT="0" distB="0" distL="114300" distR="114300" simplePos="0" relativeHeight="251658259" behindDoc="0" locked="0" layoutInCell="1" allowOverlap="1" wp14:anchorId="63738F09" wp14:editId="546B5BED">
                <wp:simplePos x="0" y="0"/>
                <wp:positionH relativeFrom="column">
                  <wp:posOffset>2000250</wp:posOffset>
                </wp:positionH>
                <wp:positionV relativeFrom="paragraph">
                  <wp:posOffset>144780</wp:posOffset>
                </wp:positionV>
                <wp:extent cx="0" cy="2553970"/>
                <wp:effectExtent l="13335" t="8890" r="5715" b="8890"/>
                <wp:wrapNone/>
                <wp:docPr id="1364" name="Line 1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397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w14:anchorId="1509F668">
              <v:line id="Line 1311" style="position:absolute;left:0;text-align:left;z-index:251657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7.5pt,11.4pt" to="157.5pt,212.5pt" w14:anchorId="4FE96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">
                <v:stroke dashstyle="1 1"/>
              </v:line>
            </w:pict>
          </mc:Fallback>
        </mc:AlternateContent>
      </w:r>
    </w:p>
    <w:p w14:paraId="1323C36B" w14:textId="08B54380" w:rsidR="00574272" w:rsidRPr="007C3599" w:rsidRDefault="007217E4" w:rsidP="00574272">
      <w:r w:rsidRPr="007C3599">
        <w:rPr>
          <w:noProof/>
        </w:rPr>
        <mc:AlternateContent>
          <mc:Choice Requires="wps">
            <w:drawing>
              <wp:anchor distT="0" distB="0" distL="114300" distR="114300" simplePos="0" relativeHeight="251658255" behindDoc="0" locked="0" layoutInCell="1" allowOverlap="1" wp14:anchorId="63434115" wp14:editId="35B27927">
                <wp:simplePos x="0" y="0"/>
                <wp:positionH relativeFrom="column">
                  <wp:posOffset>2000250</wp:posOffset>
                </wp:positionH>
                <wp:positionV relativeFrom="paragraph">
                  <wp:posOffset>78105</wp:posOffset>
                </wp:positionV>
                <wp:extent cx="897890" cy="0"/>
                <wp:effectExtent l="13335" t="66040" r="22225" b="57785"/>
                <wp:wrapNone/>
                <wp:docPr id="1363" name="Line 1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789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w14:anchorId="74F05893">
              <v:line id="Line 1307" style="position:absolute;left:0;text-align:left;z-index:251657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157.5pt,6.15pt" to="228.2pt,6.15pt" w14:anchorId="0EBF4E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">
                <v:stroke endarrow="block"/>
              </v:line>
            </w:pict>
          </mc:Fallback>
        </mc:AlternateContent>
      </w:r>
    </w:p>
    <w:p w14:paraId="5E0CAC60" w14:textId="00711759" w:rsidR="00574272" w:rsidRPr="007C3599" w:rsidRDefault="007217E4" w:rsidP="00574272">
      <w:r w:rsidRPr="007C3599">
        <w:rPr>
          <w:noProof/>
        </w:rPr>
        <mc:AlternateContent>
          <mc:Choice Requires="wps">
            <w:drawing>
              <wp:anchor distT="0" distB="0" distL="114300" distR="114300" simplePos="0" relativeHeight="251658258" behindDoc="0" locked="0" layoutInCell="1" allowOverlap="1" wp14:anchorId="2624A34A" wp14:editId="1ADE8FC8">
                <wp:simplePos x="0" y="0"/>
                <wp:positionH relativeFrom="column">
                  <wp:posOffset>333375</wp:posOffset>
                </wp:positionH>
                <wp:positionV relativeFrom="paragraph">
                  <wp:posOffset>142875</wp:posOffset>
                </wp:positionV>
                <wp:extent cx="4982845" cy="342900"/>
                <wp:effectExtent l="13335" t="6985" r="13970" b="12065"/>
                <wp:wrapNone/>
                <wp:docPr id="1362" name="Text Box 1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342900"/>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71E36978" w14:textId="77777777" w:rsidR="00820640" w:rsidRDefault="00820640" w:rsidP="00574272">
                            <w:pPr>
                              <w:rPr>
                                <w:rFonts w:ascii="ＭＳ Ｐゴシック"/>
                              </w:rPr>
                            </w:pPr>
                            <w:r>
                              <w:rPr>
                                <w:lang w:val="en"/>
                              </w:rPr>
                              <w:t>&lt; Case 1&gt; △ ▲ : Make all updates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24A34A" id="Text Box 1310" o:spid="_x0000_s1156" type="#_x0000_t202" style="position:absolute;left:0;text-align:left;margin-left:26.25pt;margin-top:11.25pt;width:392.35pt;height:27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" filled="f">
                <v:stroke dashstyle="dashDot"/>
                <v:textbox>
                  <w:txbxContent>
                    <w:p w14:paraId="71E36978" w14:textId="77777777" w:rsidR="00820640" w:rsidRDefault="00820640" w:rsidP="00574272">
                      <w:pPr>
                        <w:rPr>
                          <w:rFonts w:ascii="ＭＳ Ｐゴシック"/>
                        </w:rPr>
                      </w:pPr>
                      <w:r>
                        <w:rPr>
                          <w:lang w:val="en"/>
                        </w:rPr>
                        <w:t>&lt; Case 1&gt; △ ▲ : Make all updates</w:t>
                      </w:r>
                    </w:p>
                  </w:txbxContent>
                </v:textbox>
              </v:shape>
            </w:pict>
          </mc:Fallback>
        </mc:AlternateContent>
      </w:r>
    </w:p>
    <w:p w14:paraId="273DBAD0" w14:textId="77777777" w:rsidR="00574272" w:rsidRPr="007C3599" w:rsidRDefault="00574272" w:rsidP="00574272"/>
    <w:p w14:paraId="06349289" w14:textId="17AD783E" w:rsidR="00574272" w:rsidRPr="007C3599" w:rsidRDefault="007217E4" w:rsidP="00574272">
      <w:r w:rsidRPr="007C3599">
        <w:rPr>
          <w:noProof/>
        </w:rPr>
        <mc:AlternateContent>
          <mc:Choice Requires="wps">
            <w:drawing>
              <wp:anchor distT="0" distB="0" distL="114300" distR="114300" simplePos="0" relativeHeight="251658261" behindDoc="0" locked="0" layoutInCell="1" allowOverlap="1" wp14:anchorId="66990D7F" wp14:editId="673EB17D">
                <wp:simplePos x="0" y="0"/>
                <wp:positionH relativeFrom="column">
                  <wp:posOffset>333375</wp:posOffset>
                </wp:positionH>
                <wp:positionV relativeFrom="paragraph">
                  <wp:posOffset>9525</wp:posOffset>
                </wp:positionV>
                <wp:extent cx="4982845" cy="342900"/>
                <wp:effectExtent l="13335" t="6985" r="13970" b="12065"/>
                <wp:wrapNone/>
                <wp:docPr id="1361" name="Text Box 1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342900"/>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34D26E84" w14:textId="77777777" w:rsidR="00820640" w:rsidRDefault="00820640" w:rsidP="00574272">
                            <w:pPr>
                              <w:rPr>
                                <w:rFonts w:ascii="ＭＳ Ｐゴシック"/>
                              </w:rPr>
                            </w:pPr>
                            <w:r>
                              <w:rPr>
                                <w:lang w:val="en"/>
                              </w:rPr>
                              <w:t>case 2 &gt; &lt; △ ▲ : Do not make all updates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90D7F" id="Text Box 1313" o:spid="_x0000_s1157" type="#_x0000_t202" style="position:absolute;left:0;text-align:left;margin-left:26.25pt;margin-top:.75pt;width:392.35pt;height:27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" filled="f">
                <v:stroke dashstyle="dashDot"/>
                <v:textbox>
                  <w:txbxContent>
                    <w:p w14:paraId="34D26E84" w14:textId="77777777" w:rsidR="00820640" w:rsidRDefault="00820640" w:rsidP="00574272">
                      <w:pPr>
                        <w:rPr>
                          <w:rFonts w:ascii="ＭＳ Ｐゴシック"/>
                        </w:rPr>
                      </w:pPr>
                      <w:r>
                        <w:rPr>
                          <w:lang w:val="en"/>
                        </w:rPr>
                        <w:t>case 2 &gt; &lt; △ ▲ : Do not make all updates</w:t>
                      </w:r>
                    </w:p>
                  </w:txbxContent>
                </v:textbox>
              </v:shape>
            </w:pict>
          </mc:Fallback>
        </mc:AlternateContent>
      </w:r>
    </w:p>
    <w:p w14:paraId="29E6447F" w14:textId="026DA8D3" w:rsidR="00574272" w:rsidRPr="007C3599" w:rsidRDefault="007217E4" w:rsidP="00574272">
      <w:r w:rsidRPr="007C3599">
        <w:rPr>
          <w:noProof/>
        </w:rPr>
        <mc:AlternateContent>
          <mc:Choice Requires="wps">
            <w:drawing>
              <wp:anchor distT="0" distB="0" distL="114300" distR="114300" simplePos="0" relativeHeight="251658262" behindDoc="0" locked="0" layoutInCell="1" allowOverlap="1" wp14:anchorId="18A7A325" wp14:editId="6B2BED56">
                <wp:simplePos x="0" y="0"/>
                <wp:positionH relativeFrom="column">
                  <wp:posOffset>333375</wp:posOffset>
                </wp:positionH>
                <wp:positionV relativeFrom="paragraph">
                  <wp:posOffset>104775</wp:posOffset>
                </wp:positionV>
                <wp:extent cx="4982845" cy="342900"/>
                <wp:effectExtent l="13335" t="6985" r="13970" b="12065"/>
                <wp:wrapNone/>
                <wp:docPr id="1360" name="Text Box 1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342900"/>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33CD3EC2" w14:textId="77777777" w:rsidR="00820640" w:rsidRDefault="00820640" w:rsidP="00574272">
                            <w:pPr>
                              <w:rPr>
                                <w:rFonts w:ascii="ＭＳ Ｐゴシック"/>
                              </w:rPr>
                            </w:pPr>
                            <w:r>
                              <w:rPr>
                                <w:lang w:val="en"/>
                              </w:rPr>
                              <w:t>&lt; Case 3 &gt; △ ▲ : Do not make all updates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7A325" id="Text Box 1314" o:spid="_x0000_s1158" type="#_x0000_t202" style="position:absolute;left:0;text-align:left;margin-left:26.25pt;margin-top:8.25pt;width:392.35pt;height:27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" filled="f">
                <v:stroke dashstyle="dashDot"/>
                <v:textbox>
                  <w:txbxContent>
                    <w:p w14:paraId="33CD3EC2" w14:textId="77777777" w:rsidR="00820640" w:rsidRDefault="00820640" w:rsidP="00574272">
                      <w:pPr>
                        <w:rPr>
                          <w:rFonts w:ascii="ＭＳ Ｐゴシック"/>
                        </w:rPr>
                      </w:pPr>
                      <w:r>
                        <w:rPr>
                          <w:lang w:val="en"/>
                        </w:rPr>
                        <w:t>&lt; Case 3 &gt; △ ▲ : Do not make all updates</w:t>
                      </w:r>
                    </w:p>
                  </w:txbxContent>
                </v:textbox>
              </v:shape>
            </w:pict>
          </mc:Fallback>
        </mc:AlternateContent>
      </w:r>
    </w:p>
    <w:p w14:paraId="01DE94DB" w14:textId="07CB5B43" w:rsidR="00574272" w:rsidRPr="007C3599" w:rsidRDefault="007217E4" w:rsidP="00574272">
      <w:r w:rsidRPr="007C3599">
        <w:rPr>
          <w:noProof/>
        </w:rPr>
        <mc:AlternateContent>
          <mc:Choice Requires="wps">
            <w:drawing>
              <wp:anchor distT="0" distB="0" distL="114300" distR="114300" simplePos="0" relativeHeight="251658264" behindDoc="0" locked="0" layoutInCell="1" allowOverlap="1" wp14:anchorId="722A8C65" wp14:editId="0F3CEFC9">
                <wp:simplePos x="0" y="0"/>
                <wp:positionH relativeFrom="column">
                  <wp:posOffset>333375</wp:posOffset>
                </wp:positionH>
                <wp:positionV relativeFrom="paragraph">
                  <wp:posOffset>200025</wp:posOffset>
                </wp:positionV>
                <wp:extent cx="4982845" cy="342900"/>
                <wp:effectExtent l="13335" t="6985" r="13970" b="12065"/>
                <wp:wrapNone/>
                <wp:docPr id="1359" name="Text Box 1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342900"/>
                        </a:xfrm>
                        <a:prstGeom prst="rect">
                          <a:avLst/>
                        </a:prstGeom>
                        <a:noFill/>
                        <a:ln w="9525">
                          <a:solidFill>
                            <a:srgbClr val="008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22FA70A2" w14:textId="77777777" w:rsidR="00820640" w:rsidRDefault="00820640" w:rsidP="00574272">
                            <w:pPr>
                              <w:rPr>
                                <w:rFonts w:ascii="ＭＳ Ｐゴシック"/>
                              </w:rPr>
                            </w:pPr>
                            <w:r>
                              <w:rPr>
                                <w:lang w:val="en"/>
                              </w:rPr>
                              <w:t>&lt; Case 4&gt; △ : Complete updates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2A8C65" id="Text Box 1316" o:spid="_x0000_s1159" type="#_x0000_t202" style="position:absolute;left:0;text-align:left;margin-left:26.25pt;margin-top:15.75pt;width:392.35pt;height:27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" filled="f" strokecolor="green">
                <v:stroke dashstyle="dashDot"/>
                <v:textbox>
                  <w:txbxContent>
                    <w:p w14:paraId="22FA70A2" w14:textId="77777777" w:rsidR="00820640" w:rsidRDefault="00820640" w:rsidP="00574272">
                      <w:pPr>
                        <w:rPr>
                          <w:rFonts w:ascii="ＭＳ Ｐゴシック"/>
                        </w:rPr>
                      </w:pPr>
                      <w:r>
                        <w:rPr>
                          <w:lang w:val="en"/>
                        </w:rPr>
                        <w:t>&lt; Case 4&gt; △ : Complete updates</w:t>
                      </w:r>
                    </w:p>
                  </w:txbxContent>
                </v:textbox>
              </v:shape>
            </w:pict>
          </mc:Fallback>
        </mc:AlternateContent>
      </w:r>
    </w:p>
    <w:p w14:paraId="53014B6E" w14:textId="77777777" w:rsidR="00574272" w:rsidRPr="007C3599" w:rsidRDefault="00574272" w:rsidP="00574272"/>
    <w:p w14:paraId="73B7ABCD" w14:textId="6C8A9A02" w:rsidR="00574272" w:rsidRPr="007C3599" w:rsidRDefault="007217E4" w:rsidP="00574272">
      <w:r w:rsidRPr="007C3599">
        <w:rPr>
          <w:noProof/>
        </w:rPr>
        <mc:AlternateContent>
          <mc:Choice Requires="wps">
            <w:drawing>
              <wp:anchor distT="0" distB="0" distL="114300" distR="114300" simplePos="0" relativeHeight="251658263" behindDoc="0" locked="0" layoutInCell="1" allowOverlap="1" wp14:anchorId="6558E33E" wp14:editId="2FC7A918">
                <wp:simplePos x="0" y="0"/>
                <wp:positionH relativeFrom="column">
                  <wp:posOffset>333375</wp:posOffset>
                </wp:positionH>
                <wp:positionV relativeFrom="paragraph">
                  <wp:posOffset>66675</wp:posOffset>
                </wp:positionV>
                <wp:extent cx="4982845" cy="342900"/>
                <wp:effectExtent l="13335" t="6985" r="13970" b="12065"/>
                <wp:wrapNone/>
                <wp:docPr id="1358" name="Text Box 1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342900"/>
                        </a:xfrm>
                        <a:prstGeom prst="rect">
                          <a:avLst/>
                        </a:prstGeom>
                        <a:noFill/>
                        <a:ln w="9525">
                          <a:solidFill>
                            <a:srgbClr val="000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60B6C185" w14:textId="77777777" w:rsidR="00820640" w:rsidRDefault="00820640" w:rsidP="00574272">
                            <w:pPr>
                              <w:rPr>
                                <w:rFonts w:ascii="ＭＳ Ｐゴシック"/>
                              </w:rPr>
                            </w:pPr>
                            <w:r>
                              <w:rPr>
                                <w:lang w:val="en"/>
                              </w:rPr>
                              <w:t>&lt; Case 5&gt; △ ▲ : Complete updates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58E33E" id="Text Box 1315" o:spid="_x0000_s1160" type="#_x0000_t202" style="position:absolute;left:0;text-align:left;margin-left:26.25pt;margin-top:5.25pt;width:392.35pt;height:27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" filled="f">
                <v:stroke dashstyle="dashDot"/>
                <v:textbox>
                  <w:txbxContent>
                    <w:p w14:paraId="60B6C185" w14:textId="77777777" w:rsidR="00820640" w:rsidRDefault="00820640" w:rsidP="00574272">
                      <w:pPr>
                        <w:rPr>
                          <w:rFonts w:ascii="ＭＳ Ｐゴシック"/>
                        </w:rPr>
                      </w:pPr>
                      <w:r>
                        <w:rPr>
                          <w:lang w:val="en"/>
                        </w:rPr>
                        <w:t>&lt; Case 5&gt; △ ▲ : Complete updates</w:t>
                      </w:r>
                    </w:p>
                  </w:txbxContent>
                </v:textbox>
              </v:shape>
            </w:pict>
          </mc:Fallback>
        </mc:AlternateContent>
      </w:r>
    </w:p>
    <w:p w14:paraId="6846DD71" w14:textId="6BACD798" w:rsidR="00574272" w:rsidRPr="007C3599" w:rsidRDefault="007217E4" w:rsidP="00574272">
      <w:r w:rsidRPr="007C3599">
        <w:rPr>
          <w:noProof/>
        </w:rPr>
        <mc:AlternateContent>
          <mc:Choice Requires="wps">
            <w:drawing>
              <wp:anchor distT="0" distB="0" distL="114300" distR="114300" simplePos="0" relativeHeight="251658265" behindDoc="0" locked="0" layoutInCell="1" allowOverlap="1" wp14:anchorId="1E12B8BD" wp14:editId="19AEC49B">
                <wp:simplePos x="0" y="0"/>
                <wp:positionH relativeFrom="column">
                  <wp:posOffset>333375</wp:posOffset>
                </wp:positionH>
                <wp:positionV relativeFrom="paragraph">
                  <wp:posOffset>161925</wp:posOffset>
                </wp:positionV>
                <wp:extent cx="4982845" cy="342900"/>
                <wp:effectExtent l="13335" t="6985" r="13970" b="12065"/>
                <wp:wrapNone/>
                <wp:docPr id="1357" name="Text Box 1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2845" cy="342900"/>
                        </a:xfrm>
                        <a:prstGeom prst="rect">
                          <a:avLst/>
                        </a:prstGeom>
                        <a:noFill/>
                        <a:ln w="9525">
                          <a:solidFill>
                            <a:srgbClr val="008000"/>
                          </a:solidFill>
                          <a:prstDash val="dashDot"/>
                          <a:miter lim="800000"/>
                          <a:headEnd/>
                          <a:tailEnd/>
                        </a:ln>
                        <a:extLst>
                          <a:ext uri="{909E8E84-426E-40DD-AFC4-6F175D3DCCD1}">
                            <a14:hiddenFill xmlns:a14="http://schemas.microsoft.com/office/drawing/2010/main">
                              <a:solidFill>
                                <a:srgbClr val="FFFFFF"/>
                              </a:solidFill>
                            </a14:hiddenFill>
                          </a:ext>
                        </a:extLst>
                      </wps:spPr>
                      <wps:txbx>
                        <w:txbxContent>
                          <w:p w14:paraId="33350CB3" w14:textId="77777777" w:rsidR="00820640" w:rsidRDefault="00820640" w:rsidP="00574272">
                            <w:pPr>
                              <w:rPr>
                                <w:rFonts w:ascii="ＭＳ Ｐゴシック"/>
                              </w:rPr>
                            </w:pPr>
                            <w:r>
                              <w:rPr>
                                <w:lang w:val="en"/>
                              </w:rPr>
                              <w:t>&lt; Case 6&gt; △ ▲ : Do not make all updates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12B8BD" id="Text Box 1317" o:spid="_x0000_s1161" type="#_x0000_t202" style="position:absolute;left:0;text-align:left;margin-left:26.25pt;margin-top:12.75pt;width:392.35pt;height:27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" filled="f" strokecolor="green">
                <v:stroke dashstyle="dashDot"/>
                <v:textbox>
                  <w:txbxContent>
                    <w:p w14:paraId="33350CB3" w14:textId="77777777" w:rsidR="00820640" w:rsidRDefault="00820640" w:rsidP="00574272">
                      <w:pPr>
                        <w:rPr>
                          <w:rFonts w:ascii="ＭＳ Ｐゴシック"/>
                        </w:rPr>
                      </w:pPr>
                      <w:r>
                        <w:rPr>
                          <w:lang w:val="en"/>
                        </w:rPr>
                        <w:t>&lt; Case 6&gt; △ ▲ : Do not make all updates</w:t>
                      </w:r>
                    </w:p>
                  </w:txbxContent>
                </v:textbox>
              </v:shape>
            </w:pict>
          </mc:Fallback>
        </mc:AlternateContent>
      </w:r>
    </w:p>
    <w:p w14:paraId="01AA2F91" w14:textId="77777777" w:rsidR="00574272" w:rsidRPr="007C3599" w:rsidRDefault="00574272" w:rsidP="00574272"/>
    <w:p w14:paraId="78EF7649" w14:textId="77777777" w:rsidR="00574272" w:rsidRPr="007C3599" w:rsidRDefault="00574272" w:rsidP="00574272"/>
    <w:p w14:paraId="1599B999" w14:textId="77777777" w:rsidR="00574272" w:rsidRPr="007C3599" w:rsidRDefault="00574272" w:rsidP="00574272"/>
    <w:p w14:paraId="293BD8B7" w14:textId="77777777" w:rsidR="000A261A" w:rsidRPr="007C3599" w:rsidRDefault="000A261A" w:rsidP="000A261A">
      <w:r w:rsidRPr="007C3599">
        <w:rPr>
          <w:rFonts w:hint="eastAsia"/>
        </w:rPr>
        <w:lastRenderedPageBreak/>
        <w:t>サービス終了後はサービス期間中に最後に更新された地図の状態で使用出来る。</w:t>
      </w:r>
    </w:p>
    <w:p w14:paraId="4571D0F6" w14:textId="3AF62A62" w:rsidR="00574272" w:rsidRPr="007C3599" w:rsidRDefault="00574272" w:rsidP="00574272">
      <w:r w:rsidRPr="007C3599">
        <w:rPr>
          <w:lang w:val="en"/>
        </w:rPr>
        <w:t>After the end of the service, it can be used in the state of the last updated map during the service period.</w:t>
      </w:r>
    </w:p>
    <w:p w14:paraId="3A6A57EA" w14:textId="77777777" w:rsidR="00B950F7" w:rsidRPr="007C3599" w:rsidRDefault="00B950F7" w:rsidP="00534C4E"/>
    <w:p w14:paraId="1CBB9117" w14:textId="77777777" w:rsidR="00B950F7" w:rsidRPr="007C3599" w:rsidRDefault="00B950F7" w:rsidP="00534C4E"/>
    <w:p w14:paraId="62B9D41A" w14:textId="77777777" w:rsidR="00B950F7" w:rsidRPr="007C3599" w:rsidRDefault="00B950F7" w:rsidP="00534C4E"/>
    <w:p w14:paraId="0E0AE4DB" w14:textId="77777777" w:rsidR="00B950F7" w:rsidRPr="007C3599" w:rsidRDefault="00B950F7" w:rsidP="00534C4E"/>
    <w:p w14:paraId="52FA5F41" w14:textId="3C2CE8EA" w:rsidR="00B950F7" w:rsidRPr="007C3599" w:rsidRDefault="00B950F7" w:rsidP="00B950F7">
      <w:pPr>
        <w:pStyle w:val="2"/>
        <w:numPr>
          <w:ilvl w:val="1"/>
          <w:numId w:val="2"/>
        </w:numPr>
      </w:pPr>
      <w:bookmarkStart w:id="2554" w:name="_Toc536448960"/>
      <w:bookmarkStart w:id="2555" w:name="_Toc87878086"/>
      <w:r w:rsidRPr="007C3599">
        <w:rPr>
          <w:strike/>
          <w:lang w:val="en"/>
        </w:rPr>
        <w:t>map</w:t>
      </w:r>
      <w:r w:rsidR="000A261A" w:rsidRPr="007C3599">
        <w:rPr>
          <w:rFonts w:hint="eastAsia"/>
        </w:rPr>
        <w:t>全更新課金モデル</w:t>
      </w:r>
      <w:r w:rsidRPr="007C3599">
        <w:rPr>
          <w:lang w:val="en"/>
        </w:rPr>
        <w:t>Renewal billing model</w:t>
      </w:r>
      <w:bookmarkEnd w:id="2554"/>
      <w:r w:rsidR="00E04ADF" w:rsidRPr="007C3599">
        <w:rPr>
          <w:lang w:val="en"/>
        </w:rPr>
        <w:t>▲3.00</w:t>
      </w:r>
      <w:bookmarkEnd w:id="2555"/>
    </w:p>
    <w:p w14:paraId="676C51F6" w14:textId="6F468EE0" w:rsidR="000A261A" w:rsidRPr="007C3599" w:rsidRDefault="000A261A" w:rsidP="001B5CC7">
      <w:pPr>
        <w:pStyle w:val="af7"/>
        <w:ind w:leftChars="0" w:left="0"/>
      </w:pPr>
      <w:bookmarkStart w:id="2556" w:name="OLE_LINK13"/>
      <w:r w:rsidRPr="007C3599">
        <w:rPr>
          <w:rFonts w:hint="eastAsia"/>
        </w:rPr>
        <w:t>一定期間課金を行わずサービスが受けられるような仕組みとするために、新車購入時、新規車載機購入時、全更新時に課金を行う（※１）ビジネスモデルとする。</w:t>
      </w:r>
      <w:r w:rsidRPr="007C3599">
        <w:t>(データ取得毎に課金を行うビジネスモデルとしない)</w:t>
      </w:r>
    </w:p>
    <w:p w14:paraId="2374C130" w14:textId="21F03CD1" w:rsidR="000A261A" w:rsidRPr="007C3599" w:rsidRDefault="00B950F7" w:rsidP="001B5CC7">
      <w:r w:rsidRPr="007C3599">
        <w:rPr>
          <w:lang w:val="en"/>
        </w:rPr>
        <w:t>In order to create a system that allows users to receive services without charging for a certain period of time, the company will charge at the time of purchase of a new car, when purchasing a new in-vehicle device, and when all updates are made into a business model (*1). (It is not a business model that charges for each data acquisition)</w:t>
      </w:r>
    </w:p>
    <w:p w14:paraId="3F931796" w14:textId="05CC3FD6" w:rsidR="000A261A" w:rsidRPr="007C3599" w:rsidRDefault="000A261A">
      <w:pPr>
        <w:ind w:left="400" w:hangingChars="200" w:hanging="400"/>
      </w:pPr>
      <w:r w:rsidRPr="007C3599">
        <w:rPr>
          <w:rFonts w:hint="eastAsia"/>
        </w:rPr>
        <w:t>※１　課金タイミングは新車購入時、新規車載機購入時、全更新時、何れかであっても、全てのタイミングであっても良い。</w:t>
      </w:r>
    </w:p>
    <w:p w14:paraId="2BAB6EDE" w14:textId="5B5DFBD6" w:rsidR="00B950F7" w:rsidRPr="007C3599" w:rsidRDefault="00B950F7" w:rsidP="001B5CC7">
      <w:r w:rsidRPr="007C3599">
        <w:rPr>
          <w:lang w:val="en"/>
        </w:rPr>
        <w:t>*1 The billing timing may be at the time of purchase of a new car, at the time of purchase of a new in-vehicle unit, at the time of all renewal, or any timing.</w:t>
      </w:r>
    </w:p>
    <w:bookmarkEnd w:id="2556"/>
    <w:p w14:paraId="3C4F71AC" w14:textId="30208773" w:rsidR="00534C4E" w:rsidRPr="007C3599" w:rsidRDefault="00534C4E" w:rsidP="00534C4E"/>
    <w:p w14:paraId="6AF924A9" w14:textId="77777777" w:rsidR="002777CA" w:rsidRPr="007C3599" w:rsidRDefault="002777CA" w:rsidP="00534C4E"/>
    <w:p w14:paraId="4EC8AFB8" w14:textId="7C71A01D" w:rsidR="00656403" w:rsidRPr="007C3599" w:rsidRDefault="00B950F7" w:rsidP="009B2AF5">
      <w:pPr>
        <w:pStyle w:val="2"/>
        <w:numPr>
          <w:ilvl w:val="1"/>
          <w:numId w:val="2"/>
        </w:numPr>
      </w:pPr>
      <w:bookmarkStart w:id="2557" w:name="_全更新サービス期間の管理"/>
      <w:bookmarkStart w:id="2558" w:name="_Toc498452928"/>
      <w:bookmarkStart w:id="2559" w:name="_Toc87878087"/>
      <w:bookmarkEnd w:id="2557"/>
      <w:r w:rsidRPr="007C3599">
        <w:rPr>
          <w:strike/>
          <w:lang w:val="en"/>
        </w:rPr>
        <w:t xml:space="preserve">Management of </w:t>
      </w:r>
      <w:r w:rsidR="00DE2AE2" w:rsidRPr="007C3599">
        <w:rPr>
          <w:rFonts w:hint="eastAsia"/>
        </w:rPr>
        <w:t>全更新サービス期間の管理</w:t>
      </w:r>
      <w:r w:rsidR="00E856B9" w:rsidRPr="007C3599">
        <w:rPr>
          <w:lang w:val="en"/>
        </w:rPr>
        <w:t>all</w:t>
      </w:r>
      <w:r w:rsidR="00656403" w:rsidRPr="007C3599">
        <w:rPr>
          <w:lang w:val="en"/>
        </w:rPr>
        <w:t xml:space="preserve"> map renewal service period </w:t>
      </w:r>
      <w:bookmarkEnd w:id="2558"/>
      <w:r w:rsidR="00E04ADF" w:rsidRPr="007C3599">
        <w:rPr>
          <w:lang w:val="en"/>
        </w:rPr>
        <w:t>▲3.00</w:t>
      </w:r>
      <w:bookmarkEnd w:id="2559"/>
    </w:p>
    <w:p w14:paraId="1DCB881A" w14:textId="77777777" w:rsidR="002777CA" w:rsidRPr="007C3599" w:rsidRDefault="002777CA" w:rsidP="002777CA">
      <w:pPr>
        <w:numPr>
          <w:ilvl w:val="2"/>
          <w:numId w:val="58"/>
        </w:numPr>
      </w:pPr>
      <w:r w:rsidRPr="007C3599">
        <w:rPr>
          <w:rFonts w:hint="eastAsia"/>
        </w:rPr>
        <w:t>本サービスのサービス期間は車載機毎に管理するものとする</w:t>
      </w:r>
      <w:r w:rsidRPr="007C3599">
        <w:br/>
      </w:r>
      <w:r w:rsidR="00574272" w:rsidRPr="007C3599">
        <w:rPr>
          <w:lang w:val="en"/>
        </w:rPr>
        <w:t xml:space="preserve">The service period of this service shall be managed for each in-vehicle machine </w:t>
      </w:r>
      <w:r w:rsidRPr="007C3599">
        <w:rPr>
          <w:lang w:val="en"/>
        </w:rPr>
        <w:br/>
      </w:r>
      <w:r w:rsidRPr="007C3599">
        <w:t>(地図全更新時など、ユーザーが新しい地図購入時に、古い地図にサービス期間が残っていても原則としてサービス期間の引継ぎ(残存期間の新地図データへの加算)は行わない)</w:t>
      </w:r>
    </w:p>
    <w:p w14:paraId="1215268C" w14:textId="7AFA6DB9" w:rsidR="00574272" w:rsidRPr="007C3599" w:rsidRDefault="00574272" w:rsidP="001B5CC7">
      <w:pPr>
        <w:ind w:left="1260"/>
        <w:rPr>
          <w:lang w:val="en"/>
        </w:rPr>
      </w:pPr>
      <w:r w:rsidRPr="007C3599">
        <w:rPr>
          <w:lang w:val="en"/>
        </w:rPr>
        <w:t xml:space="preserve">(in principle, the service period will not be transferred </w:t>
      </w:r>
      <w:r w:rsidRPr="007C3599">
        <w:rPr>
          <w:lang w:val="en"/>
        </w:rPr>
        <w:br/>
        <w:t xml:space="preserve">(addition to the remaining period to the new map data) </w:t>
      </w:r>
      <w:r w:rsidRPr="007C3599">
        <w:rPr>
          <w:lang w:val="en"/>
        </w:rPr>
        <w:br/>
        <w:t>even if the service period remains on the old map when the user purchases a new map, such as when the map is fully updated)</w:t>
      </w:r>
    </w:p>
    <w:p w14:paraId="745044EB" w14:textId="3CD61970" w:rsidR="002777CA" w:rsidRPr="007C3599" w:rsidRDefault="002777CA" w:rsidP="001B5CC7">
      <w:pPr>
        <w:ind w:firstLineChars="400" w:firstLine="800"/>
        <w:rPr>
          <w:lang w:val="en"/>
        </w:rPr>
      </w:pPr>
      <w:r w:rsidRPr="007C3599">
        <w:rPr>
          <w:rFonts w:hint="eastAsia"/>
        </w:rPr>
        <w:t>※ただし、以下ケースについては特別にサービス期間の引継ぎを行う</w:t>
      </w:r>
    </w:p>
    <w:p w14:paraId="1FE12045" w14:textId="6D6C97A5" w:rsidR="00574272" w:rsidRPr="007C3599" w:rsidRDefault="00574272" w:rsidP="004403E2">
      <w:pPr>
        <w:ind w:left="360" w:firstLine="480"/>
      </w:pPr>
      <w:r w:rsidRPr="347E5CEB">
        <w:t xml:space="preserve">* However, for the following cases, </w:t>
      </w:r>
      <w:proofErr w:type="spellStart"/>
      <w:r w:rsidRPr="347E5CEB">
        <w:t>specialTake</w:t>
      </w:r>
      <w:proofErr w:type="spellEnd"/>
      <w:r w:rsidRPr="347E5CEB">
        <w:t xml:space="preserve"> over the service period</w:t>
      </w:r>
    </w:p>
    <w:p w14:paraId="2F98382C" w14:textId="5CCE13AA" w:rsidR="002777CA" w:rsidRPr="007C3599" w:rsidRDefault="002777CA" w:rsidP="00574272">
      <w:pPr>
        <w:numPr>
          <w:ilvl w:val="0"/>
          <w:numId w:val="13"/>
        </w:numPr>
      </w:pPr>
      <w:r w:rsidRPr="007C3599">
        <w:rPr>
          <w:rFonts w:hint="eastAsia"/>
        </w:rPr>
        <w:lastRenderedPageBreak/>
        <w:t>無償保証期間内の車載機故障に伴う地図交換時は</w:t>
      </w:r>
      <w:r w:rsidRPr="007C3599">
        <w:rPr>
          <w:rFonts w:hint="eastAsia"/>
          <w:szCs w:val="20"/>
        </w:rPr>
        <w:t>残りのサービス期間を交換した車載機に設定すること</w:t>
      </w:r>
    </w:p>
    <w:p w14:paraId="1A9FBBDA" w14:textId="512911AF" w:rsidR="00574272" w:rsidRPr="007C3599" w:rsidRDefault="00574272" w:rsidP="001B5CC7">
      <w:pPr>
        <w:ind w:left="2400"/>
      </w:pPr>
      <w:r w:rsidRPr="007C3599">
        <w:rPr>
          <w:lang w:val="en"/>
        </w:rPr>
        <w:t>When replacing the map due to an in-vehicle machine failure during the free warranty period, set the remaining service period as an in-vehicle machine that has been replaced.</w:t>
      </w:r>
    </w:p>
    <w:p w14:paraId="16DD3CFE" w14:textId="77777777" w:rsidR="002777CA" w:rsidRPr="007C3599" w:rsidRDefault="002777CA">
      <w:pPr>
        <w:numPr>
          <w:ilvl w:val="0"/>
          <w:numId w:val="13"/>
        </w:numPr>
      </w:pPr>
      <w:r w:rsidRPr="007C3599">
        <w:rPr>
          <w:rFonts w:hint="eastAsia"/>
          <w:szCs w:val="20"/>
        </w:rPr>
        <w:t>新車購入もしくは新規車載機購入後、</w:t>
      </w:r>
      <w:r w:rsidRPr="007C3599">
        <w:rPr>
          <w:szCs w:val="20"/>
        </w:rPr>
        <w:t>1年以内に地図全更新を行った場合は旧地図に付帯していたサービス期間を新地図のサービス期間として付け替えることを可能とすること</w:t>
      </w:r>
    </w:p>
    <w:p w14:paraId="7CF66A4A" w14:textId="75173871" w:rsidR="00574272" w:rsidRPr="007C3599" w:rsidRDefault="00574272" w:rsidP="001B5CC7">
      <w:pPr>
        <w:ind w:left="2400"/>
      </w:pPr>
      <w:r w:rsidRPr="347E5CEB">
        <w:t>If the map is fully updated within one year after purchasing a new car or a new in-vehicle machine, it is possible to replace the service period incidental to the old map as a service period for the new map.</w:t>
      </w:r>
    </w:p>
    <w:p w14:paraId="2189B23A" w14:textId="42F71207" w:rsidR="002777CA" w:rsidRPr="007C3599" w:rsidRDefault="002777CA" w:rsidP="00574272">
      <w:pPr>
        <w:numPr>
          <w:ilvl w:val="0"/>
          <w:numId w:val="13"/>
        </w:numPr>
      </w:pPr>
      <w:r w:rsidRPr="007C3599">
        <w:rPr>
          <w:rFonts w:hint="eastAsia"/>
          <w:szCs w:val="20"/>
        </w:rPr>
        <w:t>（</w:t>
      </w:r>
      <w:r w:rsidRPr="007C3599">
        <w:rPr>
          <w:szCs w:val="20"/>
        </w:rPr>
        <w:t>(ii)に該当しない場合）地図全更新時、旧地図に付帯するサービス期間が残っていた場合、上限n(※1)日まで新地図のサービス期間に加算する</w:t>
      </w:r>
    </w:p>
    <w:p w14:paraId="14589FC2" w14:textId="48B9F8C6" w:rsidR="00574272" w:rsidRPr="007C3599" w:rsidRDefault="00574272" w:rsidP="001B5CC7">
      <w:pPr>
        <w:ind w:left="2400"/>
      </w:pPr>
      <w:r w:rsidRPr="347E5CEB">
        <w:t>If the service period incidental to the old map remains at the time of total map renewal (if it does not fall under (ii), it will be added to the service period of the new map up to the upper limit n (*1) date</w:t>
      </w:r>
    </w:p>
    <w:p w14:paraId="28DD9496" w14:textId="33CF162A" w:rsidR="002777CA" w:rsidRPr="007C3599" w:rsidRDefault="002777CA" w:rsidP="00574272">
      <w:pPr>
        <w:numPr>
          <w:ilvl w:val="2"/>
          <w:numId w:val="12"/>
        </w:numPr>
      </w:pPr>
      <w:r w:rsidRPr="007C3599">
        <w:rPr>
          <w:rFonts w:hint="eastAsia"/>
        </w:rPr>
        <w:t>サービス期間はユーザーによって変更出来ないように工場、販売店、メーカーダイアグ画面など、多数の関係者がサービス期間を容易に設定出来ないシステムにするようにすること</w:t>
      </w:r>
    </w:p>
    <w:p w14:paraId="26F58728" w14:textId="4D2F4101" w:rsidR="00574272" w:rsidRPr="007C3599" w:rsidRDefault="00574272" w:rsidP="001B5CC7">
      <w:pPr>
        <w:ind w:left="1260"/>
      </w:pPr>
      <w:r w:rsidRPr="347E5CEB">
        <w:t>Ensure that the service period is a system that cannot be easily set by a large number of parties, such as factories, dealers, and manufacturer diagnostic screens, so that the service period cannot be changed by the user.</w:t>
      </w:r>
    </w:p>
    <w:p w14:paraId="5CDBDC5F" w14:textId="77777777" w:rsidR="002777CA" w:rsidRPr="007C3599" w:rsidRDefault="002777CA" w:rsidP="00574272">
      <w:pPr>
        <w:numPr>
          <w:ilvl w:val="2"/>
          <w:numId w:val="12"/>
        </w:numPr>
      </w:pPr>
      <w:r w:rsidRPr="007C3599">
        <w:rPr>
          <w:rFonts w:hint="eastAsia"/>
        </w:rPr>
        <w:t>将来サービスモデルが変更され、サービス期間の年数が変更されることも考慮し、年度更新版地図リリース時に任意のサービス期間の設定が出来るようにすること</w:t>
      </w:r>
    </w:p>
    <w:p w14:paraId="344ECD6B" w14:textId="58840C61" w:rsidR="00574272" w:rsidRPr="007C3599" w:rsidRDefault="00574272" w:rsidP="001B5CC7">
      <w:pPr>
        <w:ind w:left="1260"/>
      </w:pPr>
      <w:r w:rsidRPr="007C3599">
        <w:rPr>
          <w:lang w:val="en"/>
        </w:rPr>
        <w:t>In consideration of future service models and changes in the number of years of service periods, any service period can be set at the time of annual update map release</w:t>
      </w:r>
    </w:p>
    <w:p w14:paraId="4E2B4B13" w14:textId="269B8C2D" w:rsidR="00574272" w:rsidRPr="007C3599" w:rsidRDefault="00574272" w:rsidP="00574272">
      <w:pPr>
        <w:numPr>
          <w:ilvl w:val="0"/>
          <w:numId w:val="12"/>
        </w:numPr>
      </w:pPr>
      <w:r w:rsidRPr="007C3599">
        <w:rPr>
          <w:lang w:val="en"/>
        </w:rPr>
        <w:t xml:space="preserve">１　</w:t>
      </w:r>
      <w:r w:rsidRPr="007C3599">
        <w:rPr>
          <w:strike/>
          <w:lang w:val="en"/>
        </w:rPr>
        <w:t>17CY</w:t>
      </w:r>
      <w:r w:rsidR="00946275" w:rsidRPr="007C3599">
        <w:rPr>
          <w:lang w:val="en"/>
        </w:rPr>
        <w:t>▲3.00</w:t>
      </w:r>
      <w:r w:rsidR="002777CA" w:rsidRPr="007C3599">
        <w:t xml:space="preserve"> n=60 </w:t>
      </w:r>
      <w:r w:rsidR="002777CA" w:rsidRPr="007C3599">
        <w:rPr>
          <w:rFonts w:hint="eastAsia"/>
        </w:rPr>
        <w:t>とする</w:t>
      </w:r>
      <w:r w:rsidRPr="007C3599">
        <w:rPr>
          <w:lang w:val="en"/>
        </w:rPr>
        <w:t>n=60</w:t>
      </w:r>
    </w:p>
    <w:p w14:paraId="124F190C" w14:textId="3F39B6E3" w:rsidR="008E31E4" w:rsidRPr="007C3599" w:rsidRDefault="008C197C" w:rsidP="00534C4E">
      <w:r w:rsidRPr="007C3599">
        <w:rPr>
          <w:lang w:val="en"/>
        </w:rPr>
        <w:br w:type="page"/>
      </w:r>
    </w:p>
    <w:p w14:paraId="7161938E" w14:textId="41A4BE7E" w:rsidR="004958CF" w:rsidRPr="007C3599" w:rsidRDefault="002777CA" w:rsidP="004958CF">
      <w:pPr>
        <w:pStyle w:val="2"/>
        <w:numPr>
          <w:ilvl w:val="1"/>
          <w:numId w:val="10"/>
        </w:numPr>
      </w:pPr>
      <w:bookmarkStart w:id="2560" w:name="_Toc65676187"/>
      <w:bookmarkStart w:id="2561" w:name="_Toc65676316"/>
      <w:bookmarkStart w:id="2562" w:name="_Toc87515687"/>
      <w:bookmarkStart w:id="2563" w:name="_Toc87515769"/>
      <w:bookmarkStart w:id="2564" w:name="_Toc87607402"/>
      <w:bookmarkStart w:id="2565" w:name="_Toc87608102"/>
      <w:bookmarkStart w:id="2566" w:name="_Toc87878088"/>
      <w:bookmarkStart w:id="2567" w:name="_Toc65676188"/>
      <w:bookmarkStart w:id="2568" w:name="_Toc65676317"/>
      <w:bookmarkStart w:id="2569" w:name="_Toc87515688"/>
      <w:bookmarkStart w:id="2570" w:name="_Toc87515770"/>
      <w:bookmarkStart w:id="2571" w:name="_Toc87603000"/>
      <w:bookmarkStart w:id="2572" w:name="_Toc87607403"/>
      <w:bookmarkStart w:id="2573" w:name="_Toc87608103"/>
      <w:bookmarkStart w:id="2574" w:name="_Toc87878089"/>
      <w:bookmarkStart w:id="2575" w:name="_Toc65676189"/>
      <w:bookmarkStart w:id="2576" w:name="_Toc65676318"/>
      <w:bookmarkStart w:id="2577" w:name="_Toc87515689"/>
      <w:bookmarkStart w:id="2578" w:name="_Toc87515771"/>
      <w:bookmarkStart w:id="2579" w:name="_Toc87603001"/>
      <w:bookmarkStart w:id="2580" w:name="_Toc87607404"/>
      <w:bookmarkStart w:id="2581" w:name="_Toc87608104"/>
      <w:bookmarkStart w:id="2582" w:name="_Toc87878090"/>
      <w:bookmarkStart w:id="2583" w:name="_Toc531973061"/>
      <w:bookmarkStart w:id="2584" w:name="_Toc87878091"/>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r w:rsidRPr="007C3599">
        <w:rPr>
          <w:rFonts w:hint="eastAsia"/>
        </w:rPr>
        <w:lastRenderedPageBreak/>
        <w:t>情報の鮮度</w:t>
      </w:r>
      <w:r w:rsidRPr="007C3599">
        <w:t xml:space="preserve"> </w:t>
      </w:r>
      <w:r w:rsidR="004958CF" w:rsidRPr="007C3599">
        <w:rPr>
          <w:lang w:val="en"/>
        </w:rPr>
        <w:t>Freshness of information</w:t>
      </w:r>
      <w:bookmarkEnd w:id="2583"/>
      <w:bookmarkEnd w:id="2584"/>
    </w:p>
    <w:p w14:paraId="0148A6E3" w14:textId="5E5B007B" w:rsidR="002777CA" w:rsidRPr="007C3599" w:rsidRDefault="002777CA" w:rsidP="001B5CC7">
      <w:pPr>
        <w:pStyle w:val="af7"/>
        <w:ind w:leftChars="0" w:left="0"/>
      </w:pPr>
      <w:r w:rsidRPr="007C3599">
        <w:rPr>
          <w:rFonts w:hint="eastAsia"/>
        </w:rPr>
        <w:t>本サービスで提供する情報の鮮度（※１）を『付録：地図更新コンテンツ要求仕様書</w:t>
      </w:r>
      <w:r w:rsidRPr="007C3599">
        <w:rPr>
          <w:strike/>
        </w:rPr>
        <w:t>_海外</w:t>
      </w:r>
      <w:r w:rsidRPr="007C3599">
        <w:rPr>
          <w:rFonts w:hint="eastAsia"/>
        </w:rPr>
        <w:t>▲</w:t>
      </w:r>
      <w:r w:rsidRPr="007C3599">
        <w:t>3.00</w:t>
      </w:r>
      <w:r w:rsidRPr="007C3599">
        <w:rPr>
          <w:rFonts w:hint="eastAsia"/>
        </w:rPr>
        <w:t>』に記す。</w:t>
      </w:r>
    </w:p>
    <w:p w14:paraId="47669E27" w14:textId="435CA297" w:rsidR="004958CF" w:rsidRPr="007C3599" w:rsidRDefault="004958CF" w:rsidP="004958CF">
      <w:pPr>
        <w:rPr>
          <w:lang w:val="en"/>
        </w:rPr>
      </w:pPr>
      <w:r w:rsidRPr="007C3599">
        <w:rPr>
          <w:lang w:val="en"/>
        </w:rPr>
        <w:t xml:space="preserve">The freshness (*1) of the information provided in this service is described in "Appendix: Map Update Content Request Specifications _ Overseas </w:t>
      </w:r>
      <w:r w:rsidR="00946275" w:rsidRPr="007C3599">
        <w:rPr>
          <w:lang w:val="en"/>
        </w:rPr>
        <w:t>▲3.00</w:t>
      </w:r>
      <w:r w:rsidRPr="007C3599">
        <w:rPr>
          <w:lang w:val="en"/>
        </w:rPr>
        <w:t xml:space="preserve">". </w:t>
      </w:r>
    </w:p>
    <w:p w14:paraId="4DB24394" w14:textId="77777777" w:rsidR="002777CA" w:rsidRPr="007C3599" w:rsidRDefault="002777CA" w:rsidP="002777CA">
      <w:pPr>
        <w:ind w:left="400" w:hangingChars="200" w:hanging="400"/>
      </w:pPr>
      <w:r w:rsidRPr="007C3599">
        <w:rPr>
          <w:rFonts w:hint="eastAsia"/>
        </w:rPr>
        <w:t>※１　本サービスで意味する情報の鮮度とは地物の変更（道路の開通、変更など）からセンターに登録され車載機への配信準備が完了するまでの期間とする。</w:t>
      </w:r>
    </w:p>
    <w:p w14:paraId="46CE29D7" w14:textId="77777777" w:rsidR="004958CF" w:rsidRPr="007C3599" w:rsidRDefault="004958CF" w:rsidP="004958CF">
      <w:pPr>
        <w:ind w:left="400" w:hangingChars="200" w:hanging="400"/>
      </w:pPr>
      <w:r w:rsidRPr="007C3599">
        <w:rPr>
          <w:lang w:val="en"/>
        </w:rPr>
        <w:t xml:space="preserve">*1 The freshness of the information meant in this service is the period from the change of the local thing (opening of the road, change, etc.) to the time until it is registered at the center and ready to be delivered to the in-vehicle device. </w:t>
      </w:r>
    </w:p>
    <w:p w14:paraId="6E27F79E" w14:textId="445BA5DC" w:rsidR="004958CF" w:rsidRPr="007C3599" w:rsidRDefault="004958CF" w:rsidP="004958CF"/>
    <w:p w14:paraId="0AF6C0E4" w14:textId="510F7722" w:rsidR="002777CA" w:rsidRPr="007C3599" w:rsidRDefault="002777CA" w:rsidP="004958CF">
      <w:r w:rsidRPr="007C3599">
        <w:t>(例えば情報の鮮度を10日間とした場合)</w:t>
      </w:r>
    </w:p>
    <w:p w14:paraId="0E53526D" w14:textId="761BC932" w:rsidR="004958CF" w:rsidRPr="007C3599" w:rsidRDefault="004958CF" w:rsidP="004958CF">
      <w:pPr>
        <w:rPr>
          <w:lang w:val="en"/>
        </w:rPr>
      </w:pPr>
      <w:r w:rsidRPr="007C3599">
        <w:rPr>
          <w:lang w:val="en"/>
        </w:rPr>
        <w:t xml:space="preserve"> (For example, if the freshness of the information is set to 10 days)</w:t>
      </w:r>
    </w:p>
    <w:p w14:paraId="5D6AFE2B" w14:textId="29757E32" w:rsidR="002777CA" w:rsidRPr="007C3599" w:rsidRDefault="00C75483" w:rsidP="004958CF">
      <w:r w:rsidRPr="007C3599">
        <w:rPr>
          <w:rFonts w:ascii="ＭＳ Ｐゴシック" w:eastAsia="ＭＳ Ｐゴシック" w:hAnsi="ＭＳ Ｐゴシック" w:cs="ＭＳ Ｐゴシック"/>
          <w:noProof/>
          <w:kern w:val="0"/>
          <w:sz w:val="24"/>
        </w:rPr>
        <mc:AlternateContent>
          <mc:Choice Requires="wpg">
            <w:drawing>
              <wp:anchor distT="0" distB="0" distL="114300" distR="114300" simplePos="0" relativeHeight="251658284" behindDoc="0" locked="0" layoutInCell="1" allowOverlap="1" wp14:anchorId="73F794B0" wp14:editId="60B91B57">
                <wp:simplePos x="0" y="0"/>
                <wp:positionH relativeFrom="column">
                  <wp:posOffset>1905</wp:posOffset>
                </wp:positionH>
                <wp:positionV relativeFrom="paragraph">
                  <wp:posOffset>225425</wp:posOffset>
                </wp:positionV>
                <wp:extent cx="3168650" cy="1435735"/>
                <wp:effectExtent l="0" t="0" r="0" b="0"/>
                <wp:wrapNone/>
                <wp:docPr id="1611" name="グループ化 16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68650" cy="1435735"/>
                          <a:chOff x="0" y="0"/>
                          <a:chExt cx="31688" cy="14360"/>
                        </a:xfrm>
                      </wpg:grpSpPr>
                      <wps:wsp>
                        <wps:cNvPr id="1612" name="Line 13"/>
                        <wps:cNvCnPr>
                          <a:cxnSpLocks noChangeShapeType="1"/>
                        </wps:cNvCnPr>
                        <wps:spPr bwMode="auto">
                          <a:xfrm>
                            <a:off x="0" y="5567"/>
                            <a:ext cx="260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4" name="Line 11"/>
                        <wps:cNvCnPr>
                          <a:cxnSpLocks noChangeShapeType="1"/>
                        </wps:cNvCnPr>
                        <wps:spPr bwMode="auto">
                          <a:xfrm>
                            <a:off x="3522" y="4654"/>
                            <a:ext cx="0" cy="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5" name="Text Box 10"/>
                        <wps:cNvSpPr txBox="1">
                          <a:spLocks noChangeArrowheads="1"/>
                        </wps:cNvSpPr>
                        <wps:spPr bwMode="auto">
                          <a:xfrm>
                            <a:off x="2030" y="0"/>
                            <a:ext cx="12262" cy="6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A54CE" w14:textId="77777777" w:rsidR="00820640" w:rsidRPr="00C75483" w:rsidRDefault="00820640" w:rsidP="002777CA">
                              <w:pPr>
                                <w:pStyle w:val="Web"/>
                                <w:spacing w:before="0" w:beforeAutospacing="0" w:after="0" w:afterAutospacing="0"/>
                                <w:ind w:firstLine="200"/>
                                <w:rPr>
                                  <w:rFonts w:ascii="Meiryo UI" w:eastAsia="Meiryo UI" w:hAnsi="Meiryo UI"/>
                                </w:rPr>
                              </w:pPr>
                              <w:r w:rsidRPr="001B5CC7">
                                <w:rPr>
                                  <w:rFonts w:ascii="Meiryo UI" w:eastAsia="Meiryo UI" w:hAnsi="Meiryo UI" w:cs="Times New Roman"/>
                                  <w:sz w:val="20"/>
                                  <w:szCs w:val="20"/>
                                </w:rPr>
                                <w:t>PM3:00</w:t>
                              </w:r>
                            </w:p>
                            <w:p w14:paraId="30943C9A" w14:textId="77777777" w:rsidR="00820640" w:rsidRPr="00C75483" w:rsidRDefault="00820640" w:rsidP="002777CA">
                              <w:pPr>
                                <w:pStyle w:val="Web"/>
                                <w:spacing w:before="0" w:beforeAutospacing="0" w:after="0" w:afterAutospacing="0"/>
                                <w:ind w:firstLine="200"/>
                              </w:pPr>
                              <w:r w:rsidRPr="001B5CC7">
                                <w:rPr>
                                  <w:rFonts w:ascii="Meiryo UI" w:eastAsia="Meiryo UI" w:hAnsi="Meiryo UI" w:cs="Times New Roman" w:hint="eastAsia"/>
                                  <w:sz w:val="20"/>
                                  <w:szCs w:val="20"/>
                                </w:rPr>
                                <w:t>▼開通</w:t>
                              </w:r>
                            </w:p>
                            <w:p w14:paraId="41E5AAA6" w14:textId="77777777" w:rsidR="00820640" w:rsidRPr="00C75483" w:rsidRDefault="00820640" w:rsidP="002777CA"/>
                          </w:txbxContent>
                        </wps:txbx>
                        <wps:bodyPr rot="0" vert="horz" wrap="square" lIns="91440" tIns="45720" rIns="91440" bIns="45720" anchor="t" anchorCtr="0" upright="1">
                          <a:noAutofit/>
                        </wps:bodyPr>
                      </wps:wsp>
                      <wps:wsp>
                        <wps:cNvPr id="1616" name="Text Box 9"/>
                        <wps:cNvSpPr txBox="1">
                          <a:spLocks noChangeArrowheads="1"/>
                        </wps:cNvSpPr>
                        <wps:spPr bwMode="auto">
                          <a:xfrm>
                            <a:off x="17258" y="175"/>
                            <a:ext cx="14430" cy="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D07FD1" w14:textId="77777777" w:rsidR="00820640" w:rsidRPr="00C75483" w:rsidRDefault="00820640" w:rsidP="002777CA">
                              <w:pPr>
                                <w:pStyle w:val="Web"/>
                                <w:spacing w:before="0" w:beforeAutospacing="0" w:after="0" w:afterAutospacing="0"/>
                                <w:ind w:firstLine="200"/>
                                <w:rPr>
                                  <w:rFonts w:ascii="Meiryo UI" w:eastAsia="Meiryo UI" w:hAnsi="Meiryo UI"/>
                                </w:rPr>
                              </w:pPr>
                              <w:r w:rsidRPr="001B5CC7">
                                <w:rPr>
                                  <w:rFonts w:ascii="Meiryo UI" w:eastAsia="Meiryo UI" w:hAnsi="Meiryo UI" w:cs="Times New Roman"/>
                                  <w:sz w:val="20"/>
                                  <w:szCs w:val="20"/>
                                </w:rPr>
                                <w:t>PM3:00</w:t>
                              </w:r>
                            </w:p>
                            <w:p w14:paraId="33C442C7" w14:textId="77777777" w:rsidR="00820640" w:rsidRPr="00C75483" w:rsidRDefault="00820640" w:rsidP="002777CA">
                              <w:pPr>
                                <w:pStyle w:val="Web"/>
                                <w:spacing w:before="0" w:beforeAutospacing="0" w:after="0" w:afterAutospacing="0"/>
                                <w:ind w:firstLine="200"/>
                              </w:pPr>
                              <w:r w:rsidRPr="001B5CC7">
                                <w:rPr>
                                  <w:rFonts w:ascii="Meiryo UI" w:eastAsia="Meiryo UI" w:hAnsi="Meiryo UI" w:cs="Times New Roman" w:hint="eastAsia"/>
                                  <w:sz w:val="20"/>
                                  <w:szCs w:val="20"/>
                                </w:rPr>
                                <w:t>▼配信準備完</w:t>
                              </w:r>
                            </w:p>
                            <w:p w14:paraId="0B429B92" w14:textId="77777777" w:rsidR="00820640" w:rsidRPr="00C75483" w:rsidRDefault="00820640" w:rsidP="002777CA"/>
                          </w:txbxContent>
                        </wps:txbx>
                        <wps:bodyPr rot="0" vert="horz" wrap="square" lIns="91440" tIns="45720" rIns="91440" bIns="45720" anchor="t" anchorCtr="0" upright="1">
                          <a:noAutofit/>
                        </wps:bodyPr>
                      </wps:wsp>
                      <wps:wsp>
                        <wps:cNvPr id="1617" name="Line 8"/>
                        <wps:cNvCnPr>
                          <a:cxnSpLocks noChangeShapeType="1"/>
                        </wps:cNvCnPr>
                        <wps:spPr bwMode="auto">
                          <a:xfrm>
                            <a:off x="4663" y="4413"/>
                            <a:ext cx="0" cy="831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18" name="Line 7"/>
                        <wps:cNvCnPr>
                          <a:cxnSpLocks noChangeShapeType="1"/>
                        </wps:cNvCnPr>
                        <wps:spPr bwMode="auto">
                          <a:xfrm>
                            <a:off x="18725" y="4413"/>
                            <a:ext cx="0" cy="831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19" name="Line 6"/>
                        <wps:cNvCnPr>
                          <a:cxnSpLocks noChangeShapeType="1"/>
                        </wps:cNvCnPr>
                        <wps:spPr bwMode="auto">
                          <a:xfrm>
                            <a:off x="4663" y="8841"/>
                            <a:ext cx="14146"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620" name="Text Box 5"/>
                        <wps:cNvSpPr txBox="1">
                          <a:spLocks noChangeArrowheads="1"/>
                        </wps:cNvSpPr>
                        <wps:spPr bwMode="auto">
                          <a:xfrm>
                            <a:off x="8393" y="9558"/>
                            <a:ext cx="9166" cy="4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56EA43" w14:textId="77777777" w:rsidR="00820640" w:rsidRPr="00C75483" w:rsidRDefault="00820640" w:rsidP="002777CA">
                              <w:pPr>
                                <w:pStyle w:val="Web"/>
                                <w:spacing w:before="0" w:beforeAutospacing="0" w:after="0" w:afterAutospacing="0"/>
                                <w:ind w:firstLine="200"/>
                                <w:rPr>
                                  <w:rFonts w:ascii="Meiryo UI" w:eastAsia="Meiryo UI" w:hAnsi="Meiryo UI"/>
                                </w:rPr>
                              </w:pPr>
                              <w:r w:rsidRPr="001B5CC7">
                                <w:rPr>
                                  <w:rFonts w:ascii="Meiryo UI" w:eastAsia="Meiryo UI" w:hAnsi="Meiryo UI" w:cs="Times New Roman"/>
                                  <w:sz w:val="20"/>
                                  <w:szCs w:val="20"/>
                                </w:rPr>
                                <w:t>10日</w:t>
                              </w:r>
                              <w:r w:rsidRPr="001B5CC7">
                                <w:rPr>
                                  <w:rFonts w:ascii="Meiryo UI" w:eastAsia="Meiryo UI" w:hAnsi="Meiryo UI" w:cs="Times New Roman" w:hint="eastAsia"/>
                                  <w:sz w:val="20"/>
                                  <w:szCs w:val="20"/>
                                </w:rPr>
                                <w:t>間</w:t>
                              </w:r>
                            </w:p>
                            <w:p w14:paraId="4265C4FC" w14:textId="77777777" w:rsidR="00820640" w:rsidRPr="00C75483" w:rsidRDefault="00820640" w:rsidP="002777CA"/>
                          </w:txbxContent>
                        </wps:txbx>
                        <wps:bodyPr rot="0" vert="horz" wrap="square" lIns="91440" tIns="45720" rIns="91440" bIns="45720" anchor="t" anchorCtr="0" upright="1">
                          <a:noAutofit/>
                        </wps:bodyPr>
                      </wps:wsp>
                      <pic:pic xmlns:pic="http://schemas.openxmlformats.org/drawingml/2006/picture">
                        <pic:nvPicPr>
                          <pic:cNvPr id="1621" name="図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4397" y="5135"/>
                            <a:ext cx="10661" cy="345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22" name="図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4525" y="5135"/>
                            <a:ext cx="10631" cy="345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3F794B0" id="グループ化 1611" o:spid="_x0000_s1162" style="position:absolute;left:0;text-align:left;margin-left:.15pt;margin-top:17.75pt;width:249.5pt;height:113.05pt;z-index:251658284" coordsize="31688,14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">
                <v:line id="Line 13" o:spid="_x0000_s1163" style="position:absolute;visibility:visible;mso-wrap-style:square" from="0,5567" to="26062,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"/>
                <v:line id="Line 11" o:spid="_x0000_s1164" style="position:absolute;visibility:visible;mso-wrap-style:square" from="3522,4654" to="3522,5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"/>
                <v:shape id="Text Box 10" o:spid="_x0000_s1165" type="#_x0000_t202" style="position:absolute;left:2030;width:12262;height:6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" filled="f" stroked="f">
                  <v:textbox>
                    <w:txbxContent>
                      <w:p w14:paraId="3AFA54CE" w14:textId="77777777" w:rsidR="00820640" w:rsidRPr="00C75483" w:rsidRDefault="00820640" w:rsidP="002777CA">
                        <w:pPr>
                          <w:pStyle w:val="Web"/>
                          <w:spacing w:before="0" w:beforeAutospacing="0" w:after="0" w:afterAutospacing="0"/>
                          <w:ind w:firstLine="200"/>
                          <w:rPr>
                            <w:rFonts w:ascii="Meiryo UI" w:eastAsia="Meiryo UI" w:hAnsi="Meiryo UI"/>
                          </w:rPr>
                        </w:pPr>
                        <w:r w:rsidRPr="001B5CC7">
                          <w:rPr>
                            <w:rFonts w:ascii="Meiryo UI" w:eastAsia="Meiryo UI" w:hAnsi="Meiryo UI" w:cs="Times New Roman"/>
                            <w:sz w:val="20"/>
                            <w:szCs w:val="20"/>
                          </w:rPr>
                          <w:t>PM3:00</w:t>
                        </w:r>
                      </w:p>
                      <w:p w14:paraId="30943C9A" w14:textId="77777777" w:rsidR="00820640" w:rsidRPr="00C75483" w:rsidRDefault="00820640" w:rsidP="002777CA">
                        <w:pPr>
                          <w:pStyle w:val="Web"/>
                          <w:spacing w:before="0" w:beforeAutospacing="0" w:after="0" w:afterAutospacing="0"/>
                          <w:ind w:firstLine="200"/>
                        </w:pPr>
                        <w:r w:rsidRPr="001B5CC7">
                          <w:rPr>
                            <w:rFonts w:ascii="Meiryo UI" w:eastAsia="Meiryo UI" w:hAnsi="Meiryo UI" w:cs="Times New Roman" w:hint="eastAsia"/>
                            <w:sz w:val="20"/>
                            <w:szCs w:val="20"/>
                          </w:rPr>
                          <w:t>▼開通</w:t>
                        </w:r>
                      </w:p>
                      <w:p w14:paraId="41E5AAA6" w14:textId="77777777" w:rsidR="00820640" w:rsidRPr="00C75483" w:rsidRDefault="00820640" w:rsidP="002777CA"/>
                    </w:txbxContent>
                  </v:textbox>
                </v:shape>
                <v:shape id="Text Box 9" o:spid="_x0000_s1166" type="#_x0000_t202" style="position:absolute;left:17258;top:175;width:14430;height:9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" filled="f" stroked="f">
                  <v:textbox>
                    <w:txbxContent>
                      <w:p w14:paraId="22D07FD1" w14:textId="77777777" w:rsidR="00820640" w:rsidRPr="00C75483" w:rsidRDefault="00820640" w:rsidP="002777CA">
                        <w:pPr>
                          <w:pStyle w:val="Web"/>
                          <w:spacing w:before="0" w:beforeAutospacing="0" w:after="0" w:afterAutospacing="0"/>
                          <w:ind w:firstLine="200"/>
                          <w:rPr>
                            <w:rFonts w:ascii="Meiryo UI" w:eastAsia="Meiryo UI" w:hAnsi="Meiryo UI"/>
                          </w:rPr>
                        </w:pPr>
                        <w:r w:rsidRPr="001B5CC7">
                          <w:rPr>
                            <w:rFonts w:ascii="Meiryo UI" w:eastAsia="Meiryo UI" w:hAnsi="Meiryo UI" w:cs="Times New Roman"/>
                            <w:sz w:val="20"/>
                            <w:szCs w:val="20"/>
                          </w:rPr>
                          <w:t>PM3:00</w:t>
                        </w:r>
                      </w:p>
                      <w:p w14:paraId="33C442C7" w14:textId="77777777" w:rsidR="00820640" w:rsidRPr="00C75483" w:rsidRDefault="00820640" w:rsidP="002777CA">
                        <w:pPr>
                          <w:pStyle w:val="Web"/>
                          <w:spacing w:before="0" w:beforeAutospacing="0" w:after="0" w:afterAutospacing="0"/>
                          <w:ind w:firstLine="200"/>
                        </w:pPr>
                        <w:r w:rsidRPr="001B5CC7">
                          <w:rPr>
                            <w:rFonts w:ascii="Meiryo UI" w:eastAsia="Meiryo UI" w:hAnsi="Meiryo UI" w:cs="Times New Roman" w:hint="eastAsia"/>
                            <w:sz w:val="20"/>
                            <w:szCs w:val="20"/>
                          </w:rPr>
                          <w:t>▼配信準備完</w:t>
                        </w:r>
                      </w:p>
                      <w:p w14:paraId="0B429B92" w14:textId="77777777" w:rsidR="00820640" w:rsidRPr="00C75483" w:rsidRDefault="00820640" w:rsidP="002777CA"/>
                    </w:txbxContent>
                  </v:textbox>
                </v:shape>
                <v:line id="Line 8" o:spid="_x0000_s1167" style="position:absolute;visibility:visible;mso-wrap-style:square" from="4663,4413" to="4663,12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">
                  <v:stroke dashstyle="1 1"/>
                </v:line>
                <v:line id="Line 7" o:spid="_x0000_s1168" style="position:absolute;visibility:visible;mso-wrap-style:square" from="18725,4413" to="18725,12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">
                  <v:stroke dashstyle="1 1"/>
                </v:line>
                <v:line id="Line 6" o:spid="_x0000_s1169" style="position:absolute;visibility:visible;mso-wrap-style:square" from="4663,8841" to="18809,8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">
                  <v:stroke startarrow="block" endarrow="block"/>
                </v:line>
                <v:shape id="Text Box 5" o:spid="_x0000_s1170" type="#_x0000_t202" style="position:absolute;left:8393;top:9558;width:9166;height:4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" filled="f" stroked="f">
                  <v:textbox>
                    <w:txbxContent>
                      <w:p w14:paraId="1556EA43" w14:textId="77777777" w:rsidR="00820640" w:rsidRPr="00C75483" w:rsidRDefault="00820640" w:rsidP="002777CA">
                        <w:pPr>
                          <w:pStyle w:val="Web"/>
                          <w:spacing w:before="0" w:beforeAutospacing="0" w:after="0" w:afterAutospacing="0"/>
                          <w:ind w:firstLine="200"/>
                          <w:rPr>
                            <w:rFonts w:ascii="Meiryo UI" w:eastAsia="Meiryo UI" w:hAnsi="Meiryo UI"/>
                          </w:rPr>
                        </w:pPr>
                        <w:r w:rsidRPr="001B5CC7">
                          <w:rPr>
                            <w:rFonts w:ascii="Meiryo UI" w:eastAsia="Meiryo UI" w:hAnsi="Meiryo UI" w:cs="Times New Roman"/>
                            <w:sz w:val="20"/>
                            <w:szCs w:val="20"/>
                          </w:rPr>
                          <w:t>10日</w:t>
                        </w:r>
                        <w:r w:rsidRPr="001B5CC7">
                          <w:rPr>
                            <w:rFonts w:ascii="Meiryo UI" w:eastAsia="Meiryo UI" w:hAnsi="Meiryo UI" w:cs="Times New Roman" w:hint="eastAsia"/>
                            <w:sz w:val="20"/>
                            <w:szCs w:val="20"/>
                          </w:rPr>
                          <w:t>間</w:t>
                        </w:r>
                      </w:p>
                      <w:p w14:paraId="4265C4FC" w14:textId="77777777" w:rsidR="00820640" w:rsidRPr="00C75483" w:rsidRDefault="00820640" w:rsidP="002777CA"/>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2" o:spid="_x0000_s1171" type="#_x0000_t75" style="position:absolute;left:4397;top:5135;width:10661;height:3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">
                  <v:imagedata r:id="rId25" o:title=""/>
                </v:shape>
                <v:shape id="図 13" o:spid="_x0000_s1172" type="#_x0000_t75" style="position:absolute;left:14525;top:5135;width:10631;height:3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">
                  <v:imagedata r:id="rId25" o:title=""/>
                </v:shape>
              </v:group>
            </w:pict>
          </mc:Fallback>
        </mc:AlternateContent>
      </w:r>
    </w:p>
    <w:p w14:paraId="5F7628E6" w14:textId="67E724A3" w:rsidR="002777CA" w:rsidRPr="007C3599" w:rsidRDefault="002777CA" w:rsidP="004958CF"/>
    <w:p w14:paraId="311A5AC6" w14:textId="61470BEA" w:rsidR="002777CA" w:rsidRPr="007C3599" w:rsidRDefault="002777CA" w:rsidP="004958CF"/>
    <w:p w14:paraId="7DA0EAD1" w14:textId="42C6C4ED" w:rsidR="002777CA" w:rsidRPr="007C3599" w:rsidRDefault="002777CA" w:rsidP="004958CF"/>
    <w:p w14:paraId="5E7D9F46" w14:textId="3C764951" w:rsidR="002777CA" w:rsidRPr="007C3599" w:rsidRDefault="002777CA" w:rsidP="004958CF"/>
    <w:p w14:paraId="20E76FAF" w14:textId="325EF786" w:rsidR="002777CA" w:rsidRPr="007C3599" w:rsidRDefault="002777CA" w:rsidP="004958CF"/>
    <w:p w14:paraId="1DDA2957" w14:textId="4BAF9374" w:rsidR="002777CA" w:rsidRPr="007C3599" w:rsidRDefault="002777CA" w:rsidP="004958CF"/>
    <w:p w14:paraId="29B8B736" w14:textId="527D50B7" w:rsidR="002777CA" w:rsidRPr="007C3599" w:rsidRDefault="002777CA" w:rsidP="004958CF"/>
    <w:p w14:paraId="445B04F6" w14:textId="2C8E4DA1" w:rsidR="002777CA" w:rsidRPr="007C3599" w:rsidRDefault="00C75483" w:rsidP="004958CF">
      <w:r w:rsidRPr="007C3599">
        <w:rPr>
          <w:noProof/>
        </w:rPr>
        <mc:AlternateContent>
          <mc:Choice Requires="wpg">
            <w:drawing>
              <wp:anchor distT="0" distB="0" distL="114300" distR="114300" simplePos="0" relativeHeight="251658240" behindDoc="0" locked="0" layoutInCell="1" allowOverlap="1" wp14:anchorId="717A8980" wp14:editId="385AB8D0">
                <wp:simplePos x="0" y="0"/>
                <wp:positionH relativeFrom="column">
                  <wp:posOffset>1905</wp:posOffset>
                </wp:positionH>
                <wp:positionV relativeFrom="paragraph">
                  <wp:posOffset>186690</wp:posOffset>
                </wp:positionV>
                <wp:extent cx="3581400" cy="1476375"/>
                <wp:effectExtent l="0" t="0" r="0" b="9525"/>
                <wp:wrapNone/>
                <wp:docPr id="1335" name="グループ化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81400" cy="1476375"/>
                          <a:chOff x="0" y="-409"/>
                          <a:chExt cx="35816" cy="14769"/>
                        </a:xfrm>
                      </wpg:grpSpPr>
                      <wps:wsp>
                        <wps:cNvPr id="1336" name="Line 13"/>
                        <wps:cNvCnPr>
                          <a:cxnSpLocks noChangeShapeType="1"/>
                        </wps:cNvCnPr>
                        <wps:spPr bwMode="auto">
                          <a:xfrm>
                            <a:off x="0" y="5567"/>
                            <a:ext cx="2606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7" name="Text Box 12"/>
                        <wps:cNvSpPr txBox="1">
                          <a:spLocks noChangeArrowheads="1"/>
                        </wps:cNvSpPr>
                        <wps:spPr bwMode="auto">
                          <a:xfrm>
                            <a:off x="152" y="5793"/>
                            <a:ext cx="5395" cy="36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6E423A" w14:textId="77777777" w:rsidR="00820640" w:rsidRDefault="00820640" w:rsidP="004958CF">
                              <w:pPr>
                                <w:pStyle w:val="Web"/>
                                <w:spacing w:before="0" w:beforeAutospacing="0" w:after="0" w:afterAutospacing="0"/>
                                <w:ind w:firstLine="140"/>
                              </w:pPr>
                              <w:r>
                                <w:rPr>
                                  <w:color w:val="000000"/>
                                  <w:sz w:val="14"/>
                                  <w:szCs w:val="14"/>
                                  <w:lang w:val="en"/>
                                </w:rPr>
                                <w:t>earth</w:t>
                              </w:r>
                            </w:p>
                          </w:txbxContent>
                        </wps:txbx>
                        <wps:bodyPr rot="0" vert="horz" wrap="square" lIns="91440" tIns="45720" rIns="91440" bIns="45720" anchor="t" anchorCtr="0" upright="1">
                          <a:noAutofit/>
                        </wps:bodyPr>
                      </wps:wsp>
                      <wps:wsp>
                        <wps:cNvPr id="1338" name="Line 11"/>
                        <wps:cNvCnPr>
                          <a:cxnSpLocks noChangeShapeType="1"/>
                        </wps:cNvCnPr>
                        <wps:spPr bwMode="auto">
                          <a:xfrm>
                            <a:off x="3522" y="4654"/>
                            <a:ext cx="0" cy="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9" name="Text Box 10"/>
                        <wps:cNvSpPr txBox="1">
                          <a:spLocks noChangeArrowheads="1"/>
                        </wps:cNvSpPr>
                        <wps:spPr bwMode="auto">
                          <a:xfrm>
                            <a:off x="2030" y="0"/>
                            <a:ext cx="12262" cy="6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1E0F2" w14:textId="77777777" w:rsidR="00820640" w:rsidRPr="004403E2" w:rsidRDefault="00820640" w:rsidP="004958CF">
                              <w:pPr>
                                <w:pStyle w:val="Web"/>
                                <w:spacing w:before="0" w:beforeAutospacing="0" w:after="0" w:afterAutospacing="0"/>
                                <w:ind w:firstLine="200"/>
                                <w:rPr>
                                  <w:rFonts w:ascii="Meiryo UI" w:eastAsia="Meiryo UI" w:hAnsi="Meiryo UI"/>
                                </w:rPr>
                              </w:pPr>
                              <w:r w:rsidRPr="004403E2">
                                <w:rPr>
                                  <w:color w:val="000000"/>
                                  <w:sz w:val="20"/>
                                  <w:szCs w:val="20"/>
                                  <w:lang w:val="en"/>
                                </w:rPr>
                                <w:t>PM3:00</w:t>
                              </w:r>
                            </w:p>
                            <w:p w14:paraId="5C6F65ED" w14:textId="77777777" w:rsidR="00820640" w:rsidRDefault="00820640" w:rsidP="004958CF">
                              <w:pPr>
                                <w:pStyle w:val="Web"/>
                                <w:spacing w:before="0" w:beforeAutospacing="0" w:after="0" w:afterAutospacing="0"/>
                                <w:ind w:firstLine="200"/>
                              </w:pPr>
                              <w:r>
                                <w:rPr>
                                  <w:color w:val="000000"/>
                                  <w:sz w:val="20"/>
                                  <w:szCs w:val="20"/>
                                  <w:lang w:val="en"/>
                                </w:rPr>
                                <w:t>Opening of Doors</w:t>
                              </w:r>
                            </w:p>
                          </w:txbxContent>
                        </wps:txbx>
                        <wps:bodyPr rot="0" vert="horz" wrap="square" lIns="91440" tIns="45720" rIns="91440" bIns="45720" anchor="t" anchorCtr="0" upright="1">
                          <a:noAutofit/>
                        </wps:bodyPr>
                      </wps:wsp>
                      <wps:wsp>
                        <wps:cNvPr id="1340" name="Text Box 9"/>
                        <wps:cNvSpPr txBox="1">
                          <a:spLocks noChangeArrowheads="1"/>
                        </wps:cNvSpPr>
                        <wps:spPr bwMode="auto">
                          <a:xfrm>
                            <a:off x="18325" y="-409"/>
                            <a:ext cx="17491" cy="9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D3D2D" w14:textId="77777777" w:rsidR="00820640" w:rsidRPr="004403E2" w:rsidRDefault="00820640" w:rsidP="001B5CC7">
                              <w:pPr>
                                <w:pStyle w:val="Web"/>
                                <w:spacing w:before="0" w:beforeAutospacing="0" w:after="0" w:afterAutospacing="0"/>
                                <w:rPr>
                                  <w:rFonts w:ascii="Meiryo UI" w:eastAsia="Meiryo UI" w:hAnsi="Meiryo UI"/>
                                </w:rPr>
                              </w:pPr>
                              <w:r w:rsidRPr="004403E2">
                                <w:rPr>
                                  <w:color w:val="000000"/>
                                  <w:sz w:val="20"/>
                                  <w:szCs w:val="20"/>
                                  <w:lang w:val="en"/>
                                </w:rPr>
                                <w:t>PM3:00</w:t>
                              </w:r>
                            </w:p>
                            <w:p w14:paraId="57E0D7E4" w14:textId="77777777" w:rsidR="00820640" w:rsidRDefault="00820640" w:rsidP="001B5CC7">
                              <w:pPr>
                                <w:pStyle w:val="Web"/>
                                <w:spacing w:before="0" w:beforeAutospacing="0" w:after="0" w:afterAutospacing="0" w:line="200" w:lineRule="exact"/>
                                <w:ind w:left="200" w:hangingChars="100" w:hanging="200"/>
                              </w:pPr>
                              <w:r>
                                <w:rPr>
                                  <w:color w:val="000000"/>
                                  <w:sz w:val="20"/>
                                  <w:szCs w:val="20"/>
                                  <w:lang w:val="en"/>
                                </w:rPr>
                                <w:t>▼Delivery preparation completed</w:t>
                              </w:r>
                            </w:p>
                          </w:txbxContent>
                        </wps:txbx>
                        <wps:bodyPr rot="0" vert="horz" wrap="square" lIns="91440" tIns="45720" rIns="91440" bIns="45720" anchor="t" anchorCtr="0" upright="1">
                          <a:noAutofit/>
                        </wps:bodyPr>
                      </wps:wsp>
                      <wps:wsp>
                        <wps:cNvPr id="1341" name="Line 8"/>
                        <wps:cNvCnPr>
                          <a:cxnSpLocks noChangeShapeType="1"/>
                        </wps:cNvCnPr>
                        <wps:spPr bwMode="auto">
                          <a:xfrm>
                            <a:off x="4663" y="4413"/>
                            <a:ext cx="0" cy="831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42" name="Line 7"/>
                        <wps:cNvCnPr>
                          <a:cxnSpLocks noChangeShapeType="1"/>
                        </wps:cNvCnPr>
                        <wps:spPr bwMode="auto">
                          <a:xfrm>
                            <a:off x="18725" y="4413"/>
                            <a:ext cx="0" cy="8316"/>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43" name="Line 6"/>
                        <wps:cNvCnPr>
                          <a:cxnSpLocks noChangeShapeType="1"/>
                        </wps:cNvCnPr>
                        <wps:spPr bwMode="auto">
                          <a:xfrm>
                            <a:off x="4663" y="8841"/>
                            <a:ext cx="14146"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44" name="Text Box 5"/>
                        <wps:cNvSpPr txBox="1">
                          <a:spLocks noChangeArrowheads="1"/>
                        </wps:cNvSpPr>
                        <wps:spPr bwMode="auto">
                          <a:xfrm>
                            <a:off x="8393" y="9558"/>
                            <a:ext cx="9166" cy="4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4006E" w14:textId="77777777" w:rsidR="00820640" w:rsidRPr="004403E2" w:rsidRDefault="00820640" w:rsidP="004958CF">
                              <w:pPr>
                                <w:pStyle w:val="Web"/>
                                <w:spacing w:before="0" w:beforeAutospacing="0" w:after="0" w:afterAutospacing="0"/>
                                <w:ind w:firstLine="200"/>
                                <w:rPr>
                                  <w:rFonts w:ascii="Meiryo UI" w:eastAsia="Meiryo UI" w:hAnsi="Meiryo UI"/>
                                </w:rPr>
                              </w:pPr>
                              <w:r w:rsidRPr="004403E2">
                                <w:rPr>
                                  <w:color w:val="000000"/>
                                  <w:sz w:val="20"/>
                                  <w:szCs w:val="20"/>
                                  <w:lang w:val="en"/>
                                </w:rPr>
                                <w:t xml:space="preserve">10 </w:t>
                              </w:r>
                              <w:r w:rsidRPr="006C61D3">
                                <w:rPr>
                                  <w:color w:val="000000"/>
                                  <w:sz w:val="20"/>
                                  <w:szCs w:val="20"/>
                                  <w:lang w:val="en"/>
                                </w:rPr>
                                <w:t>days</w:t>
                              </w:r>
                            </w:p>
                          </w:txbxContent>
                        </wps:txbx>
                        <wps:bodyPr rot="0" vert="horz" wrap="square" lIns="91440" tIns="45720" rIns="91440" bIns="45720" anchor="t" anchorCtr="0" upright="1">
                          <a:noAutofit/>
                        </wps:bodyPr>
                      </wps:wsp>
                      <pic:pic xmlns:pic="http://schemas.openxmlformats.org/drawingml/2006/picture">
                        <pic:nvPicPr>
                          <pic:cNvPr id="1345" name="図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4397" y="5135"/>
                            <a:ext cx="10661" cy="345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46" name="図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4525" y="5135"/>
                            <a:ext cx="10631" cy="345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17A8980" id="グループ化 1" o:spid="_x0000_s1173" style="position:absolute;left:0;text-align:left;margin-left:.15pt;margin-top:14.7pt;width:282pt;height:116.25pt;z-index:251658240" coordorigin=",-409" coordsize="35816,14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">
                <v:line id="Line 13" o:spid="_x0000_s1174" style="position:absolute;visibility:visible;mso-wrap-style:square" from="0,5567" to="26062,5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"/>
                <v:shape id="Text Box 12" o:spid="_x0000_s1175" type="#_x0000_t202" style="position:absolute;left:152;top:5793;width:5395;height: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" filled="f" stroked="f">
                  <v:textbox>
                    <w:txbxContent>
                      <w:p w14:paraId="1E6E423A" w14:textId="77777777" w:rsidR="00820640" w:rsidRDefault="00820640" w:rsidP="004958CF">
                        <w:pPr>
                          <w:pStyle w:val="Web"/>
                          <w:spacing w:before="0" w:beforeAutospacing="0" w:after="0" w:afterAutospacing="0"/>
                          <w:ind w:firstLine="140"/>
                        </w:pPr>
                        <w:r>
                          <w:rPr>
                            <w:color w:val="000000"/>
                            <w:sz w:val="14"/>
                            <w:szCs w:val="14"/>
                            <w:lang w:val="en"/>
                          </w:rPr>
                          <w:t>earth</w:t>
                        </w:r>
                      </w:p>
                    </w:txbxContent>
                  </v:textbox>
                </v:shape>
                <v:line id="Line 11" o:spid="_x0000_s1176" style="position:absolute;visibility:visible;mso-wrap-style:square" from="3522,4654" to="3522,5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"/>
                <v:shape id="Text Box 10" o:spid="_x0000_s1177" type="#_x0000_t202" style="position:absolute;left:2030;width:12262;height:6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" filled="f" stroked="f">
                  <v:textbox>
                    <w:txbxContent>
                      <w:p w14:paraId="2991E0F2" w14:textId="77777777" w:rsidR="00820640" w:rsidRPr="004403E2" w:rsidRDefault="00820640" w:rsidP="004958CF">
                        <w:pPr>
                          <w:pStyle w:val="Web"/>
                          <w:spacing w:before="0" w:beforeAutospacing="0" w:after="0" w:afterAutospacing="0"/>
                          <w:ind w:firstLine="200"/>
                          <w:rPr>
                            <w:rFonts w:ascii="Meiryo UI" w:eastAsia="Meiryo UI" w:hAnsi="Meiryo UI"/>
                          </w:rPr>
                        </w:pPr>
                        <w:r w:rsidRPr="004403E2">
                          <w:rPr>
                            <w:color w:val="000000"/>
                            <w:sz w:val="20"/>
                            <w:szCs w:val="20"/>
                            <w:lang w:val="en"/>
                          </w:rPr>
                          <w:t>PM3:00</w:t>
                        </w:r>
                      </w:p>
                      <w:p w14:paraId="5C6F65ED" w14:textId="77777777" w:rsidR="00820640" w:rsidRDefault="00820640" w:rsidP="004958CF">
                        <w:pPr>
                          <w:pStyle w:val="Web"/>
                          <w:spacing w:before="0" w:beforeAutospacing="0" w:after="0" w:afterAutospacing="0"/>
                          <w:ind w:firstLine="200"/>
                        </w:pPr>
                        <w:r>
                          <w:rPr>
                            <w:color w:val="000000"/>
                            <w:sz w:val="20"/>
                            <w:szCs w:val="20"/>
                            <w:lang w:val="en"/>
                          </w:rPr>
                          <w:t>Opening of Doors</w:t>
                        </w:r>
                      </w:p>
                    </w:txbxContent>
                  </v:textbox>
                </v:shape>
                <v:shape id="Text Box 9" o:spid="_x0000_s1178" type="#_x0000_t202" style="position:absolute;left:18325;top:-409;width:17491;height:9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" filled="f" stroked="f">
                  <v:textbox>
                    <w:txbxContent>
                      <w:p w14:paraId="55BD3D2D" w14:textId="77777777" w:rsidR="00820640" w:rsidRPr="004403E2" w:rsidRDefault="00820640" w:rsidP="001B5CC7">
                        <w:pPr>
                          <w:pStyle w:val="Web"/>
                          <w:spacing w:before="0" w:beforeAutospacing="0" w:after="0" w:afterAutospacing="0"/>
                          <w:rPr>
                            <w:rFonts w:ascii="Meiryo UI" w:eastAsia="Meiryo UI" w:hAnsi="Meiryo UI"/>
                          </w:rPr>
                        </w:pPr>
                        <w:r w:rsidRPr="004403E2">
                          <w:rPr>
                            <w:color w:val="000000"/>
                            <w:sz w:val="20"/>
                            <w:szCs w:val="20"/>
                            <w:lang w:val="en"/>
                          </w:rPr>
                          <w:t>PM3:00</w:t>
                        </w:r>
                      </w:p>
                      <w:p w14:paraId="57E0D7E4" w14:textId="77777777" w:rsidR="00820640" w:rsidRDefault="00820640" w:rsidP="001B5CC7">
                        <w:pPr>
                          <w:pStyle w:val="Web"/>
                          <w:spacing w:before="0" w:beforeAutospacing="0" w:after="0" w:afterAutospacing="0" w:line="200" w:lineRule="exact"/>
                          <w:ind w:left="200" w:hangingChars="100" w:hanging="200"/>
                        </w:pPr>
                        <w:r>
                          <w:rPr>
                            <w:color w:val="000000"/>
                            <w:sz w:val="20"/>
                            <w:szCs w:val="20"/>
                            <w:lang w:val="en"/>
                          </w:rPr>
                          <w:t>▼Delivery preparation completed</w:t>
                        </w:r>
                      </w:p>
                    </w:txbxContent>
                  </v:textbox>
                </v:shape>
                <v:line id="Line 8" o:spid="_x0000_s1179" style="position:absolute;visibility:visible;mso-wrap-style:square" from="4663,4413" to="4663,12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">
                  <v:stroke dashstyle="1 1"/>
                </v:line>
                <v:line id="Line 7" o:spid="_x0000_s1180" style="position:absolute;visibility:visible;mso-wrap-style:square" from="18725,4413" to="18725,12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">
                  <v:stroke dashstyle="1 1"/>
                </v:line>
                <v:line id="Line 6" o:spid="_x0000_s1181" style="position:absolute;visibility:visible;mso-wrap-style:square" from="4663,8841" to="18809,8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">
                  <v:stroke startarrow="block" endarrow="block"/>
                </v:line>
                <v:shape id="Text Box 5" o:spid="_x0000_s1182" type="#_x0000_t202" style="position:absolute;left:8393;top:9558;width:9166;height:4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" filled="f" stroked="f">
                  <v:textbox>
                    <w:txbxContent>
                      <w:p w14:paraId="5C14006E" w14:textId="77777777" w:rsidR="00820640" w:rsidRPr="004403E2" w:rsidRDefault="00820640" w:rsidP="004958CF">
                        <w:pPr>
                          <w:pStyle w:val="Web"/>
                          <w:spacing w:before="0" w:beforeAutospacing="0" w:after="0" w:afterAutospacing="0"/>
                          <w:ind w:firstLine="200"/>
                          <w:rPr>
                            <w:rFonts w:ascii="Meiryo UI" w:eastAsia="Meiryo UI" w:hAnsi="Meiryo UI"/>
                          </w:rPr>
                        </w:pPr>
                        <w:r w:rsidRPr="004403E2">
                          <w:rPr>
                            <w:color w:val="000000"/>
                            <w:sz w:val="20"/>
                            <w:szCs w:val="20"/>
                            <w:lang w:val="en"/>
                          </w:rPr>
                          <w:t xml:space="preserve">10 </w:t>
                        </w:r>
                        <w:r w:rsidRPr="006C61D3">
                          <w:rPr>
                            <w:color w:val="000000"/>
                            <w:sz w:val="20"/>
                            <w:szCs w:val="20"/>
                            <w:lang w:val="en"/>
                          </w:rPr>
                          <w:t>days</w:t>
                        </w:r>
                      </w:p>
                    </w:txbxContent>
                  </v:textbox>
                </v:shape>
                <v:shape id="図 12" o:spid="_x0000_s1183" type="#_x0000_t75" style="position:absolute;left:4397;top:5135;width:10661;height:3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">
                  <v:imagedata r:id="rId25" o:title=""/>
                </v:shape>
                <v:shape id="図 13" o:spid="_x0000_s1184" type="#_x0000_t75" style="position:absolute;left:14525;top:5135;width:10631;height:3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">
                  <v:imagedata r:id="rId25" o:title=""/>
                </v:shape>
              </v:group>
            </w:pict>
          </mc:Fallback>
        </mc:AlternateContent>
      </w:r>
    </w:p>
    <w:p w14:paraId="2D8DD3F9" w14:textId="4C059757" w:rsidR="004958CF" w:rsidRPr="007C3599" w:rsidRDefault="004958CF" w:rsidP="004958CF">
      <w:r w:rsidRPr="007C3599">
        <w:rPr>
          <w:lang w:val="en"/>
        </w:rPr>
        <w:t xml:space="preserve"> </w:t>
      </w:r>
    </w:p>
    <w:p w14:paraId="3509D006" w14:textId="77777777" w:rsidR="004958CF" w:rsidRPr="007C3599" w:rsidRDefault="004958CF" w:rsidP="004958CF">
      <w:pPr>
        <w:jc w:val="center"/>
      </w:pPr>
    </w:p>
    <w:p w14:paraId="547E447B" w14:textId="77777777" w:rsidR="004958CF" w:rsidRPr="007C3599" w:rsidRDefault="004958CF" w:rsidP="004958CF"/>
    <w:p w14:paraId="0B15F568" w14:textId="77777777" w:rsidR="004958CF" w:rsidRPr="007C3599" w:rsidRDefault="004958CF" w:rsidP="004958CF"/>
    <w:p w14:paraId="64745EA3" w14:textId="77777777" w:rsidR="004958CF" w:rsidRPr="007C3599" w:rsidRDefault="004958CF" w:rsidP="004958CF"/>
    <w:p w14:paraId="5C52C7F1" w14:textId="32DF0FF6" w:rsidR="00534C4E" w:rsidRPr="007C3599" w:rsidRDefault="00534C4E" w:rsidP="00534C4E"/>
    <w:p w14:paraId="6ECD60E2" w14:textId="613DABB3" w:rsidR="002777CA" w:rsidRPr="007C3599" w:rsidRDefault="002777CA">
      <w:pPr>
        <w:widowControl/>
        <w:jc w:val="left"/>
      </w:pPr>
      <w:r w:rsidRPr="007C3599">
        <w:br w:type="page"/>
      </w:r>
    </w:p>
    <w:p w14:paraId="580AB35D" w14:textId="1859CF4E" w:rsidR="00195FC5" w:rsidRPr="007C3599" w:rsidRDefault="002777CA" w:rsidP="00195FC5">
      <w:pPr>
        <w:pStyle w:val="2"/>
        <w:numPr>
          <w:ilvl w:val="1"/>
          <w:numId w:val="10"/>
        </w:numPr>
      </w:pPr>
      <w:r w:rsidRPr="007C3599">
        <w:rPr>
          <w:rFonts w:hint="eastAsia"/>
        </w:rPr>
        <w:lastRenderedPageBreak/>
        <w:t>地図コンテンツ</w:t>
      </w:r>
      <w:r w:rsidRPr="007C3599">
        <w:t xml:space="preserve"> </w:t>
      </w:r>
      <w:bookmarkStart w:id="2585" w:name="_Toc65676320"/>
      <w:bookmarkStart w:id="2586" w:name="_Toc87878092"/>
      <w:r w:rsidR="00195FC5" w:rsidRPr="007C3599">
        <w:rPr>
          <w:lang w:val="en"/>
        </w:rPr>
        <w:t>Map Content</w:t>
      </w:r>
      <w:bookmarkEnd w:id="2585"/>
      <w:bookmarkEnd w:id="2586"/>
    </w:p>
    <w:p w14:paraId="5E5F5323" w14:textId="77777777" w:rsidR="002777CA" w:rsidRPr="007C3599" w:rsidRDefault="002777CA" w:rsidP="00EF74B7">
      <w:pPr>
        <w:numPr>
          <w:ilvl w:val="0"/>
          <w:numId w:val="19"/>
        </w:numPr>
        <w:ind w:left="851" w:hanging="284"/>
      </w:pPr>
      <w:r w:rsidRPr="007C3599">
        <w:rPr>
          <w:rFonts w:hint="eastAsia"/>
        </w:rPr>
        <w:t>本サービスで提供する情報は、『地図更新コンテンツ要求仕様書』に記載する。</w:t>
      </w:r>
    </w:p>
    <w:p w14:paraId="2D8FDAF7" w14:textId="4B322918" w:rsidR="00EF74B7" w:rsidRPr="007C3599" w:rsidRDefault="00EF74B7" w:rsidP="001B5CC7">
      <w:pPr>
        <w:ind w:left="851"/>
      </w:pPr>
      <w:r w:rsidRPr="007C3599">
        <w:rPr>
          <w:lang w:val="en"/>
        </w:rPr>
        <w:t>The information provided in this service shall be described in the "Map Update Content Request Specification".</w:t>
      </w:r>
    </w:p>
    <w:p w14:paraId="02D009F4" w14:textId="77777777" w:rsidR="00EF74B7" w:rsidRPr="007C3599" w:rsidRDefault="00EF74B7" w:rsidP="00EF74B7">
      <w:pPr>
        <w:numPr>
          <w:ilvl w:val="0"/>
          <w:numId w:val="19"/>
        </w:numPr>
        <w:ind w:left="851" w:hanging="284"/>
        <w:rPr>
          <w:strike/>
        </w:rPr>
      </w:pPr>
      <w:r w:rsidRPr="007C3599">
        <w:rPr>
          <w:strike/>
          <w:lang w:val="en"/>
        </w:rPr>
        <w:t>In order to reduce the amount of communication data, the center should not send information that is not necessary for each type of in-vehicle (*1)</w:t>
      </w:r>
    </w:p>
    <w:p w14:paraId="021A8F6A" w14:textId="77777777" w:rsidR="00EF74B7" w:rsidRPr="007C3599" w:rsidRDefault="00EF74B7" w:rsidP="00EF74B7">
      <w:pPr>
        <w:ind w:left="839"/>
        <w:rPr>
          <w:strike/>
        </w:rPr>
      </w:pPr>
      <w:r w:rsidRPr="007C3599">
        <w:rPr>
          <w:strike/>
          <w:lang w:val="en"/>
        </w:rPr>
        <w:t xml:space="preserve">*1 For example, VGA/EGA in-vehicle units do not send images of the type that are not necessary. </w:t>
      </w:r>
      <w:r w:rsidR="00E04ADF" w:rsidRPr="007C3599">
        <w:rPr>
          <w:lang w:val="en"/>
        </w:rPr>
        <w:t>▲3.00</w:t>
      </w:r>
    </w:p>
    <w:p w14:paraId="4FFC8AB5" w14:textId="77777777" w:rsidR="00EF74B7" w:rsidRPr="007C3599" w:rsidRDefault="00EF74B7" w:rsidP="00EF74B7">
      <w:pPr>
        <w:numPr>
          <w:ilvl w:val="0"/>
          <w:numId w:val="19"/>
        </w:numPr>
        <w:ind w:left="851" w:hanging="284"/>
        <w:rPr>
          <w:strike/>
        </w:rPr>
      </w:pPr>
      <w:r w:rsidRPr="007C3599">
        <w:rPr>
          <w:strike/>
          <w:lang w:val="en"/>
        </w:rPr>
        <w:t>A center mechanism that allows DCM and update media to change the type of information provided when using different media</w:t>
      </w:r>
    </w:p>
    <w:p w14:paraId="2662313F" w14:textId="77777777" w:rsidR="00EF74B7" w:rsidRPr="007C3599" w:rsidRDefault="00EF74B7" w:rsidP="00EF74B7">
      <w:pPr>
        <w:ind w:left="839"/>
        <w:rPr>
          <w:strike/>
        </w:rPr>
      </w:pPr>
      <w:r w:rsidRPr="007C3599">
        <w:rPr>
          <w:strike/>
          <w:lang w:val="en"/>
        </w:rPr>
        <w:t>*2 For example, send images only for updated media</w:t>
      </w:r>
      <w:r w:rsidR="00946275" w:rsidRPr="007C3599">
        <w:rPr>
          <w:lang w:val="en"/>
        </w:rPr>
        <w:t>▲3.00</w:t>
      </w:r>
    </w:p>
    <w:p w14:paraId="2007F483" w14:textId="77777777" w:rsidR="00EF74B7" w:rsidRPr="007C3599" w:rsidRDefault="00EF74B7" w:rsidP="009E6F94">
      <w:pPr>
        <w:pStyle w:val="2"/>
        <w:rPr>
          <w:strike/>
        </w:rPr>
      </w:pPr>
      <w:r w:rsidRPr="007C3599">
        <w:rPr>
          <w:lang w:val="en"/>
        </w:rPr>
        <w:br w:type="page"/>
      </w:r>
      <w:bookmarkStart w:id="2587" w:name="_6－１２８．更新エリア（日本）"/>
      <w:bookmarkStart w:id="2588" w:name="_Toc498452932"/>
      <w:bookmarkStart w:id="2589" w:name="_Toc309921669"/>
      <w:bookmarkStart w:id="2590" w:name="_Toc536448965"/>
      <w:bookmarkStart w:id="2591" w:name="_Toc87878093"/>
      <w:bookmarkEnd w:id="2587"/>
      <w:r w:rsidR="00540F95" w:rsidRPr="007C3599">
        <w:rPr>
          <w:strike/>
          <w:lang w:val="en"/>
        </w:rPr>
        <w:lastRenderedPageBreak/>
        <w:t>6－12</w:t>
      </w:r>
      <w:r w:rsidR="00583F1A" w:rsidRPr="007C3599">
        <w:rPr>
          <w:strike/>
          <w:lang w:val="en"/>
        </w:rPr>
        <w:t xml:space="preserve">． </w:t>
      </w:r>
      <w:r w:rsidRPr="007C3599">
        <w:rPr>
          <w:strike/>
          <w:lang w:val="en"/>
        </w:rPr>
        <w:t xml:space="preserve"> Update area</w:t>
      </w:r>
      <w:bookmarkEnd w:id="2588"/>
      <w:bookmarkEnd w:id="2589"/>
      <w:bookmarkEnd w:id="2590"/>
      <w:r w:rsidR="00E04ADF" w:rsidRPr="007C3599">
        <w:rPr>
          <w:lang w:val="en"/>
        </w:rPr>
        <w:t>▲3.00</w:t>
      </w:r>
      <w:bookmarkEnd w:id="2591"/>
    </w:p>
    <w:p w14:paraId="6C3C0906" w14:textId="77777777" w:rsidR="00EF74B7" w:rsidRPr="007C3599" w:rsidRDefault="00EF74B7" w:rsidP="00EF74B7">
      <w:pPr>
        <w:rPr>
          <w:strike/>
        </w:rPr>
      </w:pPr>
      <w:r w:rsidRPr="007C3599">
        <w:rPr>
          <w:strike/>
          <w:lang w:val="en"/>
        </w:rPr>
        <w:t xml:space="preserve">It is necessary to reduce the amount of communication data by updating by wireless communication such as DCM. Therefore, in order to deliver the most useful information for users, the service is realized by the following mechanism. Details will be described in the "Map Update Content Request Specifications". </w:t>
      </w:r>
    </w:p>
    <w:p w14:paraId="5633174D" w14:textId="77777777" w:rsidR="00EF74B7" w:rsidRPr="007C3599" w:rsidRDefault="00EF74B7" w:rsidP="00EF74B7">
      <w:pPr>
        <w:numPr>
          <w:ilvl w:val="0"/>
          <w:numId w:val="21"/>
        </w:numPr>
        <w:ind w:left="851" w:hanging="284"/>
        <w:rPr>
          <w:strike/>
        </w:rPr>
      </w:pPr>
      <w:r w:rsidRPr="007C3599">
        <w:rPr>
          <w:strike/>
          <w:lang w:val="en"/>
        </w:rPr>
        <w:t>It is possible to change the update area depending on the road level (*1)</w:t>
      </w:r>
    </w:p>
    <w:p w14:paraId="0111C303" w14:textId="77777777" w:rsidR="00EF74B7" w:rsidRPr="007C3599" w:rsidRDefault="00EF74B7" w:rsidP="00EF74B7">
      <w:pPr>
        <w:rPr>
          <w:strike/>
        </w:rPr>
      </w:pPr>
    </w:p>
    <w:p w14:paraId="2172FBFF" w14:textId="46153EA7" w:rsidR="00EF74B7" w:rsidRPr="007C3599" w:rsidRDefault="007217E4" w:rsidP="00EF74B7">
      <w:pPr>
        <w:rPr>
          <w:strike/>
        </w:rPr>
      </w:pPr>
      <w:r w:rsidRPr="007C3599">
        <w:rPr>
          <w:strike/>
          <w:noProof/>
        </w:rPr>
        <mc:AlternateContent>
          <mc:Choice Requires="wpg">
            <w:drawing>
              <wp:inline distT="0" distB="0" distL="0" distR="0" wp14:anchorId="04F9E0C0" wp14:editId="0B70E619">
                <wp:extent cx="5676900" cy="1247775"/>
                <wp:effectExtent l="32385" t="0" r="0" b="4445"/>
                <wp:docPr id="1327" name="Group 1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0" cy="1247775"/>
                          <a:chOff x="2331" y="6191"/>
                          <a:chExt cx="8940" cy="1965"/>
                        </a:xfrm>
                      </wpg:grpSpPr>
                      <wps:wsp>
                        <wps:cNvPr id="1328" name="Text Box 1533"/>
                        <wps:cNvSpPr txBox="1">
                          <a:spLocks noChangeArrowheads="1"/>
                        </wps:cNvSpPr>
                        <wps:spPr bwMode="auto">
                          <a:xfrm>
                            <a:off x="2361" y="6191"/>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EB3FB0" w14:textId="77777777" w:rsidR="00820640" w:rsidRDefault="00820640" w:rsidP="00EF74B7">
                              <w:r>
                                <w:rPr>
                                  <w:lang w:val="en"/>
                                </w:rPr>
                                <w:t>A</w:t>
                              </w:r>
                            </w:p>
                          </w:txbxContent>
                        </wps:txbx>
                        <wps:bodyPr rot="0" vert="horz" wrap="square" lIns="91440" tIns="45720" rIns="91440" bIns="45720" anchor="t" anchorCtr="0" upright="1">
                          <a:noAutofit/>
                        </wps:bodyPr>
                      </wps:wsp>
                      <wps:wsp>
                        <wps:cNvPr id="1329" name="Text Box 1534"/>
                        <wps:cNvSpPr txBox="1">
                          <a:spLocks noChangeArrowheads="1"/>
                        </wps:cNvSpPr>
                        <wps:spPr bwMode="auto">
                          <a:xfrm>
                            <a:off x="2841" y="6727"/>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3C54BC" w14:textId="77777777" w:rsidR="00820640" w:rsidRDefault="00820640" w:rsidP="00EF74B7">
                              <w:r>
                                <w:rPr>
                                  <w:lang w:val="en"/>
                                </w:rPr>
                                <w:t>B</w:t>
                              </w:r>
                            </w:p>
                          </w:txbxContent>
                        </wps:txbx>
                        <wps:bodyPr rot="0" vert="horz" wrap="square" lIns="91440" tIns="45720" rIns="91440" bIns="45720" anchor="t" anchorCtr="0" upright="1">
                          <a:noAutofit/>
                        </wps:bodyPr>
                      </wps:wsp>
                      <wps:wsp>
                        <wps:cNvPr id="1330" name="Text Box 1535"/>
                        <wps:cNvSpPr txBox="1">
                          <a:spLocks noChangeArrowheads="1"/>
                        </wps:cNvSpPr>
                        <wps:spPr bwMode="auto">
                          <a:xfrm>
                            <a:off x="3171" y="7136"/>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08C05B" w14:textId="77777777" w:rsidR="00820640" w:rsidRDefault="00820640" w:rsidP="00EF74B7">
                              <w:r>
                                <w:rPr>
                                  <w:lang w:val="en"/>
                                </w:rPr>
                                <w:t>C</w:t>
                              </w:r>
                            </w:p>
                          </w:txbxContent>
                        </wps:txbx>
                        <wps:bodyPr rot="0" vert="horz" wrap="square" lIns="91440" tIns="45720" rIns="91440" bIns="45720" anchor="t" anchorCtr="0" upright="1">
                          <a:noAutofit/>
                        </wps:bodyPr>
                      </wps:wsp>
                      <wps:wsp>
                        <wps:cNvPr id="1331" name="Text Box 1536"/>
                        <wps:cNvSpPr txBox="1">
                          <a:spLocks noChangeArrowheads="1"/>
                        </wps:cNvSpPr>
                        <wps:spPr bwMode="auto">
                          <a:xfrm>
                            <a:off x="6216" y="6536"/>
                            <a:ext cx="5055" cy="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97063" w14:textId="77777777" w:rsidR="00820640" w:rsidRDefault="00820640" w:rsidP="00EF74B7">
                              <w:pPr>
                                <w:rPr>
                                  <w:rFonts w:ascii="ＭＳ Ｐゴシック"/>
                                </w:rPr>
                              </w:pPr>
                              <w:r>
                                <w:rPr>
                                  <w:lang w:val="en"/>
                                </w:rPr>
                                <w:t>(Example)</w:t>
                              </w:r>
                            </w:p>
                            <w:p w14:paraId="32D94E6C" w14:textId="77777777" w:rsidR="00820640" w:rsidRPr="00283905" w:rsidRDefault="00820640" w:rsidP="00EF74B7">
                              <w:pPr>
                                <w:rPr>
                                  <w:sz w:val="18"/>
                                </w:rPr>
                              </w:pPr>
                              <w:r w:rsidRPr="00283905">
                                <w:rPr>
                                  <w:sz w:val="18"/>
                                  <w:lang w:val="en"/>
                                </w:rPr>
                                <w:t>A : Intercity high speed, city expressway, toll road, national route 1</w:t>
                              </w:r>
                            </w:p>
                            <w:p w14:paraId="55A25183" w14:textId="77777777" w:rsidR="00820640" w:rsidRPr="00283905" w:rsidRDefault="00820640" w:rsidP="00EF74B7">
                              <w:pPr>
                                <w:rPr>
                                  <w:sz w:val="18"/>
                                </w:rPr>
                              </w:pPr>
                              <w:r w:rsidRPr="00283905">
                                <w:rPr>
                                  <w:sz w:val="18"/>
                                  <w:lang w:val="en"/>
                                </w:rPr>
                                <w:t>B : National highways 2, 3 digits, main local roads, prefectural roads, general roads</w:t>
                              </w:r>
                            </w:p>
                            <w:p w14:paraId="4F1DE4FB" w14:textId="77777777" w:rsidR="00820640" w:rsidRPr="00283905" w:rsidRDefault="00820640" w:rsidP="00EF74B7">
                              <w:r w:rsidRPr="00283905">
                                <w:rPr>
                                  <w:sz w:val="18"/>
                                  <w:lang w:val="en"/>
                                </w:rPr>
                                <w:t>C : Fine Street Road</w:t>
                              </w:r>
                            </w:p>
                          </w:txbxContent>
                        </wps:txbx>
                        <wps:bodyPr rot="0" vert="horz" wrap="square" lIns="91440" tIns="45720" rIns="91440" bIns="45720" anchor="t" anchorCtr="0" upright="1">
                          <a:noAutofit/>
                        </wps:bodyPr>
                      </wps:wsp>
                      <wps:wsp>
                        <wps:cNvPr id="1332" name="AutoShape 1537"/>
                        <wps:cNvSpPr>
                          <a:spLocks noChangeArrowheads="1"/>
                        </wps:cNvSpPr>
                        <wps:spPr bwMode="auto">
                          <a:xfrm>
                            <a:off x="3381" y="7376"/>
                            <a:ext cx="1575" cy="193"/>
                          </a:xfrm>
                          <a:prstGeom prst="parallelogram">
                            <a:avLst>
                              <a:gd name="adj" fmla="val 204016"/>
                            </a:avLst>
                          </a:prstGeom>
                          <a:solidFill>
                            <a:srgbClr val="FFFFFF"/>
                          </a:solidFill>
                          <a:ln w="9525">
                            <a:solidFill>
                              <a:srgbClr val="000000"/>
                            </a:solidFill>
                            <a:miter lim="800000"/>
                            <a:headEnd/>
                            <a:tailEnd/>
                          </a:ln>
                        </wps:spPr>
                        <wps:txbx>
                          <w:txbxContent>
                            <w:p w14:paraId="48543A45" w14:textId="77777777" w:rsidR="00820640" w:rsidRDefault="00820640" w:rsidP="00EF74B7"/>
                          </w:txbxContent>
                        </wps:txbx>
                        <wps:bodyPr rot="0" vert="horz" wrap="square" lIns="91440" tIns="45720" rIns="91440" bIns="45720" anchor="t" anchorCtr="0" upright="1">
                          <a:noAutofit/>
                        </wps:bodyPr>
                      </wps:wsp>
                      <wps:wsp>
                        <wps:cNvPr id="1333" name="AutoShape 1538"/>
                        <wps:cNvSpPr>
                          <a:spLocks noChangeArrowheads="1"/>
                        </wps:cNvSpPr>
                        <wps:spPr bwMode="auto">
                          <a:xfrm>
                            <a:off x="2961" y="6905"/>
                            <a:ext cx="2520" cy="308"/>
                          </a:xfrm>
                          <a:prstGeom prst="parallelogram">
                            <a:avLst>
                              <a:gd name="adj" fmla="val 20454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34" name="AutoShape 1539"/>
                        <wps:cNvSpPr>
                          <a:spLocks noChangeArrowheads="1"/>
                        </wps:cNvSpPr>
                        <wps:spPr bwMode="auto">
                          <a:xfrm>
                            <a:off x="2331" y="6326"/>
                            <a:ext cx="3780" cy="463"/>
                          </a:xfrm>
                          <a:prstGeom prst="parallelogram">
                            <a:avLst>
                              <a:gd name="adj" fmla="val 20410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inline>
            </w:drawing>
          </mc:Choice>
          <mc:Fallback>
            <w:pict>
              <v:group w14:anchorId="04F9E0C0" id="Group 1532" o:spid="_x0000_s1185" style="width:447pt;height:98.25pt;mso-position-horizontal-relative:char;mso-position-vertical-relative:line" coordorigin="2331,6191" coordsize="8940,1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">
                <v:shape id="Text Box 1533" o:spid="_x0000_s1186" type="#_x0000_t202" style="position:absolute;left:2361;top:6191;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" filled="f" stroked="f">
                  <v:textbox>
                    <w:txbxContent>
                      <w:p w14:paraId="62EB3FB0" w14:textId="77777777" w:rsidR="00820640" w:rsidRDefault="00820640" w:rsidP="00EF74B7">
                        <w:r>
                          <w:rPr>
                            <w:lang w:val="en"/>
                          </w:rPr>
                          <w:t>A</w:t>
                        </w:r>
                      </w:p>
                    </w:txbxContent>
                  </v:textbox>
                </v:shape>
                <v:shape id="Text Box 1534" o:spid="_x0000_s1187" type="#_x0000_t202" style="position:absolute;left:2841;top:6727;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" filled="f" stroked="f">
                  <v:textbox>
                    <w:txbxContent>
                      <w:p w14:paraId="293C54BC" w14:textId="77777777" w:rsidR="00820640" w:rsidRDefault="00820640" w:rsidP="00EF74B7">
                        <w:r>
                          <w:rPr>
                            <w:lang w:val="en"/>
                          </w:rPr>
                          <w:t>B</w:t>
                        </w:r>
                      </w:p>
                    </w:txbxContent>
                  </v:textbox>
                </v:shape>
                <v:shape id="Text Box 1535" o:spid="_x0000_s1188" type="#_x0000_t202" style="position:absolute;left:3171;top:7136;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" filled="f" stroked="f">
                  <v:textbox>
                    <w:txbxContent>
                      <w:p w14:paraId="2508C05B" w14:textId="77777777" w:rsidR="00820640" w:rsidRDefault="00820640" w:rsidP="00EF74B7">
                        <w:r>
                          <w:rPr>
                            <w:lang w:val="en"/>
                          </w:rPr>
                          <w:t>C</w:t>
                        </w:r>
                      </w:p>
                    </w:txbxContent>
                  </v:textbox>
                </v:shape>
                <v:shape id="Text Box 1536" o:spid="_x0000_s1189" type="#_x0000_t202" style="position:absolute;left:6216;top:6536;width:5055;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" filled="f" stroked="f">
                  <v:textbox>
                    <w:txbxContent>
                      <w:p w14:paraId="29797063" w14:textId="77777777" w:rsidR="00820640" w:rsidRDefault="00820640" w:rsidP="00EF74B7">
                        <w:pPr>
                          <w:rPr>
                            <w:rFonts w:ascii="ＭＳ Ｐゴシック"/>
                          </w:rPr>
                        </w:pPr>
                        <w:r>
                          <w:rPr>
                            <w:lang w:val="en"/>
                          </w:rPr>
                          <w:t>(Example)</w:t>
                        </w:r>
                      </w:p>
                      <w:p w14:paraId="32D94E6C" w14:textId="77777777" w:rsidR="00820640" w:rsidRPr="00283905" w:rsidRDefault="00820640" w:rsidP="00EF74B7">
                        <w:pPr>
                          <w:rPr>
                            <w:sz w:val="18"/>
                          </w:rPr>
                        </w:pPr>
                        <w:r w:rsidRPr="00283905">
                          <w:rPr>
                            <w:sz w:val="18"/>
                            <w:lang w:val="en"/>
                          </w:rPr>
                          <w:t>A : Intercity high speed, city expressway, toll road, national route 1</w:t>
                        </w:r>
                      </w:p>
                      <w:p w14:paraId="55A25183" w14:textId="77777777" w:rsidR="00820640" w:rsidRPr="00283905" w:rsidRDefault="00820640" w:rsidP="00EF74B7">
                        <w:pPr>
                          <w:rPr>
                            <w:sz w:val="18"/>
                          </w:rPr>
                        </w:pPr>
                        <w:r w:rsidRPr="00283905">
                          <w:rPr>
                            <w:sz w:val="18"/>
                            <w:lang w:val="en"/>
                          </w:rPr>
                          <w:t>B : National highways 2, 3 digits, main local roads, prefectural roads, general roads</w:t>
                        </w:r>
                      </w:p>
                      <w:p w14:paraId="4F1DE4FB" w14:textId="77777777" w:rsidR="00820640" w:rsidRPr="00283905" w:rsidRDefault="00820640" w:rsidP="00EF74B7">
                        <w:r w:rsidRPr="00283905">
                          <w:rPr>
                            <w:sz w:val="18"/>
                            <w:lang w:val="en"/>
                          </w:rPr>
                          <w:t>C : Fine Street Road</w:t>
                        </w:r>
                      </w:p>
                    </w:txbxContent>
                  </v:textbox>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1537" o:spid="_x0000_s1190" type="#_x0000_t7" style="position:absolute;left:3381;top:7376;width:1575;height: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">
                  <v:textbox>
                    <w:txbxContent>
                      <w:p w14:paraId="48543A45" w14:textId="77777777" w:rsidR="00820640" w:rsidRDefault="00820640" w:rsidP="00EF74B7"/>
                    </w:txbxContent>
                  </v:textbox>
                </v:shape>
                <v:shape id="AutoShape 1538" o:spid="_x0000_s1191" type="#_x0000_t7" style="position:absolute;left:2961;top:6905;width:2520;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"/>
                <v:shape id="AutoShape 1539" o:spid="_x0000_s1192" type="#_x0000_t7" style="position:absolute;left:2331;top:6326;width:3780;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"/>
                <w10:anchorlock/>
              </v:group>
            </w:pict>
          </mc:Fallback>
        </mc:AlternateContent>
      </w:r>
    </w:p>
    <w:p w14:paraId="533A1810" w14:textId="77777777" w:rsidR="00EF74B7" w:rsidRPr="007C3599" w:rsidRDefault="00EF74B7" w:rsidP="00EF74B7">
      <w:pPr>
        <w:rPr>
          <w:strike/>
        </w:rPr>
      </w:pPr>
    </w:p>
    <w:p w14:paraId="76BA0C84" w14:textId="77777777" w:rsidR="00EF74B7" w:rsidRPr="007C3599" w:rsidRDefault="00EF74B7" w:rsidP="00EF74B7">
      <w:pPr>
        <w:ind w:left="851" w:hanging="284"/>
        <w:rPr>
          <w:strike/>
        </w:rPr>
      </w:pPr>
      <w:r w:rsidRPr="007C3599">
        <w:rPr>
          <w:strike/>
          <w:lang w:val="en"/>
        </w:rPr>
        <w:t>*1 If you want to reduce the amount of data due to the large amount of communication in the future, the distance parameters of A, B, and C above can be adjusted on the center side assuming that the amount of data may be increased by lowering the price of the packet fee.</w:t>
      </w:r>
    </w:p>
    <w:p w14:paraId="5A7F1F49" w14:textId="77777777" w:rsidR="00EF74B7" w:rsidRPr="007C3599" w:rsidRDefault="00EF74B7" w:rsidP="00EF74B7">
      <w:pPr>
        <w:rPr>
          <w:strike/>
        </w:rPr>
      </w:pPr>
    </w:p>
    <w:p w14:paraId="59E00CC2" w14:textId="77777777" w:rsidR="00EF74B7" w:rsidRPr="007C3599" w:rsidRDefault="00EF74B7" w:rsidP="00EF74B7">
      <w:pPr>
        <w:numPr>
          <w:ilvl w:val="0"/>
          <w:numId w:val="21"/>
        </w:numPr>
        <w:ind w:left="851" w:hanging="284"/>
        <w:rPr>
          <w:strike/>
        </w:rPr>
      </w:pPr>
      <w:r w:rsidRPr="007C3599">
        <w:rPr>
          <w:strike/>
          <w:lang w:val="en"/>
        </w:rPr>
        <w:t>To make it a mechanism that can determine the renewal area by the customer's action area (*2)</w:t>
      </w:r>
    </w:p>
    <w:p w14:paraId="03565522" w14:textId="77777777" w:rsidR="00EF74B7" w:rsidRPr="007C3599" w:rsidRDefault="00EF74B7" w:rsidP="00EF74B7">
      <w:pPr>
        <w:rPr>
          <w:strike/>
        </w:rPr>
      </w:pPr>
    </w:p>
    <w:p w14:paraId="220CA6FC" w14:textId="77777777" w:rsidR="00EF74B7" w:rsidRPr="007C3599" w:rsidRDefault="00EF74B7" w:rsidP="00EF74B7">
      <w:pPr>
        <w:ind w:left="851" w:hanging="284"/>
        <w:rPr>
          <w:strike/>
        </w:rPr>
      </w:pPr>
      <w:r w:rsidRPr="007C3599">
        <w:rPr>
          <w:strike/>
          <w:lang w:val="en"/>
        </w:rPr>
        <w:t>*2 User's action area: Home registration point, destination, etc.</w:t>
      </w:r>
    </w:p>
    <w:p w14:paraId="5A6EDCC6" w14:textId="52601BC7" w:rsidR="00EF74B7" w:rsidRPr="007C3599" w:rsidRDefault="007217E4" w:rsidP="00EF74B7">
      <w:pPr>
        <w:jc w:val="center"/>
        <w:rPr>
          <w:strike/>
        </w:rPr>
      </w:pPr>
      <w:r w:rsidRPr="007C3599">
        <w:rPr>
          <w:strike/>
          <w:noProof/>
        </w:rPr>
        <mc:AlternateContent>
          <mc:Choice Requires="wpg">
            <w:drawing>
              <wp:inline distT="0" distB="0" distL="0" distR="0" wp14:anchorId="012FD2F0" wp14:editId="0537FB18">
                <wp:extent cx="4036695" cy="2482850"/>
                <wp:effectExtent l="38100" t="0" r="1905" b="0"/>
                <wp:docPr id="1307" name="Group 1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36695" cy="2482850"/>
                          <a:chOff x="3321" y="11756"/>
                          <a:chExt cx="6357" cy="3910"/>
                        </a:xfrm>
                      </wpg:grpSpPr>
                      <wps:wsp>
                        <wps:cNvPr id="1308" name="Rectangle 1541"/>
                        <wps:cNvSpPr>
                          <a:spLocks noChangeArrowheads="1"/>
                        </wps:cNvSpPr>
                        <wps:spPr bwMode="auto">
                          <a:xfrm>
                            <a:off x="3321" y="11756"/>
                            <a:ext cx="1800" cy="1620"/>
                          </a:xfrm>
                          <a:prstGeom prst="rect">
                            <a:avLst/>
                          </a:prstGeom>
                          <a:pattFill prst="lt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g:grpSp>
                        <wpg:cNvPr id="1309" name="Group 1542"/>
                        <wpg:cNvGrpSpPr>
                          <a:grpSpLocks/>
                        </wpg:cNvGrpSpPr>
                        <wpg:grpSpPr bwMode="auto">
                          <a:xfrm>
                            <a:off x="3936" y="12191"/>
                            <a:ext cx="540" cy="360"/>
                            <a:chOff x="4734" y="11318"/>
                            <a:chExt cx="720" cy="540"/>
                          </a:xfrm>
                        </wpg:grpSpPr>
                        <wps:wsp>
                          <wps:cNvPr id="1310" name="Rectangle 1543"/>
                          <wps:cNvSpPr>
                            <a:spLocks noChangeArrowheads="1"/>
                          </wps:cNvSpPr>
                          <wps:spPr bwMode="auto">
                            <a:xfrm>
                              <a:off x="4914" y="11498"/>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11" name="Line 1544"/>
                          <wps:cNvCnPr>
                            <a:cxnSpLocks noChangeShapeType="1"/>
                          </wps:cNvCnPr>
                          <wps:spPr bwMode="auto">
                            <a:xfrm flipH="1">
                              <a:off x="4734" y="11318"/>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2" name="Line 1545"/>
                          <wps:cNvCnPr>
                            <a:cxnSpLocks noChangeShapeType="1"/>
                          </wps:cNvCnPr>
                          <wps:spPr bwMode="auto">
                            <a:xfrm>
                              <a:off x="5094" y="11318"/>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13" name="Text Box 1546"/>
                        <wps:cNvSpPr txBox="1">
                          <a:spLocks noChangeArrowheads="1"/>
                        </wps:cNvSpPr>
                        <wps:spPr bwMode="auto">
                          <a:xfrm>
                            <a:off x="3786" y="12577"/>
                            <a:ext cx="9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1C9F88" w14:textId="77777777" w:rsidR="00820640" w:rsidRDefault="00820640" w:rsidP="00EF74B7">
                              <w:pPr>
                                <w:jc w:val="center"/>
                              </w:pPr>
                              <w:r>
                                <w:rPr>
                                  <w:lang w:val="en"/>
                                </w:rPr>
                                <w:t>home</w:t>
                              </w:r>
                            </w:p>
                          </w:txbxContent>
                        </wps:txbx>
                        <wps:bodyPr rot="0" vert="horz" wrap="square" lIns="91440" tIns="0" rIns="91440" bIns="0" anchor="t" anchorCtr="0" upright="1">
                          <a:noAutofit/>
                        </wps:bodyPr>
                      </wps:wsp>
                      <wps:wsp>
                        <wps:cNvPr id="1314" name="Text Box 1547"/>
                        <wps:cNvSpPr txBox="1">
                          <a:spLocks noChangeArrowheads="1"/>
                        </wps:cNvSpPr>
                        <wps:spPr bwMode="auto">
                          <a:xfrm>
                            <a:off x="5301" y="12011"/>
                            <a:ext cx="4226" cy="14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0393E1" w14:textId="77777777" w:rsidR="00820640" w:rsidRDefault="00820640" w:rsidP="00EF74B7">
                              <w:pPr>
                                <w:rPr>
                                  <w:sz w:val="18"/>
                                </w:rPr>
                              </w:pPr>
                              <w:r>
                                <w:rPr>
                                  <w:sz w:val="18"/>
                                  <w:lang w:val="en"/>
                                </w:rPr>
                                <w:t>(Example)</w:t>
                              </w:r>
                            </w:p>
                            <w:p w14:paraId="6A4D1E0A" w14:textId="77777777" w:rsidR="00820640" w:rsidRDefault="00820640" w:rsidP="00EF74B7">
                              <w:r>
                                <w:rPr>
                                  <w:sz w:val="18"/>
                                  <w:lang w:val="en"/>
                                </w:rPr>
                                <w:t>Update the L-square map to the center of your home as an action area</w:t>
                              </w:r>
                            </w:p>
                          </w:txbxContent>
                        </wps:txbx>
                        <wps:bodyPr rot="0" vert="horz" wrap="square" lIns="91440" tIns="45720" rIns="91440" bIns="45720" anchor="t" anchorCtr="0" upright="1">
                          <a:noAutofit/>
                        </wps:bodyPr>
                      </wps:wsp>
                      <wps:wsp>
                        <wps:cNvPr id="1315" name="Line 1548"/>
                        <wps:cNvCnPr>
                          <a:cxnSpLocks noChangeShapeType="1"/>
                        </wps:cNvCnPr>
                        <wps:spPr bwMode="auto">
                          <a:xfrm>
                            <a:off x="3321" y="12776"/>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6" name="Line 1549"/>
                        <wps:cNvCnPr>
                          <a:cxnSpLocks noChangeShapeType="1"/>
                        </wps:cNvCnPr>
                        <wps:spPr bwMode="auto">
                          <a:xfrm>
                            <a:off x="5121" y="12761"/>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7" name="Line 1550"/>
                        <wps:cNvCnPr>
                          <a:cxnSpLocks noChangeShapeType="1"/>
                        </wps:cNvCnPr>
                        <wps:spPr bwMode="auto">
                          <a:xfrm>
                            <a:off x="3336" y="13076"/>
                            <a:ext cx="18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18" name="Text Box 1551"/>
                        <wps:cNvSpPr txBox="1">
                          <a:spLocks noChangeArrowheads="1"/>
                        </wps:cNvSpPr>
                        <wps:spPr bwMode="auto">
                          <a:xfrm>
                            <a:off x="4018" y="12917"/>
                            <a:ext cx="76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EAE47" w14:textId="77777777" w:rsidR="00820640" w:rsidRDefault="00820640" w:rsidP="00EF74B7">
                              <w:r>
                                <w:rPr>
                                  <w:lang w:val="en"/>
                                </w:rPr>
                                <w:t>L</w:t>
                              </w:r>
                            </w:p>
                          </w:txbxContent>
                        </wps:txbx>
                        <wps:bodyPr rot="0" vert="horz" wrap="square" lIns="91440" tIns="45720" rIns="91440" bIns="45720" anchor="t" anchorCtr="0" upright="1">
                          <a:noAutofit/>
                        </wps:bodyPr>
                      </wps:wsp>
                      <wps:wsp>
                        <wps:cNvPr id="1319" name="Rectangle 1552"/>
                        <wps:cNvSpPr>
                          <a:spLocks noChangeArrowheads="1"/>
                        </wps:cNvSpPr>
                        <wps:spPr bwMode="auto">
                          <a:xfrm>
                            <a:off x="3321" y="13326"/>
                            <a:ext cx="1800" cy="1620"/>
                          </a:xfrm>
                          <a:prstGeom prst="rect">
                            <a:avLst/>
                          </a:prstGeom>
                          <a:pattFill prst="ltUpDiag">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s:wsp>
                        <wps:cNvPr id="1320" name="Text Box 1553"/>
                        <wps:cNvSpPr txBox="1">
                          <a:spLocks noChangeArrowheads="1"/>
                        </wps:cNvSpPr>
                        <wps:spPr bwMode="auto">
                          <a:xfrm>
                            <a:off x="3651" y="14597"/>
                            <a:ext cx="117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FC03B" w14:textId="77777777" w:rsidR="00820640" w:rsidRDefault="00820640" w:rsidP="00EF74B7">
                              <w:pPr>
                                <w:jc w:val="center"/>
                              </w:pPr>
                              <w:r>
                                <w:rPr>
                                  <w:lang w:val="en"/>
                                </w:rPr>
                                <w:t>destination</w:t>
                              </w:r>
                            </w:p>
                          </w:txbxContent>
                        </wps:txbx>
                        <wps:bodyPr rot="0" vert="horz" wrap="square" lIns="91440" tIns="0" rIns="91440" bIns="0" anchor="t" anchorCtr="0" upright="1">
                          <a:noAutofit/>
                        </wps:bodyPr>
                      </wps:wsp>
                      <wps:wsp>
                        <wps:cNvPr id="1321" name="Line 1554"/>
                        <wps:cNvCnPr>
                          <a:cxnSpLocks noChangeShapeType="1"/>
                        </wps:cNvCnPr>
                        <wps:spPr bwMode="auto">
                          <a:xfrm>
                            <a:off x="3321" y="14661"/>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2" name="Line 1555"/>
                        <wps:cNvCnPr>
                          <a:cxnSpLocks noChangeShapeType="1"/>
                        </wps:cNvCnPr>
                        <wps:spPr bwMode="auto">
                          <a:xfrm>
                            <a:off x="5121" y="14646"/>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3" name="Line 1556"/>
                        <wps:cNvCnPr>
                          <a:cxnSpLocks noChangeShapeType="1"/>
                        </wps:cNvCnPr>
                        <wps:spPr bwMode="auto">
                          <a:xfrm>
                            <a:off x="3336" y="15066"/>
                            <a:ext cx="18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324" name="Text Box 1557"/>
                        <wps:cNvSpPr txBox="1">
                          <a:spLocks noChangeArrowheads="1"/>
                        </wps:cNvSpPr>
                        <wps:spPr bwMode="auto">
                          <a:xfrm>
                            <a:off x="3996" y="15006"/>
                            <a:ext cx="76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11ED5" w14:textId="77777777" w:rsidR="00820640" w:rsidRDefault="00820640" w:rsidP="00EF74B7">
                              <w:r>
                                <w:rPr>
                                  <w:lang w:val="en"/>
                                </w:rPr>
                                <w:t>s</w:t>
                              </w:r>
                            </w:p>
                          </w:txbxContent>
                        </wps:txbx>
                        <wps:bodyPr rot="0" vert="horz" wrap="square" lIns="91440" tIns="45720" rIns="91440" bIns="45720" anchor="t" anchorCtr="0" upright="1">
                          <a:noAutofit/>
                        </wps:bodyPr>
                      </wps:wsp>
                      <wps:wsp>
                        <wps:cNvPr id="1325" name="Oval 1558"/>
                        <wps:cNvSpPr>
                          <a:spLocks noChangeArrowheads="1"/>
                        </wps:cNvSpPr>
                        <wps:spPr bwMode="auto">
                          <a:xfrm>
                            <a:off x="3951" y="14017"/>
                            <a:ext cx="525" cy="572"/>
                          </a:xfrm>
                          <a:prstGeom prst="ellipse">
                            <a:avLst/>
                          </a:prstGeom>
                          <a:solidFill>
                            <a:srgbClr val="FFFFFF"/>
                          </a:solidFill>
                          <a:ln w="9525">
                            <a:solidFill>
                              <a:srgbClr val="000000"/>
                            </a:solidFill>
                            <a:round/>
                            <a:headEnd/>
                            <a:tailEnd/>
                          </a:ln>
                        </wps:spPr>
                        <wps:txbx>
                          <w:txbxContent>
                            <w:p w14:paraId="72247956" w14:textId="77777777" w:rsidR="00820640" w:rsidRDefault="00820640" w:rsidP="00EF74B7">
                              <w:r>
                                <w:rPr>
                                  <w:lang w:val="en"/>
                                </w:rPr>
                                <w:t>G</w:t>
                              </w:r>
                            </w:p>
                          </w:txbxContent>
                        </wps:txbx>
                        <wps:bodyPr rot="0" vert="horz" wrap="square" lIns="91440" tIns="45720" rIns="91440" bIns="45720" anchor="t" anchorCtr="0" upright="1">
                          <a:noAutofit/>
                        </wps:bodyPr>
                      </wps:wsp>
                      <wps:wsp>
                        <wps:cNvPr id="1326" name="Text Box 1559"/>
                        <wps:cNvSpPr txBox="1">
                          <a:spLocks noChangeArrowheads="1"/>
                        </wps:cNvSpPr>
                        <wps:spPr bwMode="auto">
                          <a:xfrm>
                            <a:off x="5301" y="13900"/>
                            <a:ext cx="4377" cy="13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2F5F2A" w14:textId="77777777" w:rsidR="00820640" w:rsidRDefault="00820640" w:rsidP="00EF74B7">
                              <w:pPr>
                                <w:rPr>
                                  <w:sz w:val="18"/>
                                </w:rPr>
                              </w:pPr>
                              <w:r>
                                <w:rPr>
                                  <w:sz w:val="18"/>
                                  <w:lang w:val="en"/>
                                </w:rPr>
                                <w:t>(Example)</w:t>
                              </w:r>
                            </w:p>
                            <w:p w14:paraId="1A628854" w14:textId="77777777" w:rsidR="00820640" w:rsidRDefault="00820640" w:rsidP="00EF74B7">
                              <w:r>
                                <w:rPr>
                                  <w:sz w:val="18"/>
                                  <w:lang w:val="en"/>
                                </w:rPr>
                                <w:t>Update the map of s square to the destination center as an action area</w:t>
                              </w:r>
                            </w:p>
                          </w:txbxContent>
                        </wps:txbx>
                        <wps:bodyPr rot="0" vert="horz" wrap="square" lIns="91440" tIns="45720" rIns="91440" bIns="45720" anchor="t" anchorCtr="0" upright="1">
                          <a:noAutofit/>
                        </wps:bodyPr>
                      </wps:wsp>
                    </wpg:wgp>
                  </a:graphicData>
                </a:graphic>
              </wp:inline>
            </w:drawing>
          </mc:Choice>
          <mc:Fallback>
            <w:pict>
              <v:group w14:anchorId="012FD2F0" id="Group 1540" o:spid="_x0000_s1193" style="width:317.85pt;height:195.5pt;mso-position-horizontal-relative:char;mso-position-vertical-relative:line" coordorigin="3321,11756" coordsize="6357,3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">
                <v:rect id="Rectangle 1541" o:spid="_x0000_s1194" style="position:absolute;left:3321;top:11756;width:180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" fillcolor="black">
                  <v:fill r:id="rId26" o:title="" type="pattern"/>
                </v:rect>
                <v:group id="Group 1542" o:spid="_x0000_s1195" style="position:absolute;left:3936;top:12191;width:540;height:360" coordorigin="4734,11318" coordsize="72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">
                  <v:rect id="Rectangle 1543" o:spid="_x0000_s1196" style="position:absolute;left:4914;top:11498;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"/>
                  <v:line id="Line 1544" o:spid="_x0000_s1197" style="position:absolute;flip:x;visibility:visible;mso-wrap-style:square" from="4734,11318" to="5094,11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"/>
                  <v:line id="Line 1545" o:spid="_x0000_s1198" style="position:absolute;visibility:visible;mso-wrap-style:square" from="5094,11318" to="5454,11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"/>
                </v:group>
                <v:shape id="Text Box 1546" o:spid="_x0000_s1199" type="#_x0000_t202" style="position:absolute;left:3786;top:12577;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" filled="f" stroked="f">
                  <v:textbox inset=",0,,0">
                    <w:txbxContent>
                      <w:p w14:paraId="241C9F88" w14:textId="77777777" w:rsidR="00820640" w:rsidRDefault="00820640" w:rsidP="00EF74B7">
                        <w:pPr>
                          <w:jc w:val="center"/>
                        </w:pPr>
                        <w:r>
                          <w:rPr>
                            <w:lang w:val="en"/>
                          </w:rPr>
                          <w:t>home</w:t>
                        </w:r>
                      </w:p>
                    </w:txbxContent>
                  </v:textbox>
                </v:shape>
                <v:shape id="Text Box 1547" o:spid="_x0000_s1200" type="#_x0000_t202" style="position:absolute;left:5301;top:12011;width:422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" filled="f" stroked="f">
                  <v:textbox>
                    <w:txbxContent>
                      <w:p w14:paraId="7E0393E1" w14:textId="77777777" w:rsidR="00820640" w:rsidRDefault="00820640" w:rsidP="00EF74B7">
                        <w:pPr>
                          <w:rPr>
                            <w:sz w:val="18"/>
                          </w:rPr>
                        </w:pPr>
                        <w:r>
                          <w:rPr>
                            <w:sz w:val="18"/>
                            <w:lang w:val="en"/>
                          </w:rPr>
                          <w:t>(Example)</w:t>
                        </w:r>
                      </w:p>
                      <w:p w14:paraId="6A4D1E0A" w14:textId="77777777" w:rsidR="00820640" w:rsidRDefault="00820640" w:rsidP="00EF74B7">
                        <w:r>
                          <w:rPr>
                            <w:sz w:val="18"/>
                            <w:lang w:val="en"/>
                          </w:rPr>
                          <w:t>Update the L-square map to the center of your home as an action area</w:t>
                        </w:r>
                      </w:p>
                    </w:txbxContent>
                  </v:textbox>
                </v:shape>
                <v:line id="Line 1548" o:spid="_x0000_s1201" style="position:absolute;visibility:visible;mso-wrap-style:square" from="3321,12776" to="3321,1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"/>
                <v:line id="Line 1549" o:spid="_x0000_s1202" style="position:absolute;visibility:visible;mso-wrap-style:square" from="5121,12761" to="5121,13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"/>
                <v:line id="Line 1550" o:spid="_x0000_s1203" style="position:absolute;visibility:visible;mso-wrap-style:square" from="3336,13076" to="5136,13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">
                  <v:stroke startarrow="block" endarrow="block"/>
                </v:line>
                <v:shape id="Text Box 1551" o:spid="_x0000_s1204" type="#_x0000_t202" style="position:absolute;left:4018;top:12917;width:76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" filled="f" stroked="f">
                  <v:textbox>
                    <w:txbxContent>
                      <w:p w14:paraId="5BBEAE47" w14:textId="77777777" w:rsidR="00820640" w:rsidRDefault="00820640" w:rsidP="00EF74B7">
                        <w:r>
                          <w:rPr>
                            <w:lang w:val="en"/>
                          </w:rPr>
                          <w:t>L</w:t>
                        </w:r>
                      </w:p>
                    </w:txbxContent>
                  </v:textbox>
                </v:shape>
                <v:rect id="Rectangle 1552" o:spid="_x0000_s1205" style="position:absolute;left:3321;top:13326;width:180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" fillcolor="black">
                  <v:fill r:id="rId26" o:title="" type="pattern"/>
                </v:rect>
                <v:shape id="Text Box 1553" o:spid="_x0000_s1206" type="#_x0000_t202" style="position:absolute;left:3651;top:14597;width:117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" filled="f" stroked="f">
                  <v:textbox inset=",0,,0">
                    <w:txbxContent>
                      <w:p w14:paraId="131FC03B" w14:textId="77777777" w:rsidR="00820640" w:rsidRDefault="00820640" w:rsidP="00EF74B7">
                        <w:pPr>
                          <w:jc w:val="center"/>
                        </w:pPr>
                        <w:r>
                          <w:rPr>
                            <w:lang w:val="en"/>
                          </w:rPr>
                          <w:t>destination</w:t>
                        </w:r>
                      </w:p>
                    </w:txbxContent>
                  </v:textbox>
                </v:shape>
                <v:line id="Line 1554" o:spid="_x0000_s1207" style="position:absolute;visibility:visible;mso-wrap-style:square" from="3321,14661" to="3321,15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"/>
                <v:line id="Line 1555" o:spid="_x0000_s1208" style="position:absolute;visibility:visible;mso-wrap-style:square" from="5121,14646" to="5121,15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"/>
                <v:line id="Line 1556" o:spid="_x0000_s1209" style="position:absolute;visibility:visible;mso-wrap-style:square" from="3336,15066" to="5136,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">
                  <v:stroke startarrow="block" endarrow="block"/>
                </v:line>
                <v:shape id="Text Box 1557" o:spid="_x0000_s1210" type="#_x0000_t202" style="position:absolute;left:3996;top:15006;width:76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" filled="f" stroked="f">
                  <v:textbox>
                    <w:txbxContent>
                      <w:p w14:paraId="59211ED5" w14:textId="77777777" w:rsidR="00820640" w:rsidRDefault="00820640" w:rsidP="00EF74B7">
                        <w:r>
                          <w:rPr>
                            <w:lang w:val="en"/>
                          </w:rPr>
                          <w:t>s</w:t>
                        </w:r>
                      </w:p>
                    </w:txbxContent>
                  </v:textbox>
                </v:shape>
                <v:oval id="Oval 1558" o:spid="_x0000_s1211" style="position:absolute;left:3951;top:14017;width:525;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">
                  <v:textbox>
                    <w:txbxContent>
                      <w:p w14:paraId="72247956" w14:textId="77777777" w:rsidR="00820640" w:rsidRDefault="00820640" w:rsidP="00EF74B7">
                        <w:r>
                          <w:rPr>
                            <w:lang w:val="en"/>
                          </w:rPr>
                          <w:t>G</w:t>
                        </w:r>
                      </w:p>
                    </w:txbxContent>
                  </v:textbox>
                </v:oval>
                <v:shape id="Text Box 1559" o:spid="_x0000_s1212" type="#_x0000_t202" style="position:absolute;left:5301;top:13900;width:4377;height:1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" filled="f" stroked="f">
                  <v:textbox>
                    <w:txbxContent>
                      <w:p w14:paraId="1E2F5F2A" w14:textId="77777777" w:rsidR="00820640" w:rsidRDefault="00820640" w:rsidP="00EF74B7">
                        <w:pPr>
                          <w:rPr>
                            <w:sz w:val="18"/>
                          </w:rPr>
                        </w:pPr>
                        <w:r>
                          <w:rPr>
                            <w:sz w:val="18"/>
                            <w:lang w:val="en"/>
                          </w:rPr>
                          <w:t>(Example)</w:t>
                        </w:r>
                      </w:p>
                      <w:p w14:paraId="1A628854" w14:textId="77777777" w:rsidR="00820640" w:rsidRDefault="00820640" w:rsidP="00EF74B7">
                        <w:r>
                          <w:rPr>
                            <w:sz w:val="18"/>
                            <w:lang w:val="en"/>
                          </w:rPr>
                          <w:t>Update the map of s square to the destination center as an action area</w:t>
                        </w:r>
                      </w:p>
                    </w:txbxContent>
                  </v:textbox>
                </v:shape>
                <w10:anchorlock/>
              </v:group>
            </w:pict>
          </mc:Fallback>
        </mc:AlternateContent>
      </w:r>
    </w:p>
    <w:p w14:paraId="48EDCBED" w14:textId="1BADFDC3" w:rsidR="00EF74B7" w:rsidRPr="007C3599" w:rsidRDefault="00EF74B7" w:rsidP="00EF74B7">
      <w:r w:rsidRPr="007C3599">
        <w:rPr>
          <w:strike/>
          <w:lang w:val="en"/>
        </w:rPr>
        <w:t>* 17CY shall be L = 80 km, s = 10 km.</w:t>
      </w:r>
    </w:p>
    <w:p w14:paraId="65B514FE" w14:textId="77777777" w:rsidR="00EF74B7" w:rsidRPr="007C3599" w:rsidRDefault="00EF74B7" w:rsidP="009E6F94">
      <w:pPr>
        <w:pStyle w:val="2"/>
        <w:rPr>
          <w:strike/>
        </w:rPr>
      </w:pPr>
      <w:r w:rsidRPr="007C3599">
        <w:rPr>
          <w:lang w:val="en"/>
        </w:rPr>
        <w:br w:type="page"/>
      </w:r>
      <w:bookmarkStart w:id="2592" w:name="_6－１３９．配信データの抑制(差分データ)"/>
      <w:bookmarkStart w:id="2593" w:name="_Toc309921670"/>
      <w:bookmarkStart w:id="2594" w:name="_Toc498452933"/>
      <w:bookmarkStart w:id="2595" w:name="_Toc536448966"/>
      <w:bookmarkStart w:id="2596" w:name="_Toc87878094"/>
      <w:bookmarkEnd w:id="2592"/>
      <w:r w:rsidR="00540F95" w:rsidRPr="007C3599">
        <w:rPr>
          <w:strike/>
          <w:lang w:val="en"/>
        </w:rPr>
        <w:lastRenderedPageBreak/>
        <w:t xml:space="preserve">6－13． </w:t>
      </w:r>
      <w:r w:rsidRPr="007C3599">
        <w:rPr>
          <w:strike/>
          <w:lang w:val="en"/>
        </w:rPr>
        <w:t xml:space="preserve"> Suppression of distribution data (</w:t>
      </w:r>
      <w:r w:rsidR="00285DAA" w:rsidRPr="007C3599">
        <w:rPr>
          <w:strike/>
          <w:lang w:val="en"/>
        </w:rPr>
        <w:t>updated</w:t>
      </w:r>
      <w:r w:rsidRPr="007C3599">
        <w:rPr>
          <w:lang w:val="en"/>
        </w:rPr>
        <w:t xml:space="preserve"> </w:t>
      </w:r>
      <w:r w:rsidRPr="007C3599">
        <w:rPr>
          <w:strike/>
          <w:lang w:val="en"/>
        </w:rPr>
        <w:t>data)</w:t>
      </w:r>
      <w:bookmarkEnd w:id="2593"/>
      <w:bookmarkEnd w:id="2594"/>
      <w:bookmarkEnd w:id="2595"/>
      <w:r w:rsidR="00E04ADF" w:rsidRPr="007C3599">
        <w:rPr>
          <w:lang w:val="en"/>
        </w:rPr>
        <w:t xml:space="preserve"> -3.00</w:t>
      </w:r>
      <w:bookmarkEnd w:id="2596"/>
    </w:p>
    <w:p w14:paraId="6EF34291" w14:textId="77777777" w:rsidR="00EF74B7" w:rsidRPr="007C3599" w:rsidRDefault="00EF74B7" w:rsidP="00EF74B7">
      <w:pPr>
        <w:rPr>
          <w:strike/>
        </w:rPr>
      </w:pPr>
      <w:r w:rsidRPr="007C3599">
        <w:rPr>
          <w:strike/>
          <w:lang w:val="en"/>
        </w:rPr>
        <w:t xml:space="preserve">In this service, updating by wireless communication such as DCM requires a small amount of communication data. Therefore, it is necessary to meet the following requirements. </w:t>
      </w:r>
    </w:p>
    <w:p w14:paraId="054D9CE8" w14:textId="77777777" w:rsidR="00EF74B7" w:rsidRPr="007C3599" w:rsidRDefault="00EF74B7" w:rsidP="00EF74B7">
      <w:pPr>
        <w:rPr>
          <w:strike/>
        </w:rPr>
      </w:pPr>
    </w:p>
    <w:p w14:paraId="0D8916DF" w14:textId="77777777" w:rsidR="00EF74B7" w:rsidRPr="007C3599" w:rsidRDefault="00EF74B7" w:rsidP="00EF74B7">
      <w:pPr>
        <w:numPr>
          <w:ilvl w:val="0"/>
          <w:numId w:val="20"/>
        </w:numPr>
        <w:ind w:left="851" w:hanging="284"/>
        <w:rPr>
          <w:strike/>
        </w:rPr>
      </w:pPr>
      <w:r w:rsidRPr="007C3599">
        <w:rPr>
          <w:strike/>
          <w:lang w:val="en"/>
        </w:rPr>
        <w:t>In order to reduce the amount of communication data, the center only delivers the changed part of the property (attribute unit) (do not deliver the part without change)</w:t>
      </w:r>
    </w:p>
    <w:p w14:paraId="5F3F3164" w14:textId="77777777" w:rsidR="00EF74B7" w:rsidRPr="007C3599" w:rsidRDefault="00EF74B7" w:rsidP="00EF74B7">
      <w:pPr>
        <w:numPr>
          <w:ilvl w:val="0"/>
          <w:numId w:val="20"/>
        </w:numPr>
        <w:ind w:left="851" w:hanging="284"/>
        <w:rPr>
          <w:strike/>
        </w:rPr>
      </w:pPr>
      <w:r w:rsidRPr="007C3599">
        <w:rPr>
          <w:strike/>
          <w:lang w:val="en"/>
        </w:rPr>
        <w:t>However, if the amount of communication data increases when delivered on an attribute basis, it may be distributed together.</w:t>
      </w:r>
    </w:p>
    <w:p w14:paraId="1656B501" w14:textId="77777777" w:rsidR="00EF74B7" w:rsidRPr="007C3599" w:rsidRDefault="00EF74B7" w:rsidP="00EF74B7">
      <w:pPr>
        <w:numPr>
          <w:ilvl w:val="0"/>
          <w:numId w:val="20"/>
        </w:numPr>
        <w:ind w:left="851" w:hanging="284"/>
        <w:rPr>
          <w:strike/>
        </w:rPr>
      </w:pPr>
      <w:r w:rsidRPr="007C3599">
        <w:rPr>
          <w:strike/>
          <w:lang w:val="en"/>
        </w:rPr>
        <w:t>Do not distribute changes below the accuracy of the source so that there are no changes in features (opening of roads, changes, etc.) but are not delivered only by changes on data. In addition, it is a mechanism that can confirm that</w:t>
      </w:r>
    </w:p>
    <w:p w14:paraId="176A9B84" w14:textId="77777777" w:rsidR="00EF74B7" w:rsidRPr="007C3599" w:rsidRDefault="00EF74B7" w:rsidP="00EF74B7">
      <w:pPr>
        <w:numPr>
          <w:ilvl w:val="0"/>
          <w:numId w:val="20"/>
        </w:numPr>
        <w:ind w:left="851" w:hanging="284"/>
        <w:rPr>
          <w:strike/>
        </w:rPr>
      </w:pPr>
      <w:r w:rsidRPr="007C3599">
        <w:rPr>
          <w:strike/>
          <w:lang w:val="en"/>
        </w:rPr>
        <w:t>In order to reduce the amount of communication data, the delivery data format should be a format that has a small amount of data and can be converted and updated by an in-vehicle machine.</w:t>
      </w:r>
    </w:p>
    <w:p w14:paraId="6FDCDA9C" w14:textId="77777777" w:rsidR="00946275" w:rsidRPr="007C3599" w:rsidRDefault="00EF74B7" w:rsidP="006B3392">
      <w:pPr>
        <w:numPr>
          <w:ilvl w:val="0"/>
          <w:numId w:val="20"/>
        </w:numPr>
        <w:ind w:left="851" w:hanging="284"/>
        <w:rPr>
          <w:strike/>
        </w:rPr>
      </w:pPr>
      <w:r w:rsidRPr="007C3599">
        <w:rPr>
          <w:strike/>
          <w:lang w:val="en"/>
        </w:rPr>
        <w:t xml:space="preserve">In order to reduce the amount of communication data, when distributing to DCM, deliver </w:t>
      </w:r>
      <w:r w:rsidR="00285DAA" w:rsidRPr="007C3599">
        <w:rPr>
          <w:strike/>
          <w:lang w:val="en"/>
        </w:rPr>
        <w:t>the update</w:t>
      </w:r>
      <w:r w:rsidRPr="007C3599">
        <w:rPr>
          <w:lang w:val="en"/>
        </w:rPr>
        <w:t xml:space="preserve"> data </w:t>
      </w:r>
      <w:r w:rsidRPr="007C3599">
        <w:rPr>
          <w:strike/>
          <w:lang w:val="en"/>
        </w:rPr>
        <w:t>that was in the</w:t>
      </w:r>
      <w:r w:rsidRPr="007C3599">
        <w:rPr>
          <w:lang w:val="en"/>
        </w:rPr>
        <w:t xml:space="preserve"> map </w:t>
      </w:r>
      <w:proofErr w:type="spellStart"/>
      <w:r w:rsidRPr="007C3599">
        <w:rPr>
          <w:lang w:val="en"/>
        </w:rPr>
        <w:t>ver</w:t>
      </w:r>
      <w:proofErr w:type="spellEnd"/>
      <w:r w:rsidRPr="007C3599">
        <w:rPr>
          <w:lang w:val="en"/>
        </w:rPr>
        <w:t xml:space="preserve"> of </w:t>
      </w:r>
      <w:r w:rsidRPr="007C3599">
        <w:rPr>
          <w:strike/>
          <w:lang w:val="en"/>
        </w:rPr>
        <w:t>the</w:t>
      </w:r>
      <w:r w:rsidRPr="007C3599">
        <w:rPr>
          <w:lang w:val="en"/>
        </w:rPr>
        <w:t xml:space="preserve"> in-vehicle machine</w:t>
      </w:r>
    </w:p>
    <w:p w14:paraId="06BB93B4" w14:textId="77777777" w:rsidR="00946275" w:rsidRPr="007C3599" w:rsidRDefault="00946275" w:rsidP="004403E2">
      <w:pPr>
        <w:rPr>
          <w:strike/>
        </w:rPr>
      </w:pPr>
    </w:p>
    <w:p w14:paraId="4CB68B49" w14:textId="0FCDF45F" w:rsidR="001615FD" w:rsidRPr="007C3599" w:rsidRDefault="002777CA" w:rsidP="00285631">
      <w:pPr>
        <w:pStyle w:val="2"/>
        <w:numPr>
          <w:ilvl w:val="1"/>
          <w:numId w:val="10"/>
        </w:numPr>
      </w:pPr>
      <w:bookmarkStart w:id="2597" w:name="_Toc87607409"/>
      <w:bookmarkStart w:id="2598" w:name="_Toc87608109"/>
      <w:bookmarkStart w:id="2599" w:name="_Toc87878095"/>
      <w:bookmarkStart w:id="2600" w:name="_Toc65676323"/>
      <w:bookmarkStart w:id="2601" w:name="_Toc87878096"/>
      <w:bookmarkEnd w:id="2597"/>
      <w:bookmarkEnd w:id="2598"/>
      <w:bookmarkEnd w:id="2599"/>
      <w:r w:rsidRPr="007C3599">
        <w:rPr>
          <w:rFonts w:hint="eastAsia"/>
        </w:rPr>
        <w:t>地図配信ポータルサイト</w:t>
      </w:r>
      <w:r w:rsidRPr="007C3599">
        <w:t xml:space="preserve"> </w:t>
      </w:r>
      <w:r w:rsidR="001615FD" w:rsidRPr="007C3599">
        <w:rPr>
          <w:lang w:val="en"/>
        </w:rPr>
        <w:t>Map distribution portal site</w:t>
      </w:r>
      <w:bookmarkEnd w:id="2600"/>
      <w:bookmarkEnd w:id="2601"/>
    </w:p>
    <w:p w14:paraId="7442E674" w14:textId="2335081A" w:rsidR="002777CA" w:rsidRPr="007C3599" w:rsidRDefault="002777CA" w:rsidP="00EF74B7">
      <w:pPr>
        <w:rPr>
          <w:lang w:val="en"/>
        </w:rPr>
      </w:pPr>
      <w:bookmarkStart w:id="2602" w:name="_6－１４１０．地図配信ポータルサイト"/>
      <w:bookmarkEnd w:id="2602"/>
      <w:r w:rsidRPr="007C3599">
        <w:rPr>
          <w:rFonts w:hint="eastAsia"/>
        </w:rPr>
        <w:t>地図配信ポータルサイトは、</w:t>
      </w:r>
      <w:r w:rsidRPr="007C3599">
        <w:rPr>
          <w:rFonts w:cs="ＭＳ ゴシック" w:hint="eastAsia"/>
        </w:rPr>
        <w:t>ユーザー</w:t>
      </w:r>
      <w:r w:rsidRPr="007C3599">
        <w:rPr>
          <w:rFonts w:hint="eastAsia"/>
        </w:rPr>
        <w:t>が車載機の地図を更新したい時に、</w:t>
      </w:r>
      <w:r w:rsidRPr="007C3599">
        <w:t>PC（例えばユーザー自宅のPC）からアクセスする。ポータルサイトでは、更新データをダウンロードする事が出来る。</w:t>
      </w:r>
    </w:p>
    <w:p w14:paraId="120A5FFD" w14:textId="5921799A" w:rsidR="00EF74B7" w:rsidRPr="007C3599" w:rsidRDefault="00EF74B7" w:rsidP="00EF74B7">
      <w:pPr>
        <w:rPr>
          <w:strike/>
        </w:rPr>
      </w:pPr>
      <w:r w:rsidRPr="007C3599">
        <w:rPr>
          <w:lang w:val="en"/>
        </w:rPr>
        <w:t xml:space="preserve">The map distribution portal site is accessed from a PC (for example, a PC at the user's home) when the user wants to update the map of the in-vehicle device. On the portal site, you can download the update data. </w:t>
      </w:r>
      <w:r w:rsidRPr="007C3599">
        <w:rPr>
          <w:strike/>
          <w:lang w:val="en"/>
        </w:rPr>
        <w:t>In addition, the portal site shows the recent major updates (scheduled updates, updated) and allows users to know the status of the latest maps in the center, so</w:t>
      </w:r>
      <w:r w:rsidRPr="007C3599">
        <w:rPr>
          <w:lang w:val="en"/>
        </w:rPr>
        <w:t xml:space="preserve"> that </w:t>
      </w:r>
      <w:r w:rsidRPr="007C3599">
        <w:rPr>
          <w:strike/>
          <w:lang w:val="en"/>
        </w:rPr>
        <w:t>users</w:t>
      </w:r>
      <w:r w:rsidRPr="007C3599">
        <w:rPr>
          <w:lang w:val="en"/>
        </w:rPr>
        <w:t xml:space="preserve"> </w:t>
      </w:r>
      <w:r w:rsidRPr="007C3599">
        <w:rPr>
          <w:strike/>
          <w:lang w:val="en"/>
        </w:rPr>
        <w:t>know when to download data. (When updating at the same time as 17CY, notifications on the map distribution portal site may be common)</w:t>
      </w:r>
      <w:r w:rsidRPr="007C3599">
        <w:rPr>
          <w:lang w:val="en"/>
        </w:rPr>
        <w:t xml:space="preserve"> </w:t>
      </w:r>
      <w:r w:rsidR="00E04ADF" w:rsidRPr="007C3599">
        <w:rPr>
          <w:lang w:val="en"/>
        </w:rPr>
        <w:t>▲3.00</w:t>
      </w:r>
    </w:p>
    <w:p w14:paraId="3311390A" w14:textId="77777777" w:rsidR="00EF74B7" w:rsidRPr="007C3599" w:rsidRDefault="00EF74B7" w:rsidP="00EF74B7">
      <w:pPr>
        <w:rPr>
          <w:strike/>
        </w:rPr>
      </w:pPr>
      <w:r w:rsidRPr="007C3599">
        <w:rPr>
          <w:strike/>
          <w:lang w:val="en"/>
        </w:rPr>
        <w:t xml:space="preserve">By user operation, detailed update road display and update POI display for each state can be performed. </w:t>
      </w:r>
      <w:r w:rsidR="00946275" w:rsidRPr="007C3599">
        <w:rPr>
          <w:lang w:val="en"/>
        </w:rPr>
        <w:t>▲3.00</w:t>
      </w:r>
    </w:p>
    <w:p w14:paraId="36C5FD17" w14:textId="77777777" w:rsidR="00EF74B7" w:rsidRPr="007C3599" w:rsidRDefault="00EF74B7" w:rsidP="00534C4E">
      <w:pPr>
        <w:rPr>
          <w:strike/>
        </w:rPr>
      </w:pPr>
    </w:p>
    <w:p w14:paraId="648B27A1" w14:textId="27CB530D" w:rsidR="00EF74B7" w:rsidRPr="007C3599" w:rsidRDefault="0026464E" w:rsidP="009E6F94">
      <w:pPr>
        <w:pStyle w:val="2"/>
        <w:rPr>
          <w:strike/>
        </w:rPr>
      </w:pPr>
      <w:bookmarkStart w:id="2603" w:name="_Toc498452936"/>
      <w:bookmarkStart w:id="2604" w:name="_Toc309921674"/>
      <w:bookmarkStart w:id="2605" w:name="_Toc536448968"/>
      <w:bookmarkStart w:id="2606" w:name="_Toc87878097"/>
      <w:r w:rsidRPr="007C3599">
        <w:rPr>
          <w:strike/>
          <w:lang w:val="en"/>
        </w:rPr>
        <w:lastRenderedPageBreak/>
        <w:t>６－１５</w:t>
      </w:r>
      <w:r w:rsidR="00F908E2" w:rsidRPr="007C3599">
        <w:rPr>
          <w:strike/>
          <w:lang w:val="en"/>
        </w:rPr>
        <w:t>．</w:t>
      </w:r>
      <w:r w:rsidRPr="007C3599">
        <w:rPr>
          <w:strike/>
          <w:lang w:val="en"/>
        </w:rPr>
        <w:t xml:space="preserve">　</w:t>
      </w:r>
      <w:r w:rsidR="00EF74B7" w:rsidRPr="007C3599">
        <w:rPr>
          <w:strike/>
          <w:lang w:val="en"/>
        </w:rPr>
        <w:t>G-BOOK Support Center Service</w:t>
      </w:r>
      <w:bookmarkEnd w:id="2603"/>
      <w:bookmarkEnd w:id="2604"/>
      <w:bookmarkEnd w:id="2605"/>
      <w:r w:rsidR="00E04ADF" w:rsidRPr="007C3599">
        <w:rPr>
          <w:lang w:val="en"/>
        </w:rPr>
        <w:t>▲3.00</w:t>
      </w:r>
      <w:bookmarkEnd w:id="2606"/>
    </w:p>
    <w:p w14:paraId="497C483E" w14:textId="77777777" w:rsidR="00EF74B7" w:rsidRPr="007C3599" w:rsidRDefault="00EF74B7" w:rsidP="00EF74B7">
      <w:pPr>
        <w:rPr>
          <w:rFonts w:cs="ＭＳ ゴシック"/>
          <w:strike/>
        </w:rPr>
      </w:pPr>
      <w:r w:rsidRPr="007C3599">
        <w:rPr>
          <w:strike/>
          <w:lang w:val="en"/>
        </w:rPr>
        <w:t>The G-BOOK Support Center Service is a service that</w:t>
      </w:r>
      <w:r w:rsidRPr="007C3599">
        <w:rPr>
          <w:lang w:val="en"/>
        </w:rPr>
        <w:t xml:space="preserve"> </w:t>
      </w:r>
      <w:r w:rsidRPr="007C3599">
        <w:rPr>
          <w:strike/>
          <w:lang w:val="en"/>
        </w:rPr>
        <w:t xml:space="preserve">creates media for renewal on behalf of users who do not use any of the other update means of this service, and a service that responds to user inquiries as a map update inquiry window. </w:t>
      </w:r>
    </w:p>
    <w:p w14:paraId="3FEC5CEC" w14:textId="77777777" w:rsidR="00EF74B7" w:rsidRPr="007C3599" w:rsidRDefault="00EF74B7" w:rsidP="00EF74B7">
      <w:pPr>
        <w:rPr>
          <w:strike/>
        </w:rPr>
      </w:pPr>
    </w:p>
    <w:p w14:paraId="69B5A0E0" w14:textId="77777777" w:rsidR="00EF74B7" w:rsidRPr="007C3599" w:rsidRDefault="00EF74B7" w:rsidP="00EF74B7">
      <w:pPr>
        <w:rPr>
          <w:strike/>
        </w:rPr>
      </w:pPr>
      <w:r w:rsidRPr="007C3599">
        <w:rPr>
          <w:strike/>
          <w:lang w:val="en"/>
        </w:rPr>
        <w:t>About agency service for media creation for renewal</w:t>
      </w:r>
    </w:p>
    <w:p w14:paraId="77E994BA" w14:textId="77777777" w:rsidR="00EF74B7" w:rsidRPr="007C3599" w:rsidRDefault="00EF74B7" w:rsidP="00EF74B7">
      <w:pPr>
        <w:numPr>
          <w:ilvl w:val="0"/>
          <w:numId w:val="22"/>
        </w:numPr>
        <w:ind w:left="851" w:hanging="284"/>
        <w:rPr>
          <w:strike/>
        </w:rPr>
      </w:pPr>
      <w:r w:rsidRPr="007C3599">
        <w:rPr>
          <w:strike/>
          <w:lang w:val="en"/>
        </w:rPr>
        <w:t>When entering the train from the user, identify the map link system, and conduct hearings about the prefectures you want.</w:t>
      </w:r>
    </w:p>
    <w:p w14:paraId="56FB9E3A" w14:textId="77777777" w:rsidR="00EF74B7" w:rsidRPr="007C3599" w:rsidRDefault="00EF74B7" w:rsidP="00EF74B7">
      <w:pPr>
        <w:numPr>
          <w:ilvl w:val="0"/>
          <w:numId w:val="22"/>
        </w:numPr>
        <w:ind w:left="851" w:hanging="284"/>
        <w:rPr>
          <w:strike/>
        </w:rPr>
      </w:pPr>
      <w:r w:rsidRPr="007C3599">
        <w:rPr>
          <w:strike/>
          <w:lang w:val="en"/>
        </w:rPr>
        <w:t>To obtain information necessary for sending media such as user's name and address</w:t>
      </w:r>
    </w:p>
    <w:p w14:paraId="0DF1FE40" w14:textId="77777777" w:rsidR="00EF74B7" w:rsidRPr="007C3599" w:rsidRDefault="00EF74B7" w:rsidP="00EF74B7">
      <w:pPr>
        <w:numPr>
          <w:ilvl w:val="0"/>
          <w:numId w:val="22"/>
        </w:numPr>
        <w:ind w:left="851" w:hanging="284"/>
        <w:rPr>
          <w:strike/>
        </w:rPr>
      </w:pPr>
      <w:r w:rsidRPr="007C3599">
        <w:rPr>
          <w:strike/>
          <w:lang w:val="en"/>
        </w:rPr>
        <w:t>Make sure the user is during the map delivery service period</w:t>
      </w:r>
    </w:p>
    <w:p w14:paraId="17B3954D" w14:textId="77777777" w:rsidR="00EF74B7" w:rsidRPr="007C3599" w:rsidRDefault="00EF74B7" w:rsidP="00EF74B7">
      <w:pPr>
        <w:numPr>
          <w:ilvl w:val="0"/>
          <w:numId w:val="22"/>
        </w:numPr>
        <w:ind w:left="851" w:hanging="284"/>
        <w:rPr>
          <w:strike/>
        </w:rPr>
      </w:pPr>
      <w:r w:rsidRPr="007C3599">
        <w:rPr>
          <w:strike/>
          <w:lang w:val="en"/>
        </w:rPr>
        <w:t>When multiple pieces of media are</w:t>
      </w:r>
      <w:r w:rsidRPr="007C3599">
        <w:rPr>
          <w:lang w:val="en"/>
        </w:rPr>
        <w:t xml:space="preserve"> made, marking and </w:t>
      </w:r>
      <w:r w:rsidRPr="007C3599">
        <w:rPr>
          <w:strike/>
          <w:lang w:val="en"/>
        </w:rPr>
        <w:t>packing for each media so that the user knows the order in which they are inserted into the in-vehicle machine.</w:t>
      </w:r>
    </w:p>
    <w:p w14:paraId="5F73595A" w14:textId="77777777" w:rsidR="00EF74B7" w:rsidRPr="007C3599" w:rsidRDefault="00EF74B7" w:rsidP="00EF74B7">
      <w:pPr>
        <w:numPr>
          <w:ilvl w:val="0"/>
          <w:numId w:val="22"/>
        </w:numPr>
        <w:ind w:left="851" w:hanging="284"/>
        <w:rPr>
          <w:strike/>
        </w:rPr>
      </w:pPr>
      <w:r w:rsidRPr="007C3599">
        <w:rPr>
          <w:strike/>
          <w:lang w:val="en"/>
        </w:rPr>
        <w:t>The media to be used must comply with the contents of "6-18.Operation confirmed writing environment"</w:t>
      </w:r>
    </w:p>
    <w:p w14:paraId="6737BC3E" w14:textId="77777777" w:rsidR="00EF74B7" w:rsidRPr="007C3599" w:rsidRDefault="00EF74B7" w:rsidP="00EF74B7">
      <w:pPr>
        <w:rPr>
          <w:strike/>
        </w:rPr>
      </w:pPr>
    </w:p>
    <w:p w14:paraId="603D7B9A" w14:textId="77777777" w:rsidR="00EF74B7" w:rsidRPr="007C3599" w:rsidRDefault="00EF74B7" w:rsidP="00EF74B7">
      <w:pPr>
        <w:rPr>
          <w:strike/>
        </w:rPr>
      </w:pPr>
      <w:r w:rsidRPr="007C3599">
        <w:rPr>
          <w:strike/>
          <w:lang w:val="en"/>
        </w:rPr>
        <w:t>About map update inquiry service</w:t>
      </w:r>
    </w:p>
    <w:p w14:paraId="31BB9E0F" w14:textId="77777777" w:rsidR="00EF74B7" w:rsidRPr="007C3599" w:rsidRDefault="00EF74B7" w:rsidP="00EF74B7">
      <w:pPr>
        <w:numPr>
          <w:ilvl w:val="0"/>
          <w:numId w:val="23"/>
        </w:numPr>
        <w:ind w:left="851" w:hanging="284"/>
        <w:rPr>
          <w:strike/>
        </w:rPr>
      </w:pPr>
      <w:r w:rsidRPr="007C3599">
        <w:rPr>
          <w:strike/>
          <w:lang w:val="en"/>
        </w:rPr>
        <w:t xml:space="preserve">When calling from a user or dealer, we will conduct hearings about phenomena, map version information, conversion engine version information, map update status, G-BOOK usage status (availability, CDF access date and time), vehicle information (vehicle type, navigation type, first year registration date, etc.). </w:t>
      </w:r>
    </w:p>
    <w:p w14:paraId="05AB7A7F" w14:textId="77777777" w:rsidR="00EF74B7" w:rsidRPr="007C3599" w:rsidRDefault="00EF74B7" w:rsidP="00EF74B7">
      <w:pPr>
        <w:numPr>
          <w:ilvl w:val="0"/>
          <w:numId w:val="23"/>
        </w:numPr>
        <w:ind w:left="851" w:hanging="284"/>
        <w:rPr>
          <w:strike/>
        </w:rPr>
      </w:pPr>
      <w:r w:rsidRPr="007C3599">
        <w:rPr>
          <w:strike/>
          <w:lang w:val="en"/>
        </w:rPr>
        <w:t>The contact can obtain the latest conversion engine version information and updated road information and respond to users or dealers.</w:t>
      </w:r>
    </w:p>
    <w:p w14:paraId="1E8713D5" w14:textId="77777777" w:rsidR="00EF74B7" w:rsidRPr="007C3599" w:rsidRDefault="00EF74B7" w:rsidP="00EF74B7">
      <w:pPr>
        <w:numPr>
          <w:ilvl w:val="0"/>
          <w:numId w:val="23"/>
        </w:numPr>
        <w:ind w:left="851" w:hanging="284"/>
        <w:rPr>
          <w:strike/>
        </w:rPr>
      </w:pPr>
      <w:r w:rsidRPr="007C3599">
        <w:rPr>
          <w:strike/>
          <w:lang w:val="en"/>
        </w:rPr>
        <w:t xml:space="preserve">The contact can contact the </w:t>
      </w:r>
      <w:proofErr w:type="spellStart"/>
      <w:r w:rsidRPr="007C3599">
        <w:rPr>
          <w:strike/>
          <w:lang w:val="en"/>
        </w:rPr>
        <w:t>navimaker</w:t>
      </w:r>
      <w:proofErr w:type="spellEnd"/>
      <w:r w:rsidRPr="007C3599">
        <w:rPr>
          <w:strike/>
          <w:lang w:val="en"/>
        </w:rPr>
        <w:t xml:space="preserve"> with information collected from the user or dealer and respond to the user or dealer with the treatment method.</w:t>
      </w:r>
    </w:p>
    <w:p w14:paraId="2720B040" w14:textId="77777777" w:rsidR="00534C4E" w:rsidRPr="007C3599" w:rsidRDefault="00534C4E" w:rsidP="00534C4E">
      <w:bookmarkStart w:id="2607" w:name="_全更新ポータルサイト"/>
      <w:bookmarkEnd w:id="2607"/>
    </w:p>
    <w:p w14:paraId="2C164598" w14:textId="5AB8FDFD" w:rsidR="00F751CC" w:rsidRPr="007C3599" w:rsidRDefault="002777CA" w:rsidP="009B2AF5">
      <w:pPr>
        <w:pStyle w:val="2"/>
        <w:numPr>
          <w:ilvl w:val="1"/>
          <w:numId w:val="2"/>
        </w:numPr>
      </w:pPr>
      <w:bookmarkStart w:id="2608" w:name="_動作確認済み書込み環境"/>
      <w:bookmarkStart w:id="2609" w:name="_Toc498452938"/>
      <w:bookmarkStart w:id="2610" w:name="_Toc309921675"/>
      <w:bookmarkStart w:id="2611" w:name="_Ref309227724"/>
      <w:bookmarkStart w:id="2612" w:name="_Toc87878098"/>
      <w:bookmarkEnd w:id="2608"/>
      <w:r w:rsidRPr="007C3599">
        <w:rPr>
          <w:rFonts w:hint="eastAsia"/>
        </w:rPr>
        <w:t>動作確認済み書込み環境</w:t>
      </w:r>
      <w:r w:rsidRPr="007C3599">
        <w:t xml:space="preserve"> </w:t>
      </w:r>
      <w:r w:rsidR="00F751CC" w:rsidRPr="007C3599">
        <w:rPr>
          <w:lang w:val="en"/>
        </w:rPr>
        <w:t>Operation-confirmed write environment</w:t>
      </w:r>
      <w:bookmarkEnd w:id="2609"/>
      <w:bookmarkEnd w:id="2610"/>
      <w:bookmarkEnd w:id="2611"/>
      <w:bookmarkEnd w:id="2612"/>
    </w:p>
    <w:p w14:paraId="61F88926" w14:textId="1619FB1E" w:rsidR="002777CA" w:rsidRPr="007C3599" w:rsidRDefault="002777CA" w:rsidP="001B5CC7">
      <w:pPr>
        <w:pStyle w:val="af7"/>
        <w:ind w:leftChars="0" w:left="0"/>
      </w:pPr>
      <w:r w:rsidRPr="007C3599">
        <w:rPr>
          <w:rFonts w:hint="eastAsia"/>
        </w:rPr>
        <w:t>本サービスでは更新手段として</w:t>
      </w:r>
      <w:r w:rsidRPr="007C3599">
        <w:t>USBを使用する。動作を確認したメディア（USB）、ライティングソフト、デッキを明確にすること。</w:t>
      </w:r>
    </w:p>
    <w:p w14:paraId="454BF50F" w14:textId="31AD11E8" w:rsidR="00534C4E" w:rsidRPr="007C3599" w:rsidRDefault="00534C4E" w:rsidP="00534C4E">
      <w:proofErr w:type="spellStart"/>
      <w:r w:rsidRPr="347E5CEB">
        <w:t>Usb</w:t>
      </w:r>
      <w:proofErr w:type="spellEnd"/>
      <w:r w:rsidRPr="347E5CEB">
        <w:t xml:space="preserve"> is used as an update method in this service. Make the media (USB), lighting software, and decks that have been confirmed to work.</w:t>
      </w:r>
    </w:p>
    <w:p w14:paraId="0E051ECA" w14:textId="63796E9A" w:rsidR="00F751CC" w:rsidRPr="007C3599" w:rsidRDefault="002777CA" w:rsidP="009B2AF5">
      <w:pPr>
        <w:pStyle w:val="2"/>
        <w:numPr>
          <w:ilvl w:val="1"/>
          <w:numId w:val="2"/>
        </w:numPr>
      </w:pPr>
      <w:bookmarkStart w:id="2613" w:name="_サービス対応"/>
      <w:bookmarkStart w:id="2614" w:name="_Toc498452939"/>
      <w:bookmarkStart w:id="2615" w:name="_Toc309921682"/>
      <w:bookmarkStart w:id="2616" w:name="_Toc87878099"/>
      <w:bookmarkEnd w:id="2613"/>
      <w:r w:rsidRPr="007C3599">
        <w:rPr>
          <w:rFonts w:hint="eastAsia"/>
        </w:rPr>
        <w:lastRenderedPageBreak/>
        <w:t>サービス対応</w:t>
      </w:r>
      <w:r w:rsidRPr="007C3599">
        <w:t xml:space="preserve"> </w:t>
      </w:r>
      <w:r w:rsidR="00F751CC" w:rsidRPr="007C3599">
        <w:rPr>
          <w:lang w:val="en"/>
        </w:rPr>
        <w:t>Service-ready</w:t>
      </w:r>
      <w:bookmarkEnd w:id="2614"/>
      <w:bookmarkEnd w:id="2615"/>
      <w:bookmarkEnd w:id="2616"/>
    </w:p>
    <w:p w14:paraId="6090D2BB" w14:textId="77777777" w:rsidR="002777CA" w:rsidRPr="007C3599" w:rsidRDefault="002777CA" w:rsidP="001B5CC7">
      <w:pPr>
        <w:pStyle w:val="af7"/>
        <w:ind w:leftChars="0" w:left="0"/>
      </w:pPr>
      <w:r w:rsidRPr="007C3599">
        <w:rPr>
          <w:rFonts w:hint="eastAsia"/>
        </w:rPr>
        <w:t>・修理対応について</w:t>
      </w:r>
    </w:p>
    <w:p w14:paraId="757AD2CB" w14:textId="725E0AA0" w:rsidR="00534C4E" w:rsidRPr="007C3599" w:rsidRDefault="00534C4E" w:rsidP="00534C4E">
      <w:pPr>
        <w:rPr>
          <w:lang w:val="en"/>
        </w:rPr>
      </w:pPr>
      <w:r w:rsidRPr="007C3599">
        <w:rPr>
          <w:lang w:val="en"/>
        </w:rPr>
        <w:t>About repair correspondence</w:t>
      </w:r>
    </w:p>
    <w:p w14:paraId="1CCA8361" w14:textId="164872DE" w:rsidR="002777CA" w:rsidRPr="007C3599" w:rsidRDefault="002777CA" w:rsidP="001B5CC7">
      <w:pPr>
        <w:ind w:left="200"/>
      </w:pPr>
      <w:r w:rsidRPr="007C3599">
        <w:rPr>
          <w:rFonts w:hint="eastAsia"/>
        </w:rPr>
        <w:t>車載機交換時または地図メディア交換時、サービス期間を含め、ユーザーの地図状態に戻せるような仕組みとすること。</w:t>
      </w:r>
    </w:p>
    <w:p w14:paraId="03F5A46B" w14:textId="77AA5EAA" w:rsidR="00534C4E" w:rsidRPr="007C3599" w:rsidRDefault="00534C4E" w:rsidP="00534C4E">
      <w:pPr>
        <w:ind w:left="200"/>
        <w:rPr>
          <w:lang w:val="en"/>
        </w:rPr>
      </w:pPr>
      <w:r w:rsidRPr="007C3599">
        <w:rPr>
          <w:lang w:val="en"/>
        </w:rPr>
        <w:t>A system that can be returned to the user's map state, including the service period, when replacing in-vehicle aircraft or when exchanging map media.</w:t>
      </w:r>
    </w:p>
    <w:p w14:paraId="5DFE9984" w14:textId="7DBAB982" w:rsidR="002777CA" w:rsidRPr="007C3599" w:rsidRDefault="002777CA">
      <w:pPr>
        <w:ind w:left="200"/>
      </w:pPr>
      <w:r w:rsidRPr="007C3599">
        <w:rPr>
          <w:rFonts w:hint="eastAsia"/>
        </w:rPr>
        <w:t>ユーザーの地図状態に戻せない場合は、サービス期間内である場合には最新の地図状態に戻すこと。サービス期間外の場合には、地図メディア交換による対応とする。</w:t>
      </w:r>
    </w:p>
    <w:p w14:paraId="01B15B4A" w14:textId="3E905E8E" w:rsidR="00534C4E" w:rsidRPr="007C3599" w:rsidRDefault="00534C4E" w:rsidP="00534C4E">
      <w:pPr>
        <w:ind w:left="200"/>
        <w:rPr>
          <w:lang w:val="en"/>
        </w:rPr>
      </w:pPr>
      <w:r w:rsidRPr="007C3599">
        <w:rPr>
          <w:lang w:val="en"/>
        </w:rPr>
        <w:t>If it is not possible to return to the user's map state, if it is within the service period, return to the latest map state. In the case outside the service period, the correspondence is made by the map media exchange.</w:t>
      </w:r>
    </w:p>
    <w:p w14:paraId="43883897" w14:textId="0034F482" w:rsidR="002777CA" w:rsidRPr="007C3599" w:rsidRDefault="002777CA" w:rsidP="00534C4E">
      <w:pPr>
        <w:ind w:left="200"/>
        <w:rPr>
          <w:lang w:val="en"/>
        </w:rPr>
      </w:pPr>
    </w:p>
    <w:p w14:paraId="774F6119" w14:textId="395BFB23" w:rsidR="002777CA" w:rsidRPr="007C3599" w:rsidRDefault="002777CA">
      <w:pPr>
        <w:ind w:left="200"/>
        <w:rPr>
          <w:lang w:val="en"/>
        </w:rPr>
      </w:pPr>
      <w:r w:rsidRPr="007C3599">
        <w:rPr>
          <w:noProof/>
          <w:szCs w:val="20"/>
        </w:rPr>
        <mc:AlternateContent>
          <mc:Choice Requires="wpg">
            <w:drawing>
              <wp:inline distT="0" distB="0" distL="0" distR="0" wp14:anchorId="461CF2F8" wp14:editId="4FA86910">
                <wp:extent cx="5346065" cy="2259330"/>
                <wp:effectExtent l="9525" t="9525" r="0" b="0"/>
                <wp:docPr id="1623" name="グループ化 16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6065" cy="2259330"/>
                          <a:chOff x="1877" y="5361"/>
                          <a:chExt cx="8419" cy="3558"/>
                        </a:xfrm>
                      </wpg:grpSpPr>
                      <wps:wsp>
                        <wps:cNvPr id="1624" name="Text Box 51"/>
                        <wps:cNvSpPr txBox="1">
                          <a:spLocks noChangeArrowheads="1"/>
                        </wps:cNvSpPr>
                        <wps:spPr bwMode="auto">
                          <a:xfrm>
                            <a:off x="1877" y="5532"/>
                            <a:ext cx="1576" cy="540"/>
                          </a:xfrm>
                          <a:prstGeom prst="rect">
                            <a:avLst/>
                          </a:prstGeom>
                          <a:solidFill>
                            <a:srgbClr val="FFFFFF"/>
                          </a:solidFill>
                          <a:ln w="9525">
                            <a:solidFill>
                              <a:srgbClr val="000000"/>
                            </a:solidFill>
                            <a:miter lim="800000"/>
                            <a:headEnd/>
                            <a:tailEnd/>
                          </a:ln>
                        </wps:spPr>
                        <wps:txbx>
                          <w:txbxContent>
                            <w:p w14:paraId="6217DCA9" w14:textId="77777777" w:rsidR="00820640" w:rsidRPr="001B5CC7" w:rsidRDefault="00820640" w:rsidP="002777CA">
                              <w:pPr>
                                <w:pStyle w:val="aa"/>
                                <w:rPr>
                                  <w:rFonts w:ascii="Meiryo UI" w:eastAsia="Meiryo UI" w:hAnsi="Meiryo UI"/>
                                  <w:color w:val="000000" w:themeColor="text1"/>
                                  <w:szCs w:val="24"/>
                                </w:rPr>
                              </w:pPr>
                              <w:r w:rsidRPr="001B5CC7">
                                <w:rPr>
                                  <w:rFonts w:ascii="Meiryo UI" w:eastAsia="Meiryo UI" w:hAnsi="Meiryo UI" w:hint="eastAsia"/>
                                  <w:color w:val="000000" w:themeColor="text1"/>
                                  <w:szCs w:val="24"/>
                                </w:rPr>
                                <w:t>不具合車載機品</w:t>
                              </w:r>
                            </w:p>
                          </w:txbxContent>
                        </wps:txbx>
                        <wps:bodyPr rot="0" vert="horz" wrap="square" lIns="91440" tIns="45720" rIns="91440" bIns="45720" anchor="t" anchorCtr="0" upright="1">
                          <a:noAutofit/>
                        </wps:bodyPr>
                      </wps:wsp>
                      <wps:wsp>
                        <wps:cNvPr id="1625" name="Text Box 52"/>
                        <wps:cNvSpPr txBox="1">
                          <a:spLocks noChangeArrowheads="1"/>
                        </wps:cNvSpPr>
                        <wps:spPr bwMode="auto">
                          <a:xfrm>
                            <a:off x="3873" y="5361"/>
                            <a:ext cx="1575" cy="900"/>
                          </a:xfrm>
                          <a:prstGeom prst="rect">
                            <a:avLst/>
                          </a:prstGeom>
                          <a:solidFill>
                            <a:srgbClr val="FFFFFF"/>
                          </a:solidFill>
                          <a:ln w="9525">
                            <a:solidFill>
                              <a:srgbClr val="000000"/>
                            </a:solidFill>
                            <a:miter lim="800000"/>
                            <a:headEnd/>
                            <a:tailEnd/>
                          </a:ln>
                        </wps:spPr>
                        <wps:txbx>
                          <w:txbxContent>
                            <w:p w14:paraId="6887C771" w14:textId="77777777" w:rsidR="00820640" w:rsidRPr="001B5CC7" w:rsidRDefault="00820640" w:rsidP="002777CA">
                              <w:pPr>
                                <w:rPr>
                                  <w:color w:val="000000" w:themeColor="text1"/>
                                </w:rPr>
                              </w:pPr>
                              <w:r w:rsidRPr="001B5CC7">
                                <w:rPr>
                                  <w:rFonts w:hint="eastAsia"/>
                                  <w:color w:val="000000" w:themeColor="text1"/>
                                </w:rPr>
                                <w:t>否地図メディア不良時</w:t>
                              </w:r>
                            </w:p>
                          </w:txbxContent>
                        </wps:txbx>
                        <wps:bodyPr rot="0" vert="horz" wrap="square" lIns="91440" tIns="45720" rIns="91440" bIns="45720" anchor="t" anchorCtr="0" upright="1">
                          <a:noAutofit/>
                        </wps:bodyPr>
                      </wps:wsp>
                      <wps:wsp>
                        <wps:cNvPr id="1626" name="Text Box 53"/>
                        <wps:cNvSpPr txBox="1">
                          <a:spLocks noChangeArrowheads="1"/>
                        </wps:cNvSpPr>
                        <wps:spPr bwMode="auto">
                          <a:xfrm>
                            <a:off x="3873" y="7019"/>
                            <a:ext cx="1575" cy="796"/>
                          </a:xfrm>
                          <a:prstGeom prst="rect">
                            <a:avLst/>
                          </a:prstGeom>
                          <a:solidFill>
                            <a:srgbClr val="FFFFFF"/>
                          </a:solidFill>
                          <a:ln w="9525">
                            <a:solidFill>
                              <a:srgbClr val="000000"/>
                            </a:solidFill>
                            <a:miter lim="800000"/>
                            <a:headEnd/>
                            <a:tailEnd/>
                          </a:ln>
                        </wps:spPr>
                        <wps:txbx>
                          <w:txbxContent>
                            <w:p w14:paraId="2CDA651C" w14:textId="77777777" w:rsidR="00820640" w:rsidRPr="001B5CC7" w:rsidRDefault="00820640" w:rsidP="002777CA">
                              <w:pPr>
                                <w:rPr>
                                  <w:color w:val="000000" w:themeColor="text1"/>
                                </w:rPr>
                              </w:pPr>
                              <w:r w:rsidRPr="001B5CC7">
                                <w:rPr>
                                  <w:rFonts w:hint="eastAsia"/>
                                  <w:color w:val="000000" w:themeColor="text1"/>
                                </w:rPr>
                                <w:t>地図メディア</w:t>
                              </w:r>
                            </w:p>
                            <w:p w14:paraId="5165B332" w14:textId="77777777" w:rsidR="00820640" w:rsidRPr="001B5CC7" w:rsidRDefault="00820640" w:rsidP="002777CA">
                              <w:pPr>
                                <w:rPr>
                                  <w:color w:val="000000" w:themeColor="text1"/>
                                </w:rPr>
                              </w:pPr>
                              <w:r w:rsidRPr="001B5CC7">
                                <w:rPr>
                                  <w:rFonts w:hint="eastAsia"/>
                                  <w:color w:val="000000" w:themeColor="text1"/>
                                </w:rPr>
                                <w:t>不良時</w:t>
                              </w:r>
                            </w:p>
                          </w:txbxContent>
                        </wps:txbx>
                        <wps:bodyPr rot="0" vert="horz" wrap="square" lIns="91440" tIns="45720" rIns="91440" bIns="45720" anchor="t" anchorCtr="0" upright="1">
                          <a:noAutofit/>
                        </wps:bodyPr>
                      </wps:wsp>
                      <wps:wsp>
                        <wps:cNvPr id="1627" name="Text Box 54"/>
                        <wps:cNvSpPr txBox="1">
                          <a:spLocks noChangeArrowheads="1"/>
                        </wps:cNvSpPr>
                        <wps:spPr bwMode="auto">
                          <a:xfrm>
                            <a:off x="7653" y="5456"/>
                            <a:ext cx="2494" cy="13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75FB8E" w14:textId="77777777" w:rsidR="00820640" w:rsidRPr="001B5CC7" w:rsidRDefault="00820640" w:rsidP="002777CA">
                              <w:pPr>
                                <w:rPr>
                                  <w:color w:val="000000" w:themeColor="text1"/>
                                </w:rPr>
                              </w:pPr>
                              <w:r w:rsidRPr="001B5CC7">
                                <w:rPr>
                                  <w:rFonts w:hint="eastAsia"/>
                                  <w:color w:val="000000" w:themeColor="text1"/>
                                </w:rPr>
                                <w:t>地図メディアレスのリンク品</w:t>
                              </w:r>
                            </w:p>
                            <w:p w14:paraId="26403A19" w14:textId="77777777" w:rsidR="00820640" w:rsidRPr="001B5CC7" w:rsidRDefault="00820640" w:rsidP="002777CA">
                              <w:pPr>
                                <w:rPr>
                                  <w:color w:val="000000" w:themeColor="text1"/>
                                </w:rPr>
                              </w:pPr>
                              <w:r w:rsidRPr="001B5CC7">
                                <w:rPr>
                                  <w:rFonts w:hint="eastAsia"/>
                                  <w:color w:val="000000" w:themeColor="text1"/>
                                </w:rPr>
                                <w:t>にユーザーが使用していた</w:t>
                              </w:r>
                            </w:p>
                            <w:p w14:paraId="09019DD0" w14:textId="77777777" w:rsidR="00820640" w:rsidRPr="001B5CC7" w:rsidRDefault="00820640" w:rsidP="002777CA">
                              <w:pPr>
                                <w:rPr>
                                  <w:color w:val="000000" w:themeColor="text1"/>
                                </w:rPr>
                              </w:pPr>
                              <w:r w:rsidRPr="001B5CC7">
                                <w:rPr>
                                  <w:rFonts w:hint="eastAsia"/>
                                  <w:color w:val="000000" w:themeColor="text1"/>
                                </w:rPr>
                                <w:t>地図メディアを組み込む</w:t>
                              </w:r>
                            </w:p>
                          </w:txbxContent>
                        </wps:txbx>
                        <wps:bodyPr rot="0" vert="horz" wrap="square" lIns="91440" tIns="45720" rIns="91440" bIns="45720" anchor="t" anchorCtr="0" upright="1">
                          <a:noAutofit/>
                        </wps:bodyPr>
                      </wps:wsp>
                      <wps:wsp>
                        <wps:cNvPr id="1628" name="Text Box 55"/>
                        <wps:cNvSpPr txBox="1">
                          <a:spLocks noChangeArrowheads="1"/>
                        </wps:cNvSpPr>
                        <wps:spPr bwMode="auto">
                          <a:xfrm>
                            <a:off x="5868" y="7152"/>
                            <a:ext cx="1785" cy="540"/>
                          </a:xfrm>
                          <a:prstGeom prst="rect">
                            <a:avLst/>
                          </a:prstGeom>
                          <a:solidFill>
                            <a:srgbClr val="FFFFFF"/>
                          </a:solidFill>
                          <a:ln w="9525">
                            <a:solidFill>
                              <a:srgbClr val="000000"/>
                            </a:solidFill>
                            <a:miter lim="800000"/>
                            <a:headEnd/>
                            <a:tailEnd/>
                          </a:ln>
                        </wps:spPr>
                        <wps:txbx>
                          <w:txbxContent>
                            <w:p w14:paraId="64FED574" w14:textId="77777777" w:rsidR="00820640" w:rsidRPr="001B5CC7" w:rsidRDefault="00820640" w:rsidP="002777CA">
                              <w:pPr>
                                <w:rPr>
                                  <w:color w:val="000000" w:themeColor="text1"/>
                                </w:rPr>
                              </w:pPr>
                              <w:r w:rsidRPr="001B5CC7">
                                <w:rPr>
                                  <w:rFonts w:hint="eastAsia"/>
                                  <w:color w:val="000000" w:themeColor="text1"/>
                                </w:rPr>
                                <w:t>サービス期間内</w:t>
                              </w:r>
                            </w:p>
                          </w:txbxContent>
                        </wps:txbx>
                        <wps:bodyPr rot="0" vert="horz" wrap="square" lIns="91440" tIns="45720" rIns="91440" bIns="45720" anchor="t" anchorCtr="0" upright="1">
                          <a:noAutofit/>
                        </wps:bodyPr>
                      </wps:wsp>
                      <wps:wsp>
                        <wps:cNvPr id="1629" name="Text Box 56"/>
                        <wps:cNvSpPr txBox="1">
                          <a:spLocks noChangeArrowheads="1"/>
                        </wps:cNvSpPr>
                        <wps:spPr bwMode="auto">
                          <a:xfrm>
                            <a:off x="5868" y="8052"/>
                            <a:ext cx="1785" cy="540"/>
                          </a:xfrm>
                          <a:prstGeom prst="rect">
                            <a:avLst/>
                          </a:prstGeom>
                          <a:solidFill>
                            <a:srgbClr val="FFFFFF"/>
                          </a:solidFill>
                          <a:ln w="9525">
                            <a:solidFill>
                              <a:srgbClr val="000000"/>
                            </a:solidFill>
                            <a:miter lim="800000"/>
                            <a:headEnd/>
                            <a:tailEnd/>
                          </a:ln>
                        </wps:spPr>
                        <wps:txbx>
                          <w:txbxContent>
                            <w:p w14:paraId="4C44AAF5" w14:textId="77777777" w:rsidR="00820640" w:rsidRPr="001B5CC7" w:rsidRDefault="00820640" w:rsidP="002777CA">
                              <w:pPr>
                                <w:rPr>
                                  <w:color w:val="000000" w:themeColor="text1"/>
                                </w:rPr>
                              </w:pPr>
                              <w:r w:rsidRPr="001B5CC7">
                                <w:rPr>
                                  <w:rFonts w:hint="eastAsia"/>
                                  <w:color w:val="000000" w:themeColor="text1"/>
                                </w:rPr>
                                <w:t>サービス期間外</w:t>
                              </w:r>
                            </w:p>
                          </w:txbxContent>
                        </wps:txbx>
                        <wps:bodyPr rot="0" vert="horz" wrap="square" lIns="91440" tIns="45720" rIns="91440" bIns="45720" anchor="t" anchorCtr="0" upright="1">
                          <a:noAutofit/>
                        </wps:bodyPr>
                      </wps:wsp>
                      <wps:wsp>
                        <wps:cNvPr id="1630" name="Text Box 57"/>
                        <wps:cNvSpPr txBox="1">
                          <a:spLocks noChangeArrowheads="1"/>
                        </wps:cNvSpPr>
                        <wps:spPr bwMode="auto">
                          <a:xfrm>
                            <a:off x="7791" y="6896"/>
                            <a:ext cx="2505"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BD7159" w14:textId="77777777" w:rsidR="00820640" w:rsidRPr="001B5CC7" w:rsidRDefault="00820640" w:rsidP="002777CA">
                              <w:pPr>
                                <w:rPr>
                                  <w:color w:val="000000" w:themeColor="text1"/>
                                </w:rPr>
                              </w:pPr>
                              <w:r w:rsidRPr="001B5CC7">
                                <w:rPr>
                                  <w:rFonts w:hint="eastAsia"/>
                                  <w:color w:val="000000" w:themeColor="text1"/>
                                </w:rPr>
                                <w:t>地図メディアを最新の地図</w:t>
                              </w:r>
                            </w:p>
                            <w:p w14:paraId="1BB23109" w14:textId="77777777" w:rsidR="00820640" w:rsidRPr="001B5CC7" w:rsidRDefault="00820640" w:rsidP="002777CA">
                              <w:pPr>
                                <w:rPr>
                                  <w:color w:val="000000" w:themeColor="text1"/>
                                </w:rPr>
                              </w:pPr>
                              <w:r w:rsidRPr="001B5CC7">
                                <w:rPr>
                                  <w:rFonts w:hint="eastAsia"/>
                                  <w:color w:val="000000" w:themeColor="text1"/>
                                </w:rPr>
                                <w:t>状態に更新する。</w:t>
                              </w:r>
                            </w:p>
                            <w:p w14:paraId="1E0FF313" w14:textId="77777777" w:rsidR="00820640" w:rsidRPr="001B5CC7" w:rsidRDefault="00820640" w:rsidP="002777CA">
                              <w:pPr>
                                <w:rPr>
                                  <w:color w:val="000000" w:themeColor="text1"/>
                                </w:rPr>
                              </w:pPr>
                            </w:p>
                          </w:txbxContent>
                        </wps:txbx>
                        <wps:bodyPr rot="0" vert="horz" wrap="square" lIns="91440" tIns="45720" rIns="91440" bIns="45720" anchor="t" anchorCtr="0" upright="1">
                          <a:noAutofit/>
                        </wps:bodyPr>
                      </wps:wsp>
                      <wps:wsp>
                        <wps:cNvPr id="1631" name="Text Box 58"/>
                        <wps:cNvSpPr txBox="1">
                          <a:spLocks noChangeArrowheads="1"/>
                        </wps:cNvSpPr>
                        <wps:spPr bwMode="auto">
                          <a:xfrm>
                            <a:off x="7758" y="7976"/>
                            <a:ext cx="2538" cy="9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8155E1" w14:textId="77777777" w:rsidR="00820640" w:rsidRPr="001B5CC7" w:rsidRDefault="00820640" w:rsidP="002777CA">
                              <w:pPr>
                                <w:rPr>
                                  <w:color w:val="000000" w:themeColor="text1"/>
                                </w:rPr>
                              </w:pPr>
                              <w:r w:rsidRPr="001B5CC7">
                                <w:rPr>
                                  <w:rFonts w:hint="eastAsia"/>
                                  <w:color w:val="000000" w:themeColor="text1"/>
                                </w:rPr>
                                <w:t>地図メディア交換による</w:t>
                              </w:r>
                            </w:p>
                            <w:p w14:paraId="15C898DE" w14:textId="77777777" w:rsidR="00820640" w:rsidRPr="001B5CC7" w:rsidRDefault="00820640" w:rsidP="002777CA">
                              <w:pPr>
                                <w:rPr>
                                  <w:color w:val="000000" w:themeColor="text1"/>
                                </w:rPr>
                              </w:pPr>
                              <w:r w:rsidRPr="001B5CC7">
                                <w:rPr>
                                  <w:rFonts w:hint="eastAsia"/>
                                  <w:color w:val="000000" w:themeColor="text1"/>
                                </w:rPr>
                                <w:t>運用とする。</w:t>
                              </w:r>
                            </w:p>
                          </w:txbxContent>
                        </wps:txbx>
                        <wps:bodyPr rot="0" vert="horz" wrap="square" lIns="91440" tIns="45720" rIns="91440" bIns="45720" anchor="t" anchorCtr="0" upright="1">
                          <a:noAutofit/>
                        </wps:bodyPr>
                      </wps:wsp>
                      <wps:wsp>
                        <wps:cNvPr id="1632" name="Line 59"/>
                        <wps:cNvCnPr>
                          <a:cxnSpLocks noChangeShapeType="1"/>
                        </wps:cNvCnPr>
                        <wps:spPr bwMode="auto">
                          <a:xfrm>
                            <a:off x="3453" y="5815"/>
                            <a:ext cx="4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3" name="Line 60"/>
                        <wps:cNvCnPr>
                          <a:cxnSpLocks noChangeShapeType="1"/>
                        </wps:cNvCnPr>
                        <wps:spPr bwMode="auto">
                          <a:xfrm>
                            <a:off x="3663" y="7436"/>
                            <a:ext cx="21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4" name="Line 61"/>
                        <wps:cNvCnPr>
                          <a:cxnSpLocks noChangeShapeType="1"/>
                        </wps:cNvCnPr>
                        <wps:spPr bwMode="auto">
                          <a:xfrm>
                            <a:off x="3663" y="5816"/>
                            <a:ext cx="1" cy="1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5" name="Line 62"/>
                        <wps:cNvCnPr>
                          <a:cxnSpLocks noChangeShapeType="1"/>
                        </wps:cNvCnPr>
                        <wps:spPr bwMode="auto">
                          <a:xfrm>
                            <a:off x="5448" y="7435"/>
                            <a:ext cx="4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6" name="Line 63"/>
                        <wps:cNvCnPr>
                          <a:cxnSpLocks noChangeShapeType="1"/>
                        </wps:cNvCnPr>
                        <wps:spPr bwMode="auto">
                          <a:xfrm>
                            <a:off x="5658" y="8336"/>
                            <a:ext cx="21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7" name="Line 64"/>
                        <wps:cNvCnPr>
                          <a:cxnSpLocks noChangeShapeType="1"/>
                        </wps:cNvCnPr>
                        <wps:spPr bwMode="auto">
                          <a:xfrm>
                            <a:off x="5658" y="7436"/>
                            <a:ext cx="1"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61CF2F8" id="グループ化 1623" o:spid="_x0000_s1213" style="width:420.95pt;height:177.9pt;mso-position-horizontal-relative:char;mso-position-vertical-relative:line" coordorigin="1877,5361" coordsize="8419,3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">
                <v:shape id="Text Box 51" o:spid="_x0000_s1214" type="#_x0000_t202" style="position:absolute;left:1877;top:5532;width:157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">
                  <v:textbox>
                    <w:txbxContent>
                      <w:p w14:paraId="6217DCA9" w14:textId="77777777" w:rsidR="00820640" w:rsidRPr="001B5CC7" w:rsidRDefault="00820640" w:rsidP="002777CA">
                        <w:pPr>
                          <w:pStyle w:val="aa"/>
                          <w:rPr>
                            <w:rFonts w:ascii="Meiryo UI" w:eastAsia="Meiryo UI" w:hAnsi="Meiryo UI"/>
                            <w:color w:val="000000" w:themeColor="text1"/>
                            <w:szCs w:val="24"/>
                          </w:rPr>
                        </w:pPr>
                        <w:r w:rsidRPr="001B5CC7">
                          <w:rPr>
                            <w:rFonts w:ascii="Meiryo UI" w:eastAsia="Meiryo UI" w:hAnsi="Meiryo UI" w:hint="eastAsia"/>
                            <w:color w:val="000000" w:themeColor="text1"/>
                            <w:szCs w:val="24"/>
                          </w:rPr>
                          <w:t>不具合車載機品</w:t>
                        </w:r>
                      </w:p>
                    </w:txbxContent>
                  </v:textbox>
                </v:shape>
                <v:shape id="Text Box 52" o:spid="_x0000_s1215" type="#_x0000_t202" style="position:absolute;left:3873;top:5361;width:1575;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">
                  <v:textbox>
                    <w:txbxContent>
                      <w:p w14:paraId="6887C771" w14:textId="77777777" w:rsidR="00820640" w:rsidRPr="001B5CC7" w:rsidRDefault="00820640" w:rsidP="002777CA">
                        <w:pPr>
                          <w:rPr>
                            <w:color w:val="000000" w:themeColor="text1"/>
                          </w:rPr>
                        </w:pPr>
                        <w:r w:rsidRPr="001B5CC7">
                          <w:rPr>
                            <w:rFonts w:hint="eastAsia"/>
                            <w:color w:val="000000" w:themeColor="text1"/>
                          </w:rPr>
                          <w:t>否地図メディア不良時</w:t>
                        </w:r>
                      </w:p>
                    </w:txbxContent>
                  </v:textbox>
                </v:shape>
                <v:shape id="Text Box 53" o:spid="_x0000_s1216" type="#_x0000_t202" style="position:absolute;left:3873;top:7019;width:1575;height: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">
                  <v:textbox>
                    <w:txbxContent>
                      <w:p w14:paraId="2CDA651C" w14:textId="77777777" w:rsidR="00820640" w:rsidRPr="001B5CC7" w:rsidRDefault="00820640" w:rsidP="002777CA">
                        <w:pPr>
                          <w:rPr>
                            <w:color w:val="000000" w:themeColor="text1"/>
                          </w:rPr>
                        </w:pPr>
                        <w:r w:rsidRPr="001B5CC7">
                          <w:rPr>
                            <w:rFonts w:hint="eastAsia"/>
                            <w:color w:val="000000" w:themeColor="text1"/>
                          </w:rPr>
                          <w:t>地図メディア</w:t>
                        </w:r>
                      </w:p>
                      <w:p w14:paraId="5165B332" w14:textId="77777777" w:rsidR="00820640" w:rsidRPr="001B5CC7" w:rsidRDefault="00820640" w:rsidP="002777CA">
                        <w:pPr>
                          <w:rPr>
                            <w:color w:val="000000" w:themeColor="text1"/>
                          </w:rPr>
                        </w:pPr>
                        <w:r w:rsidRPr="001B5CC7">
                          <w:rPr>
                            <w:rFonts w:hint="eastAsia"/>
                            <w:color w:val="000000" w:themeColor="text1"/>
                          </w:rPr>
                          <w:t>不良時</w:t>
                        </w:r>
                      </w:p>
                    </w:txbxContent>
                  </v:textbox>
                </v:shape>
                <v:shape id="Text Box 54" o:spid="_x0000_s1217" type="#_x0000_t202" style="position:absolute;left:7653;top:5456;width:2494;height:1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" stroked="f">
                  <v:textbox>
                    <w:txbxContent>
                      <w:p w14:paraId="0175FB8E" w14:textId="77777777" w:rsidR="00820640" w:rsidRPr="001B5CC7" w:rsidRDefault="00820640" w:rsidP="002777CA">
                        <w:pPr>
                          <w:rPr>
                            <w:color w:val="000000" w:themeColor="text1"/>
                          </w:rPr>
                        </w:pPr>
                        <w:r w:rsidRPr="001B5CC7">
                          <w:rPr>
                            <w:rFonts w:hint="eastAsia"/>
                            <w:color w:val="000000" w:themeColor="text1"/>
                          </w:rPr>
                          <w:t>地図メディアレスのリンク品</w:t>
                        </w:r>
                      </w:p>
                      <w:p w14:paraId="26403A19" w14:textId="77777777" w:rsidR="00820640" w:rsidRPr="001B5CC7" w:rsidRDefault="00820640" w:rsidP="002777CA">
                        <w:pPr>
                          <w:rPr>
                            <w:color w:val="000000" w:themeColor="text1"/>
                          </w:rPr>
                        </w:pPr>
                        <w:r w:rsidRPr="001B5CC7">
                          <w:rPr>
                            <w:rFonts w:hint="eastAsia"/>
                            <w:color w:val="000000" w:themeColor="text1"/>
                          </w:rPr>
                          <w:t>にユーザーが使用していた</w:t>
                        </w:r>
                      </w:p>
                      <w:p w14:paraId="09019DD0" w14:textId="77777777" w:rsidR="00820640" w:rsidRPr="001B5CC7" w:rsidRDefault="00820640" w:rsidP="002777CA">
                        <w:pPr>
                          <w:rPr>
                            <w:color w:val="000000" w:themeColor="text1"/>
                          </w:rPr>
                        </w:pPr>
                        <w:r w:rsidRPr="001B5CC7">
                          <w:rPr>
                            <w:rFonts w:hint="eastAsia"/>
                            <w:color w:val="000000" w:themeColor="text1"/>
                          </w:rPr>
                          <w:t>地図メディアを組み込む</w:t>
                        </w:r>
                      </w:p>
                    </w:txbxContent>
                  </v:textbox>
                </v:shape>
                <v:shape id="Text Box 55" o:spid="_x0000_s1218" type="#_x0000_t202" style="position:absolute;left:5868;top:7152;width:178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">
                  <v:textbox>
                    <w:txbxContent>
                      <w:p w14:paraId="64FED574" w14:textId="77777777" w:rsidR="00820640" w:rsidRPr="001B5CC7" w:rsidRDefault="00820640" w:rsidP="002777CA">
                        <w:pPr>
                          <w:rPr>
                            <w:color w:val="000000" w:themeColor="text1"/>
                          </w:rPr>
                        </w:pPr>
                        <w:r w:rsidRPr="001B5CC7">
                          <w:rPr>
                            <w:rFonts w:hint="eastAsia"/>
                            <w:color w:val="000000" w:themeColor="text1"/>
                          </w:rPr>
                          <w:t>サービス期間内</w:t>
                        </w:r>
                      </w:p>
                    </w:txbxContent>
                  </v:textbox>
                </v:shape>
                <v:shape id="Text Box 56" o:spid="_x0000_s1219" type="#_x0000_t202" style="position:absolute;left:5868;top:8052;width:178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">
                  <v:textbox>
                    <w:txbxContent>
                      <w:p w14:paraId="4C44AAF5" w14:textId="77777777" w:rsidR="00820640" w:rsidRPr="001B5CC7" w:rsidRDefault="00820640" w:rsidP="002777CA">
                        <w:pPr>
                          <w:rPr>
                            <w:color w:val="000000" w:themeColor="text1"/>
                          </w:rPr>
                        </w:pPr>
                        <w:r w:rsidRPr="001B5CC7">
                          <w:rPr>
                            <w:rFonts w:hint="eastAsia"/>
                            <w:color w:val="000000" w:themeColor="text1"/>
                          </w:rPr>
                          <w:t>サービス期間外</w:t>
                        </w:r>
                      </w:p>
                    </w:txbxContent>
                  </v:textbox>
                </v:shape>
                <v:shape id="Text Box 57" o:spid="_x0000_s1220" type="#_x0000_t202" style="position:absolute;left:7791;top:6896;width:2505;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" stroked="f">
                  <v:textbox>
                    <w:txbxContent>
                      <w:p w14:paraId="41BD7159" w14:textId="77777777" w:rsidR="00820640" w:rsidRPr="001B5CC7" w:rsidRDefault="00820640" w:rsidP="002777CA">
                        <w:pPr>
                          <w:rPr>
                            <w:color w:val="000000" w:themeColor="text1"/>
                          </w:rPr>
                        </w:pPr>
                        <w:r w:rsidRPr="001B5CC7">
                          <w:rPr>
                            <w:rFonts w:hint="eastAsia"/>
                            <w:color w:val="000000" w:themeColor="text1"/>
                          </w:rPr>
                          <w:t>地図メディアを最新の地図</w:t>
                        </w:r>
                      </w:p>
                      <w:p w14:paraId="1BB23109" w14:textId="77777777" w:rsidR="00820640" w:rsidRPr="001B5CC7" w:rsidRDefault="00820640" w:rsidP="002777CA">
                        <w:pPr>
                          <w:rPr>
                            <w:color w:val="000000" w:themeColor="text1"/>
                          </w:rPr>
                        </w:pPr>
                        <w:r w:rsidRPr="001B5CC7">
                          <w:rPr>
                            <w:rFonts w:hint="eastAsia"/>
                            <w:color w:val="000000" w:themeColor="text1"/>
                          </w:rPr>
                          <w:t>状態に更新する。</w:t>
                        </w:r>
                      </w:p>
                      <w:p w14:paraId="1E0FF313" w14:textId="77777777" w:rsidR="00820640" w:rsidRPr="001B5CC7" w:rsidRDefault="00820640" w:rsidP="002777CA">
                        <w:pPr>
                          <w:rPr>
                            <w:color w:val="000000" w:themeColor="text1"/>
                          </w:rPr>
                        </w:pPr>
                      </w:p>
                    </w:txbxContent>
                  </v:textbox>
                </v:shape>
                <v:shape id="Text Box 58" o:spid="_x0000_s1221" type="#_x0000_t202" style="position:absolute;left:7758;top:7976;width:2538;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" stroked="f">
                  <v:textbox>
                    <w:txbxContent>
                      <w:p w14:paraId="6D8155E1" w14:textId="77777777" w:rsidR="00820640" w:rsidRPr="001B5CC7" w:rsidRDefault="00820640" w:rsidP="002777CA">
                        <w:pPr>
                          <w:rPr>
                            <w:color w:val="000000" w:themeColor="text1"/>
                          </w:rPr>
                        </w:pPr>
                        <w:r w:rsidRPr="001B5CC7">
                          <w:rPr>
                            <w:rFonts w:hint="eastAsia"/>
                            <w:color w:val="000000" w:themeColor="text1"/>
                          </w:rPr>
                          <w:t>地図メディア交換による</w:t>
                        </w:r>
                      </w:p>
                      <w:p w14:paraId="15C898DE" w14:textId="77777777" w:rsidR="00820640" w:rsidRPr="001B5CC7" w:rsidRDefault="00820640" w:rsidP="002777CA">
                        <w:pPr>
                          <w:rPr>
                            <w:color w:val="000000" w:themeColor="text1"/>
                          </w:rPr>
                        </w:pPr>
                        <w:r w:rsidRPr="001B5CC7">
                          <w:rPr>
                            <w:rFonts w:hint="eastAsia"/>
                            <w:color w:val="000000" w:themeColor="text1"/>
                          </w:rPr>
                          <w:t>運用とする。</w:t>
                        </w:r>
                      </w:p>
                    </w:txbxContent>
                  </v:textbox>
                </v:shape>
                <v:line id="Line 59" o:spid="_x0000_s1222" style="position:absolute;visibility:visible;mso-wrap-style:square" from="3453,5815" to="3873,5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"/>
                <v:line id="Line 60" o:spid="_x0000_s1223" style="position:absolute;visibility:visible;mso-wrap-style:square" from="3663,7436" to="3873,7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"/>
                <v:line id="Line 61" o:spid="_x0000_s1224" style="position:absolute;visibility:visible;mso-wrap-style:square" from="3663,5816" to="3664,7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"/>
                <v:line id="Line 62" o:spid="_x0000_s1225" style="position:absolute;visibility:visible;mso-wrap-style:square" from="5448,7435" to="5868,7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"/>
                <v:line id="Line 63" o:spid="_x0000_s1226" style="position:absolute;visibility:visible;mso-wrap-style:square" from="5658,8336" to="5868,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"/>
                <v:line id="Line 64" o:spid="_x0000_s1227" style="position:absolute;visibility:visible;mso-wrap-style:square" from="5658,7436" to="5659,8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"/>
                <w10:anchorlock/>
              </v:group>
            </w:pict>
          </mc:Fallback>
        </mc:AlternateContent>
      </w:r>
    </w:p>
    <w:p w14:paraId="0C07E520" w14:textId="77777777" w:rsidR="00534C4E" w:rsidRPr="007C3599" w:rsidRDefault="00534C4E" w:rsidP="00534C4E"/>
    <w:p w14:paraId="25EDBBCB" w14:textId="3450926F" w:rsidR="00534C4E" w:rsidRPr="007C3599" w:rsidRDefault="007217E4" w:rsidP="00534C4E">
      <w:r w:rsidRPr="007C3599">
        <w:rPr>
          <w:noProof/>
          <w:szCs w:val="20"/>
        </w:rPr>
        <mc:AlternateContent>
          <mc:Choice Requires="wpg">
            <w:drawing>
              <wp:inline distT="0" distB="0" distL="0" distR="0" wp14:anchorId="574531E3" wp14:editId="0AD35E23">
                <wp:extent cx="5346065" cy="2259330"/>
                <wp:effectExtent l="13335" t="6350" r="3175" b="1270"/>
                <wp:docPr id="51" name="Group 1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6065" cy="2259330"/>
                          <a:chOff x="1877" y="5361"/>
                          <a:chExt cx="8419" cy="3558"/>
                        </a:xfrm>
                      </wpg:grpSpPr>
                      <wps:wsp>
                        <wps:cNvPr id="52" name="Text Box 1125"/>
                        <wps:cNvSpPr txBox="1">
                          <a:spLocks noChangeArrowheads="1"/>
                        </wps:cNvSpPr>
                        <wps:spPr bwMode="auto">
                          <a:xfrm>
                            <a:off x="1877" y="5532"/>
                            <a:ext cx="1576" cy="540"/>
                          </a:xfrm>
                          <a:prstGeom prst="rect">
                            <a:avLst/>
                          </a:prstGeom>
                          <a:solidFill>
                            <a:srgbClr val="FFFFFF"/>
                          </a:solidFill>
                          <a:ln w="9525">
                            <a:solidFill>
                              <a:srgbClr val="000000"/>
                            </a:solidFill>
                            <a:miter lim="800000"/>
                            <a:headEnd/>
                            <a:tailEnd/>
                          </a:ln>
                        </wps:spPr>
                        <wps:txbx>
                          <w:txbxContent>
                            <w:p w14:paraId="65C9896C" w14:textId="77777777" w:rsidR="00820640" w:rsidRPr="002769B8" w:rsidRDefault="00820640" w:rsidP="00534C4E">
                              <w:pPr>
                                <w:pStyle w:val="aa"/>
                                <w:rPr>
                                  <w:rFonts w:ascii="Meiryo UI" w:eastAsia="Meiryo UI" w:hAnsi="Meiryo UI"/>
                                  <w:szCs w:val="24"/>
                                </w:rPr>
                              </w:pPr>
                              <w:r w:rsidRPr="002769B8">
                                <w:rPr>
                                  <w:szCs w:val="24"/>
                                  <w:lang w:val="en"/>
                                </w:rPr>
                                <w:t>Defective in-vehicle equipment</w:t>
                              </w:r>
                            </w:p>
                          </w:txbxContent>
                        </wps:txbx>
                        <wps:bodyPr rot="0" vert="horz" wrap="square" lIns="91440" tIns="45720" rIns="91440" bIns="45720" anchor="t" anchorCtr="0" upright="1">
                          <a:noAutofit/>
                        </wps:bodyPr>
                      </wps:wsp>
                      <wps:wsp>
                        <wps:cNvPr id="53" name="Text Box 1126"/>
                        <wps:cNvSpPr txBox="1">
                          <a:spLocks noChangeArrowheads="1"/>
                        </wps:cNvSpPr>
                        <wps:spPr bwMode="auto">
                          <a:xfrm>
                            <a:off x="3873" y="5361"/>
                            <a:ext cx="1575" cy="900"/>
                          </a:xfrm>
                          <a:prstGeom prst="rect">
                            <a:avLst/>
                          </a:prstGeom>
                          <a:solidFill>
                            <a:srgbClr val="FFFFFF"/>
                          </a:solidFill>
                          <a:ln w="9525">
                            <a:solidFill>
                              <a:srgbClr val="000000"/>
                            </a:solidFill>
                            <a:miter lim="800000"/>
                            <a:headEnd/>
                            <a:tailEnd/>
                          </a:ln>
                        </wps:spPr>
                        <wps:txbx>
                          <w:txbxContent>
                            <w:p w14:paraId="3427B47A" w14:textId="77777777" w:rsidR="00820640" w:rsidRDefault="00820640" w:rsidP="00534C4E">
                              <w:r>
                                <w:rPr>
                                  <w:lang w:val="en"/>
                                </w:rPr>
                                <w:t>No map media when bad</w:t>
                              </w:r>
                            </w:p>
                          </w:txbxContent>
                        </wps:txbx>
                        <wps:bodyPr rot="0" vert="horz" wrap="square" lIns="91440" tIns="45720" rIns="91440" bIns="45720" anchor="t" anchorCtr="0" upright="1">
                          <a:noAutofit/>
                        </wps:bodyPr>
                      </wps:wsp>
                      <wps:wsp>
                        <wps:cNvPr id="54" name="Text Box 1127"/>
                        <wps:cNvSpPr txBox="1">
                          <a:spLocks noChangeArrowheads="1"/>
                        </wps:cNvSpPr>
                        <wps:spPr bwMode="auto">
                          <a:xfrm>
                            <a:off x="3873" y="7019"/>
                            <a:ext cx="1575" cy="796"/>
                          </a:xfrm>
                          <a:prstGeom prst="rect">
                            <a:avLst/>
                          </a:prstGeom>
                          <a:solidFill>
                            <a:srgbClr val="FFFFFF"/>
                          </a:solidFill>
                          <a:ln w="9525">
                            <a:solidFill>
                              <a:srgbClr val="000000"/>
                            </a:solidFill>
                            <a:miter lim="800000"/>
                            <a:headEnd/>
                            <a:tailEnd/>
                          </a:ln>
                        </wps:spPr>
                        <wps:txbx>
                          <w:txbxContent>
                            <w:p w14:paraId="1FCFCEFD" w14:textId="77777777" w:rsidR="00820640" w:rsidRDefault="00820640" w:rsidP="00534C4E">
                              <w:r>
                                <w:rPr>
                                  <w:lang w:val="en"/>
                                </w:rPr>
                                <w:t>Map Media</w:t>
                              </w:r>
                            </w:p>
                            <w:p w14:paraId="02447C15" w14:textId="77777777" w:rsidR="00820640" w:rsidRDefault="00820640" w:rsidP="00534C4E">
                              <w:r>
                                <w:rPr>
                                  <w:lang w:val="en"/>
                                </w:rPr>
                                <w:t>When bad</w:t>
                              </w:r>
                            </w:p>
                          </w:txbxContent>
                        </wps:txbx>
                        <wps:bodyPr rot="0" vert="horz" wrap="square" lIns="91440" tIns="45720" rIns="91440" bIns="45720" anchor="t" anchorCtr="0" upright="1">
                          <a:noAutofit/>
                        </wps:bodyPr>
                      </wps:wsp>
                      <wps:wsp>
                        <wps:cNvPr id="55" name="Text Box 1128"/>
                        <wps:cNvSpPr txBox="1">
                          <a:spLocks noChangeArrowheads="1"/>
                        </wps:cNvSpPr>
                        <wps:spPr bwMode="auto">
                          <a:xfrm>
                            <a:off x="7653" y="5456"/>
                            <a:ext cx="2494" cy="13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8837ED" w14:textId="77777777" w:rsidR="00820640" w:rsidRDefault="00820640" w:rsidP="00534C4E">
                              <w:r>
                                <w:rPr>
                                  <w:lang w:val="en"/>
                                </w:rPr>
                                <w:t>Map Medialess Links</w:t>
                              </w:r>
                            </w:p>
                            <w:p w14:paraId="18D6430F" w14:textId="77777777" w:rsidR="00820640" w:rsidRDefault="00820640" w:rsidP="00534C4E">
                              <w:r>
                                <w:rPr>
                                  <w:lang w:val="en"/>
                                </w:rPr>
                                <w:t>Users were using</w:t>
                              </w:r>
                            </w:p>
                            <w:p w14:paraId="6ED7669F" w14:textId="77777777" w:rsidR="00820640" w:rsidRDefault="00820640" w:rsidP="00534C4E">
                              <w:r>
                                <w:rPr>
                                  <w:lang w:val="en"/>
                                </w:rPr>
                                <w:t>Incorporate map media</w:t>
                              </w:r>
                            </w:p>
                          </w:txbxContent>
                        </wps:txbx>
                        <wps:bodyPr rot="0" vert="horz" wrap="square" lIns="91440" tIns="45720" rIns="91440" bIns="45720" anchor="t" anchorCtr="0" upright="1">
                          <a:noAutofit/>
                        </wps:bodyPr>
                      </wps:wsp>
                      <wps:wsp>
                        <wps:cNvPr id="56" name="Text Box 1129"/>
                        <wps:cNvSpPr txBox="1">
                          <a:spLocks noChangeArrowheads="1"/>
                        </wps:cNvSpPr>
                        <wps:spPr bwMode="auto">
                          <a:xfrm>
                            <a:off x="5868" y="7152"/>
                            <a:ext cx="1785" cy="540"/>
                          </a:xfrm>
                          <a:prstGeom prst="rect">
                            <a:avLst/>
                          </a:prstGeom>
                          <a:solidFill>
                            <a:srgbClr val="FFFFFF"/>
                          </a:solidFill>
                          <a:ln w="9525">
                            <a:solidFill>
                              <a:srgbClr val="000000"/>
                            </a:solidFill>
                            <a:miter lim="800000"/>
                            <a:headEnd/>
                            <a:tailEnd/>
                          </a:ln>
                        </wps:spPr>
                        <wps:txbx>
                          <w:txbxContent>
                            <w:p w14:paraId="129CFD28" w14:textId="77777777" w:rsidR="00820640" w:rsidRDefault="00820640" w:rsidP="00534C4E">
                              <w:r>
                                <w:rPr>
                                  <w:lang w:val="en"/>
                                </w:rPr>
                                <w:t>Service period</w:t>
                              </w:r>
                            </w:p>
                          </w:txbxContent>
                        </wps:txbx>
                        <wps:bodyPr rot="0" vert="horz" wrap="square" lIns="91440" tIns="45720" rIns="91440" bIns="45720" anchor="t" anchorCtr="0" upright="1">
                          <a:noAutofit/>
                        </wps:bodyPr>
                      </wps:wsp>
                      <wps:wsp>
                        <wps:cNvPr id="57" name="Text Box 1130"/>
                        <wps:cNvSpPr txBox="1">
                          <a:spLocks noChangeArrowheads="1"/>
                        </wps:cNvSpPr>
                        <wps:spPr bwMode="auto">
                          <a:xfrm>
                            <a:off x="5868" y="8052"/>
                            <a:ext cx="1785" cy="540"/>
                          </a:xfrm>
                          <a:prstGeom prst="rect">
                            <a:avLst/>
                          </a:prstGeom>
                          <a:solidFill>
                            <a:srgbClr val="FFFFFF"/>
                          </a:solidFill>
                          <a:ln w="9525">
                            <a:solidFill>
                              <a:srgbClr val="000000"/>
                            </a:solidFill>
                            <a:miter lim="800000"/>
                            <a:headEnd/>
                            <a:tailEnd/>
                          </a:ln>
                        </wps:spPr>
                        <wps:txbx>
                          <w:txbxContent>
                            <w:p w14:paraId="01DEA468" w14:textId="77777777" w:rsidR="00820640" w:rsidRDefault="00820640" w:rsidP="00534C4E">
                              <w:r>
                                <w:rPr>
                                  <w:lang w:val="en"/>
                                </w:rPr>
                                <w:t>Out of service period</w:t>
                              </w:r>
                            </w:p>
                          </w:txbxContent>
                        </wps:txbx>
                        <wps:bodyPr rot="0" vert="horz" wrap="square" lIns="91440" tIns="45720" rIns="91440" bIns="45720" anchor="t" anchorCtr="0" upright="1">
                          <a:noAutofit/>
                        </wps:bodyPr>
                      </wps:wsp>
                      <wps:wsp>
                        <wps:cNvPr id="58" name="Text Box 1131"/>
                        <wps:cNvSpPr txBox="1">
                          <a:spLocks noChangeArrowheads="1"/>
                        </wps:cNvSpPr>
                        <wps:spPr bwMode="auto">
                          <a:xfrm>
                            <a:off x="7791" y="6896"/>
                            <a:ext cx="2505"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B722EB" w14:textId="77777777" w:rsidR="00820640" w:rsidRDefault="00820640" w:rsidP="00534C4E">
                              <w:r>
                                <w:rPr>
                                  <w:lang w:val="en"/>
                                </w:rPr>
                                <w:t>Map Media latest maps</w:t>
                              </w:r>
                            </w:p>
                            <w:p w14:paraId="61C3704E" w14:textId="77777777" w:rsidR="00820640" w:rsidRDefault="00820640" w:rsidP="00534C4E">
                              <w:r>
                                <w:rPr>
                                  <w:lang w:val="en"/>
                                </w:rPr>
                                <w:t>update to a state.</w:t>
                              </w:r>
                            </w:p>
                            <w:p w14:paraId="21B83F7F" w14:textId="77777777" w:rsidR="00820640" w:rsidRDefault="00820640" w:rsidP="00534C4E"/>
                          </w:txbxContent>
                        </wps:txbx>
                        <wps:bodyPr rot="0" vert="horz" wrap="square" lIns="91440" tIns="45720" rIns="91440" bIns="45720" anchor="t" anchorCtr="0" upright="1">
                          <a:noAutofit/>
                        </wps:bodyPr>
                      </wps:wsp>
                      <wps:wsp>
                        <wps:cNvPr id="59" name="Text Box 1132"/>
                        <wps:cNvSpPr txBox="1">
                          <a:spLocks noChangeArrowheads="1"/>
                        </wps:cNvSpPr>
                        <wps:spPr bwMode="auto">
                          <a:xfrm>
                            <a:off x="7758" y="7976"/>
                            <a:ext cx="2538" cy="9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87D172" w14:textId="77777777" w:rsidR="00820640" w:rsidRPr="00330D8E" w:rsidRDefault="00820640" w:rsidP="00534C4E">
                              <w:r w:rsidRPr="00330D8E">
                                <w:rPr>
                                  <w:lang w:val="en"/>
                                </w:rPr>
                                <w:t>By map media exchange</w:t>
                              </w:r>
                            </w:p>
                            <w:p w14:paraId="657AC4E0" w14:textId="77777777" w:rsidR="00820640" w:rsidRPr="00330D8E" w:rsidRDefault="00820640" w:rsidP="00534C4E">
                              <w:r w:rsidRPr="00330D8E">
                                <w:rPr>
                                  <w:lang w:val="en"/>
                                </w:rPr>
                                <w:t>to be operated.</w:t>
                              </w:r>
                            </w:p>
                          </w:txbxContent>
                        </wps:txbx>
                        <wps:bodyPr rot="0" vert="horz" wrap="square" lIns="91440" tIns="45720" rIns="91440" bIns="45720" anchor="t" anchorCtr="0" upright="1">
                          <a:noAutofit/>
                        </wps:bodyPr>
                      </wps:wsp>
                      <wps:wsp>
                        <wps:cNvPr id="60" name="Line 1133"/>
                        <wps:cNvCnPr>
                          <a:cxnSpLocks noChangeShapeType="1"/>
                        </wps:cNvCnPr>
                        <wps:spPr bwMode="auto">
                          <a:xfrm>
                            <a:off x="3453" y="5815"/>
                            <a:ext cx="4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Line 1134"/>
                        <wps:cNvCnPr>
                          <a:cxnSpLocks noChangeShapeType="1"/>
                        </wps:cNvCnPr>
                        <wps:spPr bwMode="auto">
                          <a:xfrm>
                            <a:off x="3663" y="7436"/>
                            <a:ext cx="21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Line 1135"/>
                        <wps:cNvCnPr>
                          <a:cxnSpLocks noChangeShapeType="1"/>
                        </wps:cNvCnPr>
                        <wps:spPr bwMode="auto">
                          <a:xfrm>
                            <a:off x="3663" y="5816"/>
                            <a:ext cx="1" cy="1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Line 1136"/>
                        <wps:cNvCnPr>
                          <a:cxnSpLocks noChangeShapeType="1"/>
                        </wps:cNvCnPr>
                        <wps:spPr bwMode="auto">
                          <a:xfrm>
                            <a:off x="5448" y="7435"/>
                            <a:ext cx="4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0" name="Line 1137"/>
                        <wps:cNvCnPr>
                          <a:cxnSpLocks noChangeShapeType="1"/>
                        </wps:cNvCnPr>
                        <wps:spPr bwMode="auto">
                          <a:xfrm>
                            <a:off x="5658" y="8336"/>
                            <a:ext cx="21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0" name="Line 1138"/>
                        <wps:cNvCnPr>
                          <a:cxnSpLocks noChangeShapeType="1"/>
                        </wps:cNvCnPr>
                        <wps:spPr bwMode="auto">
                          <a:xfrm>
                            <a:off x="5658" y="7436"/>
                            <a:ext cx="1"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74531E3" id="Group 1124" o:spid="_x0000_s1228" style="width:420.95pt;height:177.9pt;mso-position-horizontal-relative:char;mso-position-vertical-relative:line" coordorigin="1877,5361" coordsize="8419,3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">
                <v:shape id="Text Box 1125" o:spid="_x0000_s1229" type="#_x0000_t202" style="position:absolute;left:1877;top:5532;width:157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">
                  <v:textbox>
                    <w:txbxContent>
                      <w:p w14:paraId="65C9896C" w14:textId="77777777" w:rsidR="00820640" w:rsidRPr="002769B8" w:rsidRDefault="00820640" w:rsidP="00534C4E">
                        <w:pPr>
                          <w:pStyle w:val="aa"/>
                          <w:rPr>
                            <w:rFonts w:ascii="Meiryo UI" w:eastAsia="Meiryo UI" w:hAnsi="Meiryo UI"/>
                            <w:szCs w:val="24"/>
                          </w:rPr>
                        </w:pPr>
                        <w:r w:rsidRPr="002769B8">
                          <w:rPr>
                            <w:szCs w:val="24"/>
                            <w:lang w:val="en"/>
                          </w:rPr>
                          <w:t>Defective in-vehicle equipment</w:t>
                        </w:r>
                      </w:p>
                    </w:txbxContent>
                  </v:textbox>
                </v:shape>
                <v:shape id="Text Box 1126" o:spid="_x0000_s1230" type="#_x0000_t202" style="position:absolute;left:3873;top:5361;width:1575;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">
                  <v:textbox>
                    <w:txbxContent>
                      <w:p w14:paraId="3427B47A" w14:textId="77777777" w:rsidR="00820640" w:rsidRDefault="00820640" w:rsidP="00534C4E">
                        <w:r>
                          <w:rPr>
                            <w:lang w:val="en"/>
                          </w:rPr>
                          <w:t>No map media when bad</w:t>
                        </w:r>
                      </w:p>
                    </w:txbxContent>
                  </v:textbox>
                </v:shape>
                <v:shape id="Text Box 1127" o:spid="_x0000_s1231" type="#_x0000_t202" style="position:absolute;left:3873;top:7019;width:1575;height: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">
                  <v:textbox>
                    <w:txbxContent>
                      <w:p w14:paraId="1FCFCEFD" w14:textId="77777777" w:rsidR="00820640" w:rsidRDefault="00820640" w:rsidP="00534C4E">
                        <w:r>
                          <w:rPr>
                            <w:lang w:val="en"/>
                          </w:rPr>
                          <w:t>Map Media</w:t>
                        </w:r>
                      </w:p>
                      <w:p w14:paraId="02447C15" w14:textId="77777777" w:rsidR="00820640" w:rsidRDefault="00820640" w:rsidP="00534C4E">
                        <w:r>
                          <w:rPr>
                            <w:lang w:val="en"/>
                          </w:rPr>
                          <w:t>When bad</w:t>
                        </w:r>
                      </w:p>
                    </w:txbxContent>
                  </v:textbox>
                </v:shape>
                <v:shape id="Text Box 1128" o:spid="_x0000_s1232" type="#_x0000_t202" style="position:absolute;left:7653;top:5456;width:2494;height:1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" stroked="f">
                  <v:textbox>
                    <w:txbxContent>
                      <w:p w14:paraId="248837ED" w14:textId="77777777" w:rsidR="00820640" w:rsidRDefault="00820640" w:rsidP="00534C4E">
                        <w:r>
                          <w:rPr>
                            <w:lang w:val="en"/>
                          </w:rPr>
                          <w:t>Map Medialess Links</w:t>
                        </w:r>
                      </w:p>
                      <w:p w14:paraId="18D6430F" w14:textId="77777777" w:rsidR="00820640" w:rsidRDefault="00820640" w:rsidP="00534C4E">
                        <w:r>
                          <w:rPr>
                            <w:lang w:val="en"/>
                          </w:rPr>
                          <w:t>Users were using</w:t>
                        </w:r>
                      </w:p>
                      <w:p w14:paraId="6ED7669F" w14:textId="77777777" w:rsidR="00820640" w:rsidRDefault="00820640" w:rsidP="00534C4E">
                        <w:r>
                          <w:rPr>
                            <w:lang w:val="en"/>
                          </w:rPr>
                          <w:t>Incorporate map media</w:t>
                        </w:r>
                      </w:p>
                    </w:txbxContent>
                  </v:textbox>
                </v:shape>
                <v:shape id="Text Box 1129" o:spid="_x0000_s1233" type="#_x0000_t202" style="position:absolute;left:5868;top:7152;width:178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">
                  <v:textbox>
                    <w:txbxContent>
                      <w:p w14:paraId="129CFD28" w14:textId="77777777" w:rsidR="00820640" w:rsidRDefault="00820640" w:rsidP="00534C4E">
                        <w:r>
                          <w:rPr>
                            <w:lang w:val="en"/>
                          </w:rPr>
                          <w:t>Service period</w:t>
                        </w:r>
                      </w:p>
                    </w:txbxContent>
                  </v:textbox>
                </v:shape>
                <v:shape id="Text Box 1130" o:spid="_x0000_s1234" type="#_x0000_t202" style="position:absolute;left:5868;top:8052;width:178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w:txbxContent>
                      <w:p w14:paraId="01DEA468" w14:textId="77777777" w:rsidR="00820640" w:rsidRDefault="00820640" w:rsidP="00534C4E">
                        <w:r>
                          <w:rPr>
                            <w:lang w:val="en"/>
                          </w:rPr>
                          <w:t>Out of service period</w:t>
                        </w:r>
                      </w:p>
                    </w:txbxContent>
                  </v:textbox>
                </v:shape>
                <v:shape id="Text Box 1131" o:spid="_x0000_s1235" type="#_x0000_t202" style="position:absolute;left:7791;top:6896;width:2505;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" stroked="f">
                  <v:textbox>
                    <w:txbxContent>
                      <w:p w14:paraId="59B722EB" w14:textId="77777777" w:rsidR="00820640" w:rsidRDefault="00820640" w:rsidP="00534C4E">
                        <w:r>
                          <w:rPr>
                            <w:lang w:val="en"/>
                          </w:rPr>
                          <w:t>Map Media latest maps</w:t>
                        </w:r>
                      </w:p>
                      <w:p w14:paraId="61C3704E" w14:textId="77777777" w:rsidR="00820640" w:rsidRDefault="00820640" w:rsidP="00534C4E">
                        <w:r>
                          <w:rPr>
                            <w:lang w:val="en"/>
                          </w:rPr>
                          <w:t>update to a state.</w:t>
                        </w:r>
                      </w:p>
                      <w:p w14:paraId="21B83F7F" w14:textId="77777777" w:rsidR="00820640" w:rsidRDefault="00820640" w:rsidP="00534C4E"/>
                    </w:txbxContent>
                  </v:textbox>
                </v:shape>
                <v:shape id="Text Box 1132" o:spid="_x0000_s1236" type="#_x0000_t202" style="position:absolute;left:7758;top:7976;width:2538;height: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14:paraId="3087D172" w14:textId="77777777" w:rsidR="00820640" w:rsidRPr="00330D8E" w:rsidRDefault="00820640" w:rsidP="00534C4E">
                        <w:r w:rsidRPr="00330D8E">
                          <w:rPr>
                            <w:lang w:val="en"/>
                          </w:rPr>
                          <w:t>By map media exchange</w:t>
                        </w:r>
                      </w:p>
                      <w:p w14:paraId="657AC4E0" w14:textId="77777777" w:rsidR="00820640" w:rsidRPr="00330D8E" w:rsidRDefault="00820640" w:rsidP="00534C4E">
                        <w:r w:rsidRPr="00330D8E">
                          <w:rPr>
                            <w:lang w:val="en"/>
                          </w:rPr>
                          <w:t>to be operated.</w:t>
                        </w:r>
                      </w:p>
                    </w:txbxContent>
                  </v:textbox>
                </v:shape>
                <v:line id="Line 1133" o:spid="_x0000_s1237" style="position:absolute;visibility:visible;mso-wrap-style:square" from="3453,5815" to="3873,5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"/>
                <v:line id="Line 1134" o:spid="_x0000_s1238" style="position:absolute;visibility:visible;mso-wrap-style:square" from="3663,7436" to="3873,7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"/>
                <v:line id="Line 1135" o:spid="_x0000_s1239" style="position:absolute;visibility:visible;mso-wrap-style:square" from="3663,5816" to="3664,7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"/>
                <v:line id="Line 1136" o:spid="_x0000_s1240" style="position:absolute;visibility:visible;mso-wrap-style:square" from="5448,7435" to="5868,7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"/>
                <v:line id="Line 1137" o:spid="_x0000_s1241" style="position:absolute;visibility:visible;mso-wrap-style:square" from="5658,8336" to="5868,8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"/>
                <v:line id="Line 1138" o:spid="_x0000_s1242" style="position:absolute;visibility:visible;mso-wrap-style:square" from="5658,7436" to="5659,8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"/>
                <w10:anchorlock/>
              </v:group>
            </w:pict>
          </mc:Fallback>
        </mc:AlternateContent>
      </w:r>
    </w:p>
    <w:p w14:paraId="2C4A29F0" w14:textId="77777777" w:rsidR="00534C4E" w:rsidRPr="007C3599" w:rsidRDefault="00534C4E" w:rsidP="00534C4E"/>
    <w:p w14:paraId="43FA4F80" w14:textId="0429799B" w:rsidR="002777CA" w:rsidRPr="007C3599" w:rsidRDefault="002777CA" w:rsidP="00534C4E">
      <w:pPr>
        <w:rPr>
          <w:szCs w:val="20"/>
        </w:rPr>
      </w:pPr>
      <w:r w:rsidRPr="007C3599">
        <w:rPr>
          <w:rFonts w:hint="eastAsia"/>
          <w:szCs w:val="20"/>
        </w:rPr>
        <w:lastRenderedPageBreak/>
        <w:t>・サービス期間の移行について</w:t>
      </w:r>
    </w:p>
    <w:p w14:paraId="3437A68E" w14:textId="348857C3" w:rsidR="00534C4E" w:rsidRPr="007C3599" w:rsidRDefault="00534C4E" w:rsidP="00534C4E">
      <w:pPr>
        <w:rPr>
          <w:szCs w:val="20"/>
          <w:lang w:val="en"/>
        </w:rPr>
      </w:pPr>
      <w:r w:rsidRPr="007C3599">
        <w:rPr>
          <w:szCs w:val="20"/>
          <w:lang w:val="en"/>
        </w:rPr>
        <w:t>About the transition of the service period</w:t>
      </w:r>
    </w:p>
    <w:p w14:paraId="6D9B97A6" w14:textId="62A1BCDD" w:rsidR="002777CA" w:rsidRPr="007C3599" w:rsidRDefault="002777CA" w:rsidP="001B5CC7">
      <w:pPr>
        <w:ind w:firstLineChars="100" w:firstLine="200"/>
      </w:pPr>
      <w:r w:rsidRPr="007C3599">
        <w:rPr>
          <w:rFonts w:hint="eastAsia"/>
        </w:rPr>
        <w:t>地図メディア交換もしくは、車載機交換時に、元のサービス期間を引き継げること。</w:t>
      </w:r>
    </w:p>
    <w:p w14:paraId="756238F2" w14:textId="0B1304F0" w:rsidR="00534C4E" w:rsidRPr="007C3599" w:rsidRDefault="00534C4E" w:rsidP="001B5CC7">
      <w:pPr>
        <w:ind w:firstLineChars="100" w:firstLine="200"/>
      </w:pPr>
      <w:r w:rsidRPr="007C3599">
        <w:rPr>
          <w:lang w:val="en"/>
        </w:rPr>
        <w:t>To take over the original service period when exchanging map media or in-vehicle equipment.</w:t>
      </w:r>
    </w:p>
    <w:p w14:paraId="6C4B1614" w14:textId="495D4404" w:rsidR="002777CA" w:rsidRPr="007C3599" w:rsidRDefault="002777CA" w:rsidP="00534C4E"/>
    <w:p w14:paraId="1A071A2F" w14:textId="260814BD" w:rsidR="002777CA" w:rsidRPr="007C3599" w:rsidRDefault="002777CA" w:rsidP="00534C4E">
      <w:r w:rsidRPr="007C3599">
        <w:rPr>
          <w:noProof/>
        </w:rPr>
        <mc:AlternateContent>
          <mc:Choice Requires="wpg">
            <w:drawing>
              <wp:inline distT="0" distB="0" distL="0" distR="0" wp14:anchorId="3EE55F6A" wp14:editId="69CF1797">
                <wp:extent cx="5400040" cy="1526278"/>
                <wp:effectExtent l="0" t="0" r="0" b="17145"/>
                <wp:docPr id="1638" name="グループ化 16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526278"/>
                          <a:chOff x="1792" y="10195"/>
                          <a:chExt cx="8509" cy="2405"/>
                        </a:xfrm>
                      </wpg:grpSpPr>
                      <wps:wsp>
                        <wps:cNvPr id="1639" name="Text Box 66"/>
                        <wps:cNvSpPr txBox="1">
                          <a:spLocks noChangeArrowheads="1"/>
                        </wps:cNvSpPr>
                        <wps:spPr bwMode="auto">
                          <a:xfrm>
                            <a:off x="1792" y="10485"/>
                            <a:ext cx="1576" cy="540"/>
                          </a:xfrm>
                          <a:prstGeom prst="rect">
                            <a:avLst/>
                          </a:prstGeom>
                          <a:solidFill>
                            <a:srgbClr val="FFFFFF"/>
                          </a:solidFill>
                          <a:ln w="9525">
                            <a:solidFill>
                              <a:srgbClr val="000000"/>
                            </a:solidFill>
                            <a:miter lim="800000"/>
                            <a:headEnd/>
                            <a:tailEnd/>
                          </a:ln>
                        </wps:spPr>
                        <wps:txbx>
                          <w:txbxContent>
                            <w:p w14:paraId="509C22CD" w14:textId="77777777" w:rsidR="00820640" w:rsidRPr="001B5CC7" w:rsidRDefault="00820640" w:rsidP="002777CA">
                              <w:pPr>
                                <w:pStyle w:val="aa"/>
                                <w:rPr>
                                  <w:rFonts w:ascii="Meiryo UI" w:eastAsia="Meiryo UI" w:hAnsi="Meiryo UI"/>
                                  <w:color w:val="000000" w:themeColor="text1"/>
                                  <w:szCs w:val="24"/>
                                </w:rPr>
                              </w:pPr>
                              <w:r w:rsidRPr="001B5CC7">
                                <w:rPr>
                                  <w:rFonts w:ascii="Meiryo UI" w:eastAsia="Meiryo UI" w:hAnsi="Meiryo UI" w:hint="eastAsia"/>
                                  <w:color w:val="000000" w:themeColor="text1"/>
                                  <w:szCs w:val="24"/>
                                </w:rPr>
                                <w:t>不具合車載機品</w:t>
                              </w:r>
                            </w:p>
                          </w:txbxContent>
                        </wps:txbx>
                        <wps:bodyPr rot="0" vert="horz" wrap="square" lIns="91440" tIns="45720" rIns="91440" bIns="45720" anchor="t" anchorCtr="0" upright="1">
                          <a:noAutofit/>
                        </wps:bodyPr>
                      </wps:wsp>
                      <wps:wsp>
                        <wps:cNvPr id="1640" name="Text Box 67"/>
                        <wps:cNvSpPr txBox="1">
                          <a:spLocks noChangeArrowheads="1"/>
                        </wps:cNvSpPr>
                        <wps:spPr bwMode="auto">
                          <a:xfrm>
                            <a:off x="3745" y="10371"/>
                            <a:ext cx="2233" cy="822"/>
                          </a:xfrm>
                          <a:prstGeom prst="rect">
                            <a:avLst/>
                          </a:prstGeom>
                          <a:solidFill>
                            <a:srgbClr val="FFFFFF"/>
                          </a:solidFill>
                          <a:ln w="9525">
                            <a:solidFill>
                              <a:srgbClr val="000000"/>
                            </a:solidFill>
                            <a:miter lim="800000"/>
                            <a:headEnd/>
                            <a:tailEnd/>
                          </a:ln>
                        </wps:spPr>
                        <wps:txbx>
                          <w:txbxContent>
                            <w:p w14:paraId="5DDF667E" w14:textId="77777777" w:rsidR="00820640" w:rsidRPr="001B5CC7" w:rsidRDefault="00820640" w:rsidP="002777CA">
                              <w:pPr>
                                <w:rPr>
                                  <w:color w:val="000000" w:themeColor="text1"/>
                                </w:rPr>
                              </w:pPr>
                              <w:r w:rsidRPr="001B5CC7">
                                <w:rPr>
                                  <w:rFonts w:hint="eastAsia"/>
                                  <w:color w:val="000000" w:themeColor="text1"/>
                                </w:rPr>
                                <w:t>地図メディア</w:t>
                              </w:r>
                              <w:r w:rsidRPr="001B5CC7">
                                <w:rPr>
                                  <w:color w:val="000000" w:themeColor="text1"/>
                                </w:rPr>
                                <w:t>/車載機の両交換時</w:t>
                              </w:r>
                            </w:p>
                          </w:txbxContent>
                        </wps:txbx>
                        <wps:bodyPr rot="0" vert="horz" wrap="square" lIns="91440" tIns="45720" rIns="91440" bIns="45720" anchor="t" anchorCtr="0" upright="1">
                          <a:noAutofit/>
                        </wps:bodyPr>
                      </wps:wsp>
                      <wps:wsp>
                        <wps:cNvPr id="1641" name="Line 68"/>
                        <wps:cNvCnPr>
                          <a:cxnSpLocks noChangeShapeType="1"/>
                        </wps:cNvCnPr>
                        <wps:spPr bwMode="auto">
                          <a:xfrm>
                            <a:off x="3353" y="10774"/>
                            <a:ext cx="4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2" name="Text Box 69"/>
                        <wps:cNvSpPr txBox="1">
                          <a:spLocks noChangeArrowheads="1"/>
                        </wps:cNvSpPr>
                        <wps:spPr bwMode="auto">
                          <a:xfrm>
                            <a:off x="3745" y="11416"/>
                            <a:ext cx="2233" cy="1184"/>
                          </a:xfrm>
                          <a:prstGeom prst="rect">
                            <a:avLst/>
                          </a:prstGeom>
                          <a:solidFill>
                            <a:srgbClr val="FFFFFF"/>
                          </a:solidFill>
                          <a:ln w="9525">
                            <a:solidFill>
                              <a:srgbClr val="000000"/>
                            </a:solidFill>
                            <a:miter lim="800000"/>
                            <a:headEnd/>
                            <a:tailEnd/>
                          </a:ln>
                        </wps:spPr>
                        <wps:txbx>
                          <w:txbxContent>
                            <w:p w14:paraId="69F128E2" w14:textId="77777777" w:rsidR="00820640" w:rsidRPr="001B5CC7" w:rsidRDefault="00820640" w:rsidP="002777CA">
                              <w:pPr>
                                <w:rPr>
                                  <w:color w:val="000000" w:themeColor="text1"/>
                                </w:rPr>
                              </w:pPr>
                              <w:r w:rsidRPr="001B5CC7">
                                <w:rPr>
                                  <w:rFonts w:hint="eastAsia"/>
                                  <w:color w:val="000000" w:themeColor="text1"/>
                                </w:rPr>
                                <w:t>地図メディアまたは、車載機のどちらかを</w:t>
                              </w:r>
                            </w:p>
                            <w:p w14:paraId="63BA5A8A" w14:textId="77777777" w:rsidR="00820640" w:rsidRPr="001B5CC7" w:rsidRDefault="00820640" w:rsidP="002777CA">
                              <w:pPr>
                                <w:rPr>
                                  <w:color w:val="000000" w:themeColor="text1"/>
                                </w:rPr>
                              </w:pPr>
                              <w:r w:rsidRPr="001B5CC7">
                                <w:rPr>
                                  <w:rFonts w:hint="eastAsia"/>
                                  <w:color w:val="000000" w:themeColor="text1"/>
                                </w:rPr>
                                <w:t>交換時</w:t>
                              </w:r>
                            </w:p>
                          </w:txbxContent>
                        </wps:txbx>
                        <wps:bodyPr rot="0" vert="horz" wrap="square" lIns="91440" tIns="45720" rIns="91440" bIns="45720" anchor="t" anchorCtr="0" upright="1">
                          <a:noAutofit/>
                        </wps:bodyPr>
                      </wps:wsp>
                      <wps:wsp>
                        <wps:cNvPr id="1643" name="Line 70"/>
                        <wps:cNvCnPr>
                          <a:cxnSpLocks noChangeShapeType="1"/>
                        </wps:cNvCnPr>
                        <wps:spPr bwMode="auto">
                          <a:xfrm>
                            <a:off x="3521" y="12118"/>
                            <a:ext cx="21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4" name="Line 71"/>
                        <wps:cNvCnPr>
                          <a:cxnSpLocks noChangeShapeType="1"/>
                        </wps:cNvCnPr>
                        <wps:spPr bwMode="auto">
                          <a:xfrm>
                            <a:off x="3521" y="10774"/>
                            <a:ext cx="2" cy="1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5" name="Text Box 72"/>
                        <wps:cNvSpPr txBox="1">
                          <a:spLocks noChangeArrowheads="1"/>
                        </wps:cNvSpPr>
                        <wps:spPr bwMode="auto">
                          <a:xfrm>
                            <a:off x="6306" y="11591"/>
                            <a:ext cx="3990" cy="10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B98547" w14:textId="77777777" w:rsidR="00820640" w:rsidRPr="001B5CC7" w:rsidRDefault="00820640" w:rsidP="002777CA">
                              <w:pPr>
                                <w:rPr>
                                  <w:color w:val="000000" w:themeColor="text1"/>
                                </w:rPr>
                              </w:pPr>
                              <w:r w:rsidRPr="001B5CC7">
                                <w:rPr>
                                  <w:rFonts w:hint="eastAsia"/>
                                  <w:color w:val="000000" w:themeColor="text1"/>
                                </w:rPr>
                                <w:t>販売店で故障部品の代品交換時に、サービス期間を引き継げること。</w:t>
                              </w:r>
                            </w:p>
                          </w:txbxContent>
                        </wps:txbx>
                        <wps:bodyPr rot="0" vert="horz" wrap="square" lIns="91440" tIns="45720" rIns="91440" bIns="45720" anchor="t" anchorCtr="0" upright="1">
                          <a:noAutofit/>
                        </wps:bodyPr>
                      </wps:wsp>
                      <wps:wsp>
                        <wps:cNvPr id="1646" name="Text Box 73"/>
                        <wps:cNvSpPr txBox="1">
                          <a:spLocks noChangeArrowheads="1"/>
                        </wps:cNvSpPr>
                        <wps:spPr bwMode="auto">
                          <a:xfrm>
                            <a:off x="6311" y="10195"/>
                            <a:ext cx="3990" cy="11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C72185" w14:textId="77777777" w:rsidR="00820640" w:rsidRPr="001B5CC7" w:rsidRDefault="00820640" w:rsidP="002777CA">
                              <w:pPr>
                                <w:rPr>
                                  <w:color w:val="000000" w:themeColor="text1"/>
                                </w:rPr>
                              </w:pPr>
                              <w:r w:rsidRPr="001B5CC7">
                                <w:rPr>
                                  <w:rFonts w:hint="eastAsia"/>
                                  <w:color w:val="000000" w:themeColor="text1"/>
                                </w:rPr>
                                <w:t>販売店が、ユーザーのサービス期間をメーカへ連絡し、メーカでサービス期間を紐付けした代品を準備して、代品交換すること。</w:t>
                              </w:r>
                            </w:p>
                          </w:txbxContent>
                        </wps:txbx>
                        <wps:bodyPr rot="0" vert="horz" wrap="square" lIns="91440" tIns="45720" rIns="91440" bIns="45720" anchor="t" anchorCtr="0" upright="1">
                          <a:noAutofit/>
                        </wps:bodyPr>
                      </wps:wsp>
                    </wpg:wgp>
                  </a:graphicData>
                </a:graphic>
              </wp:inline>
            </w:drawing>
          </mc:Choice>
          <mc:Fallback>
            <w:pict>
              <v:group w14:anchorId="3EE55F6A" id="グループ化 1638" o:spid="_x0000_s1243" style="width:425.2pt;height:120.2pt;mso-position-horizontal-relative:char;mso-position-vertical-relative:line" coordorigin="1792,10195" coordsize="8509,2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">
                <v:shape id="Text Box 66" o:spid="_x0000_s1244" type="#_x0000_t202" style="position:absolute;left:1792;top:10485;width:157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">
                  <v:textbox>
                    <w:txbxContent>
                      <w:p w14:paraId="509C22CD" w14:textId="77777777" w:rsidR="00820640" w:rsidRPr="001B5CC7" w:rsidRDefault="00820640" w:rsidP="002777CA">
                        <w:pPr>
                          <w:pStyle w:val="aa"/>
                          <w:rPr>
                            <w:rFonts w:ascii="Meiryo UI" w:eastAsia="Meiryo UI" w:hAnsi="Meiryo UI"/>
                            <w:color w:val="000000" w:themeColor="text1"/>
                            <w:szCs w:val="24"/>
                          </w:rPr>
                        </w:pPr>
                        <w:r w:rsidRPr="001B5CC7">
                          <w:rPr>
                            <w:rFonts w:ascii="Meiryo UI" w:eastAsia="Meiryo UI" w:hAnsi="Meiryo UI" w:hint="eastAsia"/>
                            <w:color w:val="000000" w:themeColor="text1"/>
                            <w:szCs w:val="24"/>
                          </w:rPr>
                          <w:t>不具合車載機品</w:t>
                        </w:r>
                      </w:p>
                    </w:txbxContent>
                  </v:textbox>
                </v:shape>
                <v:shape id="Text Box 67" o:spid="_x0000_s1245" type="#_x0000_t202" style="position:absolute;left:3745;top:10371;width:2233;height: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">
                  <v:textbox>
                    <w:txbxContent>
                      <w:p w14:paraId="5DDF667E" w14:textId="77777777" w:rsidR="00820640" w:rsidRPr="001B5CC7" w:rsidRDefault="00820640" w:rsidP="002777CA">
                        <w:pPr>
                          <w:rPr>
                            <w:color w:val="000000" w:themeColor="text1"/>
                          </w:rPr>
                        </w:pPr>
                        <w:r w:rsidRPr="001B5CC7">
                          <w:rPr>
                            <w:rFonts w:hint="eastAsia"/>
                            <w:color w:val="000000" w:themeColor="text1"/>
                          </w:rPr>
                          <w:t>地図メディア</w:t>
                        </w:r>
                        <w:r w:rsidRPr="001B5CC7">
                          <w:rPr>
                            <w:color w:val="000000" w:themeColor="text1"/>
                          </w:rPr>
                          <w:t>/車載機の両交換時</w:t>
                        </w:r>
                      </w:p>
                    </w:txbxContent>
                  </v:textbox>
                </v:shape>
                <v:line id="Line 68" o:spid="_x0000_s1246" style="position:absolute;visibility:visible;mso-wrap-style:square" from="3353,10774" to="3773,10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"/>
                <v:shape id="Text Box 69" o:spid="_x0000_s1247" type="#_x0000_t202" style="position:absolute;left:3745;top:11416;width:2233;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">
                  <v:textbox>
                    <w:txbxContent>
                      <w:p w14:paraId="69F128E2" w14:textId="77777777" w:rsidR="00820640" w:rsidRPr="001B5CC7" w:rsidRDefault="00820640" w:rsidP="002777CA">
                        <w:pPr>
                          <w:rPr>
                            <w:color w:val="000000" w:themeColor="text1"/>
                          </w:rPr>
                        </w:pPr>
                        <w:r w:rsidRPr="001B5CC7">
                          <w:rPr>
                            <w:rFonts w:hint="eastAsia"/>
                            <w:color w:val="000000" w:themeColor="text1"/>
                          </w:rPr>
                          <w:t>地図メディアまたは、車載機のどちらかを</w:t>
                        </w:r>
                      </w:p>
                      <w:p w14:paraId="63BA5A8A" w14:textId="77777777" w:rsidR="00820640" w:rsidRPr="001B5CC7" w:rsidRDefault="00820640" w:rsidP="002777CA">
                        <w:pPr>
                          <w:rPr>
                            <w:color w:val="000000" w:themeColor="text1"/>
                          </w:rPr>
                        </w:pPr>
                        <w:r w:rsidRPr="001B5CC7">
                          <w:rPr>
                            <w:rFonts w:hint="eastAsia"/>
                            <w:color w:val="000000" w:themeColor="text1"/>
                          </w:rPr>
                          <w:t>交換時</w:t>
                        </w:r>
                      </w:p>
                    </w:txbxContent>
                  </v:textbox>
                </v:shape>
                <v:line id="Line 70" o:spid="_x0000_s1248" style="position:absolute;visibility:visible;mso-wrap-style:square" from="3521,12118" to="3731,12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"/>
                <v:line id="Line 71" o:spid="_x0000_s1249" style="position:absolute;visibility:visible;mso-wrap-style:square" from="3521,10774" to="3523,12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"/>
                <v:shape id="Text Box 72" o:spid="_x0000_s1250" type="#_x0000_t202" style="position:absolute;left:6306;top:11591;width:3990;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" stroked="f">
                  <v:textbox>
                    <w:txbxContent>
                      <w:p w14:paraId="79B98547" w14:textId="77777777" w:rsidR="00820640" w:rsidRPr="001B5CC7" w:rsidRDefault="00820640" w:rsidP="002777CA">
                        <w:pPr>
                          <w:rPr>
                            <w:color w:val="000000" w:themeColor="text1"/>
                          </w:rPr>
                        </w:pPr>
                        <w:r w:rsidRPr="001B5CC7">
                          <w:rPr>
                            <w:rFonts w:hint="eastAsia"/>
                            <w:color w:val="000000" w:themeColor="text1"/>
                          </w:rPr>
                          <w:t>販売店で故障部品の代品交換時に、サービス期間を引き継げること。</w:t>
                        </w:r>
                      </w:p>
                    </w:txbxContent>
                  </v:textbox>
                </v:shape>
                <v:shape id="Text Box 73" o:spid="_x0000_s1251" type="#_x0000_t202" style="position:absolute;left:6311;top:10195;width:3990;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" stroked="f">
                  <v:textbox>
                    <w:txbxContent>
                      <w:p w14:paraId="3AC72185" w14:textId="77777777" w:rsidR="00820640" w:rsidRPr="001B5CC7" w:rsidRDefault="00820640" w:rsidP="002777CA">
                        <w:pPr>
                          <w:rPr>
                            <w:color w:val="000000" w:themeColor="text1"/>
                          </w:rPr>
                        </w:pPr>
                        <w:r w:rsidRPr="001B5CC7">
                          <w:rPr>
                            <w:rFonts w:hint="eastAsia"/>
                            <w:color w:val="000000" w:themeColor="text1"/>
                          </w:rPr>
                          <w:t>販売店が、ユーザーのサービス期間をメーカへ連絡し、メーカでサービス期間を紐付けした代品を準備して、代品交換すること。</w:t>
                        </w:r>
                      </w:p>
                    </w:txbxContent>
                  </v:textbox>
                </v:shape>
                <w10:anchorlock/>
              </v:group>
            </w:pict>
          </mc:Fallback>
        </mc:AlternateContent>
      </w:r>
    </w:p>
    <w:p w14:paraId="3E5FB3AE" w14:textId="77777777" w:rsidR="002777CA" w:rsidRPr="007C3599" w:rsidRDefault="002777CA" w:rsidP="00534C4E"/>
    <w:p w14:paraId="542F8FE7" w14:textId="73BAA5F9" w:rsidR="00534C4E" w:rsidRPr="007C3599" w:rsidRDefault="007217E4" w:rsidP="00534C4E">
      <w:pPr>
        <w:jc w:val="center"/>
      </w:pPr>
      <w:r w:rsidRPr="007C3599">
        <w:rPr>
          <w:noProof/>
        </w:rPr>
        <mc:AlternateContent>
          <mc:Choice Requires="wpg">
            <w:drawing>
              <wp:inline distT="0" distB="0" distL="0" distR="0" wp14:anchorId="1497B8DE" wp14:editId="48C8E282">
                <wp:extent cx="5403215" cy="1527175"/>
                <wp:effectExtent l="13335" t="2540" r="3175" b="13335"/>
                <wp:docPr id="42" name="Group 1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3215" cy="1527175"/>
                          <a:chOff x="1792" y="10195"/>
                          <a:chExt cx="8509" cy="2405"/>
                        </a:xfrm>
                      </wpg:grpSpPr>
                      <wps:wsp>
                        <wps:cNvPr id="43" name="Text Box 1140"/>
                        <wps:cNvSpPr txBox="1">
                          <a:spLocks noChangeArrowheads="1"/>
                        </wps:cNvSpPr>
                        <wps:spPr bwMode="auto">
                          <a:xfrm>
                            <a:off x="1792" y="10485"/>
                            <a:ext cx="1576" cy="540"/>
                          </a:xfrm>
                          <a:prstGeom prst="rect">
                            <a:avLst/>
                          </a:prstGeom>
                          <a:solidFill>
                            <a:srgbClr val="FFFFFF"/>
                          </a:solidFill>
                          <a:ln w="9525">
                            <a:solidFill>
                              <a:srgbClr val="000000"/>
                            </a:solidFill>
                            <a:miter lim="800000"/>
                            <a:headEnd/>
                            <a:tailEnd/>
                          </a:ln>
                        </wps:spPr>
                        <wps:txbx>
                          <w:txbxContent>
                            <w:p w14:paraId="6B956B05" w14:textId="77777777" w:rsidR="00820640" w:rsidRPr="002769B8" w:rsidRDefault="00820640" w:rsidP="00534C4E">
                              <w:pPr>
                                <w:pStyle w:val="aa"/>
                                <w:rPr>
                                  <w:rFonts w:ascii="Meiryo UI" w:eastAsia="Meiryo UI" w:hAnsi="Meiryo UI"/>
                                  <w:szCs w:val="24"/>
                                </w:rPr>
                              </w:pPr>
                              <w:r w:rsidRPr="002769B8">
                                <w:rPr>
                                  <w:szCs w:val="24"/>
                                  <w:lang w:val="en"/>
                                </w:rPr>
                                <w:t>Defective in-vehicle equipment</w:t>
                              </w:r>
                            </w:p>
                          </w:txbxContent>
                        </wps:txbx>
                        <wps:bodyPr rot="0" vert="horz" wrap="square" lIns="91440" tIns="45720" rIns="91440" bIns="45720" anchor="t" anchorCtr="0" upright="1">
                          <a:noAutofit/>
                        </wps:bodyPr>
                      </wps:wsp>
                      <wps:wsp>
                        <wps:cNvPr id="44" name="Text Box 1141"/>
                        <wps:cNvSpPr txBox="1">
                          <a:spLocks noChangeArrowheads="1"/>
                        </wps:cNvSpPr>
                        <wps:spPr bwMode="auto">
                          <a:xfrm>
                            <a:off x="3745" y="10371"/>
                            <a:ext cx="2233" cy="822"/>
                          </a:xfrm>
                          <a:prstGeom prst="rect">
                            <a:avLst/>
                          </a:prstGeom>
                          <a:solidFill>
                            <a:srgbClr val="FFFFFF"/>
                          </a:solidFill>
                          <a:ln w="9525">
                            <a:solidFill>
                              <a:srgbClr val="000000"/>
                            </a:solidFill>
                            <a:miter lim="800000"/>
                            <a:headEnd/>
                            <a:tailEnd/>
                          </a:ln>
                        </wps:spPr>
                        <wps:txbx>
                          <w:txbxContent>
                            <w:p w14:paraId="14D9CBA4" w14:textId="77777777" w:rsidR="00820640" w:rsidRDefault="00820640" w:rsidP="00534C4E">
                              <w:r>
                                <w:rPr>
                                  <w:lang w:val="en"/>
                                </w:rPr>
                                <w:t>When exchanging both map media and in-vehicle equipment</w:t>
                              </w:r>
                            </w:p>
                          </w:txbxContent>
                        </wps:txbx>
                        <wps:bodyPr rot="0" vert="horz" wrap="square" lIns="91440" tIns="45720" rIns="91440" bIns="45720" anchor="t" anchorCtr="0" upright="1">
                          <a:noAutofit/>
                        </wps:bodyPr>
                      </wps:wsp>
                      <wps:wsp>
                        <wps:cNvPr id="45" name="Line 1142"/>
                        <wps:cNvCnPr>
                          <a:cxnSpLocks noChangeShapeType="1"/>
                        </wps:cNvCnPr>
                        <wps:spPr bwMode="auto">
                          <a:xfrm>
                            <a:off x="3353" y="10774"/>
                            <a:ext cx="4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1143"/>
                        <wps:cNvSpPr txBox="1">
                          <a:spLocks noChangeArrowheads="1"/>
                        </wps:cNvSpPr>
                        <wps:spPr bwMode="auto">
                          <a:xfrm>
                            <a:off x="3745" y="11416"/>
                            <a:ext cx="2233" cy="1184"/>
                          </a:xfrm>
                          <a:prstGeom prst="rect">
                            <a:avLst/>
                          </a:prstGeom>
                          <a:solidFill>
                            <a:srgbClr val="FFFFFF"/>
                          </a:solidFill>
                          <a:ln w="9525">
                            <a:solidFill>
                              <a:srgbClr val="000000"/>
                            </a:solidFill>
                            <a:miter lim="800000"/>
                            <a:headEnd/>
                            <a:tailEnd/>
                          </a:ln>
                        </wps:spPr>
                        <wps:txbx>
                          <w:txbxContent>
                            <w:p w14:paraId="20422A68" w14:textId="77777777" w:rsidR="00820640" w:rsidRDefault="00820640" w:rsidP="00534C4E">
                              <w:r>
                                <w:rPr>
                                  <w:lang w:val="en"/>
                                </w:rPr>
                                <w:t>Either map media or in-vehicle</w:t>
                              </w:r>
                            </w:p>
                            <w:p w14:paraId="25618DBC" w14:textId="77777777" w:rsidR="00820640" w:rsidRDefault="00820640" w:rsidP="00534C4E">
                              <w:r>
                                <w:rPr>
                                  <w:lang w:val="en"/>
                                </w:rPr>
                                <w:t>At the time of replacement</w:t>
                              </w:r>
                            </w:p>
                          </w:txbxContent>
                        </wps:txbx>
                        <wps:bodyPr rot="0" vert="horz" wrap="square" lIns="91440" tIns="45720" rIns="91440" bIns="45720" anchor="t" anchorCtr="0" upright="1">
                          <a:noAutofit/>
                        </wps:bodyPr>
                      </wps:wsp>
                      <wps:wsp>
                        <wps:cNvPr id="47" name="Line 1144"/>
                        <wps:cNvCnPr>
                          <a:cxnSpLocks noChangeShapeType="1"/>
                        </wps:cNvCnPr>
                        <wps:spPr bwMode="auto">
                          <a:xfrm>
                            <a:off x="3521" y="12118"/>
                            <a:ext cx="21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1145"/>
                        <wps:cNvCnPr>
                          <a:cxnSpLocks noChangeShapeType="1"/>
                        </wps:cNvCnPr>
                        <wps:spPr bwMode="auto">
                          <a:xfrm>
                            <a:off x="3521" y="10774"/>
                            <a:ext cx="2" cy="1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Text Box 1146"/>
                        <wps:cNvSpPr txBox="1">
                          <a:spLocks noChangeArrowheads="1"/>
                        </wps:cNvSpPr>
                        <wps:spPr bwMode="auto">
                          <a:xfrm>
                            <a:off x="6306" y="11591"/>
                            <a:ext cx="3990" cy="10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FEBC63" w14:textId="77777777" w:rsidR="00820640" w:rsidRDefault="00820640" w:rsidP="00534C4E">
                              <w:r>
                                <w:rPr>
                                  <w:lang w:val="en"/>
                                </w:rPr>
                                <w:t>To take over the service period at the time of replacement of defective parts at the dealer.</w:t>
                              </w:r>
                            </w:p>
                          </w:txbxContent>
                        </wps:txbx>
                        <wps:bodyPr rot="0" vert="horz" wrap="square" lIns="91440" tIns="45720" rIns="91440" bIns="45720" anchor="t" anchorCtr="0" upright="1">
                          <a:noAutofit/>
                        </wps:bodyPr>
                      </wps:wsp>
                      <wps:wsp>
                        <wps:cNvPr id="50" name="Text Box 1147"/>
                        <wps:cNvSpPr txBox="1">
                          <a:spLocks noChangeArrowheads="1"/>
                        </wps:cNvSpPr>
                        <wps:spPr bwMode="auto">
                          <a:xfrm>
                            <a:off x="6311" y="10195"/>
                            <a:ext cx="3990" cy="11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7E7F01" w14:textId="6539B420" w:rsidR="00820640" w:rsidRDefault="00820640" w:rsidP="00534C4E">
                              <w:r>
                                <w:rPr>
                                  <w:lang w:val="en"/>
                                </w:rPr>
                                <w:t xml:space="preserve">The dealer shall contact the manufacturer about the user's service period, prepare a substitute </w:t>
                              </w:r>
                              <w:r w:rsidRPr="004403E2">
                                <w:rPr>
                                  <w:lang w:val="en"/>
                                </w:rPr>
                                <w:t>linked to</w:t>
                              </w:r>
                              <w:r>
                                <w:rPr>
                                  <w:lang w:val="en"/>
                                </w:rPr>
                                <w:t xml:space="preserve"> the service period by the manufacturer, and replace the substitute. </w:t>
                              </w:r>
                            </w:p>
                          </w:txbxContent>
                        </wps:txbx>
                        <wps:bodyPr rot="0" vert="horz" wrap="square" lIns="91440" tIns="45720" rIns="91440" bIns="45720" anchor="t" anchorCtr="0" upright="1">
                          <a:noAutofit/>
                        </wps:bodyPr>
                      </wps:wsp>
                    </wpg:wgp>
                  </a:graphicData>
                </a:graphic>
              </wp:inline>
            </w:drawing>
          </mc:Choice>
          <mc:Fallback>
            <w:pict>
              <v:group w14:anchorId="1497B8DE" id="Group 1139" o:spid="_x0000_s1252" style="width:425.45pt;height:120.25pt;mso-position-horizontal-relative:char;mso-position-vertical-relative:line" coordorigin="1792,10195" coordsize="8509,2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">
                <v:shape id="Text Box 1140" o:spid="_x0000_s1253" type="#_x0000_t202" style="position:absolute;left:1792;top:10485;width:157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6B956B05" w14:textId="77777777" w:rsidR="00820640" w:rsidRPr="002769B8" w:rsidRDefault="00820640" w:rsidP="00534C4E">
                        <w:pPr>
                          <w:pStyle w:val="aa"/>
                          <w:rPr>
                            <w:rFonts w:ascii="Meiryo UI" w:eastAsia="Meiryo UI" w:hAnsi="Meiryo UI"/>
                            <w:szCs w:val="24"/>
                          </w:rPr>
                        </w:pPr>
                        <w:r w:rsidRPr="002769B8">
                          <w:rPr>
                            <w:szCs w:val="24"/>
                            <w:lang w:val="en"/>
                          </w:rPr>
                          <w:t>Defective in-vehicle equipment</w:t>
                        </w:r>
                      </w:p>
                    </w:txbxContent>
                  </v:textbox>
                </v:shape>
                <v:shape id="Text Box 1141" o:spid="_x0000_s1254" type="#_x0000_t202" style="position:absolute;left:3745;top:10371;width:2233;height: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14D9CBA4" w14:textId="77777777" w:rsidR="00820640" w:rsidRDefault="00820640" w:rsidP="00534C4E">
                        <w:r>
                          <w:rPr>
                            <w:lang w:val="en"/>
                          </w:rPr>
                          <w:t>When exchanging both map media and in-vehicle equipment</w:t>
                        </w:r>
                      </w:p>
                    </w:txbxContent>
                  </v:textbox>
                </v:shape>
                <v:line id="Line 1142" o:spid="_x0000_s1255" style="position:absolute;visibility:visible;mso-wrap-style:square" from="3353,10774" to="3773,10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shape id="Text Box 1143" o:spid="_x0000_s1256" type="#_x0000_t202" style="position:absolute;left:3745;top:11416;width:2233;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">
                  <v:textbox>
                    <w:txbxContent>
                      <w:p w14:paraId="20422A68" w14:textId="77777777" w:rsidR="00820640" w:rsidRDefault="00820640" w:rsidP="00534C4E">
                        <w:r>
                          <w:rPr>
                            <w:lang w:val="en"/>
                          </w:rPr>
                          <w:t>Either map media or in-vehicle</w:t>
                        </w:r>
                      </w:p>
                      <w:p w14:paraId="25618DBC" w14:textId="77777777" w:rsidR="00820640" w:rsidRDefault="00820640" w:rsidP="00534C4E">
                        <w:r>
                          <w:rPr>
                            <w:lang w:val="en"/>
                          </w:rPr>
                          <w:t>At the time of replacement</w:t>
                        </w:r>
                      </w:p>
                    </w:txbxContent>
                  </v:textbox>
                </v:shape>
                <v:line id="Line 1144" o:spid="_x0000_s1257" style="position:absolute;visibility:visible;mso-wrap-style:square" from="3521,12118" to="3731,12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7zhxgAAANsAAAAPAAAAZHJzL2Rvd25yZXYueG1sRI9Ba8JA&#10;FITvgv9heUJvumkr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J3u84cYAAADbAAAA&#10;DwAAAAAAAAAAAAAAAAAHAgAAZHJzL2Rvd25yZXYueG1sUEsFBgAAAAADAAMAtwAAAPoCAAAAAA==&#10;"/>
                <v:line id="Line 1145" o:spid="_x0000_s1258" style="position:absolute;visibility:visible;mso-wrap-style:square" from="3521,10774" to="3523,12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iTwgAAANsAAAAPAAAAZHJzL2Rvd25yZXYueG1sRE/Pa8Iw&#10;FL4P/B/CE3abqdso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BW5CiTwgAAANsAAAAPAAAA&#10;AAAAAAAAAAAAAAcCAABkcnMvZG93bnJldi54bWxQSwUGAAAAAAMAAwC3AAAA9gIAAAAA&#10;"/>
                <v:shape id="Text Box 1146" o:spid="_x0000_s1259" type="#_x0000_t202" style="position:absolute;left:6306;top:11591;width:3990;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" stroked="f">
                  <v:textbox>
                    <w:txbxContent>
                      <w:p w14:paraId="1DFEBC63" w14:textId="77777777" w:rsidR="00820640" w:rsidRDefault="00820640" w:rsidP="00534C4E">
                        <w:r>
                          <w:rPr>
                            <w:lang w:val="en"/>
                          </w:rPr>
                          <w:t>To take over the service period at the time of replacement of defective parts at the dealer.</w:t>
                        </w:r>
                      </w:p>
                    </w:txbxContent>
                  </v:textbox>
                </v:shape>
                <v:shape id="Text Box 1147" o:spid="_x0000_s1260" type="#_x0000_t202" style="position:absolute;left:6311;top:10195;width:3990;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" stroked="f">
                  <v:textbox>
                    <w:txbxContent>
                      <w:p w14:paraId="6C7E7F01" w14:textId="6539B420" w:rsidR="00820640" w:rsidRDefault="00820640" w:rsidP="00534C4E">
                        <w:r>
                          <w:rPr>
                            <w:lang w:val="en"/>
                          </w:rPr>
                          <w:t xml:space="preserve">The dealer shall contact the manufacturer about the user's service period, prepare a substitute </w:t>
                        </w:r>
                        <w:r w:rsidRPr="004403E2">
                          <w:rPr>
                            <w:lang w:val="en"/>
                          </w:rPr>
                          <w:t>linked to</w:t>
                        </w:r>
                        <w:r>
                          <w:rPr>
                            <w:lang w:val="en"/>
                          </w:rPr>
                          <w:t xml:space="preserve"> the service period by the manufacturer, and replace the substitute. </w:t>
                        </w:r>
                      </w:p>
                    </w:txbxContent>
                  </v:textbox>
                </v:shape>
                <w10:anchorlock/>
              </v:group>
            </w:pict>
          </mc:Fallback>
        </mc:AlternateContent>
      </w:r>
    </w:p>
    <w:p w14:paraId="3FB071A7" w14:textId="1F344805" w:rsidR="00534C4E" w:rsidRPr="007C3599" w:rsidRDefault="00534C4E" w:rsidP="00534C4E"/>
    <w:p w14:paraId="51AEF788" w14:textId="77777777" w:rsidR="002777CA" w:rsidRPr="007C3599" w:rsidRDefault="002777CA">
      <w:pPr>
        <w:pStyle w:val="10"/>
        <w:rPr>
          <w:color w:val="auto"/>
        </w:rPr>
      </w:pPr>
      <w:r w:rsidRPr="007C3599">
        <w:rPr>
          <w:rFonts w:hint="eastAsia"/>
          <w:color w:val="auto"/>
        </w:rPr>
        <w:t>・サービス期間のロバスト性について</w:t>
      </w:r>
    </w:p>
    <w:p w14:paraId="6F04DA3F" w14:textId="4E3FB3D3" w:rsidR="00534C4E" w:rsidRPr="007C3599" w:rsidRDefault="00534C4E">
      <w:pPr>
        <w:pStyle w:val="10"/>
        <w:rPr>
          <w:color w:val="auto"/>
        </w:rPr>
      </w:pPr>
      <w:r w:rsidRPr="007C3599">
        <w:rPr>
          <w:color w:val="auto"/>
        </w:rPr>
        <w:t>・ About robustness of service period</w:t>
      </w:r>
    </w:p>
    <w:p w14:paraId="5A06C180" w14:textId="77777777" w:rsidR="002777CA" w:rsidRPr="007C3599" w:rsidRDefault="002777CA" w:rsidP="002777CA">
      <w:pPr>
        <w:autoSpaceDE w:val="0"/>
        <w:autoSpaceDN w:val="0"/>
        <w:adjustRightInd w:val="0"/>
        <w:spacing w:line="240" w:lineRule="atLeast"/>
        <w:ind w:left="200"/>
        <w:jc w:val="left"/>
      </w:pPr>
      <w:r w:rsidRPr="007C3599">
        <w:rPr>
          <w:rFonts w:hint="eastAsia"/>
          <w:kern w:val="0"/>
          <w:szCs w:val="20"/>
        </w:rPr>
        <w:t>サービス障害等によって、本来のサービス期間分のサービスを受けられないユーザーが発生した場合、</w:t>
      </w:r>
      <w:r w:rsidRPr="007C3599">
        <w:rPr>
          <w:rFonts w:hint="eastAsia"/>
        </w:rPr>
        <w:t>救済策としてすでにサービス期限の切れた車載機を地図更新する仕組みを用意すること。</w:t>
      </w:r>
    </w:p>
    <w:p w14:paraId="2835A723" w14:textId="77777777" w:rsidR="00534C4E" w:rsidRPr="007C3599" w:rsidRDefault="00534C4E" w:rsidP="00534C4E">
      <w:pPr>
        <w:autoSpaceDE w:val="0"/>
        <w:autoSpaceDN w:val="0"/>
        <w:adjustRightInd w:val="0"/>
        <w:spacing w:line="240" w:lineRule="atLeast"/>
        <w:ind w:left="200"/>
        <w:jc w:val="left"/>
      </w:pPr>
      <w:r w:rsidRPr="347E5CEB">
        <w:rPr>
          <w:kern w:val="0"/>
        </w:rPr>
        <w:t xml:space="preserve">In the event of a user who is unable to receive the service for the original service period due to a service failure, etc., </w:t>
      </w:r>
      <w:r w:rsidRPr="347E5CEB">
        <w:t xml:space="preserve">as a remedy, prepare a mechanism to update the map of the in-vehicle device that has already expired. </w:t>
      </w:r>
    </w:p>
    <w:p w14:paraId="2D59B41F" w14:textId="77777777" w:rsidR="00534C4E" w:rsidRPr="007C3599" w:rsidRDefault="00534C4E" w:rsidP="00534C4E">
      <w:pPr>
        <w:autoSpaceDE w:val="0"/>
        <w:autoSpaceDN w:val="0"/>
        <w:adjustRightInd w:val="0"/>
        <w:spacing w:line="240" w:lineRule="atLeast"/>
        <w:ind w:left="200"/>
        <w:jc w:val="left"/>
      </w:pPr>
    </w:p>
    <w:p w14:paraId="655FCAE6" w14:textId="77777777" w:rsidR="00EF74B7" w:rsidRPr="007C3599" w:rsidRDefault="00534C4E" w:rsidP="009E6F94">
      <w:pPr>
        <w:pStyle w:val="2"/>
        <w:rPr>
          <w:strike/>
        </w:rPr>
      </w:pPr>
      <w:r w:rsidRPr="007C3599">
        <w:rPr>
          <w:kern w:val="0"/>
          <w:szCs w:val="20"/>
          <w:lang w:val="en"/>
        </w:rPr>
        <w:br w:type="page"/>
      </w:r>
      <w:bookmarkStart w:id="2617" w:name="_Toc498452940"/>
      <w:bookmarkStart w:id="2618" w:name="_Toc536448971"/>
      <w:bookmarkStart w:id="2619" w:name="_Toc87878100"/>
      <w:bookmarkStart w:id="2620" w:name="OLE_LINK26"/>
      <w:r w:rsidR="00C1061B" w:rsidRPr="007C3599">
        <w:rPr>
          <w:strike/>
          <w:lang w:val="en"/>
        </w:rPr>
        <w:lastRenderedPageBreak/>
        <w:t xml:space="preserve">6－18． </w:t>
      </w:r>
      <w:r w:rsidR="00EF74B7" w:rsidRPr="007C3599">
        <w:rPr>
          <w:strike/>
          <w:lang w:val="en"/>
        </w:rPr>
        <w:t xml:space="preserve"> Recovery of map data</w:t>
      </w:r>
      <w:r w:rsidRPr="007C3599">
        <w:rPr>
          <w:lang w:val="en"/>
        </w:rPr>
        <w:t xml:space="preserve"> </w:t>
      </w:r>
      <w:bookmarkEnd w:id="2617"/>
      <w:bookmarkEnd w:id="2618"/>
      <w:r w:rsidR="00E04ADF" w:rsidRPr="007C3599">
        <w:rPr>
          <w:lang w:val="en"/>
        </w:rPr>
        <w:t>▲3.00</w:t>
      </w:r>
      <w:bookmarkEnd w:id="2619"/>
    </w:p>
    <w:p w14:paraId="26F7B7E4" w14:textId="77777777" w:rsidR="00EF74B7" w:rsidRPr="007C3599" w:rsidRDefault="00EF74B7" w:rsidP="00EF74B7">
      <w:pPr>
        <w:rPr>
          <w:strike/>
        </w:rPr>
      </w:pPr>
      <w:r w:rsidRPr="007C3599">
        <w:rPr>
          <w:strike/>
          <w:lang w:val="en"/>
        </w:rPr>
        <w:t>Recovery &gt; by &lt; data distribution</w:t>
      </w:r>
    </w:p>
    <w:p w14:paraId="0856739B" w14:textId="77777777" w:rsidR="00EF74B7" w:rsidRPr="007C3599" w:rsidRDefault="00EF74B7" w:rsidP="00EF74B7">
      <w:pPr>
        <w:ind w:firstLineChars="100" w:firstLine="200"/>
        <w:rPr>
          <w:strike/>
        </w:rPr>
      </w:pPr>
      <w:r w:rsidRPr="007C3599">
        <w:rPr>
          <w:strike/>
          <w:lang w:val="en"/>
        </w:rPr>
        <w:t>If you have problems with the map conversion engine or delivery package,</w:t>
      </w:r>
    </w:p>
    <w:p w14:paraId="779DC99D" w14:textId="77777777" w:rsidR="00EF74B7" w:rsidRPr="007C3599" w:rsidRDefault="00EF74B7" w:rsidP="006B3392">
      <w:pPr>
        <w:ind w:firstLineChars="100" w:firstLine="200"/>
        <w:rPr>
          <w:strike/>
        </w:rPr>
      </w:pPr>
      <w:r w:rsidRPr="007C3599">
        <w:rPr>
          <w:strike/>
          <w:lang w:val="en"/>
        </w:rPr>
        <w:t>Provide a mechanism that can deliver map data for recovery to users and recover by replacing files.</w:t>
      </w:r>
    </w:p>
    <w:p w14:paraId="7B4C70BC" w14:textId="77777777" w:rsidR="00EF74B7" w:rsidRPr="007C3599" w:rsidRDefault="00EF74B7" w:rsidP="00EF74B7">
      <w:pPr>
        <w:rPr>
          <w:strike/>
        </w:rPr>
      </w:pPr>
      <w:bookmarkStart w:id="2621" w:name="_6－２１１５．変換エンジンのプログラム更新"/>
      <w:bookmarkEnd w:id="2621"/>
    </w:p>
    <w:p w14:paraId="3E8DE14C" w14:textId="3AB3DF30" w:rsidR="00864A16" w:rsidRPr="007C3599" w:rsidRDefault="002777CA" w:rsidP="00864A16">
      <w:pPr>
        <w:pStyle w:val="2"/>
        <w:numPr>
          <w:ilvl w:val="1"/>
          <w:numId w:val="2"/>
        </w:numPr>
        <w:rPr>
          <w:lang w:val="en"/>
        </w:rPr>
      </w:pPr>
      <w:bookmarkStart w:id="2622" w:name="_Toc65676328"/>
      <w:bookmarkStart w:id="2623" w:name="_Toc87878101"/>
      <w:r w:rsidRPr="007C3599">
        <w:rPr>
          <w:rFonts w:hint="eastAsia"/>
        </w:rPr>
        <w:t>地図更新</w:t>
      </w:r>
      <w:r w:rsidRPr="007C3599">
        <w:t xml:space="preserve">(地図配信センター) </w:t>
      </w:r>
      <w:r w:rsidR="00864A16" w:rsidRPr="007C3599">
        <w:rPr>
          <w:lang w:val="en"/>
        </w:rPr>
        <w:t>Map update (Map Distribution Center)</w:t>
      </w:r>
      <w:bookmarkEnd w:id="2622"/>
      <w:bookmarkEnd w:id="2623"/>
    </w:p>
    <w:p w14:paraId="2B74E0A4" w14:textId="77777777" w:rsidR="002777CA" w:rsidRPr="007C3599" w:rsidRDefault="002777CA" w:rsidP="001B5CC7">
      <w:pPr>
        <w:pStyle w:val="af7"/>
        <w:ind w:leftChars="0" w:left="0"/>
      </w:pPr>
      <w:r w:rsidRPr="007C3599">
        <w:t>24時間、365日配信可能であること</w:t>
      </w:r>
    </w:p>
    <w:p w14:paraId="6408E3F8" w14:textId="7958D969" w:rsidR="00EF74B7" w:rsidRPr="007C3599" w:rsidRDefault="00EF74B7" w:rsidP="00EF74B7">
      <w:pPr>
        <w:rPr>
          <w:lang w:val="en"/>
        </w:rPr>
      </w:pPr>
      <w:r w:rsidRPr="007C3599">
        <w:rPr>
          <w:lang w:val="en"/>
        </w:rPr>
        <w:t>Available 24 hours a day, 365 days a year</w:t>
      </w:r>
    </w:p>
    <w:p w14:paraId="37E62AAA" w14:textId="77777777" w:rsidR="002777CA" w:rsidRPr="007C3599" w:rsidRDefault="002777CA" w:rsidP="002777CA">
      <w:r w:rsidRPr="007C3599">
        <w:rPr>
          <w:rFonts w:hint="eastAsia"/>
        </w:rPr>
        <w:t>将来的な接続端末数増加に伴い、機器増設や負荷分散が可能なシステム構成とすること</w:t>
      </w:r>
    </w:p>
    <w:p w14:paraId="441E863F" w14:textId="2626E355" w:rsidR="00EF74B7" w:rsidRPr="007C3599" w:rsidRDefault="00EF74B7" w:rsidP="00EF74B7">
      <w:pPr>
        <w:rPr>
          <w:lang w:val="en"/>
        </w:rPr>
      </w:pPr>
      <w:r w:rsidRPr="007C3599">
        <w:rPr>
          <w:lang w:val="en"/>
        </w:rPr>
        <w:t>With the increase in the number of connected terminals in the future, it is possible to configure a system that can add equipment and load balance.</w:t>
      </w:r>
    </w:p>
    <w:p w14:paraId="3CEBF2E5" w14:textId="2F504027" w:rsidR="002777CA" w:rsidRPr="007C3599" w:rsidRDefault="002777CA" w:rsidP="00EF74B7">
      <w:r w:rsidRPr="007C3599">
        <w:rPr>
          <w:rFonts w:hint="eastAsia"/>
        </w:rPr>
        <w:t>将来的な地図配信データの増加に伴う負荷、容量の増加及びセキュリティの強化に対して拡張が可能なシステム構成とすること</w:t>
      </w:r>
    </w:p>
    <w:p w14:paraId="621100F7" w14:textId="124B3808" w:rsidR="00EF74B7" w:rsidRPr="007C3599" w:rsidRDefault="00EF74B7" w:rsidP="00EF74B7">
      <w:pPr>
        <w:rPr>
          <w:lang w:val="en"/>
        </w:rPr>
      </w:pPr>
      <w:r w:rsidRPr="007C3599">
        <w:rPr>
          <w:lang w:val="en"/>
        </w:rPr>
        <w:t>System configurations that can be scaled to increase the load, capacity and security of future increase in map delivery data</w:t>
      </w:r>
    </w:p>
    <w:p w14:paraId="26EB9117" w14:textId="77777777" w:rsidR="002777CA" w:rsidRPr="007C3599" w:rsidRDefault="002777CA" w:rsidP="002777CA">
      <w:r w:rsidRPr="007C3599">
        <w:rPr>
          <w:rFonts w:hint="eastAsia"/>
        </w:rPr>
        <w:t>システム構成は、障害時に切替できるように冗長化されていること</w:t>
      </w:r>
    </w:p>
    <w:p w14:paraId="415EFB04" w14:textId="77777777" w:rsidR="00EF74B7" w:rsidRPr="007C3599" w:rsidRDefault="00EF74B7" w:rsidP="00EF74B7">
      <w:r w:rsidRPr="347E5CEB">
        <w:t>The system configuration must be redundant to be switched in the event of a failure.</w:t>
      </w:r>
    </w:p>
    <w:p w14:paraId="6D46D7C1" w14:textId="77777777" w:rsidR="002777CA" w:rsidRPr="007C3599" w:rsidRDefault="002777CA" w:rsidP="002777CA">
      <w:r w:rsidRPr="007C3599">
        <w:rPr>
          <w:rFonts w:hint="eastAsia"/>
        </w:rPr>
        <w:t>障害発生によるサービス停止は、</w:t>
      </w:r>
      <w:r w:rsidRPr="007C3599">
        <w:t>20分以内であること</w:t>
      </w:r>
    </w:p>
    <w:p w14:paraId="73D0A8E2" w14:textId="66670A16" w:rsidR="00EF74B7" w:rsidRPr="007C3599" w:rsidRDefault="00EF74B7" w:rsidP="00EF74B7">
      <w:r w:rsidRPr="007C3599">
        <w:rPr>
          <w:lang w:val="en"/>
        </w:rPr>
        <w:t>Service outages due to failures must be within 20 minutes</w:t>
      </w:r>
    </w:p>
    <w:p w14:paraId="21DCE69D" w14:textId="77777777" w:rsidR="002777CA" w:rsidRPr="007C3599" w:rsidRDefault="002777CA" w:rsidP="002777CA">
      <w:r w:rsidRPr="007C3599">
        <w:rPr>
          <w:rFonts w:hint="eastAsia"/>
        </w:rPr>
        <w:t>障害発生時は、メンテナンスのお知らせが出せるようにすること</w:t>
      </w:r>
    </w:p>
    <w:p w14:paraId="26EBDD8A" w14:textId="77777777" w:rsidR="00EF74B7" w:rsidRPr="007C3599" w:rsidRDefault="00EF74B7" w:rsidP="00EF74B7">
      <w:r w:rsidRPr="347E5CEB">
        <w:t>In the event of a failure, be able to notify you of maintenance.</w:t>
      </w:r>
    </w:p>
    <w:p w14:paraId="6D795E1B" w14:textId="77777777" w:rsidR="002777CA" w:rsidRPr="007C3599" w:rsidRDefault="002777CA" w:rsidP="002777CA">
      <w:r w:rsidRPr="007C3599">
        <w:rPr>
          <w:rFonts w:hint="eastAsia"/>
        </w:rPr>
        <w:t>不正アクセスに対し</w:t>
      </w:r>
      <w:r w:rsidRPr="007C3599">
        <w:t>24時間、365日監視すること</w:t>
      </w:r>
    </w:p>
    <w:p w14:paraId="419EBF4A" w14:textId="77777777" w:rsidR="00EF74B7" w:rsidRPr="007C3599" w:rsidRDefault="00EF74B7" w:rsidP="00EF74B7">
      <w:r w:rsidRPr="007C3599">
        <w:rPr>
          <w:lang w:val="en"/>
        </w:rPr>
        <w:t>24/7 monitoring of unauthorized access</w:t>
      </w:r>
    </w:p>
    <w:p w14:paraId="65A1C933" w14:textId="77777777" w:rsidR="002777CA" w:rsidRPr="007C3599" w:rsidRDefault="002777CA" w:rsidP="002777CA">
      <w:r w:rsidRPr="007C3599">
        <w:rPr>
          <w:rFonts w:hint="eastAsia"/>
        </w:rPr>
        <w:t>管理者（※１）機能にはアクセス制限を設けること</w:t>
      </w:r>
    </w:p>
    <w:p w14:paraId="021D50A7" w14:textId="77777777" w:rsidR="00EF74B7" w:rsidRPr="007C3599" w:rsidRDefault="00EF74B7" w:rsidP="00EF74B7">
      <w:r w:rsidRPr="007C3599">
        <w:rPr>
          <w:lang w:val="en"/>
        </w:rPr>
        <w:t>Restrict access to administrator (*1) functions</w:t>
      </w:r>
    </w:p>
    <w:p w14:paraId="68022807" w14:textId="77777777" w:rsidR="002777CA" w:rsidRPr="007C3599" w:rsidRDefault="002777CA" w:rsidP="002777CA">
      <w:r w:rsidRPr="007C3599">
        <w:rPr>
          <w:rFonts w:hint="eastAsia"/>
        </w:rPr>
        <w:t>サーバ毎にウィルスチェックを行うこと</w:t>
      </w:r>
    </w:p>
    <w:p w14:paraId="39ABD72F" w14:textId="77777777" w:rsidR="00EF74B7" w:rsidRPr="007C3599" w:rsidRDefault="00EF74B7" w:rsidP="00EF74B7">
      <w:r w:rsidRPr="007C3599">
        <w:rPr>
          <w:lang w:val="en"/>
        </w:rPr>
        <w:t>To check for viruses on a server-by-server basis</w:t>
      </w:r>
    </w:p>
    <w:p w14:paraId="65251135" w14:textId="77777777" w:rsidR="002777CA" w:rsidRPr="007C3599" w:rsidRDefault="002777CA" w:rsidP="002777CA">
      <w:r w:rsidRPr="007C3599">
        <w:rPr>
          <w:rFonts w:hint="eastAsia"/>
        </w:rPr>
        <w:t>ウィルスのパターンファイルは、最新の状態に保たれていること</w:t>
      </w:r>
    </w:p>
    <w:p w14:paraId="106AE89E" w14:textId="17F04F76" w:rsidR="00EF74B7" w:rsidRPr="007C3599" w:rsidRDefault="00EF74B7" w:rsidP="00EF74B7">
      <w:r w:rsidRPr="007C3599">
        <w:rPr>
          <w:lang w:val="en"/>
        </w:rPr>
        <w:t>Virus pattern files must be kept up to date</w:t>
      </w:r>
    </w:p>
    <w:p w14:paraId="706AA4E6" w14:textId="77777777" w:rsidR="00EF74B7" w:rsidRPr="007C3599" w:rsidRDefault="00EF74B7" w:rsidP="00EF74B7">
      <w:pPr>
        <w:rPr>
          <w:strike/>
        </w:rPr>
      </w:pPr>
      <w:r w:rsidRPr="007C3599">
        <w:rPr>
          <w:strike/>
          <w:lang w:val="en"/>
        </w:rPr>
        <w:t>G-BOOK Support Center operates from 9:00 a.m. to 6:36</w:t>
      </w:r>
      <w:r w:rsidRPr="007C3599">
        <w:rPr>
          <w:lang w:val="en"/>
        </w:rPr>
        <w:t xml:space="preserve"> </w:t>
      </w:r>
      <w:r w:rsidR="00946275" w:rsidRPr="007C3599">
        <w:rPr>
          <w:lang w:val="en"/>
        </w:rPr>
        <w:t>p.m. -3.00</w:t>
      </w:r>
    </w:p>
    <w:p w14:paraId="29CB2874" w14:textId="77777777" w:rsidR="002777CA" w:rsidRPr="007C3599" w:rsidRDefault="002777CA" w:rsidP="002777CA">
      <w:r w:rsidRPr="007C3599">
        <w:rPr>
          <w:rFonts w:hint="eastAsia"/>
        </w:rPr>
        <w:t>※１　センター内に入る時、センター内端末を操作する時</w:t>
      </w:r>
    </w:p>
    <w:p w14:paraId="464511E7" w14:textId="77777777" w:rsidR="00EF74B7" w:rsidRPr="007C3599" w:rsidRDefault="00EF74B7" w:rsidP="00EF74B7">
      <w:r w:rsidRPr="347E5CEB">
        <w:lastRenderedPageBreak/>
        <w:t>*1 When entering the center, when operating the terminal in the center</w:t>
      </w:r>
    </w:p>
    <w:p w14:paraId="62CC989E" w14:textId="77777777" w:rsidR="00534C4E" w:rsidRPr="007C3599" w:rsidRDefault="00534C4E" w:rsidP="002902AC">
      <w:pPr>
        <w:autoSpaceDE w:val="0"/>
        <w:autoSpaceDN w:val="0"/>
        <w:adjustRightInd w:val="0"/>
        <w:spacing w:line="240" w:lineRule="atLeast"/>
        <w:ind w:left="200"/>
        <w:jc w:val="left"/>
      </w:pPr>
    </w:p>
    <w:p w14:paraId="5E07CD19" w14:textId="508C2C94" w:rsidR="006C59EC" w:rsidRPr="007C3599" w:rsidRDefault="00D61401" w:rsidP="009B2AF5">
      <w:pPr>
        <w:pStyle w:val="2"/>
        <w:numPr>
          <w:ilvl w:val="1"/>
          <w:numId w:val="2"/>
        </w:numPr>
      </w:pPr>
      <w:bookmarkStart w:id="2624" w:name="_システム対応年数（グローバル）"/>
      <w:bookmarkStart w:id="2625" w:name="_Toc498452944"/>
      <w:bookmarkStart w:id="2626" w:name="_Toc87878102"/>
      <w:bookmarkEnd w:id="2624"/>
      <w:r w:rsidRPr="007C3599">
        <w:rPr>
          <w:rFonts w:hint="eastAsia"/>
        </w:rPr>
        <w:t>システム対応年数</w:t>
      </w:r>
      <w:r w:rsidRPr="007C3599">
        <w:t xml:space="preserve"> </w:t>
      </w:r>
      <w:r w:rsidR="006C59EC" w:rsidRPr="007C3599">
        <w:rPr>
          <w:lang w:val="en"/>
        </w:rPr>
        <w:t>Number of years of system support</w:t>
      </w:r>
      <w:bookmarkEnd w:id="2625"/>
      <w:bookmarkEnd w:id="2626"/>
    </w:p>
    <w:p w14:paraId="6F4BECC0" w14:textId="6E50714C" w:rsidR="00CA37EA" w:rsidRPr="007C3599" w:rsidRDefault="003667F1" w:rsidP="00D61401">
      <w:bookmarkStart w:id="2627" w:name="OLE_LINK20"/>
      <w:bookmarkStart w:id="2628" w:name="OLE_LINK21"/>
      <w:bookmarkStart w:id="2629" w:name="OLE_LINK24"/>
      <w:bookmarkStart w:id="2630" w:name="OLE_LINK23"/>
      <w:bookmarkStart w:id="2631" w:name="OLE_LINK25"/>
      <w:bookmarkEnd w:id="2620"/>
      <w:r w:rsidRPr="007C3599">
        <w:rPr>
          <w:rFonts w:hint="eastAsia"/>
        </w:rPr>
        <w:t>車両流動終了後の更新期間は、</w:t>
      </w:r>
      <w:r w:rsidR="00CA37EA" w:rsidRPr="007C3599">
        <w:rPr>
          <w:rFonts w:hint="eastAsia"/>
        </w:rPr>
        <w:t>以下を参照のこと。</w:t>
      </w:r>
      <w:r w:rsidR="00CA37EA" w:rsidRPr="007C3599">
        <w:rPr>
          <w:rFonts w:hint="eastAsia"/>
          <w:kern w:val="0"/>
          <w:sz w:val="18"/>
          <w:szCs w:val="18"/>
          <w:lang w:val="en"/>
        </w:rPr>
        <w:t>▲</w:t>
      </w:r>
      <w:r w:rsidR="00CA37EA" w:rsidRPr="007C3599">
        <w:rPr>
          <w:kern w:val="0"/>
          <w:sz w:val="18"/>
          <w:szCs w:val="18"/>
          <w:lang w:val="en"/>
        </w:rPr>
        <w:t>1.20</w:t>
      </w:r>
    </w:p>
    <w:p w14:paraId="71F45EA3" w14:textId="60320340" w:rsidR="003667F1" w:rsidRPr="007C3599" w:rsidRDefault="003667F1" w:rsidP="00D61401">
      <w:r w:rsidRPr="007C3599">
        <w:rPr>
          <w:rFonts w:hint="eastAsia"/>
        </w:rPr>
        <w:t>「</w:t>
      </w:r>
      <w:r w:rsidRPr="007C3599">
        <w:t>20.3 (common) navigation map request (center map, factory bundled, supply map)</w:t>
      </w:r>
      <w:r w:rsidR="00453482" w:rsidRPr="007C3599">
        <w:t xml:space="preserve"> 2.3 </w:t>
      </w:r>
      <w:r w:rsidR="00453482" w:rsidRPr="007C3599">
        <w:rPr>
          <w:rFonts w:hint="eastAsia"/>
        </w:rPr>
        <w:t>地図更新版</w:t>
      </w:r>
      <w:r w:rsidR="00453482" w:rsidRPr="007C3599">
        <w:t xml:space="preserve"> Map update version</w:t>
      </w:r>
      <w:r w:rsidRPr="007C3599">
        <w:rPr>
          <w:rFonts w:hint="eastAsia"/>
        </w:rPr>
        <w:t>」</w:t>
      </w:r>
      <w:r w:rsidR="00CA37EA" w:rsidRPr="007C3599">
        <w:br/>
      </w:r>
      <w:r w:rsidRPr="007C3599">
        <w:t>Refer to “20.3 (common) navigation map request (center map, factory bundled, supply map)</w:t>
      </w:r>
      <w:r w:rsidR="00453482" w:rsidRPr="007C3599">
        <w:t xml:space="preserve"> 2.3 </w:t>
      </w:r>
      <w:r w:rsidR="00453482" w:rsidRPr="007C3599">
        <w:rPr>
          <w:rFonts w:hint="eastAsia"/>
        </w:rPr>
        <w:t>地図更新版</w:t>
      </w:r>
      <w:r w:rsidR="00453482" w:rsidRPr="007C3599">
        <w:t xml:space="preserve"> Map update version</w:t>
      </w:r>
      <w:r w:rsidRPr="007C3599">
        <w:t>” for the map update period after</w:t>
      </w:r>
      <w:r w:rsidR="00453482" w:rsidRPr="007C3599">
        <w:t xml:space="preserve"> finishing vehicle production.</w:t>
      </w:r>
    </w:p>
    <w:p w14:paraId="5536F134" w14:textId="77777777" w:rsidR="003667F1" w:rsidRPr="007C3599" w:rsidRDefault="003667F1" w:rsidP="00D61401"/>
    <w:p w14:paraId="10E96954" w14:textId="77777777" w:rsidR="00D61401" w:rsidRPr="007C3599" w:rsidRDefault="00D61401" w:rsidP="00D61401">
      <w:r w:rsidRPr="007C3599">
        <w:rPr>
          <w:rFonts w:hint="eastAsia"/>
        </w:rPr>
        <w:t>本サービスの対応はトヨタが該当車載機で提供する最後の地図年度更新版リリース後</w:t>
      </w:r>
      <w:r w:rsidRPr="007C3599">
        <w:t>m年とする。</w:t>
      </w:r>
    </w:p>
    <w:p w14:paraId="727F428A" w14:textId="77777777" w:rsidR="00534C4E" w:rsidRPr="007C3599" w:rsidRDefault="00534C4E" w:rsidP="00534C4E">
      <w:r w:rsidRPr="007C3599">
        <w:rPr>
          <w:lang w:val="en"/>
        </w:rPr>
        <w:t>The response to this service will be m year after the release of the last map year update version provided by Toyota on the relevant in-vehicle equipment.</w:t>
      </w:r>
    </w:p>
    <w:p w14:paraId="7E73264C" w14:textId="77777777" w:rsidR="00D61401" w:rsidRPr="007C3599" w:rsidRDefault="00D61401" w:rsidP="00D61401">
      <w:r w:rsidRPr="007C3599">
        <w:t>m年目以降は本サービスを利用出来ない。</w:t>
      </w:r>
    </w:p>
    <w:p w14:paraId="17289575" w14:textId="77777777" w:rsidR="00534C4E" w:rsidRPr="007C3599" w:rsidRDefault="00534C4E" w:rsidP="00534C4E">
      <w:r w:rsidRPr="007C3599">
        <w:rPr>
          <w:lang w:val="en"/>
        </w:rPr>
        <w:t>This service cannot be used after the m year.</w:t>
      </w:r>
    </w:p>
    <w:p w14:paraId="42B2EEE2" w14:textId="644232C8" w:rsidR="00D61401" w:rsidRPr="007C3599" w:rsidRDefault="00D61401" w:rsidP="00D61401">
      <w:r w:rsidRPr="007C3599">
        <w:t>“m”</w:t>
      </w:r>
      <w:r w:rsidRPr="007C3599">
        <w:rPr>
          <w:rFonts w:hint="eastAsia"/>
        </w:rPr>
        <w:t>の設定年数については、</w:t>
      </w:r>
      <w:r w:rsidRPr="007C3599">
        <w:rPr>
          <w:rFonts w:hint="eastAsia"/>
          <w:strike/>
        </w:rPr>
        <w:t>トヨタと</w:t>
      </w:r>
      <w:r w:rsidRPr="007C3599">
        <w:rPr>
          <w:rFonts w:hint="eastAsia"/>
        </w:rPr>
        <w:t>協議の上決める。</w:t>
      </w:r>
    </w:p>
    <w:p w14:paraId="0AFA5D95" w14:textId="49057C61" w:rsidR="00534C4E" w:rsidRPr="007C3599" w:rsidRDefault="00534C4E" w:rsidP="00534C4E">
      <w:pPr>
        <w:rPr>
          <w:lang w:val="en"/>
        </w:rPr>
      </w:pPr>
      <w:r w:rsidRPr="007C3599">
        <w:rPr>
          <w:lang w:val="en"/>
        </w:rPr>
        <w:t xml:space="preserve">The number of years to set "m" will be decided after consultation </w:t>
      </w:r>
      <w:r w:rsidRPr="007C3599">
        <w:rPr>
          <w:strike/>
          <w:lang w:val="en"/>
        </w:rPr>
        <w:t>with Toyota</w:t>
      </w:r>
      <w:r w:rsidRPr="007C3599">
        <w:rPr>
          <w:lang w:val="en"/>
        </w:rPr>
        <w:t xml:space="preserve">. </w:t>
      </w:r>
      <w:r w:rsidR="006B3392" w:rsidRPr="007C3599">
        <w:rPr>
          <w:lang w:val="en"/>
        </w:rPr>
        <w:t>▲3.00</w:t>
      </w:r>
    </w:p>
    <w:p w14:paraId="72817226" w14:textId="731CDA04" w:rsidR="00D61401" w:rsidRPr="007C3599" w:rsidRDefault="00D61401" w:rsidP="00534C4E">
      <w:pPr>
        <w:rPr>
          <w:lang w:val="en"/>
        </w:rPr>
      </w:pPr>
    </w:p>
    <w:p w14:paraId="34E4AF7C" w14:textId="3BE2E2CE" w:rsidR="00D61401" w:rsidRPr="007C3599" w:rsidRDefault="00D61401" w:rsidP="00534C4E">
      <w:r w:rsidRPr="007C3599">
        <w:rPr>
          <w:noProof/>
        </w:rPr>
        <mc:AlternateContent>
          <mc:Choice Requires="wpg">
            <w:drawing>
              <wp:inline distT="0" distB="0" distL="0" distR="0" wp14:anchorId="74734121" wp14:editId="5DA66938">
                <wp:extent cx="5400040" cy="3475640"/>
                <wp:effectExtent l="0" t="0" r="0" b="0"/>
                <wp:docPr id="1647" name="グループ化 1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3475640"/>
                          <a:chOff x="1701" y="4909"/>
                          <a:chExt cx="9030" cy="5812"/>
                        </a:xfrm>
                      </wpg:grpSpPr>
                      <wps:wsp>
                        <wps:cNvPr id="1648" name="Line 75"/>
                        <wps:cNvCnPr>
                          <a:cxnSpLocks noChangeShapeType="1"/>
                        </wps:cNvCnPr>
                        <wps:spPr bwMode="auto">
                          <a:xfrm>
                            <a:off x="3066" y="6510"/>
                            <a:ext cx="0" cy="114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49" name="Line 76"/>
                        <wps:cNvCnPr>
                          <a:cxnSpLocks noChangeShapeType="1"/>
                        </wps:cNvCnPr>
                        <wps:spPr bwMode="auto">
                          <a:xfrm>
                            <a:off x="3066" y="6686"/>
                            <a:ext cx="399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50" name="Line 77"/>
                        <wps:cNvCnPr>
                          <a:cxnSpLocks noChangeShapeType="1"/>
                        </wps:cNvCnPr>
                        <wps:spPr bwMode="auto">
                          <a:xfrm>
                            <a:off x="7119" y="8561"/>
                            <a:ext cx="1680" cy="0"/>
                          </a:xfrm>
                          <a:prstGeom prst="line">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651" name="Line 78"/>
                        <wps:cNvCnPr>
                          <a:cxnSpLocks noChangeShapeType="1"/>
                        </wps:cNvCnPr>
                        <wps:spPr bwMode="auto">
                          <a:xfrm>
                            <a:off x="7728" y="9404"/>
                            <a:ext cx="2163" cy="0"/>
                          </a:xfrm>
                          <a:prstGeom prst="line">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652" name="Line 79"/>
                        <wps:cNvCnPr>
                          <a:cxnSpLocks noChangeShapeType="1"/>
                        </wps:cNvCnPr>
                        <wps:spPr bwMode="auto">
                          <a:xfrm>
                            <a:off x="5376" y="8561"/>
                            <a:ext cx="1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53" name="Line 80"/>
                        <wps:cNvCnPr>
                          <a:cxnSpLocks noChangeShapeType="1"/>
                        </wps:cNvCnPr>
                        <wps:spPr bwMode="auto">
                          <a:xfrm>
                            <a:off x="7056" y="6431"/>
                            <a:ext cx="0" cy="378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54" name="Text Box 81"/>
                        <wps:cNvSpPr txBox="1">
                          <a:spLocks noChangeArrowheads="1"/>
                        </wps:cNvSpPr>
                        <wps:spPr bwMode="auto">
                          <a:xfrm>
                            <a:off x="1701" y="5996"/>
                            <a:ext cx="304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29AFF" w14:textId="77777777" w:rsidR="00820640" w:rsidRPr="00CA37EA" w:rsidRDefault="00820640" w:rsidP="00D61401">
                              <w:pPr>
                                <w:rPr>
                                  <w:rFonts w:ascii="ＭＳ Ｐゴシック"/>
                                </w:rPr>
                              </w:pPr>
                              <w:r w:rsidRPr="00CA37EA">
                                <w:rPr>
                                  <w:rFonts w:ascii="ＭＳ Ｐゴシック" w:hint="eastAsia"/>
                                </w:rPr>
                                <w:t>最後の地図年度更新リリース</w:t>
                              </w:r>
                            </w:p>
                          </w:txbxContent>
                        </wps:txbx>
                        <wps:bodyPr rot="0" vert="horz" wrap="square" lIns="91440" tIns="45720" rIns="91440" bIns="45720" anchor="t" anchorCtr="0" upright="1">
                          <a:noAutofit/>
                        </wps:bodyPr>
                      </wps:wsp>
                      <wps:wsp>
                        <wps:cNvPr id="1655" name="Text Box 82"/>
                        <wps:cNvSpPr txBox="1">
                          <a:spLocks noChangeArrowheads="1"/>
                        </wps:cNvSpPr>
                        <wps:spPr bwMode="auto">
                          <a:xfrm>
                            <a:off x="4818" y="6128"/>
                            <a:ext cx="796"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397BE1" w14:textId="77777777" w:rsidR="00820640" w:rsidRPr="00CA37EA" w:rsidRDefault="00820640" w:rsidP="00D61401">
                              <w:r w:rsidRPr="00CA37EA">
                                <w:t>m年</w:t>
                              </w:r>
                            </w:p>
                          </w:txbxContent>
                        </wps:txbx>
                        <wps:bodyPr rot="0" vert="horz" wrap="square" lIns="91440" tIns="45720" rIns="91440" bIns="45720" anchor="t" anchorCtr="0" upright="1">
                          <a:noAutofit/>
                        </wps:bodyPr>
                      </wps:wsp>
                      <wps:wsp>
                        <wps:cNvPr id="1656" name="Line 83"/>
                        <wps:cNvCnPr>
                          <a:cxnSpLocks noChangeShapeType="1"/>
                        </wps:cNvCnPr>
                        <wps:spPr bwMode="auto">
                          <a:xfrm>
                            <a:off x="5376" y="6431"/>
                            <a:ext cx="0" cy="378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57" name="AutoShape 84"/>
                        <wps:cNvSpPr>
                          <a:spLocks/>
                        </wps:cNvSpPr>
                        <wps:spPr bwMode="auto">
                          <a:xfrm rot="5400000">
                            <a:off x="4971" y="4631"/>
                            <a:ext cx="180" cy="3780"/>
                          </a:xfrm>
                          <a:prstGeom prst="leftBrace">
                            <a:avLst>
                              <a:gd name="adj1" fmla="val 175000"/>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8" name="AutoShape 85"/>
                        <wps:cNvSpPr>
                          <a:spLocks/>
                        </wps:cNvSpPr>
                        <wps:spPr bwMode="auto">
                          <a:xfrm rot="16200000" flipV="1">
                            <a:off x="4131" y="5801"/>
                            <a:ext cx="180" cy="2100"/>
                          </a:xfrm>
                          <a:prstGeom prst="leftBrace">
                            <a:avLst>
                              <a:gd name="adj1" fmla="val 97222"/>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9" name="Text Box 86"/>
                        <wps:cNvSpPr txBox="1">
                          <a:spLocks noChangeArrowheads="1"/>
                        </wps:cNvSpPr>
                        <wps:spPr bwMode="auto">
                          <a:xfrm>
                            <a:off x="5166" y="8921"/>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00"/>
                                </a:solidFill>
                                <a:miter lim="800000"/>
                                <a:headEnd/>
                                <a:tailEnd/>
                              </a14:hiddenLine>
                            </a:ext>
                          </a:extLst>
                        </wps:spPr>
                        <wps:txbx>
                          <w:txbxContent>
                            <w:p w14:paraId="5DA07B9D" w14:textId="77777777" w:rsidR="00820640" w:rsidRPr="00CA37EA" w:rsidRDefault="00820640" w:rsidP="00D61401">
                              <w:r w:rsidRPr="00CA37EA">
                                <w:rPr>
                                  <w:rFonts w:hint="eastAsia"/>
                                </w:rPr>
                                <w:t>サービス期間：（</w:t>
                              </w:r>
                              <w:r w:rsidRPr="00CA37EA">
                                <w:t>m–a）年</w:t>
                              </w:r>
                            </w:p>
                          </w:txbxContent>
                        </wps:txbx>
                        <wps:bodyPr rot="0" vert="horz" wrap="square" lIns="91440" tIns="45720" rIns="91440" bIns="45720" anchor="t" anchorCtr="0" upright="1">
                          <a:noAutofit/>
                        </wps:bodyPr>
                      </wps:wsp>
                      <wps:wsp>
                        <wps:cNvPr id="1660" name="AutoShape 87"/>
                        <wps:cNvSpPr>
                          <a:spLocks/>
                        </wps:cNvSpPr>
                        <wps:spPr bwMode="auto">
                          <a:xfrm rot="16200000" flipV="1">
                            <a:off x="6126" y="8096"/>
                            <a:ext cx="180" cy="1470"/>
                          </a:xfrm>
                          <a:prstGeom prst="leftBrace">
                            <a:avLst>
                              <a:gd name="adj1" fmla="val 68056"/>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 name="Text Box 88"/>
                        <wps:cNvSpPr txBox="1">
                          <a:spLocks noChangeArrowheads="1"/>
                        </wps:cNvSpPr>
                        <wps:spPr bwMode="auto">
                          <a:xfrm>
                            <a:off x="3957" y="6872"/>
                            <a:ext cx="136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AE6A9" w14:textId="77777777" w:rsidR="00820640" w:rsidRPr="00CA37EA" w:rsidRDefault="00820640" w:rsidP="00D61401">
                              <w:r w:rsidRPr="00CA37EA">
                                <w:t>a年</w:t>
                              </w:r>
                            </w:p>
                          </w:txbxContent>
                        </wps:txbx>
                        <wps:bodyPr rot="0" vert="horz" wrap="square" lIns="91440" tIns="45720" rIns="91440" bIns="45720" anchor="t" anchorCtr="0" upright="1">
                          <a:noAutofit/>
                        </wps:bodyPr>
                      </wps:wsp>
                      <wps:wsp>
                        <wps:cNvPr id="1662" name="Text Box 89"/>
                        <wps:cNvSpPr txBox="1">
                          <a:spLocks noChangeArrowheads="1"/>
                        </wps:cNvSpPr>
                        <wps:spPr bwMode="auto">
                          <a:xfrm>
                            <a:off x="4752" y="7922"/>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00"/>
                                </a:solidFill>
                                <a:miter lim="800000"/>
                                <a:headEnd/>
                                <a:tailEnd/>
                              </a14:hiddenLine>
                            </a:ext>
                          </a:extLst>
                        </wps:spPr>
                        <wps:txbx>
                          <w:txbxContent>
                            <w:p w14:paraId="0C2FB2FA" w14:textId="77777777" w:rsidR="00820640" w:rsidRPr="00CA37EA" w:rsidRDefault="00820640" w:rsidP="00D61401">
                              <w:r w:rsidRPr="00CA37EA">
                                <w:rPr>
                                  <w:rFonts w:hint="eastAsia"/>
                                </w:rPr>
                                <w:t>（</w:t>
                              </w:r>
                              <w:r w:rsidRPr="00CA37EA">
                                <w:t>a）年度更新版購入</w:t>
                              </w:r>
                            </w:p>
                          </w:txbxContent>
                        </wps:txbx>
                        <wps:bodyPr rot="0" vert="horz" wrap="square" lIns="91440" tIns="45720" rIns="91440" bIns="45720" anchor="t" anchorCtr="0" upright="1">
                          <a:noAutofit/>
                        </wps:bodyPr>
                      </wps:wsp>
                      <wps:wsp>
                        <wps:cNvPr id="1663" name="Line 90"/>
                        <wps:cNvCnPr>
                          <a:cxnSpLocks noChangeShapeType="1"/>
                        </wps:cNvCnPr>
                        <wps:spPr bwMode="auto">
                          <a:xfrm>
                            <a:off x="5376" y="8381"/>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64" name="Text Box 91"/>
                        <wps:cNvSpPr txBox="1">
                          <a:spLocks noChangeArrowheads="1"/>
                        </wps:cNvSpPr>
                        <wps:spPr bwMode="auto">
                          <a:xfrm>
                            <a:off x="7056" y="9461"/>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00"/>
                                </a:solidFill>
                                <a:miter lim="800000"/>
                                <a:headEnd/>
                                <a:tailEnd/>
                              </a14:hiddenLine>
                            </a:ext>
                          </a:extLst>
                        </wps:spPr>
                        <wps:txbx>
                          <w:txbxContent>
                            <w:p w14:paraId="07DF9174" w14:textId="77777777" w:rsidR="00820640" w:rsidRPr="00CA37EA" w:rsidRDefault="00820640" w:rsidP="00D61401">
                              <w:r w:rsidRPr="00CA37EA">
                                <w:rPr>
                                  <w:rFonts w:hint="eastAsia"/>
                                </w:rPr>
                                <w:t>（</w:t>
                              </w:r>
                              <w:r w:rsidRPr="00CA37EA">
                                <w:t>b）年度更新版購入</w:t>
                              </w:r>
                            </w:p>
                          </w:txbxContent>
                        </wps:txbx>
                        <wps:bodyPr rot="0" vert="horz" wrap="square" lIns="91440" tIns="45720" rIns="91440" bIns="45720" anchor="t" anchorCtr="0" upright="1">
                          <a:noAutofit/>
                        </wps:bodyPr>
                      </wps:wsp>
                      <wps:wsp>
                        <wps:cNvPr id="1665" name="Line 92"/>
                        <wps:cNvCnPr>
                          <a:cxnSpLocks noChangeShapeType="1"/>
                        </wps:cNvCnPr>
                        <wps:spPr bwMode="auto">
                          <a:xfrm>
                            <a:off x="7686" y="9821"/>
                            <a:ext cx="0" cy="36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1666" name="Text Box 93"/>
                        <wps:cNvSpPr txBox="1">
                          <a:spLocks noChangeArrowheads="1"/>
                        </wps:cNvSpPr>
                        <wps:spPr bwMode="auto">
                          <a:xfrm>
                            <a:off x="7896" y="10181"/>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00"/>
                                </a:solidFill>
                                <a:miter lim="800000"/>
                                <a:headEnd/>
                                <a:tailEnd/>
                              </a14:hiddenLine>
                            </a:ext>
                          </a:extLst>
                        </wps:spPr>
                        <wps:txbx>
                          <w:txbxContent>
                            <w:p w14:paraId="57363F89" w14:textId="77777777" w:rsidR="00820640" w:rsidRPr="00CA37EA" w:rsidRDefault="00820640" w:rsidP="00D61401">
                              <w:r w:rsidRPr="00CA37EA">
                                <w:rPr>
                                  <w:rFonts w:hint="eastAsia"/>
                                </w:rPr>
                                <w:t>サービス期間：</w:t>
                              </w:r>
                              <w:r w:rsidRPr="00CA37EA">
                                <w:t>0年</w:t>
                              </w:r>
                            </w:p>
                          </w:txbxContent>
                        </wps:txbx>
                        <wps:bodyPr rot="0" vert="horz" wrap="square" lIns="91440" tIns="45720" rIns="91440" bIns="45720" anchor="t" anchorCtr="0" upright="1">
                          <a:noAutofit/>
                        </wps:bodyPr>
                      </wps:wsp>
                      <wps:wsp>
                        <wps:cNvPr id="1667" name="Line 94"/>
                        <wps:cNvCnPr>
                          <a:cxnSpLocks noChangeShapeType="1"/>
                        </wps:cNvCnPr>
                        <wps:spPr bwMode="auto">
                          <a:xfrm>
                            <a:off x="7686" y="6431"/>
                            <a:ext cx="0" cy="378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68" name="AutoShape 95"/>
                        <wps:cNvSpPr>
                          <a:spLocks noChangeArrowheads="1"/>
                        </wps:cNvSpPr>
                        <wps:spPr bwMode="auto">
                          <a:xfrm>
                            <a:off x="6524" y="4909"/>
                            <a:ext cx="2093" cy="924"/>
                          </a:xfrm>
                          <a:prstGeom prst="wedgeRoundRectCallout">
                            <a:avLst>
                              <a:gd name="adj1" fmla="val -25824"/>
                              <a:gd name="adj2" fmla="val 111255"/>
                              <a:gd name="adj3" fmla="val 16667"/>
                            </a:avLst>
                          </a:prstGeom>
                          <a:solidFill>
                            <a:srgbClr val="FFFFFF"/>
                          </a:solidFill>
                          <a:ln w="9525">
                            <a:solidFill>
                              <a:srgbClr val="000000"/>
                            </a:solidFill>
                            <a:miter lim="800000"/>
                            <a:headEnd/>
                            <a:tailEnd/>
                          </a:ln>
                        </wps:spPr>
                        <wps:txbx>
                          <w:txbxContent>
                            <w:p w14:paraId="73D5CE8B" w14:textId="77777777" w:rsidR="00820640" w:rsidRPr="00CA37EA" w:rsidRDefault="00820640" w:rsidP="00D61401">
                              <w:r w:rsidRPr="00CA37EA">
                                <w:rPr>
                                  <w:rFonts w:hint="eastAsia"/>
                                </w:rPr>
                                <w:t>サービス終了時期</w:t>
                              </w:r>
                            </w:p>
                            <w:p w14:paraId="6C61B33D" w14:textId="77777777" w:rsidR="00820640" w:rsidRPr="001B5CC7" w:rsidRDefault="00820640" w:rsidP="00D61401">
                              <w:pPr>
                                <w:ind w:firstLineChars="100" w:firstLine="200"/>
                              </w:pPr>
                              <w:r w:rsidRPr="00CA37EA">
                                <w:t>yy/mm/dd</w:t>
                              </w:r>
                            </w:p>
                            <w:p w14:paraId="7B261807" w14:textId="77777777" w:rsidR="00820640" w:rsidRPr="001B5CC7" w:rsidRDefault="00820640" w:rsidP="00D61401"/>
                          </w:txbxContent>
                        </wps:txbx>
                        <wps:bodyPr rot="0" vert="horz" wrap="square" lIns="91440" tIns="45720" rIns="91440" bIns="45720" anchor="t" anchorCtr="0" upright="1">
                          <a:noAutofit/>
                        </wps:bodyPr>
                      </wps:wsp>
                      <wps:wsp>
                        <wps:cNvPr id="1669" name="Line 96"/>
                        <wps:cNvCnPr>
                          <a:cxnSpLocks noChangeShapeType="1"/>
                        </wps:cNvCnPr>
                        <wps:spPr bwMode="auto">
                          <a:xfrm>
                            <a:off x="3066" y="7468"/>
                            <a:ext cx="400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70" name="Text Box 97"/>
                        <wps:cNvSpPr txBox="1">
                          <a:spLocks noChangeArrowheads="1"/>
                        </wps:cNvSpPr>
                        <wps:spPr bwMode="auto">
                          <a:xfrm>
                            <a:off x="5284" y="6920"/>
                            <a:ext cx="796"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F6A0C" w14:textId="77777777" w:rsidR="00820640" w:rsidRPr="00CA37EA" w:rsidRDefault="00820640" w:rsidP="00D61401">
                              <w:r w:rsidRPr="00CA37EA">
                                <w:t>p年</w:t>
                              </w:r>
                            </w:p>
                          </w:txbxContent>
                        </wps:txbx>
                        <wps:bodyPr rot="0" vert="horz" wrap="square" lIns="91440" tIns="45720" rIns="91440" bIns="45720" anchor="t" anchorCtr="0" upright="1">
                          <a:noAutofit/>
                        </wps:bodyPr>
                      </wps:wsp>
                      <wps:wsp>
                        <wps:cNvPr id="1671" name="AutoShape 98"/>
                        <wps:cNvSpPr>
                          <a:spLocks/>
                        </wps:cNvSpPr>
                        <wps:spPr bwMode="auto">
                          <a:xfrm rot="5400000">
                            <a:off x="5497" y="4897"/>
                            <a:ext cx="144" cy="4823"/>
                          </a:xfrm>
                          <a:prstGeom prst="leftBrace">
                            <a:avLst>
                              <a:gd name="adj1" fmla="val 279109"/>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 name="Line 99"/>
                        <wps:cNvCnPr>
                          <a:cxnSpLocks noChangeShapeType="1"/>
                        </wps:cNvCnPr>
                        <wps:spPr bwMode="auto">
                          <a:xfrm>
                            <a:off x="7131" y="6776"/>
                            <a:ext cx="728" cy="548"/>
                          </a:xfrm>
                          <a:prstGeom prst="line">
                            <a:avLst/>
                          </a:prstGeom>
                          <a:noFill/>
                          <a:ln w="1270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673" name="Line 100"/>
                        <wps:cNvCnPr>
                          <a:cxnSpLocks noChangeShapeType="1"/>
                        </wps:cNvCnPr>
                        <wps:spPr bwMode="auto">
                          <a:xfrm>
                            <a:off x="7088" y="7466"/>
                            <a:ext cx="892" cy="0"/>
                          </a:xfrm>
                          <a:prstGeom prst="line">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674" name="AutoShape 101"/>
                        <wps:cNvSpPr>
                          <a:spLocks noChangeArrowheads="1"/>
                        </wps:cNvSpPr>
                        <wps:spPr bwMode="auto">
                          <a:xfrm>
                            <a:off x="7728" y="5981"/>
                            <a:ext cx="2420" cy="960"/>
                          </a:xfrm>
                          <a:prstGeom prst="wedgeRoundRectCallout">
                            <a:avLst>
                              <a:gd name="adj1" fmla="val -39588"/>
                              <a:gd name="adj2" fmla="val 97815"/>
                              <a:gd name="adj3" fmla="val 16667"/>
                            </a:avLst>
                          </a:prstGeom>
                          <a:solidFill>
                            <a:srgbClr val="FFFFFF"/>
                          </a:solidFill>
                          <a:ln w="9525">
                            <a:solidFill>
                              <a:srgbClr val="000000"/>
                            </a:solidFill>
                            <a:miter lim="800000"/>
                            <a:headEnd/>
                            <a:tailEnd/>
                          </a:ln>
                        </wps:spPr>
                        <wps:txbx>
                          <w:txbxContent>
                            <w:p w14:paraId="1B8CAD64" w14:textId="77777777" w:rsidR="00820640" w:rsidRPr="00CA37EA" w:rsidRDefault="00820640" w:rsidP="00D61401">
                              <w:r w:rsidRPr="00CA37EA">
                                <w:rPr>
                                  <w:rFonts w:hint="eastAsia"/>
                                </w:rPr>
                                <w:t>メディア提供有効期限</w:t>
                              </w:r>
                            </w:p>
                            <w:p w14:paraId="7EE489B3" w14:textId="77777777" w:rsidR="00820640" w:rsidRPr="00CA37EA" w:rsidRDefault="00820640" w:rsidP="00D61401">
                              <w:pPr>
                                <w:ind w:firstLineChars="100" w:firstLine="200"/>
                              </w:pPr>
                              <w:r w:rsidRPr="00CA37EA">
                                <w:t>yy/mm/dd</w:t>
                              </w:r>
                            </w:p>
                            <w:p w14:paraId="208396F5" w14:textId="77777777" w:rsidR="00820640" w:rsidRPr="00CA37EA" w:rsidRDefault="00820640" w:rsidP="00D61401"/>
                          </w:txbxContent>
                        </wps:txbx>
                        <wps:bodyPr rot="0" vert="horz" wrap="square" lIns="91440" tIns="45720" rIns="91440" bIns="45720" anchor="t" anchorCtr="0" upright="1">
                          <a:noAutofit/>
                        </wps:bodyPr>
                      </wps:wsp>
                    </wpg:wgp>
                  </a:graphicData>
                </a:graphic>
              </wp:inline>
            </w:drawing>
          </mc:Choice>
          <mc:Fallback>
            <w:pict>
              <v:group w14:anchorId="74734121" id="グループ化 1647" o:spid="_x0000_s1261" style="width:425.2pt;height:273.65pt;mso-position-horizontal-relative:char;mso-position-vertical-relative:line" coordorigin="1701,4909" coordsize="9030,5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">
                <v:line id="Line 75" o:spid="_x0000_s1262" style="position:absolute;visibility:visible;mso-wrap-style:square" from="3066,6510" to="3066,7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" strokeweight="1.5pt"/>
                <v:line id="Line 76" o:spid="_x0000_s1263" style="position:absolute;visibility:visible;mso-wrap-style:square" from="3066,6686" to="7056,6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" strokeweight="1.5pt">
                  <v:stroke endarrow="block"/>
                </v:line>
                <v:line id="Line 77" o:spid="_x0000_s1264" style="position:absolute;visibility:visible;mso-wrap-style:square" from="7119,8561" to="8799,8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" strokeweight="1.5pt">
                  <v:stroke dashstyle="dash" endarrow="block"/>
                </v:line>
                <v:line id="Line 78" o:spid="_x0000_s1265" style="position:absolute;visibility:visible;mso-wrap-style:square" from="7728,9404" to="9891,9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" strokeweight="1.5pt">
                  <v:stroke dashstyle="dash" endarrow="block"/>
                </v:line>
                <v:line id="Line 79" o:spid="_x0000_s1266" style="position:absolute;visibility:visible;mso-wrap-style:square" from="5376,8561" to="7056,8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" strokeweight="1.5pt"/>
                <v:line id="Line 80" o:spid="_x0000_s1267" style="position:absolute;visibility:visible;mso-wrap-style:square" from="7056,6431" to="7056,10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">
                  <v:stroke dashstyle="1 1"/>
                </v:line>
                <v:shape id="Text Box 81" o:spid="_x0000_s1268" type="#_x0000_t202" style="position:absolute;left:1701;top:5996;width:304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" filled="f" stroked="f">
                  <v:textbox>
                    <w:txbxContent>
                      <w:p w14:paraId="1F229AFF" w14:textId="77777777" w:rsidR="00820640" w:rsidRPr="00CA37EA" w:rsidRDefault="00820640" w:rsidP="00D61401">
                        <w:pPr>
                          <w:rPr>
                            <w:rFonts w:ascii="ＭＳ Ｐゴシック"/>
                          </w:rPr>
                        </w:pPr>
                        <w:r w:rsidRPr="00CA37EA">
                          <w:rPr>
                            <w:rFonts w:ascii="ＭＳ Ｐゴシック" w:hint="eastAsia"/>
                          </w:rPr>
                          <w:t>最後の地図年度更新リリース</w:t>
                        </w:r>
                      </w:p>
                    </w:txbxContent>
                  </v:textbox>
                </v:shape>
                <v:shape id="Text Box 82" o:spid="_x0000_s1269" type="#_x0000_t202" style="position:absolute;left:4818;top:6128;width:79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" filled="f" stroked="f">
                  <v:textbox>
                    <w:txbxContent>
                      <w:p w14:paraId="74397BE1" w14:textId="77777777" w:rsidR="00820640" w:rsidRPr="00CA37EA" w:rsidRDefault="00820640" w:rsidP="00D61401">
                        <w:r w:rsidRPr="00CA37EA">
                          <w:t>m年</w:t>
                        </w:r>
                      </w:p>
                    </w:txbxContent>
                  </v:textbox>
                </v:shape>
                <v:line id="Line 83" o:spid="_x0000_s1270" style="position:absolute;visibility:visible;mso-wrap-style:square" from="5376,6431" to="5376,10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">
                  <v:stroke dashstyle="1 1"/>
                </v:line>
                <v:shape id="AutoShape 84" o:spid="_x0000_s1271" type="#_x0000_t87" style="position:absolute;left:4971;top:4631;width:180;height:37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" strokeweight=".5pt"/>
                <v:shape id="AutoShape 85" o:spid="_x0000_s1272" type="#_x0000_t87" style="position:absolute;left:4131;top:5801;width:180;height:2100;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" strokeweight=".5pt"/>
                <v:shape id="Text Box 86" o:spid="_x0000_s1273" type="#_x0000_t202" style="position:absolute;left:5166;top:8921;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" filled="f" stroked="f" strokecolor="red">
                  <v:textbox>
                    <w:txbxContent>
                      <w:p w14:paraId="5DA07B9D" w14:textId="77777777" w:rsidR="00820640" w:rsidRPr="00CA37EA" w:rsidRDefault="00820640" w:rsidP="00D61401">
                        <w:r w:rsidRPr="00CA37EA">
                          <w:rPr>
                            <w:rFonts w:hint="eastAsia"/>
                          </w:rPr>
                          <w:t>サービス期間：（</w:t>
                        </w:r>
                        <w:r w:rsidRPr="00CA37EA">
                          <w:t>m–a）年</w:t>
                        </w:r>
                      </w:p>
                    </w:txbxContent>
                  </v:textbox>
                </v:shape>
                <v:shape id="AutoShape 87" o:spid="_x0000_s1274" type="#_x0000_t87" style="position:absolute;left:6126;top:8096;width:180;height:1470;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" strokeweight=".5pt"/>
                <v:shape id="Text Box 88" o:spid="_x0000_s1275" type="#_x0000_t202" style="position:absolute;left:3957;top:6872;width:136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" filled="f" stroked="f">
                  <v:textbox>
                    <w:txbxContent>
                      <w:p w14:paraId="21CAE6A9" w14:textId="77777777" w:rsidR="00820640" w:rsidRPr="00CA37EA" w:rsidRDefault="00820640" w:rsidP="00D61401">
                        <w:r w:rsidRPr="00CA37EA">
                          <w:t>a年</w:t>
                        </w:r>
                      </w:p>
                    </w:txbxContent>
                  </v:textbox>
                </v:shape>
                <v:shape id="Text Box 89" o:spid="_x0000_s1276" type="#_x0000_t202" style="position:absolute;left:4752;top:7922;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" filled="f" stroked="f" strokecolor="red">
                  <v:textbox>
                    <w:txbxContent>
                      <w:p w14:paraId="0C2FB2FA" w14:textId="77777777" w:rsidR="00820640" w:rsidRPr="00CA37EA" w:rsidRDefault="00820640" w:rsidP="00D61401">
                        <w:r w:rsidRPr="00CA37EA">
                          <w:rPr>
                            <w:rFonts w:hint="eastAsia"/>
                          </w:rPr>
                          <w:t>（</w:t>
                        </w:r>
                        <w:r w:rsidRPr="00CA37EA">
                          <w:t>a）年度更新版購入</w:t>
                        </w:r>
                      </w:p>
                    </w:txbxContent>
                  </v:textbox>
                </v:shape>
                <v:line id="Line 90" o:spid="_x0000_s1277" style="position:absolute;visibility:visible;mso-wrap-style:square" from="5376,8381" to="5376,8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" strokeweight="1.5pt"/>
                <v:shape id="Text Box 91" o:spid="_x0000_s1278" type="#_x0000_t202" style="position:absolute;left:7056;top:9461;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" filled="f" stroked="f" strokecolor="red">
                  <v:textbox>
                    <w:txbxContent>
                      <w:p w14:paraId="07DF9174" w14:textId="77777777" w:rsidR="00820640" w:rsidRPr="00CA37EA" w:rsidRDefault="00820640" w:rsidP="00D61401">
                        <w:r w:rsidRPr="00CA37EA">
                          <w:rPr>
                            <w:rFonts w:hint="eastAsia"/>
                          </w:rPr>
                          <w:t>（</w:t>
                        </w:r>
                        <w:r w:rsidRPr="00CA37EA">
                          <w:t>b）年度更新版購入</w:t>
                        </w:r>
                      </w:p>
                    </w:txbxContent>
                  </v:textbox>
                </v:shape>
                <v:line id="Line 92" o:spid="_x0000_s1279" style="position:absolute;visibility:visible;mso-wrap-style:square" from="7686,9821" to="7686,10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" strokecolor="red" strokeweight="1.5pt"/>
                <v:shape id="Text Box 93" o:spid="_x0000_s1280" type="#_x0000_t202" style="position:absolute;left:7896;top:10181;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" filled="f" stroked="f" strokecolor="red">
                  <v:textbox>
                    <w:txbxContent>
                      <w:p w14:paraId="57363F89" w14:textId="77777777" w:rsidR="00820640" w:rsidRPr="00CA37EA" w:rsidRDefault="00820640" w:rsidP="00D61401">
                        <w:r w:rsidRPr="00CA37EA">
                          <w:rPr>
                            <w:rFonts w:hint="eastAsia"/>
                          </w:rPr>
                          <w:t>サービス期間：</w:t>
                        </w:r>
                        <w:r w:rsidRPr="00CA37EA">
                          <w:t>0年</w:t>
                        </w:r>
                      </w:p>
                    </w:txbxContent>
                  </v:textbox>
                </v:shape>
                <v:line id="Line 94" o:spid="_x0000_s1281" style="position:absolute;visibility:visible;mso-wrap-style:square" from="7686,6431" to="7686,10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">
                  <v:stroke dashstyle="1 1"/>
                </v:line>
                <v:shape id="AutoShape 95" o:spid="_x0000_s1282" type="#_x0000_t62" style="position:absolute;left:6524;top:4909;width:2093;height: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" adj="5222,34831">
                  <v:textbox>
                    <w:txbxContent>
                      <w:p w14:paraId="73D5CE8B" w14:textId="77777777" w:rsidR="00820640" w:rsidRPr="00CA37EA" w:rsidRDefault="00820640" w:rsidP="00D61401">
                        <w:r w:rsidRPr="00CA37EA">
                          <w:rPr>
                            <w:rFonts w:hint="eastAsia"/>
                          </w:rPr>
                          <w:t>サービス終了時期</w:t>
                        </w:r>
                      </w:p>
                      <w:p w14:paraId="6C61B33D" w14:textId="77777777" w:rsidR="00820640" w:rsidRPr="001B5CC7" w:rsidRDefault="00820640" w:rsidP="00D61401">
                        <w:pPr>
                          <w:ind w:firstLineChars="100" w:firstLine="200"/>
                        </w:pPr>
                        <w:r w:rsidRPr="00CA37EA">
                          <w:t>yy/mm/dd</w:t>
                        </w:r>
                      </w:p>
                      <w:p w14:paraId="7B261807" w14:textId="77777777" w:rsidR="00820640" w:rsidRPr="001B5CC7" w:rsidRDefault="00820640" w:rsidP="00D61401"/>
                    </w:txbxContent>
                  </v:textbox>
                </v:shape>
                <v:line id="Line 96" o:spid="_x0000_s1283" style="position:absolute;visibility:visible;mso-wrap-style:square" from="3066,7468" to="7070,7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" strokeweight="1.5pt"/>
                <v:shape id="Text Box 97" o:spid="_x0000_s1284" type="#_x0000_t202" style="position:absolute;left:5284;top:6920;width:79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" filled="f" stroked="f">
                  <v:textbox>
                    <w:txbxContent>
                      <w:p w14:paraId="3D3F6A0C" w14:textId="77777777" w:rsidR="00820640" w:rsidRPr="00CA37EA" w:rsidRDefault="00820640" w:rsidP="00D61401">
                        <w:r w:rsidRPr="00CA37EA">
                          <w:t>p年</w:t>
                        </w:r>
                      </w:p>
                    </w:txbxContent>
                  </v:textbox>
                </v:shape>
                <v:shape id="AutoShape 98" o:spid="_x0000_s1285" type="#_x0000_t87" style="position:absolute;left:5497;top:4897;width:144;height:48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" strokeweight=".5pt"/>
                <v:line id="Line 99" o:spid="_x0000_s1286" style="position:absolute;visibility:visible;mso-wrap-style:square" from="7131,6776" to="7859,7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" strokeweight="1pt">
                  <v:stroke startarrow="open" endarrow="open"/>
                </v:line>
                <v:line id="Line 100" o:spid="_x0000_s1287" style="position:absolute;visibility:visible;mso-wrap-style:square" from="7088,7466" to="7980,7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" strokeweight="1.5pt">
                  <v:stroke dashstyle="dash" endarrow="block"/>
                </v:line>
                <v:shape id="AutoShape 101" o:spid="_x0000_s1288" type="#_x0000_t62" style="position:absolute;left:7728;top:5981;width:242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" adj="2249,31928">
                  <v:textbox>
                    <w:txbxContent>
                      <w:p w14:paraId="1B8CAD64" w14:textId="77777777" w:rsidR="00820640" w:rsidRPr="00CA37EA" w:rsidRDefault="00820640" w:rsidP="00D61401">
                        <w:r w:rsidRPr="00CA37EA">
                          <w:rPr>
                            <w:rFonts w:hint="eastAsia"/>
                          </w:rPr>
                          <w:t>メディア提供有効期限</w:t>
                        </w:r>
                      </w:p>
                      <w:p w14:paraId="7EE489B3" w14:textId="77777777" w:rsidR="00820640" w:rsidRPr="00CA37EA" w:rsidRDefault="00820640" w:rsidP="00D61401">
                        <w:pPr>
                          <w:ind w:firstLineChars="100" w:firstLine="200"/>
                        </w:pPr>
                        <w:r w:rsidRPr="00CA37EA">
                          <w:t>yy/mm/dd</w:t>
                        </w:r>
                      </w:p>
                      <w:p w14:paraId="208396F5" w14:textId="77777777" w:rsidR="00820640" w:rsidRPr="00CA37EA" w:rsidRDefault="00820640" w:rsidP="00D61401"/>
                    </w:txbxContent>
                  </v:textbox>
                </v:shape>
                <w10:anchorlock/>
              </v:group>
            </w:pict>
          </mc:Fallback>
        </mc:AlternateContent>
      </w:r>
    </w:p>
    <w:p w14:paraId="41E4D9D2" w14:textId="65B2E5F9" w:rsidR="00534C4E" w:rsidRPr="007C3599" w:rsidRDefault="007217E4" w:rsidP="00534C4E">
      <w:r w:rsidRPr="007C3599">
        <w:rPr>
          <w:noProof/>
        </w:rPr>
        <w:lastRenderedPageBreak/>
        <mc:AlternateContent>
          <mc:Choice Requires="wpg">
            <w:drawing>
              <wp:inline distT="0" distB="0" distL="0" distR="0" wp14:anchorId="475D8153" wp14:editId="541F7AEF">
                <wp:extent cx="5734050" cy="3690620"/>
                <wp:effectExtent l="3810" t="6985" r="0" b="0"/>
                <wp:docPr id="13" name="Group 1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4050" cy="3690620"/>
                          <a:chOff x="1701" y="4909"/>
                          <a:chExt cx="9030" cy="5812"/>
                        </a:xfrm>
                      </wpg:grpSpPr>
                      <wps:wsp>
                        <wps:cNvPr id="14" name="Line 1177"/>
                        <wps:cNvCnPr>
                          <a:cxnSpLocks noChangeShapeType="1"/>
                        </wps:cNvCnPr>
                        <wps:spPr bwMode="auto">
                          <a:xfrm>
                            <a:off x="3066" y="6510"/>
                            <a:ext cx="0" cy="114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 name="Line 1178"/>
                        <wps:cNvCnPr>
                          <a:cxnSpLocks noChangeShapeType="1"/>
                        </wps:cNvCnPr>
                        <wps:spPr bwMode="auto">
                          <a:xfrm>
                            <a:off x="3066" y="6686"/>
                            <a:ext cx="399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Line 1179"/>
                        <wps:cNvCnPr>
                          <a:cxnSpLocks noChangeShapeType="1"/>
                        </wps:cNvCnPr>
                        <wps:spPr bwMode="auto">
                          <a:xfrm>
                            <a:off x="7119" y="8561"/>
                            <a:ext cx="1680" cy="0"/>
                          </a:xfrm>
                          <a:prstGeom prst="line">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7" name="Line 1180"/>
                        <wps:cNvCnPr>
                          <a:cxnSpLocks noChangeShapeType="1"/>
                        </wps:cNvCnPr>
                        <wps:spPr bwMode="auto">
                          <a:xfrm>
                            <a:off x="7728" y="9404"/>
                            <a:ext cx="2163" cy="0"/>
                          </a:xfrm>
                          <a:prstGeom prst="line">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8" name="Line 1181"/>
                        <wps:cNvCnPr>
                          <a:cxnSpLocks noChangeShapeType="1"/>
                        </wps:cNvCnPr>
                        <wps:spPr bwMode="auto">
                          <a:xfrm>
                            <a:off x="5376" y="8561"/>
                            <a:ext cx="168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 name="Line 1182"/>
                        <wps:cNvCnPr>
                          <a:cxnSpLocks noChangeShapeType="1"/>
                        </wps:cNvCnPr>
                        <wps:spPr bwMode="auto">
                          <a:xfrm>
                            <a:off x="7056" y="6431"/>
                            <a:ext cx="0" cy="378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 name="Text Box 1183"/>
                        <wps:cNvSpPr txBox="1">
                          <a:spLocks noChangeArrowheads="1"/>
                        </wps:cNvSpPr>
                        <wps:spPr bwMode="auto">
                          <a:xfrm>
                            <a:off x="1701" y="5996"/>
                            <a:ext cx="304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7DB70" w14:textId="77777777" w:rsidR="00820640" w:rsidRDefault="00820640" w:rsidP="00534C4E">
                              <w:pPr>
                                <w:rPr>
                                  <w:rFonts w:ascii="ＭＳ Ｐゴシック"/>
                                </w:rPr>
                              </w:pPr>
                              <w:r>
                                <w:rPr>
                                  <w:lang w:val="en"/>
                                </w:rPr>
                                <w:t>Last Map Year Update Release</w:t>
                              </w:r>
                            </w:p>
                          </w:txbxContent>
                        </wps:txbx>
                        <wps:bodyPr rot="0" vert="horz" wrap="square" lIns="91440" tIns="45720" rIns="91440" bIns="45720" anchor="t" anchorCtr="0" upright="1">
                          <a:noAutofit/>
                        </wps:bodyPr>
                      </wps:wsp>
                      <wps:wsp>
                        <wps:cNvPr id="21" name="Text Box 1184"/>
                        <wps:cNvSpPr txBox="1">
                          <a:spLocks noChangeArrowheads="1"/>
                        </wps:cNvSpPr>
                        <wps:spPr bwMode="auto">
                          <a:xfrm>
                            <a:off x="4818" y="6128"/>
                            <a:ext cx="796"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E4CAB" w14:textId="77777777" w:rsidR="00820640" w:rsidRPr="004403E2" w:rsidRDefault="00820640" w:rsidP="00534C4E">
                              <w:r w:rsidRPr="004403E2">
                                <w:rPr>
                                  <w:lang w:val="en"/>
                                </w:rPr>
                                <w:t>m years</w:t>
                              </w:r>
                            </w:p>
                          </w:txbxContent>
                        </wps:txbx>
                        <wps:bodyPr rot="0" vert="horz" wrap="square" lIns="91440" tIns="45720" rIns="91440" bIns="45720" anchor="t" anchorCtr="0" upright="1">
                          <a:noAutofit/>
                        </wps:bodyPr>
                      </wps:wsp>
                      <wps:wsp>
                        <wps:cNvPr id="22" name="Line 1185"/>
                        <wps:cNvCnPr>
                          <a:cxnSpLocks noChangeShapeType="1"/>
                        </wps:cNvCnPr>
                        <wps:spPr bwMode="auto">
                          <a:xfrm>
                            <a:off x="5376" y="6431"/>
                            <a:ext cx="0" cy="378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 name="AutoShape 1186"/>
                        <wps:cNvSpPr>
                          <a:spLocks/>
                        </wps:cNvSpPr>
                        <wps:spPr bwMode="auto">
                          <a:xfrm rot="5400000">
                            <a:off x="4971" y="4631"/>
                            <a:ext cx="180" cy="3780"/>
                          </a:xfrm>
                          <a:prstGeom prst="leftBrace">
                            <a:avLst>
                              <a:gd name="adj1" fmla="val 175000"/>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AutoShape 1187"/>
                        <wps:cNvSpPr>
                          <a:spLocks/>
                        </wps:cNvSpPr>
                        <wps:spPr bwMode="auto">
                          <a:xfrm rot="16200000" flipV="1">
                            <a:off x="4131" y="5801"/>
                            <a:ext cx="180" cy="2100"/>
                          </a:xfrm>
                          <a:prstGeom prst="leftBrace">
                            <a:avLst>
                              <a:gd name="adj1" fmla="val 97222"/>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Text Box 1188"/>
                        <wps:cNvSpPr txBox="1">
                          <a:spLocks noChangeArrowheads="1"/>
                        </wps:cNvSpPr>
                        <wps:spPr bwMode="auto">
                          <a:xfrm>
                            <a:off x="5166" y="8921"/>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00"/>
                                </a:solidFill>
                                <a:miter lim="800000"/>
                                <a:headEnd/>
                                <a:tailEnd/>
                              </a14:hiddenLine>
                            </a:ext>
                          </a:extLst>
                        </wps:spPr>
                        <wps:txbx>
                          <w:txbxContent>
                            <w:p w14:paraId="0E333B5A" w14:textId="77777777" w:rsidR="00820640" w:rsidRPr="004403E2" w:rsidRDefault="00820640" w:rsidP="00534C4E">
                              <w:r w:rsidRPr="004403E2">
                                <w:rPr>
                                  <w:lang w:val="en"/>
                                </w:rPr>
                                <w:t>Service period: (m</w:t>
                              </w:r>
                              <w:r w:rsidRPr="004403E2">
                                <w:rPr>
                                  <w:rFonts w:hint="eastAsia"/>
                                  <w:lang w:val="en"/>
                                </w:rPr>
                                <w:t>–</w:t>
                              </w:r>
                              <w:r w:rsidRPr="004403E2">
                                <w:rPr>
                                  <w:lang w:val="en"/>
                                </w:rPr>
                                <w:t>a) year</w:t>
                              </w:r>
                            </w:p>
                          </w:txbxContent>
                        </wps:txbx>
                        <wps:bodyPr rot="0" vert="horz" wrap="square" lIns="91440" tIns="45720" rIns="91440" bIns="45720" anchor="t" anchorCtr="0" upright="1">
                          <a:noAutofit/>
                        </wps:bodyPr>
                      </wps:wsp>
                      <wps:wsp>
                        <wps:cNvPr id="26" name="AutoShape 1189"/>
                        <wps:cNvSpPr>
                          <a:spLocks/>
                        </wps:cNvSpPr>
                        <wps:spPr bwMode="auto">
                          <a:xfrm rot="16200000" flipV="1">
                            <a:off x="6126" y="8096"/>
                            <a:ext cx="180" cy="1470"/>
                          </a:xfrm>
                          <a:prstGeom prst="leftBrace">
                            <a:avLst>
                              <a:gd name="adj1" fmla="val 68056"/>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Text Box 1190"/>
                        <wps:cNvSpPr txBox="1">
                          <a:spLocks noChangeArrowheads="1"/>
                        </wps:cNvSpPr>
                        <wps:spPr bwMode="auto">
                          <a:xfrm>
                            <a:off x="3957" y="6872"/>
                            <a:ext cx="136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9F9D9" w14:textId="77777777" w:rsidR="00820640" w:rsidRPr="004403E2" w:rsidRDefault="00820640" w:rsidP="00534C4E">
                              <w:r w:rsidRPr="004403E2">
                                <w:rPr>
                                  <w:lang w:val="en"/>
                                </w:rPr>
                                <w:t>a</w:t>
                              </w:r>
                              <w:r w:rsidRPr="004403E2">
                                <w:rPr>
                                  <w:rFonts w:hint="eastAsia"/>
                                  <w:lang w:val="en"/>
                                </w:rPr>
                                <w:t>年</w:t>
                              </w:r>
                            </w:p>
                          </w:txbxContent>
                        </wps:txbx>
                        <wps:bodyPr rot="0" vert="horz" wrap="square" lIns="91440" tIns="45720" rIns="91440" bIns="45720" anchor="t" anchorCtr="0" upright="1">
                          <a:noAutofit/>
                        </wps:bodyPr>
                      </wps:wsp>
                      <wps:wsp>
                        <wps:cNvPr id="28" name="Text Box 1191"/>
                        <wps:cNvSpPr txBox="1">
                          <a:spLocks noChangeArrowheads="1"/>
                        </wps:cNvSpPr>
                        <wps:spPr bwMode="auto">
                          <a:xfrm>
                            <a:off x="4752" y="7922"/>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00"/>
                                </a:solidFill>
                                <a:miter lim="800000"/>
                                <a:headEnd/>
                                <a:tailEnd/>
                              </a14:hiddenLine>
                            </a:ext>
                          </a:extLst>
                        </wps:spPr>
                        <wps:txbx>
                          <w:txbxContent>
                            <w:p w14:paraId="5BBEC2C7" w14:textId="77777777" w:rsidR="00820640" w:rsidRPr="004403E2" w:rsidRDefault="00820640" w:rsidP="00534C4E">
                              <w:r w:rsidRPr="004403E2">
                                <w:rPr>
                                  <w:lang w:val="en"/>
                                </w:rPr>
                                <w:t>(a) Purchase of annual renewal</w:t>
                              </w:r>
                            </w:p>
                          </w:txbxContent>
                        </wps:txbx>
                        <wps:bodyPr rot="0" vert="horz" wrap="square" lIns="91440" tIns="45720" rIns="91440" bIns="45720" anchor="t" anchorCtr="0" upright="1">
                          <a:noAutofit/>
                        </wps:bodyPr>
                      </wps:wsp>
                      <wps:wsp>
                        <wps:cNvPr id="29" name="Line 1192"/>
                        <wps:cNvCnPr>
                          <a:cxnSpLocks noChangeShapeType="1"/>
                        </wps:cNvCnPr>
                        <wps:spPr bwMode="auto">
                          <a:xfrm>
                            <a:off x="5376" y="8381"/>
                            <a:ext cx="0" cy="36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 name="Text Box 1193"/>
                        <wps:cNvSpPr txBox="1">
                          <a:spLocks noChangeArrowheads="1"/>
                        </wps:cNvSpPr>
                        <wps:spPr bwMode="auto">
                          <a:xfrm>
                            <a:off x="7056" y="9461"/>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00"/>
                                </a:solidFill>
                                <a:miter lim="800000"/>
                                <a:headEnd/>
                                <a:tailEnd/>
                              </a14:hiddenLine>
                            </a:ext>
                          </a:extLst>
                        </wps:spPr>
                        <wps:txbx>
                          <w:txbxContent>
                            <w:p w14:paraId="6B14F848" w14:textId="77777777" w:rsidR="00820640" w:rsidRPr="004403E2" w:rsidRDefault="00820640" w:rsidP="00534C4E">
                              <w:r w:rsidRPr="004403E2">
                                <w:rPr>
                                  <w:lang w:val="en"/>
                                </w:rPr>
                                <w:t>(b) Purchase of the annual renewal version</w:t>
                              </w:r>
                            </w:p>
                          </w:txbxContent>
                        </wps:txbx>
                        <wps:bodyPr rot="0" vert="horz" wrap="square" lIns="91440" tIns="45720" rIns="91440" bIns="45720" anchor="t" anchorCtr="0" upright="1">
                          <a:noAutofit/>
                        </wps:bodyPr>
                      </wps:wsp>
                      <wps:wsp>
                        <wps:cNvPr id="31" name="Line 1194"/>
                        <wps:cNvCnPr>
                          <a:cxnSpLocks noChangeShapeType="1"/>
                        </wps:cNvCnPr>
                        <wps:spPr bwMode="auto">
                          <a:xfrm>
                            <a:off x="7686" y="9821"/>
                            <a:ext cx="0" cy="360"/>
                          </a:xfrm>
                          <a:prstGeom prst="line">
                            <a:avLst/>
                          </a:prstGeom>
                          <a:noFill/>
                          <a:ln w="19050">
                            <a:solidFill>
                              <a:srgbClr val="FF0000"/>
                            </a:solidFill>
                            <a:round/>
                            <a:headEnd/>
                            <a:tailEnd/>
                          </a:ln>
                          <a:extLst>
                            <a:ext uri="{909E8E84-426E-40DD-AFC4-6F175D3DCCD1}">
                              <a14:hiddenFill xmlns:a14="http://schemas.microsoft.com/office/drawing/2010/main">
                                <a:noFill/>
                              </a14:hiddenFill>
                            </a:ext>
                          </a:extLst>
                        </wps:spPr>
                        <wps:bodyPr/>
                      </wps:wsp>
                      <wps:wsp>
                        <wps:cNvPr id="32" name="Text Box 1195"/>
                        <wps:cNvSpPr txBox="1">
                          <a:spLocks noChangeArrowheads="1"/>
                        </wps:cNvSpPr>
                        <wps:spPr bwMode="auto">
                          <a:xfrm>
                            <a:off x="7896" y="10181"/>
                            <a:ext cx="2835"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00"/>
                                </a:solidFill>
                                <a:miter lim="800000"/>
                                <a:headEnd/>
                                <a:tailEnd/>
                              </a14:hiddenLine>
                            </a:ext>
                          </a:extLst>
                        </wps:spPr>
                        <wps:txbx>
                          <w:txbxContent>
                            <w:p w14:paraId="0CB4E9F0" w14:textId="77777777" w:rsidR="00820640" w:rsidRPr="004403E2" w:rsidRDefault="00820640" w:rsidP="00534C4E">
                              <w:r w:rsidRPr="004403E2">
                                <w:rPr>
                                  <w:lang w:val="en"/>
                                </w:rPr>
                                <w:t>Service period: 0</w:t>
                              </w:r>
                              <w:r>
                                <w:rPr>
                                  <w:lang w:val="en"/>
                                </w:rPr>
                                <w:t xml:space="preserve"> </w:t>
                              </w:r>
                              <w:r w:rsidRPr="004403E2">
                                <w:rPr>
                                  <w:lang w:val="en"/>
                                </w:rPr>
                                <w:t>years</w:t>
                              </w:r>
                            </w:p>
                          </w:txbxContent>
                        </wps:txbx>
                        <wps:bodyPr rot="0" vert="horz" wrap="square" lIns="91440" tIns="45720" rIns="91440" bIns="45720" anchor="t" anchorCtr="0" upright="1">
                          <a:noAutofit/>
                        </wps:bodyPr>
                      </wps:wsp>
                      <wps:wsp>
                        <wps:cNvPr id="33" name="Line 1196"/>
                        <wps:cNvCnPr>
                          <a:cxnSpLocks noChangeShapeType="1"/>
                        </wps:cNvCnPr>
                        <wps:spPr bwMode="auto">
                          <a:xfrm>
                            <a:off x="7686" y="6431"/>
                            <a:ext cx="0" cy="378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34" name="AutoShape 1197"/>
                        <wps:cNvSpPr>
                          <a:spLocks noChangeArrowheads="1"/>
                        </wps:cNvSpPr>
                        <wps:spPr bwMode="auto">
                          <a:xfrm>
                            <a:off x="6524" y="4909"/>
                            <a:ext cx="2093" cy="924"/>
                          </a:xfrm>
                          <a:prstGeom prst="wedgeRoundRectCallout">
                            <a:avLst>
                              <a:gd name="adj1" fmla="val -25824"/>
                              <a:gd name="adj2" fmla="val 111255"/>
                              <a:gd name="adj3" fmla="val 16667"/>
                            </a:avLst>
                          </a:prstGeom>
                          <a:solidFill>
                            <a:srgbClr val="FFFFFF"/>
                          </a:solidFill>
                          <a:ln w="9525">
                            <a:solidFill>
                              <a:srgbClr val="000000"/>
                            </a:solidFill>
                            <a:miter lim="800000"/>
                            <a:headEnd/>
                            <a:tailEnd/>
                          </a:ln>
                        </wps:spPr>
                        <wps:txbx>
                          <w:txbxContent>
                            <w:p w14:paraId="161D1E90" w14:textId="77777777" w:rsidR="00820640" w:rsidRDefault="00820640" w:rsidP="00534C4E">
                              <w:r>
                                <w:rPr>
                                  <w:lang w:val="en"/>
                                </w:rPr>
                                <w:t>End of service</w:t>
                              </w:r>
                            </w:p>
                            <w:p w14:paraId="762A3175" w14:textId="77777777" w:rsidR="00820640" w:rsidRDefault="00820640" w:rsidP="00481E45">
                              <w:pPr>
                                <w:ind w:firstLineChars="100" w:firstLine="200"/>
                                <w:rPr>
                                  <w:color w:val="FF0000"/>
                                </w:rPr>
                              </w:pPr>
                              <w:r>
                                <w:rPr>
                                  <w:lang w:val="en"/>
                                </w:rPr>
                                <w:t>yy/mm/dd</w:t>
                              </w:r>
                            </w:p>
                            <w:p w14:paraId="4BB849B8" w14:textId="77777777" w:rsidR="00820640" w:rsidRDefault="00820640" w:rsidP="00534C4E">
                              <w:pPr>
                                <w:rPr>
                                  <w:color w:val="FF0000"/>
                                </w:rPr>
                              </w:pPr>
                            </w:p>
                          </w:txbxContent>
                        </wps:txbx>
                        <wps:bodyPr rot="0" vert="horz" wrap="square" lIns="91440" tIns="45720" rIns="91440" bIns="45720" anchor="t" anchorCtr="0" upright="1">
                          <a:noAutofit/>
                        </wps:bodyPr>
                      </wps:wsp>
                      <wps:wsp>
                        <wps:cNvPr id="35" name="Line 1198"/>
                        <wps:cNvCnPr>
                          <a:cxnSpLocks noChangeShapeType="1"/>
                        </wps:cNvCnPr>
                        <wps:spPr bwMode="auto">
                          <a:xfrm>
                            <a:off x="3066" y="7468"/>
                            <a:ext cx="4004"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6" name="Text Box 1199"/>
                        <wps:cNvSpPr txBox="1">
                          <a:spLocks noChangeArrowheads="1"/>
                        </wps:cNvSpPr>
                        <wps:spPr bwMode="auto">
                          <a:xfrm>
                            <a:off x="5284" y="6920"/>
                            <a:ext cx="796"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E22A59" w14:textId="77777777" w:rsidR="00820640" w:rsidRPr="004403E2" w:rsidRDefault="00820640" w:rsidP="00534C4E">
                              <w:r w:rsidRPr="004403E2">
                                <w:rPr>
                                  <w:lang w:val="en"/>
                                </w:rPr>
                                <w:t>p years</w:t>
                              </w:r>
                            </w:p>
                          </w:txbxContent>
                        </wps:txbx>
                        <wps:bodyPr rot="0" vert="horz" wrap="square" lIns="91440" tIns="45720" rIns="91440" bIns="45720" anchor="t" anchorCtr="0" upright="1">
                          <a:noAutofit/>
                        </wps:bodyPr>
                      </wps:wsp>
                      <wps:wsp>
                        <wps:cNvPr id="37" name="AutoShape 1200"/>
                        <wps:cNvSpPr>
                          <a:spLocks/>
                        </wps:cNvSpPr>
                        <wps:spPr bwMode="auto">
                          <a:xfrm rot="5400000">
                            <a:off x="5497" y="4897"/>
                            <a:ext cx="144" cy="4823"/>
                          </a:xfrm>
                          <a:prstGeom prst="leftBrace">
                            <a:avLst>
                              <a:gd name="adj1" fmla="val 279109"/>
                              <a:gd name="adj2" fmla="val 50000"/>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1201"/>
                        <wps:cNvCnPr>
                          <a:cxnSpLocks noChangeShapeType="1"/>
                        </wps:cNvCnPr>
                        <wps:spPr bwMode="auto">
                          <a:xfrm>
                            <a:off x="7131" y="6776"/>
                            <a:ext cx="728" cy="548"/>
                          </a:xfrm>
                          <a:prstGeom prst="line">
                            <a:avLst/>
                          </a:prstGeom>
                          <a:noFill/>
                          <a:ln w="12700">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39" name="Line 1202"/>
                        <wps:cNvCnPr>
                          <a:cxnSpLocks noChangeShapeType="1"/>
                        </wps:cNvCnPr>
                        <wps:spPr bwMode="auto">
                          <a:xfrm>
                            <a:off x="7088" y="7466"/>
                            <a:ext cx="892" cy="0"/>
                          </a:xfrm>
                          <a:prstGeom prst="line">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0" name="AutoShape 1203"/>
                        <wps:cNvSpPr>
                          <a:spLocks noChangeArrowheads="1"/>
                        </wps:cNvSpPr>
                        <wps:spPr bwMode="auto">
                          <a:xfrm>
                            <a:off x="7728" y="5981"/>
                            <a:ext cx="2420" cy="960"/>
                          </a:xfrm>
                          <a:prstGeom prst="wedgeRoundRectCallout">
                            <a:avLst>
                              <a:gd name="adj1" fmla="val -39588"/>
                              <a:gd name="adj2" fmla="val 97815"/>
                              <a:gd name="adj3" fmla="val 16667"/>
                            </a:avLst>
                          </a:prstGeom>
                          <a:solidFill>
                            <a:srgbClr val="FFFFFF"/>
                          </a:solidFill>
                          <a:ln w="9525">
                            <a:solidFill>
                              <a:srgbClr val="000000"/>
                            </a:solidFill>
                            <a:miter lim="800000"/>
                            <a:headEnd/>
                            <a:tailEnd/>
                          </a:ln>
                        </wps:spPr>
                        <wps:txbx>
                          <w:txbxContent>
                            <w:p w14:paraId="04398F73" w14:textId="77777777" w:rsidR="00820640" w:rsidRDefault="00820640" w:rsidP="00534C4E">
                              <w:r>
                                <w:rPr>
                                  <w:lang w:val="en"/>
                                </w:rPr>
                                <w:t>Media offer expiration date</w:t>
                              </w:r>
                            </w:p>
                            <w:p w14:paraId="2F40F390" w14:textId="77777777" w:rsidR="00820640" w:rsidRDefault="00820640" w:rsidP="00481E45">
                              <w:pPr>
                                <w:ind w:firstLineChars="100" w:firstLine="200"/>
                              </w:pPr>
                              <w:r>
                                <w:rPr>
                                  <w:lang w:val="en"/>
                                </w:rPr>
                                <w:t>yy/mm/dd</w:t>
                              </w:r>
                            </w:p>
                            <w:p w14:paraId="69CCAB69" w14:textId="77777777" w:rsidR="00820640" w:rsidRDefault="00820640" w:rsidP="00534C4E"/>
                          </w:txbxContent>
                        </wps:txbx>
                        <wps:bodyPr rot="0" vert="horz" wrap="square" lIns="91440" tIns="45720" rIns="91440" bIns="45720" anchor="t" anchorCtr="0" upright="1">
                          <a:noAutofit/>
                        </wps:bodyPr>
                      </wps:wsp>
                    </wpg:wgp>
                  </a:graphicData>
                </a:graphic>
              </wp:inline>
            </w:drawing>
          </mc:Choice>
          <mc:Fallback>
            <w:pict>
              <v:group w14:anchorId="475D8153" id="Group 1176" o:spid="_x0000_s1289" style="width:451.5pt;height:290.6pt;mso-position-horizontal-relative:char;mso-position-vertical-relative:line" coordorigin="1701,4909" coordsize="9030,5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">
                <v:line id="Line 1177" o:spid="_x0000_s1290" style="position:absolute;visibility:visible;mso-wrap-style:square" from="3066,6510" to="3066,7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JtwgAAANsAAAAPAAAAZHJzL2Rvd25yZXYueG1sRE9La8JA&#10;EL4X+h+WKfRWN1op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BxHhJtwgAAANsAAAAPAAAA&#10;AAAAAAAAAAAAAAcCAABkcnMvZG93bnJldi54bWxQSwUGAAAAAAMAAwC3AAAA9gIAAAAA&#10;" strokeweight="1.5pt"/>
                <v:line id="Line 1178" o:spid="_x0000_s1291" style="position:absolute;visibility:visible;mso-wrap-style:square" from="3066,6686" to="7056,6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" strokeweight="1.5pt">
                  <v:stroke endarrow="block"/>
                </v:line>
                <v:line id="Line 1179" o:spid="_x0000_s1292" style="position:absolute;visibility:visible;mso-wrap-style:square" from="7119,8561" to="8799,8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" strokeweight="1.5pt">
                  <v:stroke dashstyle="dash" endarrow="block"/>
                </v:line>
                <v:line id="Line 1180" o:spid="_x0000_s1293" style="position:absolute;visibility:visible;mso-wrap-style:square" from="7728,9404" to="9891,9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" strokeweight="1.5pt">
                  <v:stroke dashstyle="dash" endarrow="block"/>
                </v:line>
                <v:line id="Line 1181" o:spid="_x0000_s1294" style="position:absolute;visibility:visible;mso-wrap-style:square" from="5376,8561" to="7056,8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" strokeweight="1.5pt"/>
                <v:line id="Line 1182" o:spid="_x0000_s1295" style="position:absolute;visibility:visible;mso-wrap-style:square" from="7056,6431" to="7056,10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">
                  <v:stroke dashstyle="1 1"/>
                </v:line>
                <v:shape id="Text Box 1183" o:spid="_x0000_s1296" type="#_x0000_t202" style="position:absolute;left:1701;top:5996;width:304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2A27DB70" w14:textId="77777777" w:rsidR="00820640" w:rsidRDefault="00820640" w:rsidP="00534C4E">
                        <w:pPr>
                          <w:rPr>
                            <w:rFonts w:ascii="ＭＳ Ｐゴシック"/>
                          </w:rPr>
                        </w:pPr>
                        <w:r>
                          <w:rPr>
                            <w:lang w:val="en"/>
                          </w:rPr>
                          <w:t>Last Map Year Update Release</w:t>
                        </w:r>
                      </w:p>
                    </w:txbxContent>
                  </v:textbox>
                </v:shape>
                <v:shape id="Text Box 1184" o:spid="_x0000_s1297" type="#_x0000_t202" style="position:absolute;left:4818;top:6128;width:79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417E4CAB" w14:textId="77777777" w:rsidR="00820640" w:rsidRPr="004403E2" w:rsidRDefault="00820640" w:rsidP="00534C4E">
                        <w:r w:rsidRPr="004403E2">
                          <w:rPr>
                            <w:lang w:val="en"/>
                          </w:rPr>
                          <w:t>m years</w:t>
                        </w:r>
                      </w:p>
                    </w:txbxContent>
                  </v:textbox>
                </v:shape>
                <v:line id="Line 1185" o:spid="_x0000_s1298" style="position:absolute;visibility:visible;mso-wrap-style:square" from="5376,6431" to="5376,10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">
                  <v:stroke dashstyle="1 1"/>
                </v:line>
                <v:shape id="AutoShape 1186" o:spid="_x0000_s1299" type="#_x0000_t87" style="position:absolute;left:4971;top:4631;width:180;height:37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" strokeweight=".5pt"/>
                <v:shape id="AutoShape 1187" o:spid="_x0000_s1300" type="#_x0000_t87" style="position:absolute;left:4131;top:5801;width:180;height:2100;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" strokeweight=".5pt"/>
                <v:shape id="Text Box 1188" o:spid="_x0000_s1301" type="#_x0000_t202" style="position:absolute;left:5166;top:8921;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" filled="f" stroked="f" strokecolor="red">
                  <v:textbox>
                    <w:txbxContent>
                      <w:p w14:paraId="0E333B5A" w14:textId="77777777" w:rsidR="00820640" w:rsidRPr="004403E2" w:rsidRDefault="00820640" w:rsidP="00534C4E">
                        <w:r w:rsidRPr="004403E2">
                          <w:rPr>
                            <w:lang w:val="en"/>
                          </w:rPr>
                          <w:t>Service period: (m</w:t>
                        </w:r>
                        <w:r w:rsidRPr="004403E2">
                          <w:rPr>
                            <w:rFonts w:hint="eastAsia"/>
                            <w:lang w:val="en"/>
                          </w:rPr>
                          <w:t>–</w:t>
                        </w:r>
                        <w:r w:rsidRPr="004403E2">
                          <w:rPr>
                            <w:lang w:val="en"/>
                          </w:rPr>
                          <w:t>a) year</w:t>
                        </w:r>
                      </w:p>
                    </w:txbxContent>
                  </v:textbox>
                </v:shape>
                <v:shape id="AutoShape 1189" o:spid="_x0000_s1302" type="#_x0000_t87" style="position:absolute;left:6126;top:8096;width:180;height:1470;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" strokeweight=".5pt"/>
                <v:shape id="Text Box 1190" o:spid="_x0000_s1303" type="#_x0000_t202" style="position:absolute;left:3957;top:6872;width:136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359F9D9" w14:textId="77777777" w:rsidR="00820640" w:rsidRPr="004403E2" w:rsidRDefault="00820640" w:rsidP="00534C4E">
                        <w:r w:rsidRPr="004403E2">
                          <w:rPr>
                            <w:lang w:val="en"/>
                          </w:rPr>
                          <w:t>a</w:t>
                        </w:r>
                        <w:r w:rsidRPr="004403E2">
                          <w:rPr>
                            <w:rFonts w:hint="eastAsia"/>
                            <w:lang w:val="en"/>
                          </w:rPr>
                          <w:t>年</w:t>
                        </w:r>
                      </w:p>
                    </w:txbxContent>
                  </v:textbox>
                </v:shape>
                <v:shape id="Text Box 1191" o:spid="_x0000_s1304" type="#_x0000_t202" style="position:absolute;left:4752;top:7922;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" filled="f" stroked="f" strokecolor="red">
                  <v:textbox>
                    <w:txbxContent>
                      <w:p w14:paraId="5BBEC2C7" w14:textId="77777777" w:rsidR="00820640" w:rsidRPr="004403E2" w:rsidRDefault="00820640" w:rsidP="00534C4E">
                        <w:r w:rsidRPr="004403E2">
                          <w:rPr>
                            <w:lang w:val="en"/>
                          </w:rPr>
                          <w:t>(a) Purchase of annual renewal</w:t>
                        </w:r>
                      </w:p>
                    </w:txbxContent>
                  </v:textbox>
                </v:shape>
                <v:line id="Line 1192" o:spid="_x0000_s1305" style="position:absolute;visibility:visible;mso-wrap-style:square" from="5376,8381" to="5376,8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" strokeweight="1.5pt"/>
                <v:shape id="Text Box 1193" o:spid="_x0000_s1306" type="#_x0000_t202" style="position:absolute;left:7056;top:9461;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" filled="f" stroked="f" strokecolor="red">
                  <v:textbox>
                    <w:txbxContent>
                      <w:p w14:paraId="6B14F848" w14:textId="77777777" w:rsidR="00820640" w:rsidRPr="004403E2" w:rsidRDefault="00820640" w:rsidP="00534C4E">
                        <w:r w:rsidRPr="004403E2">
                          <w:rPr>
                            <w:lang w:val="en"/>
                          </w:rPr>
                          <w:t>(b) Purchase of the annual renewal version</w:t>
                        </w:r>
                      </w:p>
                    </w:txbxContent>
                  </v:textbox>
                </v:shape>
                <v:line id="Line 1194" o:spid="_x0000_s1307" style="position:absolute;visibility:visible;mso-wrap-style:square" from="7686,9821" to="7686,10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" strokecolor="red" strokeweight="1.5pt"/>
                <v:shape id="Text Box 1195" o:spid="_x0000_s1308" type="#_x0000_t202" style="position:absolute;left:7896;top:10181;width:283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" filled="f" stroked="f" strokecolor="red">
                  <v:textbox>
                    <w:txbxContent>
                      <w:p w14:paraId="0CB4E9F0" w14:textId="77777777" w:rsidR="00820640" w:rsidRPr="004403E2" w:rsidRDefault="00820640" w:rsidP="00534C4E">
                        <w:r w:rsidRPr="004403E2">
                          <w:rPr>
                            <w:lang w:val="en"/>
                          </w:rPr>
                          <w:t>Service period: 0</w:t>
                        </w:r>
                        <w:r>
                          <w:rPr>
                            <w:lang w:val="en"/>
                          </w:rPr>
                          <w:t xml:space="preserve"> </w:t>
                        </w:r>
                        <w:r w:rsidRPr="004403E2">
                          <w:rPr>
                            <w:lang w:val="en"/>
                          </w:rPr>
                          <w:t>years</w:t>
                        </w:r>
                      </w:p>
                    </w:txbxContent>
                  </v:textbox>
                </v:shape>
                <v:line id="Line 1196" o:spid="_x0000_s1309" style="position:absolute;visibility:visible;mso-wrap-style:square" from="7686,6431" to="7686,10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">
                  <v:stroke dashstyle="1 1"/>
                </v:line>
                <v:shape id="AutoShape 1197" o:spid="_x0000_s1310" type="#_x0000_t62" style="position:absolute;left:6524;top:4909;width:2093;height: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" adj="5222,34831">
                  <v:textbox>
                    <w:txbxContent>
                      <w:p w14:paraId="161D1E90" w14:textId="77777777" w:rsidR="00820640" w:rsidRDefault="00820640" w:rsidP="00534C4E">
                        <w:r>
                          <w:rPr>
                            <w:lang w:val="en"/>
                          </w:rPr>
                          <w:t>End of service</w:t>
                        </w:r>
                      </w:p>
                      <w:p w14:paraId="762A3175" w14:textId="77777777" w:rsidR="00820640" w:rsidRDefault="00820640" w:rsidP="00481E45">
                        <w:pPr>
                          <w:ind w:firstLineChars="100" w:firstLine="200"/>
                          <w:rPr>
                            <w:color w:val="FF0000"/>
                          </w:rPr>
                        </w:pPr>
                        <w:r>
                          <w:rPr>
                            <w:lang w:val="en"/>
                          </w:rPr>
                          <w:t>yy/mm/dd</w:t>
                        </w:r>
                      </w:p>
                      <w:p w14:paraId="4BB849B8" w14:textId="77777777" w:rsidR="00820640" w:rsidRDefault="00820640" w:rsidP="00534C4E">
                        <w:pPr>
                          <w:rPr>
                            <w:color w:val="FF0000"/>
                          </w:rPr>
                        </w:pPr>
                      </w:p>
                    </w:txbxContent>
                  </v:textbox>
                </v:shape>
                <v:line id="Line 1198" o:spid="_x0000_s1311" style="position:absolute;visibility:visible;mso-wrap-style:square" from="3066,7468" to="7070,7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" strokeweight="1.5pt"/>
                <v:shape id="Text Box 1199" o:spid="_x0000_s1312" type="#_x0000_t202" style="position:absolute;left:5284;top:6920;width:79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6FE22A59" w14:textId="77777777" w:rsidR="00820640" w:rsidRPr="004403E2" w:rsidRDefault="00820640" w:rsidP="00534C4E">
                        <w:r w:rsidRPr="004403E2">
                          <w:rPr>
                            <w:lang w:val="en"/>
                          </w:rPr>
                          <w:t>p years</w:t>
                        </w:r>
                      </w:p>
                    </w:txbxContent>
                  </v:textbox>
                </v:shape>
                <v:shape id="AutoShape 1200" o:spid="_x0000_s1313" type="#_x0000_t87" style="position:absolute;left:5497;top:4897;width:144;height:48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" strokeweight=".5pt"/>
                <v:line id="Line 1201" o:spid="_x0000_s1314" style="position:absolute;visibility:visible;mso-wrap-style:square" from="7131,6776" to="7859,7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" strokeweight="1pt">
                  <v:stroke startarrow="open" endarrow="open"/>
                </v:line>
                <v:line id="Line 1202" o:spid="_x0000_s1315" style="position:absolute;visibility:visible;mso-wrap-style:square" from="7088,7466" to="7980,7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" strokeweight="1.5pt">
                  <v:stroke dashstyle="dash" endarrow="block"/>
                </v:line>
                <v:shape id="AutoShape 1203" o:spid="_x0000_s1316" type="#_x0000_t62" style="position:absolute;left:7728;top:5981;width:2420;height: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" adj="2249,31928">
                  <v:textbox>
                    <w:txbxContent>
                      <w:p w14:paraId="04398F73" w14:textId="77777777" w:rsidR="00820640" w:rsidRDefault="00820640" w:rsidP="00534C4E">
                        <w:r>
                          <w:rPr>
                            <w:lang w:val="en"/>
                          </w:rPr>
                          <w:t>Media offer expiration date</w:t>
                        </w:r>
                      </w:p>
                      <w:p w14:paraId="2F40F390" w14:textId="77777777" w:rsidR="00820640" w:rsidRDefault="00820640" w:rsidP="00481E45">
                        <w:pPr>
                          <w:ind w:firstLineChars="100" w:firstLine="200"/>
                        </w:pPr>
                        <w:r>
                          <w:rPr>
                            <w:lang w:val="en"/>
                          </w:rPr>
                          <w:t>yy/mm/dd</w:t>
                        </w:r>
                      </w:p>
                      <w:p w14:paraId="69CCAB69" w14:textId="77777777" w:rsidR="00820640" w:rsidRDefault="00820640" w:rsidP="00534C4E"/>
                    </w:txbxContent>
                  </v:textbox>
                </v:shape>
                <w10:anchorlock/>
              </v:group>
            </w:pict>
          </mc:Fallback>
        </mc:AlternateContent>
      </w:r>
    </w:p>
    <w:bookmarkEnd w:id="2627"/>
    <w:bookmarkEnd w:id="2628"/>
    <w:p w14:paraId="03852C14" w14:textId="77777777" w:rsidR="00534C4E" w:rsidRPr="007C3599" w:rsidRDefault="00534C4E" w:rsidP="00534C4E">
      <w:pPr>
        <w:jc w:val="center"/>
      </w:pPr>
    </w:p>
    <w:bookmarkEnd w:id="2629"/>
    <w:p w14:paraId="26F8A620" w14:textId="77777777" w:rsidR="00534C4E" w:rsidRPr="007C3599" w:rsidRDefault="00534C4E" w:rsidP="00534C4E"/>
    <w:p w14:paraId="2C09EF92" w14:textId="77777777" w:rsidR="00EF74B7" w:rsidRPr="007C3599" w:rsidRDefault="00EF74B7" w:rsidP="00534C4E"/>
    <w:p w14:paraId="143874A1" w14:textId="21262652" w:rsidR="00534C4E" w:rsidRPr="007C3599" w:rsidRDefault="00534C4E" w:rsidP="00534C4E"/>
    <w:p w14:paraId="54DF0DFE" w14:textId="283447EC" w:rsidR="006C59EC" w:rsidRPr="007C3599" w:rsidRDefault="00D61401" w:rsidP="009B2AF5">
      <w:pPr>
        <w:pStyle w:val="2"/>
        <w:numPr>
          <w:ilvl w:val="1"/>
          <w:numId w:val="2"/>
        </w:numPr>
      </w:pPr>
      <w:bookmarkStart w:id="2632" w:name="_更新動作中のほか機能への影響について"/>
      <w:bookmarkStart w:id="2633" w:name="_Toc498452945"/>
      <w:bookmarkStart w:id="2634" w:name="_Toc87878103"/>
      <w:bookmarkEnd w:id="2632"/>
      <w:r w:rsidRPr="007C3599">
        <w:rPr>
          <w:rFonts w:hint="eastAsia"/>
        </w:rPr>
        <w:t>更新動作中のほか機能への影響について</w:t>
      </w:r>
      <w:r w:rsidRPr="007C3599">
        <w:t xml:space="preserve"> </w:t>
      </w:r>
      <w:r w:rsidR="006C59EC" w:rsidRPr="007C3599">
        <w:rPr>
          <w:lang w:val="en"/>
        </w:rPr>
        <w:t>Impact on functions during update operation</w:t>
      </w:r>
      <w:bookmarkEnd w:id="2633"/>
      <w:bookmarkEnd w:id="2634"/>
    </w:p>
    <w:bookmarkEnd w:id="2630"/>
    <w:bookmarkEnd w:id="2631"/>
    <w:p w14:paraId="047B00EB" w14:textId="77777777" w:rsidR="00D61401" w:rsidRPr="007C3599" w:rsidRDefault="00D61401" w:rsidP="001B5CC7">
      <w:r w:rsidRPr="007C3599">
        <w:rPr>
          <w:rFonts w:hint="eastAsia"/>
        </w:rPr>
        <w:t>■全更新中のほか機能への影響</w:t>
      </w:r>
    </w:p>
    <w:p w14:paraId="0C28AA62" w14:textId="77777777" w:rsidR="00534C4E" w:rsidRPr="007C3599" w:rsidRDefault="00534C4E" w:rsidP="00534C4E">
      <w:r w:rsidRPr="007C3599">
        <w:rPr>
          <w:rFonts w:hint="eastAsia"/>
          <w:lang w:val="en"/>
        </w:rPr>
        <w:t>■</w:t>
      </w:r>
      <w:r w:rsidRPr="007C3599">
        <w:rPr>
          <w:lang w:val="en"/>
        </w:rPr>
        <w:t>During all updates, as well as functional impact</w:t>
      </w:r>
    </w:p>
    <w:p w14:paraId="70016884" w14:textId="77777777" w:rsidR="00D61401" w:rsidRPr="007C3599" w:rsidRDefault="00D61401" w:rsidP="00D61401">
      <w:r w:rsidRPr="007C3599">
        <w:rPr>
          <w:rFonts w:hint="eastAsia"/>
        </w:rPr>
        <w:t>全更新中は、ナビ機能の使用を制限する。</w:t>
      </w:r>
    </w:p>
    <w:p w14:paraId="0F1D34AA" w14:textId="77777777" w:rsidR="00534C4E" w:rsidRPr="007C3599" w:rsidRDefault="00534C4E" w:rsidP="00534C4E">
      <w:r w:rsidRPr="007C3599">
        <w:rPr>
          <w:lang w:val="en"/>
        </w:rPr>
        <w:t>During all updates, limit the use of navigation functions.</w:t>
      </w:r>
    </w:p>
    <w:p w14:paraId="15C13659" w14:textId="77777777" w:rsidR="00D61401" w:rsidRPr="007C3599" w:rsidRDefault="00D61401" w:rsidP="00D61401">
      <w:r w:rsidRPr="007C3599">
        <w:rPr>
          <w:rFonts w:hint="eastAsia"/>
        </w:rPr>
        <w:t>ほか機能の動作を実施しない手順とすること。</w:t>
      </w:r>
    </w:p>
    <w:p w14:paraId="6E7A2709" w14:textId="4F98DD19" w:rsidR="00534C4E" w:rsidRPr="007C3599" w:rsidRDefault="00534C4E" w:rsidP="00534C4E">
      <w:r w:rsidRPr="007C3599">
        <w:rPr>
          <w:lang w:val="en"/>
        </w:rPr>
        <w:t>Procedures for not performing other functions.</w:t>
      </w:r>
    </w:p>
    <w:p w14:paraId="5F3876D5" w14:textId="77777777" w:rsidR="00BC714B" w:rsidRPr="007C3599" w:rsidRDefault="00BC714B" w:rsidP="00534C4E"/>
    <w:p w14:paraId="1433BF3E" w14:textId="77777777" w:rsidR="00BC714B" w:rsidRPr="007C3599" w:rsidRDefault="00BC714B" w:rsidP="00BC714B">
      <w:pPr>
        <w:rPr>
          <w:strike/>
        </w:rPr>
      </w:pPr>
      <w:r w:rsidRPr="007C3599">
        <w:rPr>
          <w:rFonts w:hint="eastAsia"/>
          <w:strike/>
          <w:lang w:val="en"/>
        </w:rPr>
        <w:t>■</w:t>
      </w:r>
      <w:r w:rsidRPr="007C3599">
        <w:rPr>
          <w:strike/>
          <w:lang w:val="en"/>
        </w:rPr>
        <w:t>Impact</w:t>
      </w:r>
      <w:r w:rsidRPr="007C3599">
        <w:rPr>
          <w:lang w:val="en"/>
        </w:rPr>
        <w:t xml:space="preserve"> </w:t>
      </w:r>
      <w:r w:rsidRPr="007C3599">
        <w:rPr>
          <w:strike/>
          <w:lang w:val="en"/>
        </w:rPr>
        <w:t>on functions during map update</w:t>
      </w:r>
      <w:r w:rsidRPr="007C3599">
        <w:rPr>
          <w:lang w:val="en"/>
        </w:rPr>
        <w:t xml:space="preserve"> </w:t>
      </w:r>
      <w:r w:rsidR="00E04ADF" w:rsidRPr="007C3599">
        <w:rPr>
          <w:lang w:val="en"/>
        </w:rPr>
        <w:t>-3.00</w:t>
      </w:r>
    </w:p>
    <w:p w14:paraId="203C7CA6" w14:textId="77777777" w:rsidR="00BC714B" w:rsidRPr="007C3599" w:rsidRDefault="00BC714B" w:rsidP="00BC714B">
      <w:pPr>
        <w:rPr>
          <w:strike/>
        </w:rPr>
      </w:pPr>
      <w:r w:rsidRPr="007C3599">
        <w:rPr>
          <w:strike/>
          <w:lang w:val="en"/>
        </w:rPr>
        <w:t>Normal operation is possible when the user makes an update while using the vehicle. Points to be especially noted are described.</w:t>
      </w:r>
    </w:p>
    <w:p w14:paraId="4B86BEF3" w14:textId="77777777" w:rsidR="00BC714B" w:rsidRPr="007C3599" w:rsidRDefault="00BC714B" w:rsidP="004403E2">
      <w:pPr>
        <w:ind w:firstLineChars="100" w:firstLine="200"/>
        <w:rPr>
          <w:strike/>
        </w:rPr>
      </w:pPr>
      <w:r w:rsidRPr="007C3599">
        <w:rPr>
          <w:rFonts w:hint="eastAsia"/>
          <w:strike/>
          <w:lang w:val="en"/>
        </w:rPr>
        <w:t>・</w:t>
      </w:r>
      <w:r w:rsidRPr="007C3599">
        <w:rPr>
          <w:strike/>
          <w:lang w:val="en"/>
        </w:rPr>
        <w:t xml:space="preserve"> Driving safety (including </w:t>
      </w:r>
      <w:proofErr w:type="spellStart"/>
      <w:r w:rsidRPr="007C3599">
        <w:rPr>
          <w:strike/>
          <w:lang w:val="en"/>
        </w:rPr>
        <w:t>defogga</w:t>
      </w:r>
      <w:proofErr w:type="spellEnd"/>
      <w:r w:rsidRPr="007C3599">
        <w:rPr>
          <w:strike/>
          <w:lang w:val="en"/>
        </w:rPr>
        <w:t xml:space="preserve">), security, help net function </w:t>
      </w:r>
      <w:r w:rsidRPr="007C3599">
        <w:rPr>
          <w:strike/>
          <w:lang w:val="en"/>
        </w:rPr>
        <w:tab/>
      </w:r>
      <w:r w:rsidRPr="007C3599">
        <w:rPr>
          <w:strike/>
          <w:lang w:val="en"/>
        </w:rPr>
        <w:tab/>
      </w:r>
      <w:r w:rsidRPr="007C3599">
        <w:rPr>
          <w:strike/>
          <w:lang w:val="en"/>
        </w:rPr>
        <w:tab/>
      </w:r>
      <w:r w:rsidRPr="007C3599">
        <w:rPr>
          <w:strike/>
          <w:lang w:val="en"/>
        </w:rPr>
        <w:lastRenderedPageBreak/>
        <w:tab/>
      </w:r>
      <w:r w:rsidRPr="007C3599">
        <w:rPr>
          <w:strike/>
          <w:lang w:val="en"/>
        </w:rPr>
        <w:tab/>
        <w:t>not affected. (Update GPS coordinates even if there is no map data)</w:t>
      </w:r>
      <w:r w:rsidRPr="007C3599">
        <w:rPr>
          <w:strike/>
          <w:lang w:val="en"/>
        </w:rPr>
        <w:tab/>
      </w:r>
      <w:r w:rsidRPr="007C3599">
        <w:rPr>
          <w:strike/>
          <w:lang w:val="en"/>
        </w:rPr>
        <w:tab/>
      </w:r>
      <w:r w:rsidRPr="007C3599">
        <w:rPr>
          <w:strike/>
          <w:lang w:val="en"/>
        </w:rPr>
        <w:tab/>
      </w:r>
      <w:r w:rsidRPr="007C3599">
        <w:rPr>
          <w:strike/>
          <w:lang w:val="en"/>
        </w:rPr>
        <w:tab/>
      </w:r>
      <w:r w:rsidRPr="007C3599">
        <w:rPr>
          <w:strike/>
          <w:lang w:val="en"/>
        </w:rPr>
        <w:tab/>
      </w:r>
    </w:p>
    <w:p w14:paraId="0B585788" w14:textId="77777777" w:rsidR="00BC714B" w:rsidRPr="007C3599" w:rsidRDefault="00BC714B" w:rsidP="004403E2">
      <w:pPr>
        <w:ind w:firstLineChars="100" w:firstLine="200"/>
        <w:rPr>
          <w:strike/>
        </w:rPr>
      </w:pPr>
      <w:r w:rsidRPr="007C3599">
        <w:rPr>
          <w:strike/>
          <w:lang w:val="en"/>
        </w:rPr>
        <w:t>Entertainment function</w:t>
      </w:r>
      <w:r w:rsidRPr="007C3599">
        <w:rPr>
          <w:strike/>
          <w:lang w:val="en"/>
        </w:rPr>
        <w:tab/>
      </w:r>
      <w:r w:rsidRPr="007C3599">
        <w:rPr>
          <w:strike/>
          <w:lang w:val="en"/>
        </w:rPr>
        <w:tab/>
      </w:r>
      <w:r w:rsidRPr="007C3599">
        <w:rPr>
          <w:strike/>
          <w:lang w:val="en"/>
        </w:rPr>
        <w:tab/>
      </w:r>
      <w:r w:rsidRPr="007C3599">
        <w:rPr>
          <w:strike/>
          <w:lang w:val="en"/>
        </w:rPr>
        <w:tab/>
      </w:r>
      <w:r w:rsidRPr="007C3599">
        <w:rPr>
          <w:strike/>
          <w:lang w:val="en"/>
        </w:rPr>
        <w:tab/>
      </w:r>
      <w:r w:rsidRPr="007C3599">
        <w:rPr>
          <w:strike/>
          <w:lang w:val="en"/>
        </w:rPr>
        <w:tab/>
      </w:r>
      <w:r w:rsidRPr="007C3599">
        <w:rPr>
          <w:strike/>
          <w:lang w:val="en"/>
        </w:rPr>
        <w:tab/>
      </w:r>
      <w:r w:rsidRPr="007C3599">
        <w:rPr>
          <w:strike/>
          <w:lang w:val="en"/>
        </w:rPr>
        <w:tab/>
      </w:r>
      <w:r w:rsidRPr="007C3599">
        <w:rPr>
          <w:strike/>
          <w:lang w:val="en"/>
        </w:rPr>
        <w:tab/>
      </w:r>
    </w:p>
    <w:p w14:paraId="5722BB6B" w14:textId="77777777" w:rsidR="00BC714B" w:rsidRPr="007C3599" w:rsidRDefault="00BC714B" w:rsidP="009F608F">
      <w:pPr>
        <w:ind w:left="840"/>
        <w:rPr>
          <w:strike/>
        </w:rPr>
      </w:pPr>
      <w:r w:rsidRPr="007C3599">
        <w:rPr>
          <w:strike/>
          <w:lang w:val="en"/>
        </w:rPr>
        <w:t>Do not cut off the sound during the update operation, including switching map data.</w:t>
      </w:r>
    </w:p>
    <w:p w14:paraId="6A7CEEDB" w14:textId="7965B603" w:rsidR="00BC714B" w:rsidRPr="007C3599" w:rsidRDefault="00BC714B">
      <w:pPr>
        <w:pStyle w:val="10"/>
        <w:rPr>
          <w:color w:val="auto"/>
        </w:rPr>
      </w:pPr>
      <w:r w:rsidRPr="007C3599">
        <w:rPr>
          <w:color w:val="auto"/>
        </w:rPr>
        <w:t>Call function</w:t>
      </w:r>
      <w:r w:rsidR="003417B0" w:rsidRPr="007C3599">
        <w:rPr>
          <w:strike w:val="0"/>
          <w:color w:val="auto"/>
        </w:rPr>
        <w:t xml:space="preserve"> </w:t>
      </w:r>
      <w:r w:rsidR="003417B0" w:rsidRPr="007C3599">
        <w:rPr>
          <w:rFonts w:hint="eastAsia"/>
          <w:strike w:val="0"/>
          <w:color w:val="auto"/>
        </w:rPr>
        <w:t>▲</w:t>
      </w:r>
      <w:r w:rsidR="003417B0" w:rsidRPr="007C3599">
        <w:rPr>
          <w:strike w:val="0"/>
          <w:color w:val="auto"/>
        </w:rPr>
        <w:t>1.20</w:t>
      </w:r>
    </w:p>
    <w:p w14:paraId="55E4327B" w14:textId="77777777" w:rsidR="00BC714B" w:rsidRPr="007C3599" w:rsidRDefault="00BC714B" w:rsidP="00BC714B">
      <w:pPr>
        <w:ind w:left="840"/>
        <w:rPr>
          <w:strike/>
        </w:rPr>
      </w:pPr>
      <w:r w:rsidRPr="007C3599">
        <w:rPr>
          <w:strike/>
          <w:lang w:val="en"/>
        </w:rPr>
        <w:t>Be able to make calls, receive calls, or make calls. If you update the map during a call, you can continue the call. (Do not end the call due to the update operation)</w:t>
      </w:r>
    </w:p>
    <w:p w14:paraId="2E717A3E" w14:textId="77777777" w:rsidR="00BC714B" w:rsidRPr="007C3599" w:rsidRDefault="00BC714B" w:rsidP="004403E2">
      <w:pPr>
        <w:ind w:firstLineChars="100" w:firstLine="200"/>
        <w:rPr>
          <w:strike/>
        </w:rPr>
      </w:pPr>
      <w:r w:rsidRPr="007C3599">
        <w:rPr>
          <w:strike/>
          <w:lang w:val="en"/>
        </w:rPr>
        <w:t>Air conditioning function</w:t>
      </w:r>
    </w:p>
    <w:p w14:paraId="526B6308" w14:textId="77777777" w:rsidR="00BC714B" w:rsidRPr="007C3599" w:rsidRDefault="00BC714B" w:rsidP="00BC714B">
      <w:pPr>
        <w:pStyle w:val="51"/>
        <w:rPr>
          <w:strike/>
        </w:rPr>
      </w:pPr>
      <w:r w:rsidRPr="007C3599">
        <w:rPr>
          <w:strike/>
          <w:lang w:val="en"/>
        </w:rPr>
        <w:t>To function. (The air conditioning function does not temporarily stop due to the update operation.)</w:t>
      </w:r>
    </w:p>
    <w:p w14:paraId="7CC300D2" w14:textId="721FBC38" w:rsidR="00BC714B" w:rsidRPr="007C3599" w:rsidRDefault="00D61401" w:rsidP="001B5CC7">
      <w:pPr>
        <w:ind w:firstLineChars="100" w:firstLine="200"/>
        <w:rPr>
          <w:strike/>
        </w:rPr>
      </w:pPr>
      <w:r w:rsidRPr="007C3599">
        <w:rPr>
          <w:rFonts w:hint="eastAsia"/>
          <w:strike/>
        </w:rPr>
        <w:t>・地図切替えの為、自動で再起動する場合は、事前に機能の中断をユーザーに告知すること。</w:t>
      </w:r>
      <w:r w:rsidRPr="007C3599">
        <w:rPr>
          <w:strike/>
        </w:rPr>
        <w:t xml:space="preserve"> </w:t>
      </w:r>
    </w:p>
    <w:p w14:paraId="60036D1A" w14:textId="5ACB72AD" w:rsidR="00BC714B" w:rsidRPr="007C3599" w:rsidRDefault="00BC714B" w:rsidP="004403E2">
      <w:pPr>
        <w:ind w:firstLineChars="100" w:firstLine="200"/>
        <w:rPr>
          <w:strike/>
        </w:rPr>
      </w:pPr>
      <w:r w:rsidRPr="007C3599">
        <w:rPr>
          <w:strike/>
          <w:lang w:val="en"/>
        </w:rPr>
        <w:t>・ If you want to restart automatically for map switching, notify the user of the interruption of the function in advance.</w:t>
      </w:r>
      <w:r w:rsidRPr="007C3599">
        <w:rPr>
          <w:lang w:val="en"/>
        </w:rPr>
        <w:t xml:space="preserve"> </w:t>
      </w:r>
      <w:r w:rsidR="003417B0" w:rsidRPr="007C3599">
        <w:rPr>
          <w:rFonts w:hint="eastAsia"/>
        </w:rPr>
        <w:t>▲</w:t>
      </w:r>
      <w:r w:rsidR="003417B0" w:rsidRPr="007C3599">
        <w:t>1.20</w:t>
      </w:r>
    </w:p>
    <w:p w14:paraId="7E7D5F2D" w14:textId="77777777" w:rsidR="00BC714B" w:rsidRPr="007C3599" w:rsidRDefault="00BC714B" w:rsidP="00BC714B"/>
    <w:p w14:paraId="2AB92E4C" w14:textId="77777777" w:rsidR="008C197C" w:rsidRPr="007C3599" w:rsidRDefault="008C197C" w:rsidP="00BC714B"/>
    <w:p w14:paraId="1D31D149" w14:textId="77777777" w:rsidR="00BC714B" w:rsidRPr="007C3599" w:rsidRDefault="00B7569A" w:rsidP="009E6F94">
      <w:pPr>
        <w:pStyle w:val="2"/>
        <w:rPr>
          <w:strike/>
        </w:rPr>
      </w:pPr>
      <w:bookmarkStart w:id="2635" w:name="_6－１９．差分更新競合時の対処処理"/>
      <w:bookmarkStart w:id="2636" w:name="_Ref217222592"/>
      <w:bookmarkStart w:id="2637" w:name="_Toc325616003"/>
      <w:bookmarkStart w:id="2638" w:name="_Toc536448976"/>
      <w:bookmarkStart w:id="2639" w:name="_Toc87878104"/>
      <w:bookmarkEnd w:id="2635"/>
      <w:r w:rsidRPr="007C3599">
        <w:rPr>
          <w:strike/>
          <w:lang w:val="en"/>
        </w:rPr>
        <w:t xml:space="preserve">6－22． </w:t>
      </w:r>
      <w:r w:rsidR="00BC714B" w:rsidRPr="007C3599">
        <w:rPr>
          <w:strike/>
          <w:lang w:val="en"/>
        </w:rPr>
        <w:t xml:space="preserve"> What to do when mapping update competition</w:t>
      </w:r>
      <w:r w:rsidRPr="007C3599">
        <w:rPr>
          <w:lang w:val="en"/>
        </w:rPr>
        <w:t xml:space="preserve"> </w:t>
      </w:r>
      <w:bookmarkEnd w:id="2636"/>
      <w:bookmarkEnd w:id="2637"/>
      <w:bookmarkEnd w:id="2638"/>
      <w:r w:rsidR="00E04ADF" w:rsidRPr="007C3599">
        <w:rPr>
          <w:lang w:val="en"/>
        </w:rPr>
        <w:t>-3.00</w:t>
      </w:r>
      <w:bookmarkEnd w:id="2639"/>
    </w:p>
    <w:p w14:paraId="1B368F6D" w14:textId="77777777" w:rsidR="00BC714B" w:rsidRPr="007C3599" w:rsidRDefault="00BC714B" w:rsidP="00BC714B">
      <w:pPr>
        <w:rPr>
          <w:strike/>
        </w:rPr>
      </w:pPr>
      <w:bookmarkStart w:id="2640" w:name="_Toc132798810"/>
      <w:bookmarkStart w:id="2641" w:name="_Toc325616004"/>
      <w:r w:rsidRPr="007C3599">
        <w:rPr>
          <w:strike/>
          <w:lang w:val="en"/>
        </w:rPr>
        <w:t>Competitive Priorities (Metal Rules)</w:t>
      </w:r>
      <w:bookmarkEnd w:id="2640"/>
      <w:bookmarkEnd w:id="2641"/>
    </w:p>
    <w:p w14:paraId="1728FB07" w14:textId="77777777" w:rsidR="00BC714B" w:rsidRPr="007C3599" w:rsidRDefault="00BC714B" w:rsidP="00BC714B">
      <w:pPr>
        <w:rPr>
          <w:strike/>
        </w:rPr>
      </w:pPr>
      <w:r w:rsidRPr="007C3599">
        <w:rPr>
          <w:strike/>
          <w:lang w:val="en"/>
        </w:rPr>
        <w:t>Base policy</w:t>
      </w:r>
    </w:p>
    <w:p w14:paraId="1A32F863" w14:textId="77777777" w:rsidR="00BC714B" w:rsidRPr="007C3599" w:rsidRDefault="00BC714B" w:rsidP="00BC714B">
      <w:pPr>
        <w:numPr>
          <w:ilvl w:val="0"/>
          <w:numId w:val="24"/>
        </w:numPr>
        <w:rPr>
          <w:strike/>
        </w:rPr>
      </w:pPr>
      <w:r w:rsidRPr="007C3599">
        <w:rPr>
          <w:strike/>
          <w:lang w:val="en"/>
        </w:rPr>
        <w:t>Don't create a situation where you can't update. (e.g., when the radio wave environment is bad and data acquisition cannot be resumed, it is possible to update with USB)</w:t>
      </w:r>
    </w:p>
    <w:p w14:paraId="306FB453" w14:textId="77777777" w:rsidR="00BC714B" w:rsidRPr="007C3599" w:rsidRDefault="00BC714B" w:rsidP="00BC714B">
      <w:pPr>
        <w:numPr>
          <w:ilvl w:val="0"/>
          <w:numId w:val="24"/>
        </w:numPr>
        <w:rPr>
          <w:strike/>
        </w:rPr>
      </w:pPr>
      <w:r w:rsidRPr="007C3599">
        <w:rPr>
          <w:strike/>
          <w:lang w:val="en"/>
        </w:rPr>
        <w:t>If there is data (*1) that can be replaced at ACC OFF / ON, replace it.</w:t>
      </w:r>
    </w:p>
    <w:p w14:paraId="48659D22" w14:textId="77777777" w:rsidR="00BC714B" w:rsidRPr="007C3599" w:rsidRDefault="00BC714B" w:rsidP="00BC714B">
      <w:pPr>
        <w:ind w:left="420"/>
        <w:rPr>
          <w:strike/>
        </w:rPr>
      </w:pPr>
      <w:r w:rsidRPr="007C3599">
        <w:rPr>
          <w:strike/>
          <w:lang w:val="en"/>
        </w:rPr>
        <w:t>*1: Manage replaceable data in the division unit of the delivery package.</w:t>
      </w:r>
    </w:p>
    <w:p w14:paraId="7D49F80A" w14:textId="77777777" w:rsidR="00946275" w:rsidRPr="007C3599" w:rsidRDefault="00BC714B" w:rsidP="006B3392">
      <w:pPr>
        <w:numPr>
          <w:ilvl w:val="0"/>
          <w:numId w:val="24"/>
        </w:numPr>
        <w:rPr>
          <w:strike/>
        </w:rPr>
      </w:pPr>
      <w:r w:rsidRPr="007C3599">
        <w:rPr>
          <w:strike/>
          <w:lang w:val="en"/>
        </w:rPr>
        <w:t>Prioritize map</w:t>
      </w:r>
      <w:r w:rsidRPr="007C3599">
        <w:rPr>
          <w:lang w:val="en"/>
        </w:rPr>
        <w:t xml:space="preserve"> update processing with the latest user operations</w:t>
      </w:r>
      <w:r w:rsidRPr="007C3599">
        <w:rPr>
          <w:strike/>
          <w:lang w:val="en"/>
        </w:rPr>
        <w:t xml:space="preserve">. </w:t>
      </w:r>
    </w:p>
    <w:p w14:paraId="19BD9DE8" w14:textId="77777777" w:rsidR="00BC714B" w:rsidRPr="007C3599" w:rsidRDefault="00BC714B" w:rsidP="00534C4E">
      <w:pPr>
        <w:rPr>
          <w:strike/>
        </w:rPr>
      </w:pPr>
    </w:p>
    <w:p w14:paraId="1A5F93F1" w14:textId="77777777" w:rsidR="00534C4E" w:rsidRPr="007C3599" w:rsidRDefault="00534C4E" w:rsidP="004F5EE0">
      <w:r w:rsidRPr="007C3599">
        <w:br w:type="page"/>
      </w:r>
    </w:p>
    <w:p w14:paraId="5FBB430A" w14:textId="7EC2ECEE" w:rsidR="00534C4E" w:rsidRPr="007C3599" w:rsidRDefault="00495270" w:rsidP="009B2AF5">
      <w:pPr>
        <w:pStyle w:val="1"/>
        <w:numPr>
          <w:ilvl w:val="0"/>
          <w:numId w:val="2"/>
        </w:numPr>
        <w:ind w:firstLineChars="0"/>
      </w:pPr>
      <w:bookmarkStart w:id="2642" w:name="_Toc87878105"/>
      <w:ins w:id="2643" w:author="Moriyama, Shoya/森山 翔也" w:date="2025-02-10T16:29:00Z">
        <w:r w:rsidRPr="007C3599">
          <w:rPr>
            <w:rFonts w:ascii="ＭＳ Ｐゴシック" w:eastAsia="ＭＳ Ｐゴシック" w:hAnsi="ＭＳ Ｐゴシック" w:cs="ＭＳ Ｐゴシック"/>
            <w:noProof/>
            <w:kern w:val="0"/>
            <w:sz w:val="24"/>
          </w:rPr>
          <w:lastRenderedPageBreak/>
          <mc:AlternateContent>
            <mc:Choice Requires="wps">
              <w:drawing>
                <wp:anchor distT="0" distB="0" distL="114300" distR="114300" simplePos="0" relativeHeight="251658298" behindDoc="0" locked="0" layoutInCell="1" allowOverlap="1" wp14:anchorId="6FA84333" wp14:editId="328E8FB9">
                  <wp:simplePos x="0" y="0"/>
                  <wp:positionH relativeFrom="margin">
                    <wp:posOffset>-108585</wp:posOffset>
                  </wp:positionH>
                  <wp:positionV relativeFrom="paragraph">
                    <wp:posOffset>480695</wp:posOffset>
                  </wp:positionV>
                  <wp:extent cx="6369050" cy="7810500"/>
                  <wp:effectExtent l="0" t="0" r="12700" b="19050"/>
                  <wp:wrapNone/>
                  <wp:docPr id="235" name="テキスト ボックス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7810500"/>
                          </a:xfrm>
                          <a:prstGeom prst="rect">
                            <a:avLst/>
                          </a:prstGeom>
                          <a:solidFill>
                            <a:srgbClr val="7F7F7F">
                              <a:alpha val="50196"/>
                            </a:srgbClr>
                          </a:solidFill>
                          <a:ln w="6350">
                            <a:solidFill>
                              <a:prstClr val="black"/>
                            </a:solidFill>
                          </a:ln>
                        </wps:spPr>
                        <wps:txbx>
                          <w:txbxContent>
                            <w:p w14:paraId="77FF004D" w14:textId="77777777" w:rsidR="00495270" w:rsidRPr="007C3599" w:rsidRDefault="00495270" w:rsidP="00495270">
                              <w:pPr>
                                <w:rPr>
                                  <w:ins w:id="2644" w:author="Shimizu, Yuya/清水 裕也" w:date="2025-02-08T19:29:00Z"/>
                                  <w:del w:id="2645" w:author="Shimizu, Yuya/清水 裕也" w:date="2025-02-08T19:29:00Z"/>
                                  <w:rPrChange w:id="2646" w:author="Moriyama, Shoya/森山 翔也" w:date="2025-04-02T21:09:00Z">
                                    <w:rPr>
                                      <w:ins w:id="2647" w:author="Shimizu, Yuya/清水 裕也" w:date="2025-02-08T19:29:00Z"/>
                                      <w:del w:id="2648" w:author="Shimizu, Yuya/清水 裕也" w:date="2025-02-08T19:29:00Z"/>
                                      <w:color w:val="FF0000"/>
                                    </w:rPr>
                                  </w:rPrChange>
                                </w:rPr>
                              </w:pPr>
                              <w:ins w:id="2649" w:author="Shimizu, Yuya/清水 裕也" w:date="2025-02-08T19:29:00Z">
                                <w:r w:rsidRPr="007C3599">
                                  <w:rPr>
                                    <w:rFonts w:hint="eastAsia"/>
                                    <w:rPrChange w:id="2650" w:author="Moriyama, Shoya/森山 翔也" w:date="2025-04-02T21:09:00Z">
                                      <w:rPr>
                                        <w:rFonts w:hint="eastAsia"/>
                                        <w:color w:val="FF0000"/>
                                      </w:rPr>
                                    </w:rPrChange>
                                  </w:rPr>
                                  <w:t>各種サービス要求仕様書から</w:t>
                                </w:r>
                                <w:r w:rsidRPr="007C3599">
                                  <w:rPr>
                                    <w:rPrChange w:id="2651" w:author="Moriyama, Shoya/森山 翔也" w:date="2025-04-02T21:09:00Z">
                                      <w:rPr>
                                        <w:color w:val="FF0000"/>
                                      </w:rPr>
                                    </w:rPrChange>
                                  </w:rPr>
                                  <w:t>006_性能要求_Performance_Requirement</w:t>
                                </w:r>
                                <w:r w:rsidRPr="007C3599">
                                  <w:rPr>
                                    <w:rFonts w:hint="eastAsia"/>
                                    <w:rPrChange w:id="2652" w:author="Moriyama, Shoya/森山 翔也" w:date="2025-04-02T21:09:00Z">
                                      <w:rPr>
                                        <w:rFonts w:hint="eastAsia"/>
                                        <w:color w:val="FF0000"/>
                                      </w:rPr>
                                    </w:rPrChange>
                                  </w:rPr>
                                  <w:t>に</w:t>
                                </w:r>
                              </w:ins>
                            </w:p>
                            <w:p w14:paraId="0CBB93FE" w14:textId="77777777" w:rsidR="00495270" w:rsidRPr="007C3599" w:rsidRDefault="00495270" w:rsidP="00495270">
                              <w:pPr>
                                <w:rPr>
                                  <w:ins w:id="2653" w:author="Shimizu, Yuya/清水 裕也" w:date="2025-02-08T19:29:00Z"/>
                                  <w:rPrChange w:id="2654" w:author="Moriyama, Shoya/森山 翔也" w:date="2025-04-02T21:09:00Z">
                                    <w:rPr>
                                      <w:ins w:id="2655" w:author="Shimizu, Yuya/清水 裕也" w:date="2025-02-08T19:29:00Z"/>
                                      <w:color w:val="FF0000"/>
                                    </w:rPr>
                                  </w:rPrChange>
                                </w:rPr>
                              </w:pPr>
                              <w:ins w:id="2656" w:author="Shimizu, Yuya/清水 裕也" w:date="2025-02-08T19:29:00Z">
                                <w:r w:rsidRPr="007C3599">
                                  <w:rPr>
                                    <w:rPrChange w:id="2657" w:author="Moriyama, Shoya/森山 翔也" w:date="2025-04-02T21:09:00Z">
                                      <w:rPr>
                                        <w:color w:val="FF0000"/>
                                      </w:rPr>
                                    </w:rPrChange>
                                  </w:rPr>
                                  <w:t>QOSを統合</w:t>
                                </w:r>
                              </w:ins>
                            </w:p>
                            <w:p w14:paraId="1329413B" w14:textId="77777777" w:rsidR="00495270" w:rsidRPr="007C3599" w:rsidRDefault="00495270" w:rsidP="00495270">
                              <w:pPr>
                                <w:rPr>
                                  <w:ins w:id="2658" w:author="Shimizu, Yuya/清水 裕也" w:date="2025-02-08T19:29:00Z"/>
                                  <w:rPrChange w:id="2659" w:author="Moriyama, Shoya/森山 翔也" w:date="2025-04-02T21:09:00Z">
                                    <w:rPr>
                                      <w:ins w:id="2660" w:author="Shimizu, Yuya/清水 裕也" w:date="2025-02-08T19:29:00Z"/>
                                      <w:color w:val="FF0000"/>
                                    </w:rPr>
                                  </w:rPrChange>
                                </w:rPr>
                              </w:pPr>
                              <w:ins w:id="2661" w:author="Shimizu, Yuya/清水 裕也" w:date="2025-02-08T19:29:00Z">
                                <w:r w:rsidRPr="007C3599">
                                  <w:rPr>
                                    <w:rPrChange w:id="2662" w:author="Moriyama, Shoya/森山 翔也" w:date="2025-04-02T21:09:00Z">
                                      <w:rPr>
                                        <w:color w:val="FF0000"/>
                                      </w:rPr>
                                    </w:rPrChange>
                                  </w:rPr>
                                  <w:t>Integrate QOS from various service requirement specifications into "006_性能要求_Performance_Requirement"</w:t>
                                </w:r>
                              </w:ins>
                            </w:p>
                            <w:p w14:paraId="30B832A0" w14:textId="6EB67CF8" w:rsidR="00495270" w:rsidRPr="007C3599" w:rsidRDefault="00495270" w:rsidP="00495270">
                              <w:pPr>
                                <w:pStyle w:val="Web"/>
                                <w:ind w:left="800"/>
                                <w:rPr>
                                  <w:ins w:id="2663" w:author="Sasaki, Kenji/佐々木 研二" w:date="2025-02-07T15:38:00Z"/>
                                  <w:del w:id="2664" w:author="Shimizu, Yuya/清水 裕也" w:date="2025-02-08T19:29:00Z"/>
                                  <w:rFonts w:ascii="Meiryo UI" w:hAnsi="Meiryo UI"/>
                                  <w:rPrChange w:id="2665" w:author="Moriyama, Shoya/森山 翔也" w:date="2025-04-02T21:09:00Z">
                                    <w:rPr>
                                      <w:ins w:id="2666" w:author="Sasaki, Kenji/佐々木 研二" w:date="2025-02-07T15:38:00Z"/>
                                      <w:del w:id="2667" w:author="Shimizu, Yuya/清水 裕也" w:date="2025-02-08T19:29:00Z"/>
                                      <w:rFonts w:ascii="Meiryo UI" w:hAnsi="Meiryo UI"/>
                                      <w:color w:val="FF0000"/>
                                    </w:rPr>
                                  </w:rPrChange>
                                </w:rPr>
                              </w:pPr>
                              <w:ins w:id="2668" w:author="Shimizu, Yuya/清水 裕也" w:date="2025-02-08T19:29:00Z">
                                <w:r w:rsidRPr="007C3599">
                                  <w:rPr>
                                    <w:rFonts w:hint="eastAsia"/>
                                    <w:rPrChange w:id="2669" w:author="Moriyama, Shoya/森山 翔也" w:date="2025-04-02T21:09:00Z">
                                      <w:rPr>
                                        <w:rFonts w:hint="eastAsia"/>
                                        <w:color w:val="FF0000"/>
                                      </w:rPr>
                                    </w:rPrChange>
                                  </w:rPr>
                                  <w:t>▲</w:t>
                                </w:r>
                                <w:r w:rsidRPr="007C3599">
                                  <w:rPr>
                                    <w:rPrChange w:id="2670" w:author="Moriyama, Shoya/森山 翔也" w:date="2025-04-02T21:09:00Z">
                                      <w:rPr>
                                        <w:color w:val="FF0000"/>
                                      </w:rPr>
                                    </w:rPrChange>
                                  </w:rPr>
                                  <w:t>7.</w:t>
                                </w:r>
                                <w:del w:id="2671" w:author="Moriyama, Shoya/森山 翔也" w:date="2025-03-10T10:44:00Z">
                                  <w:r w:rsidRPr="007C3599" w:rsidDel="00610565">
                                    <w:rPr>
                                      <w:rPrChange w:id="2672" w:author="Moriyama, Shoya/森山 翔也" w:date="2025-04-02T21:09:00Z">
                                        <w:rPr>
                                          <w:color w:val="FF0000"/>
                                        </w:rPr>
                                      </w:rPrChange>
                                    </w:rPr>
                                    <w:delText>11</w:delText>
                                  </w:r>
                                </w:del>
                              </w:ins>
                              <w:ins w:id="2673" w:author="Moriyama, Shoya/森山 翔也" w:date="2025-03-10T10:44:00Z">
                                <w:r w:rsidR="00610565" w:rsidRPr="007C3599">
                                  <w:rPr>
                                    <w:rPrChange w:id="2674" w:author="Moriyama, Shoya/森山 翔也" w:date="2025-04-02T21:09:00Z">
                                      <w:rPr>
                                        <w:color w:val="FF0000"/>
                                      </w:rPr>
                                    </w:rPrChange>
                                  </w:rPr>
                                  <w:t>20</w:t>
                                </w:r>
                              </w:ins>
                              <w:ins w:id="2675" w:author="Shimizu, Yuya/清水 裕也" w:date="2025-02-08T19:29:00Z">
                                <w:r w:rsidRPr="007C3599">
                                  <w:rPr>
                                    <w:rFonts w:hint="eastAsia"/>
                                    <w:rPrChange w:id="2676" w:author="Moriyama, Shoya/森山 翔也" w:date="2025-04-02T21:09:00Z">
                                      <w:rPr>
                                        <w:rFonts w:hint="eastAsia"/>
                                        <w:color w:val="FF0000"/>
                                      </w:rPr>
                                    </w:rPrChange>
                                  </w:rPr>
                                  <w:t>（</w:t>
                                </w:r>
                                <w:del w:id="2677" w:author="Moriyama, Shoya/森山 翔也" w:date="2025-03-10T10:44:00Z">
                                  <w:r w:rsidRPr="007C3599" w:rsidDel="00610565">
                                    <w:rPr>
                                      <w:rPrChange w:id="2678" w:author="Moriyama, Shoya/森山 翔也" w:date="2025-04-02T21:09:00Z">
                                        <w:rPr>
                                          <w:color w:val="FF0000"/>
                                        </w:rPr>
                                      </w:rPrChange>
                                    </w:rPr>
                                    <w:delText>24MM</w:delText>
                                  </w:r>
                                  <w:r w:rsidRPr="007C3599" w:rsidDel="00610565">
                                    <w:rPr>
                                      <w:rFonts w:hint="eastAsia"/>
                                      <w:rPrChange w:id="2679" w:author="Moriyama, Shoya/森山 翔也" w:date="2025-04-02T21:09:00Z">
                                        <w:rPr>
                                          <w:rFonts w:hint="eastAsia"/>
                                          <w:color w:val="FF0000"/>
                                        </w:rPr>
                                      </w:rPrChange>
                                    </w:rPr>
                                    <w:delText>：</w:delText>
                                  </w:r>
                                  <w:r w:rsidRPr="007C3599" w:rsidDel="00610565">
                                    <w:rPr>
                                      <w:rPrChange w:id="2680" w:author="Moriyama, Shoya/森山 翔也" w:date="2025-04-02T21:09:00Z">
                                        <w:rPr>
                                          <w:color w:val="FF0000"/>
                                        </w:rPr>
                                      </w:rPrChange>
                                    </w:rPr>
                                    <w:delText>1A</w:delText>
                                  </w:r>
                                  <w:r w:rsidRPr="007C3599" w:rsidDel="00610565">
                                    <w:rPr>
                                      <w:rFonts w:hint="eastAsia"/>
                                      <w:rPrChange w:id="2681" w:author="Moriyama, Shoya/森山 翔也" w:date="2025-04-02T21:09:00Z">
                                        <w:rPr>
                                          <w:rFonts w:hint="eastAsia"/>
                                          <w:color w:val="FF0000"/>
                                        </w:rPr>
                                      </w:rPrChange>
                                    </w:rPr>
                                    <w:delText>、</w:delText>
                                  </w:r>
                                </w:del>
                                <w:r w:rsidRPr="007C3599">
                                  <w:rPr>
                                    <w:rPrChange w:id="2682" w:author="Moriyama, Shoya/森山 翔也" w:date="2025-04-02T21:09:00Z">
                                      <w:rPr>
                                        <w:color w:val="FF0000"/>
                                      </w:rPr>
                                    </w:rPrChange>
                                  </w:rPr>
                                  <w:t>24SU/CDC</w:t>
                                </w:r>
                                <w:r w:rsidRPr="007C3599">
                                  <w:rPr>
                                    <w:rFonts w:hint="eastAsia"/>
                                    <w:rPrChange w:id="2683" w:author="Moriyama, Shoya/森山 翔也" w:date="2025-04-02T21:09:00Z">
                                      <w:rPr>
                                        <w:rFonts w:hint="eastAsia"/>
                                        <w:color w:val="FF0000"/>
                                      </w:rPr>
                                    </w:rPrChange>
                                  </w:rPr>
                                  <w:t>：</w:t>
                                </w:r>
                                <w:r w:rsidRPr="007C3599">
                                  <w:rPr>
                                    <w:rPrChange w:id="2684" w:author="Moriyama, Shoya/森山 翔也" w:date="2025-04-02T21:09:00Z">
                                      <w:rPr>
                                        <w:color w:val="FF0000"/>
                                      </w:rPr>
                                    </w:rPrChange>
                                  </w:rPr>
                                  <w:t>CV</w:t>
                                </w:r>
                                <w:r w:rsidRPr="007C3599">
                                  <w:rPr>
                                    <w:rFonts w:hint="eastAsia"/>
                                    <w:rPrChange w:id="2685" w:author="Moriyama, Shoya/森山 翔也" w:date="2025-04-02T21:09:00Z">
                                      <w:rPr>
                                        <w:rFonts w:hint="eastAsia"/>
                                        <w:color w:val="FF0000"/>
                                      </w:rPr>
                                    </w:rPrChange>
                                  </w:rPr>
                                  <w:t>）</w:t>
                                </w:r>
                              </w:ins>
                              <w:ins w:id="2686" w:author="Sasaki, Kenji/佐々木 研二" w:date="2025-02-07T15:38:00Z">
                                <w:del w:id="2687" w:author="Shimizu, Yuya/清水 裕也" w:date="2025-02-08T19:29:00Z">
                                  <w:r w:rsidRPr="007C3599">
                                    <w:rPr>
                                      <w:rFonts w:ascii="Meiryo UI" w:hAnsi="Meiryo UI" w:hint="eastAsia"/>
                                      <w:rPrChange w:id="2688" w:author="Moriyama, Shoya/森山 翔也" w:date="2025-04-02T21:09:00Z">
                                        <w:rPr>
                                          <w:rFonts w:hint="eastAsia"/>
                                        </w:rPr>
                                      </w:rPrChange>
                                    </w:rPr>
                                    <w:delText>各種サービス要求仕様書から</w:delText>
                                  </w:r>
                                  <w:r w:rsidRPr="007C3599">
                                    <w:rPr>
                                      <w:rFonts w:ascii="Meiryo UI" w:hAnsi="Meiryo UI"/>
                                      <w:rPrChange w:id="2689" w:author="Moriyama, Shoya/森山 翔也" w:date="2025-04-02T21:09:00Z">
                                        <w:rPr/>
                                      </w:rPrChange>
                                    </w:rPr>
                                    <w:delText>006_</w:delText>
                                  </w:r>
                                  <w:r w:rsidRPr="007C3599">
                                    <w:rPr>
                                      <w:rFonts w:ascii="Meiryo UI" w:hAnsi="Meiryo UI" w:hint="eastAsia"/>
                                      <w:rPrChange w:id="2690" w:author="Moriyama, Shoya/森山 翔也" w:date="2025-04-02T21:09:00Z">
                                        <w:rPr>
                                          <w:rFonts w:hint="eastAsia"/>
                                        </w:rPr>
                                      </w:rPrChange>
                                    </w:rPr>
                                    <w:delText>性能要求</w:delText>
                                  </w:r>
                                  <w:r w:rsidRPr="007C3599">
                                    <w:rPr>
                                      <w:rFonts w:ascii="Meiryo UI" w:hAnsi="Meiryo UI"/>
                                      <w:rPrChange w:id="2691" w:author="Moriyama, Shoya/森山 翔也" w:date="2025-04-02T21:09:00Z">
                                        <w:rPr/>
                                      </w:rPrChange>
                                    </w:rPr>
                                    <w:delText>_Performance_Requirement</w:delText>
                                  </w:r>
                                  <w:r w:rsidRPr="007C3599">
                                    <w:rPr>
                                      <w:rFonts w:ascii="Meiryo UI" w:hAnsi="Meiryo UI" w:hint="eastAsia"/>
                                      <w:rPrChange w:id="2692" w:author="Moriyama, Shoya/森山 翔也" w:date="2025-04-02T21:09:00Z">
                                        <w:rPr>
                                          <w:rFonts w:hint="eastAsia"/>
                                        </w:rPr>
                                      </w:rPrChange>
                                    </w:rPr>
                                    <w:delText>に</w:delText>
                                  </w:r>
                                  <w:r w:rsidRPr="007C3599">
                                    <w:rPr>
                                      <w:rFonts w:ascii="Meiryo UI" w:hAnsi="Meiryo UI"/>
                                      <w:rPrChange w:id="2693" w:author="Moriyama, Shoya/森山 翔也" w:date="2025-04-02T21:09:00Z">
                                        <w:rPr/>
                                      </w:rPrChange>
                                    </w:rPr>
                                    <w:delText>QOS</w:delText>
                                  </w:r>
                                  <w:r w:rsidRPr="007C3599">
                                    <w:rPr>
                                      <w:rFonts w:ascii="Meiryo UI" w:hAnsi="Meiryo UI" w:hint="eastAsia"/>
                                      <w:rPrChange w:id="2694" w:author="Moriyama, Shoya/森山 翔也" w:date="2025-04-02T21:09:00Z">
                                        <w:rPr>
                                          <w:rFonts w:hint="eastAsia"/>
                                        </w:rPr>
                                      </w:rPrChange>
                                    </w:rPr>
                                    <w:delText>を統合</w:delText>
                                  </w:r>
                                </w:del>
                              </w:ins>
                            </w:p>
                            <w:p w14:paraId="257AF4D3" w14:textId="77777777" w:rsidR="00495270" w:rsidRPr="007C3599" w:rsidRDefault="00495270" w:rsidP="00495270">
                              <w:pPr>
                                <w:pStyle w:val="Web"/>
                                <w:ind w:left="800"/>
                                <w:rPr>
                                  <w:ins w:id="2695" w:author="Sasaki, Kenji/佐々木 研二" w:date="2025-02-07T15:38:00Z"/>
                                  <w:del w:id="2696" w:author="Shimizu, Yuya/清水 裕也" w:date="2025-02-08T19:29:00Z"/>
                                  <w:rFonts w:ascii="Meiryo UI" w:hAnsi="Meiryo UI"/>
                                  <w:rPrChange w:id="2697" w:author="Moriyama, Shoya/森山 翔也" w:date="2025-04-02T21:09:00Z">
                                    <w:rPr>
                                      <w:ins w:id="2698" w:author="Sasaki, Kenji/佐々木 研二" w:date="2025-02-07T15:38:00Z"/>
                                      <w:del w:id="2699" w:author="Shimizu, Yuya/清水 裕也" w:date="2025-02-08T19:29:00Z"/>
                                      <w:rFonts w:ascii="Meiryo UI" w:hAnsi="Meiryo UI"/>
                                      <w:color w:val="FF0000"/>
                                    </w:rPr>
                                  </w:rPrChange>
                                </w:rPr>
                              </w:pPr>
                              <w:ins w:id="2700" w:author="Sasaki, Kenji/佐々木 研二" w:date="2025-02-07T15:38:00Z">
                                <w:del w:id="2701" w:author="Shimizu, Yuya/清水 裕也" w:date="2025-02-08T19:29:00Z">
                                  <w:r w:rsidRPr="007C3599">
                                    <w:rPr>
                                      <w:rFonts w:ascii="Meiryo UI" w:hAnsi="Meiryo UI"/>
                                      <w:rPrChange w:id="2702" w:author="Moriyama, Shoya/森山 翔也" w:date="2025-04-02T21:09:00Z">
                                        <w:rPr/>
                                      </w:rPrChange>
                                    </w:rPr>
                                    <w:delText>Integrate QOS from various service requirement specifications into "006_</w:delText>
                                  </w:r>
                                  <w:r w:rsidRPr="007C3599">
                                    <w:rPr>
                                      <w:rFonts w:ascii="Meiryo UI" w:hAnsi="Meiryo UI" w:hint="eastAsia"/>
                                      <w:rPrChange w:id="2703" w:author="Moriyama, Shoya/森山 翔也" w:date="2025-04-02T21:09:00Z">
                                        <w:rPr>
                                          <w:rFonts w:hint="eastAsia"/>
                                        </w:rPr>
                                      </w:rPrChange>
                                    </w:rPr>
                                    <w:delText>性能要求</w:delText>
                                  </w:r>
                                  <w:r w:rsidRPr="007C3599">
                                    <w:rPr>
                                      <w:rFonts w:ascii="Meiryo UI" w:hAnsi="Meiryo UI"/>
                                      <w:rPrChange w:id="2704" w:author="Moriyama, Shoya/森山 翔也" w:date="2025-04-02T21:09:00Z">
                                        <w:rPr/>
                                      </w:rPrChange>
                                    </w:rPr>
                                    <w:delText>_Performance_Requirement"</w:delText>
                                  </w:r>
                                </w:del>
                              </w:ins>
                            </w:p>
                            <w:p w14:paraId="790F0E2D" w14:textId="77777777" w:rsidR="00495270" w:rsidRPr="007C3599" w:rsidRDefault="00495270" w:rsidP="00495270">
                              <w:pPr>
                                <w:pStyle w:val="Web"/>
                                <w:ind w:left="800"/>
                                <w:rPr>
                                  <w:ins w:id="2705" w:author="Sasaki, Kenji/佐々木 研二" w:date="2025-02-07T15:38:00Z"/>
                                  <w:del w:id="2706" w:author="Shimizu, Yuya/清水 裕也" w:date="2025-02-08T19:29:00Z"/>
                                  <w:rFonts w:ascii="Meiryo UI" w:hAnsi="Meiryo UI"/>
                                  <w:rPrChange w:id="2707" w:author="Moriyama, Shoya/森山 翔也" w:date="2025-04-02T21:09:00Z">
                                    <w:rPr>
                                      <w:ins w:id="2708" w:author="Sasaki, Kenji/佐々木 研二" w:date="2025-02-07T15:38:00Z"/>
                                      <w:del w:id="2709" w:author="Shimizu, Yuya/清水 裕也" w:date="2025-02-08T19:29:00Z"/>
                                      <w:rFonts w:ascii="Meiryo UI" w:hAnsi="Meiryo UI"/>
                                      <w:color w:val="FF0000"/>
                                    </w:rPr>
                                  </w:rPrChange>
                                </w:rPr>
                              </w:pPr>
                              <w:ins w:id="2710" w:author="Sasaki, Kenji/佐々木 研二" w:date="2025-02-07T15:38:00Z">
                                <w:del w:id="2711" w:author="Shimizu, Yuya/清水 裕也" w:date="2025-02-08T19:29:00Z">
                                  <w:r w:rsidRPr="007C3599">
                                    <w:rPr>
                                      <w:rFonts w:ascii="Meiryo UI" w:hAnsi="Meiryo UI" w:hint="eastAsia"/>
                                      <w:rPrChange w:id="2712" w:author="Moriyama, Shoya/森山 翔也" w:date="2025-04-02T21:09:00Z">
                                        <w:rPr>
                                          <w:rFonts w:hint="eastAsia"/>
                                        </w:rPr>
                                      </w:rPrChange>
                                    </w:rPr>
                                    <w:delText>▲</w:delText>
                                  </w:r>
                                  <w:r w:rsidRPr="007C3599">
                                    <w:rPr>
                                      <w:rFonts w:ascii="Meiryo UI" w:hAnsi="Meiryo UI"/>
                                      <w:rPrChange w:id="2713" w:author="Moriyama, Shoya/森山 翔也" w:date="2025-04-02T21:09:00Z">
                                        <w:rPr/>
                                      </w:rPrChange>
                                    </w:rPr>
                                    <w:delText>7.11</w:delText>
                                  </w:r>
                                  <w:r w:rsidRPr="007C3599">
                                    <w:rPr>
                                      <w:rFonts w:ascii="Meiryo UI" w:hAnsi="Meiryo UI" w:hint="eastAsia"/>
                                      <w:rPrChange w:id="2714" w:author="Moriyama, Shoya/森山 翔也" w:date="2025-04-02T21:09:00Z">
                                        <w:rPr>
                                          <w:rFonts w:hint="eastAsia"/>
                                        </w:rPr>
                                      </w:rPrChange>
                                    </w:rPr>
                                    <w:delText>（</w:delText>
                                  </w:r>
                                  <w:r w:rsidRPr="007C3599">
                                    <w:rPr>
                                      <w:rFonts w:ascii="Meiryo UI" w:hAnsi="Meiryo UI"/>
                                      <w:rPrChange w:id="2715" w:author="Moriyama, Shoya/森山 翔也" w:date="2025-04-02T21:09:00Z">
                                        <w:rPr/>
                                      </w:rPrChange>
                                    </w:rPr>
                                    <w:delText>24MM</w:delText>
                                  </w:r>
                                  <w:r w:rsidRPr="007C3599">
                                    <w:rPr>
                                      <w:rFonts w:ascii="Meiryo UI" w:hAnsi="Meiryo UI" w:hint="eastAsia"/>
                                      <w:rPrChange w:id="2716" w:author="Moriyama, Shoya/森山 翔也" w:date="2025-04-02T21:09:00Z">
                                        <w:rPr>
                                          <w:rFonts w:hint="eastAsia"/>
                                        </w:rPr>
                                      </w:rPrChange>
                                    </w:rPr>
                                    <w:delText>：</w:delText>
                                  </w:r>
                                  <w:r w:rsidRPr="007C3599">
                                    <w:rPr>
                                      <w:rFonts w:ascii="Meiryo UI" w:hAnsi="Meiryo UI"/>
                                      <w:rPrChange w:id="2717" w:author="Moriyama, Shoya/森山 翔也" w:date="2025-04-02T21:09:00Z">
                                        <w:rPr/>
                                      </w:rPrChange>
                                    </w:rPr>
                                    <w:delText>1A</w:delText>
                                  </w:r>
                                  <w:r w:rsidRPr="007C3599">
                                    <w:rPr>
                                      <w:rFonts w:ascii="Meiryo UI" w:hAnsi="Meiryo UI" w:hint="eastAsia"/>
                                      <w:rPrChange w:id="2718" w:author="Moriyama, Shoya/森山 翔也" w:date="2025-04-02T21:09:00Z">
                                        <w:rPr>
                                          <w:rFonts w:hint="eastAsia"/>
                                        </w:rPr>
                                      </w:rPrChange>
                                    </w:rPr>
                                    <w:delText>、</w:delText>
                                  </w:r>
                                  <w:r w:rsidRPr="007C3599">
                                    <w:rPr>
                                      <w:rFonts w:ascii="Meiryo UI" w:hAnsi="Meiryo UI"/>
                                      <w:rPrChange w:id="2719" w:author="Moriyama, Shoya/森山 翔也" w:date="2025-04-02T21:09:00Z">
                                        <w:rPr/>
                                      </w:rPrChange>
                                    </w:rPr>
                                    <w:delText>24SU/CDC</w:delText>
                                  </w:r>
                                  <w:r w:rsidRPr="007C3599">
                                    <w:rPr>
                                      <w:rFonts w:ascii="Meiryo UI" w:hAnsi="Meiryo UI" w:hint="eastAsia"/>
                                      <w:rPrChange w:id="2720" w:author="Moriyama, Shoya/森山 翔也" w:date="2025-04-02T21:09:00Z">
                                        <w:rPr>
                                          <w:rFonts w:hint="eastAsia"/>
                                        </w:rPr>
                                      </w:rPrChange>
                                    </w:rPr>
                                    <w:delText>：</w:delText>
                                  </w:r>
                                  <w:r w:rsidRPr="007C3599">
                                    <w:rPr>
                                      <w:rFonts w:ascii="Meiryo UI" w:hAnsi="Meiryo UI"/>
                                      <w:rPrChange w:id="2721" w:author="Moriyama, Shoya/森山 翔也" w:date="2025-04-02T21:09:00Z">
                                        <w:rPr/>
                                      </w:rPrChange>
                                    </w:rPr>
                                    <w:delText>CV</w:delText>
                                  </w:r>
                                  <w:r w:rsidRPr="007C3599">
                                    <w:rPr>
                                      <w:rFonts w:ascii="Meiryo UI" w:hAnsi="Meiryo UI" w:hint="eastAsia"/>
                                      <w:rPrChange w:id="2722" w:author="Moriyama, Shoya/森山 翔也" w:date="2025-04-02T21:09:00Z">
                                        <w:rPr>
                                          <w:rFonts w:hint="eastAsia"/>
                                        </w:rPr>
                                      </w:rPrChange>
                                    </w:rPr>
                                    <w:delText>）</w:delText>
                                  </w:r>
                                </w:del>
                              </w:ins>
                            </w:p>
                            <w:p w14:paraId="519FD825" w14:textId="77777777" w:rsidR="00495270" w:rsidRPr="007C3599" w:rsidRDefault="00495270" w:rsidP="00495270">
                              <w:pPr>
                                <w:rPr>
                                  <w:rPrChange w:id="2723"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84333" id="テキスト ボックス 235" o:spid="_x0000_s1317" type="#_x0000_t202" style="position:absolute;left:0;text-align:left;margin-left:-8.55pt;margin-top:37.85pt;width:501.5pt;height:615pt;z-index:2516582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" fillcolor="#7f7f7f" strokeweight=".5pt">
                  <v:fill opacity="32896f"/>
                  <v:path arrowok="t"/>
                  <v:textbox>
                    <w:txbxContent>
                      <w:p w14:paraId="77FF004D" w14:textId="77777777" w:rsidR="00495270" w:rsidRPr="007C3599" w:rsidRDefault="00495270" w:rsidP="00495270">
                        <w:pPr>
                          <w:rPr>
                            <w:ins w:id="2724" w:author="Shimizu, Yuya/清水 裕也" w:date="2025-02-08T19:29:00Z"/>
                            <w:del w:id="2725" w:author="Shimizu, Yuya/清水 裕也" w:date="2025-02-08T19:29:00Z"/>
                            <w:rPrChange w:id="2726" w:author="Moriyama, Shoya/森山 翔也" w:date="2025-04-02T21:09:00Z">
                              <w:rPr>
                                <w:ins w:id="2727" w:author="Shimizu, Yuya/清水 裕也" w:date="2025-02-08T19:29:00Z"/>
                                <w:del w:id="2728" w:author="Shimizu, Yuya/清水 裕也" w:date="2025-02-08T19:29:00Z"/>
                                <w:color w:val="FF0000"/>
                              </w:rPr>
                            </w:rPrChange>
                          </w:rPr>
                        </w:pPr>
                        <w:ins w:id="2729" w:author="Shimizu, Yuya/清水 裕也" w:date="2025-02-08T19:29:00Z">
                          <w:r w:rsidRPr="007C3599">
                            <w:rPr>
                              <w:rFonts w:hint="eastAsia"/>
                              <w:rPrChange w:id="2730" w:author="Moriyama, Shoya/森山 翔也" w:date="2025-04-02T21:09:00Z">
                                <w:rPr>
                                  <w:rFonts w:hint="eastAsia"/>
                                  <w:color w:val="FF0000"/>
                                </w:rPr>
                              </w:rPrChange>
                            </w:rPr>
                            <w:t>各種サービス要求仕様書から</w:t>
                          </w:r>
                          <w:r w:rsidRPr="007C3599">
                            <w:rPr>
                              <w:rPrChange w:id="2731" w:author="Moriyama, Shoya/森山 翔也" w:date="2025-04-02T21:09:00Z">
                                <w:rPr>
                                  <w:color w:val="FF0000"/>
                                </w:rPr>
                              </w:rPrChange>
                            </w:rPr>
                            <w:t>006_性能要求_Performance_Requirement</w:t>
                          </w:r>
                          <w:r w:rsidRPr="007C3599">
                            <w:rPr>
                              <w:rFonts w:hint="eastAsia"/>
                              <w:rPrChange w:id="2732" w:author="Moriyama, Shoya/森山 翔也" w:date="2025-04-02T21:09:00Z">
                                <w:rPr>
                                  <w:rFonts w:hint="eastAsia"/>
                                  <w:color w:val="FF0000"/>
                                </w:rPr>
                              </w:rPrChange>
                            </w:rPr>
                            <w:t>に</w:t>
                          </w:r>
                        </w:ins>
                      </w:p>
                      <w:p w14:paraId="0CBB93FE" w14:textId="77777777" w:rsidR="00495270" w:rsidRPr="007C3599" w:rsidRDefault="00495270" w:rsidP="00495270">
                        <w:pPr>
                          <w:rPr>
                            <w:ins w:id="2733" w:author="Shimizu, Yuya/清水 裕也" w:date="2025-02-08T19:29:00Z"/>
                            <w:rPrChange w:id="2734" w:author="Moriyama, Shoya/森山 翔也" w:date="2025-04-02T21:09:00Z">
                              <w:rPr>
                                <w:ins w:id="2735" w:author="Shimizu, Yuya/清水 裕也" w:date="2025-02-08T19:29:00Z"/>
                                <w:color w:val="FF0000"/>
                              </w:rPr>
                            </w:rPrChange>
                          </w:rPr>
                        </w:pPr>
                        <w:ins w:id="2736" w:author="Shimizu, Yuya/清水 裕也" w:date="2025-02-08T19:29:00Z">
                          <w:r w:rsidRPr="007C3599">
                            <w:rPr>
                              <w:rPrChange w:id="2737" w:author="Moriyama, Shoya/森山 翔也" w:date="2025-04-02T21:09:00Z">
                                <w:rPr>
                                  <w:color w:val="FF0000"/>
                                </w:rPr>
                              </w:rPrChange>
                            </w:rPr>
                            <w:t>QOSを統合</w:t>
                          </w:r>
                        </w:ins>
                      </w:p>
                      <w:p w14:paraId="1329413B" w14:textId="77777777" w:rsidR="00495270" w:rsidRPr="007C3599" w:rsidRDefault="00495270" w:rsidP="00495270">
                        <w:pPr>
                          <w:rPr>
                            <w:ins w:id="2738" w:author="Shimizu, Yuya/清水 裕也" w:date="2025-02-08T19:29:00Z"/>
                            <w:rPrChange w:id="2739" w:author="Moriyama, Shoya/森山 翔也" w:date="2025-04-02T21:09:00Z">
                              <w:rPr>
                                <w:ins w:id="2740" w:author="Shimizu, Yuya/清水 裕也" w:date="2025-02-08T19:29:00Z"/>
                                <w:color w:val="FF0000"/>
                              </w:rPr>
                            </w:rPrChange>
                          </w:rPr>
                        </w:pPr>
                        <w:ins w:id="2741" w:author="Shimizu, Yuya/清水 裕也" w:date="2025-02-08T19:29:00Z">
                          <w:r w:rsidRPr="007C3599">
                            <w:rPr>
                              <w:rPrChange w:id="2742" w:author="Moriyama, Shoya/森山 翔也" w:date="2025-04-02T21:09:00Z">
                                <w:rPr>
                                  <w:color w:val="FF0000"/>
                                </w:rPr>
                              </w:rPrChange>
                            </w:rPr>
                            <w:t>Integrate QOS from various service requirement specifications into "006_性能要求_Performance_Requirement"</w:t>
                          </w:r>
                        </w:ins>
                      </w:p>
                      <w:p w14:paraId="30B832A0" w14:textId="6EB67CF8" w:rsidR="00495270" w:rsidRPr="007C3599" w:rsidRDefault="00495270" w:rsidP="00495270">
                        <w:pPr>
                          <w:pStyle w:val="Web"/>
                          <w:ind w:left="800"/>
                          <w:rPr>
                            <w:ins w:id="2743" w:author="Sasaki, Kenji/佐々木 研二" w:date="2025-02-07T15:38:00Z"/>
                            <w:del w:id="2744" w:author="Shimizu, Yuya/清水 裕也" w:date="2025-02-08T19:29:00Z"/>
                            <w:rFonts w:ascii="Meiryo UI" w:hAnsi="Meiryo UI"/>
                            <w:rPrChange w:id="2745" w:author="Moriyama, Shoya/森山 翔也" w:date="2025-04-02T21:09:00Z">
                              <w:rPr>
                                <w:ins w:id="2746" w:author="Sasaki, Kenji/佐々木 研二" w:date="2025-02-07T15:38:00Z"/>
                                <w:del w:id="2747" w:author="Shimizu, Yuya/清水 裕也" w:date="2025-02-08T19:29:00Z"/>
                                <w:rFonts w:ascii="Meiryo UI" w:hAnsi="Meiryo UI"/>
                                <w:color w:val="FF0000"/>
                              </w:rPr>
                            </w:rPrChange>
                          </w:rPr>
                        </w:pPr>
                        <w:ins w:id="2748" w:author="Shimizu, Yuya/清水 裕也" w:date="2025-02-08T19:29:00Z">
                          <w:r w:rsidRPr="007C3599">
                            <w:rPr>
                              <w:rFonts w:hint="eastAsia"/>
                              <w:rPrChange w:id="2749" w:author="Moriyama, Shoya/森山 翔也" w:date="2025-04-02T21:09:00Z">
                                <w:rPr>
                                  <w:rFonts w:hint="eastAsia"/>
                                  <w:color w:val="FF0000"/>
                                </w:rPr>
                              </w:rPrChange>
                            </w:rPr>
                            <w:t>▲</w:t>
                          </w:r>
                          <w:r w:rsidRPr="007C3599">
                            <w:rPr>
                              <w:rPrChange w:id="2750" w:author="Moriyama, Shoya/森山 翔也" w:date="2025-04-02T21:09:00Z">
                                <w:rPr>
                                  <w:color w:val="FF0000"/>
                                </w:rPr>
                              </w:rPrChange>
                            </w:rPr>
                            <w:t>7.</w:t>
                          </w:r>
                          <w:del w:id="2751" w:author="Moriyama, Shoya/森山 翔也" w:date="2025-03-10T10:44:00Z">
                            <w:r w:rsidRPr="007C3599" w:rsidDel="00610565">
                              <w:rPr>
                                <w:rPrChange w:id="2752" w:author="Moriyama, Shoya/森山 翔也" w:date="2025-04-02T21:09:00Z">
                                  <w:rPr>
                                    <w:color w:val="FF0000"/>
                                  </w:rPr>
                                </w:rPrChange>
                              </w:rPr>
                              <w:delText>11</w:delText>
                            </w:r>
                          </w:del>
                        </w:ins>
                        <w:ins w:id="2753" w:author="Moriyama, Shoya/森山 翔也" w:date="2025-03-10T10:44:00Z">
                          <w:r w:rsidR="00610565" w:rsidRPr="007C3599">
                            <w:rPr>
                              <w:rPrChange w:id="2754" w:author="Moriyama, Shoya/森山 翔也" w:date="2025-04-02T21:09:00Z">
                                <w:rPr>
                                  <w:color w:val="FF0000"/>
                                </w:rPr>
                              </w:rPrChange>
                            </w:rPr>
                            <w:t>20</w:t>
                          </w:r>
                        </w:ins>
                        <w:ins w:id="2755" w:author="Shimizu, Yuya/清水 裕也" w:date="2025-02-08T19:29:00Z">
                          <w:r w:rsidRPr="007C3599">
                            <w:rPr>
                              <w:rFonts w:hint="eastAsia"/>
                              <w:rPrChange w:id="2756" w:author="Moriyama, Shoya/森山 翔也" w:date="2025-04-02T21:09:00Z">
                                <w:rPr>
                                  <w:rFonts w:hint="eastAsia"/>
                                  <w:color w:val="FF0000"/>
                                </w:rPr>
                              </w:rPrChange>
                            </w:rPr>
                            <w:t>（</w:t>
                          </w:r>
                          <w:del w:id="2757" w:author="Moriyama, Shoya/森山 翔也" w:date="2025-03-10T10:44:00Z">
                            <w:r w:rsidRPr="007C3599" w:rsidDel="00610565">
                              <w:rPr>
                                <w:rPrChange w:id="2758" w:author="Moriyama, Shoya/森山 翔也" w:date="2025-04-02T21:09:00Z">
                                  <w:rPr>
                                    <w:color w:val="FF0000"/>
                                  </w:rPr>
                                </w:rPrChange>
                              </w:rPr>
                              <w:delText>24MM</w:delText>
                            </w:r>
                            <w:r w:rsidRPr="007C3599" w:rsidDel="00610565">
                              <w:rPr>
                                <w:rFonts w:hint="eastAsia"/>
                                <w:rPrChange w:id="2759" w:author="Moriyama, Shoya/森山 翔也" w:date="2025-04-02T21:09:00Z">
                                  <w:rPr>
                                    <w:rFonts w:hint="eastAsia"/>
                                    <w:color w:val="FF0000"/>
                                  </w:rPr>
                                </w:rPrChange>
                              </w:rPr>
                              <w:delText>：</w:delText>
                            </w:r>
                            <w:r w:rsidRPr="007C3599" w:rsidDel="00610565">
                              <w:rPr>
                                <w:rPrChange w:id="2760" w:author="Moriyama, Shoya/森山 翔也" w:date="2025-04-02T21:09:00Z">
                                  <w:rPr>
                                    <w:color w:val="FF0000"/>
                                  </w:rPr>
                                </w:rPrChange>
                              </w:rPr>
                              <w:delText>1A</w:delText>
                            </w:r>
                            <w:r w:rsidRPr="007C3599" w:rsidDel="00610565">
                              <w:rPr>
                                <w:rFonts w:hint="eastAsia"/>
                                <w:rPrChange w:id="2761" w:author="Moriyama, Shoya/森山 翔也" w:date="2025-04-02T21:09:00Z">
                                  <w:rPr>
                                    <w:rFonts w:hint="eastAsia"/>
                                    <w:color w:val="FF0000"/>
                                  </w:rPr>
                                </w:rPrChange>
                              </w:rPr>
                              <w:delText>、</w:delText>
                            </w:r>
                          </w:del>
                          <w:r w:rsidRPr="007C3599">
                            <w:rPr>
                              <w:rPrChange w:id="2762" w:author="Moriyama, Shoya/森山 翔也" w:date="2025-04-02T21:09:00Z">
                                <w:rPr>
                                  <w:color w:val="FF0000"/>
                                </w:rPr>
                              </w:rPrChange>
                            </w:rPr>
                            <w:t>24SU/CDC</w:t>
                          </w:r>
                          <w:r w:rsidRPr="007C3599">
                            <w:rPr>
                              <w:rFonts w:hint="eastAsia"/>
                              <w:rPrChange w:id="2763" w:author="Moriyama, Shoya/森山 翔也" w:date="2025-04-02T21:09:00Z">
                                <w:rPr>
                                  <w:rFonts w:hint="eastAsia"/>
                                  <w:color w:val="FF0000"/>
                                </w:rPr>
                              </w:rPrChange>
                            </w:rPr>
                            <w:t>：</w:t>
                          </w:r>
                          <w:r w:rsidRPr="007C3599">
                            <w:rPr>
                              <w:rPrChange w:id="2764" w:author="Moriyama, Shoya/森山 翔也" w:date="2025-04-02T21:09:00Z">
                                <w:rPr>
                                  <w:color w:val="FF0000"/>
                                </w:rPr>
                              </w:rPrChange>
                            </w:rPr>
                            <w:t>CV</w:t>
                          </w:r>
                          <w:r w:rsidRPr="007C3599">
                            <w:rPr>
                              <w:rFonts w:hint="eastAsia"/>
                              <w:rPrChange w:id="2765" w:author="Moriyama, Shoya/森山 翔也" w:date="2025-04-02T21:09:00Z">
                                <w:rPr>
                                  <w:rFonts w:hint="eastAsia"/>
                                  <w:color w:val="FF0000"/>
                                </w:rPr>
                              </w:rPrChange>
                            </w:rPr>
                            <w:t>）</w:t>
                          </w:r>
                        </w:ins>
                        <w:ins w:id="2766" w:author="Sasaki, Kenji/佐々木 研二" w:date="2025-02-07T15:38:00Z">
                          <w:del w:id="2767" w:author="Shimizu, Yuya/清水 裕也" w:date="2025-02-08T19:29:00Z">
                            <w:r w:rsidRPr="007C3599">
                              <w:rPr>
                                <w:rFonts w:ascii="Meiryo UI" w:hAnsi="Meiryo UI" w:hint="eastAsia"/>
                                <w:rPrChange w:id="2768" w:author="Moriyama, Shoya/森山 翔也" w:date="2025-04-02T21:09:00Z">
                                  <w:rPr>
                                    <w:rFonts w:hint="eastAsia"/>
                                  </w:rPr>
                                </w:rPrChange>
                              </w:rPr>
                              <w:delText>各種サービス要求仕様書から</w:delText>
                            </w:r>
                            <w:r w:rsidRPr="007C3599">
                              <w:rPr>
                                <w:rFonts w:ascii="Meiryo UI" w:hAnsi="Meiryo UI"/>
                                <w:rPrChange w:id="2769" w:author="Moriyama, Shoya/森山 翔也" w:date="2025-04-02T21:09:00Z">
                                  <w:rPr/>
                                </w:rPrChange>
                              </w:rPr>
                              <w:delText>006_</w:delText>
                            </w:r>
                            <w:r w:rsidRPr="007C3599">
                              <w:rPr>
                                <w:rFonts w:ascii="Meiryo UI" w:hAnsi="Meiryo UI" w:hint="eastAsia"/>
                                <w:rPrChange w:id="2770" w:author="Moriyama, Shoya/森山 翔也" w:date="2025-04-02T21:09:00Z">
                                  <w:rPr>
                                    <w:rFonts w:hint="eastAsia"/>
                                  </w:rPr>
                                </w:rPrChange>
                              </w:rPr>
                              <w:delText>性能要求</w:delText>
                            </w:r>
                            <w:r w:rsidRPr="007C3599">
                              <w:rPr>
                                <w:rFonts w:ascii="Meiryo UI" w:hAnsi="Meiryo UI"/>
                                <w:rPrChange w:id="2771" w:author="Moriyama, Shoya/森山 翔也" w:date="2025-04-02T21:09:00Z">
                                  <w:rPr/>
                                </w:rPrChange>
                              </w:rPr>
                              <w:delText>_Performance_Requirement</w:delText>
                            </w:r>
                            <w:r w:rsidRPr="007C3599">
                              <w:rPr>
                                <w:rFonts w:ascii="Meiryo UI" w:hAnsi="Meiryo UI" w:hint="eastAsia"/>
                                <w:rPrChange w:id="2772" w:author="Moriyama, Shoya/森山 翔也" w:date="2025-04-02T21:09:00Z">
                                  <w:rPr>
                                    <w:rFonts w:hint="eastAsia"/>
                                  </w:rPr>
                                </w:rPrChange>
                              </w:rPr>
                              <w:delText>に</w:delText>
                            </w:r>
                            <w:r w:rsidRPr="007C3599">
                              <w:rPr>
                                <w:rFonts w:ascii="Meiryo UI" w:hAnsi="Meiryo UI"/>
                                <w:rPrChange w:id="2773" w:author="Moriyama, Shoya/森山 翔也" w:date="2025-04-02T21:09:00Z">
                                  <w:rPr/>
                                </w:rPrChange>
                              </w:rPr>
                              <w:delText>QOS</w:delText>
                            </w:r>
                            <w:r w:rsidRPr="007C3599">
                              <w:rPr>
                                <w:rFonts w:ascii="Meiryo UI" w:hAnsi="Meiryo UI" w:hint="eastAsia"/>
                                <w:rPrChange w:id="2774" w:author="Moriyama, Shoya/森山 翔也" w:date="2025-04-02T21:09:00Z">
                                  <w:rPr>
                                    <w:rFonts w:hint="eastAsia"/>
                                  </w:rPr>
                                </w:rPrChange>
                              </w:rPr>
                              <w:delText>を統合</w:delText>
                            </w:r>
                          </w:del>
                        </w:ins>
                      </w:p>
                      <w:p w14:paraId="257AF4D3" w14:textId="77777777" w:rsidR="00495270" w:rsidRPr="007C3599" w:rsidRDefault="00495270" w:rsidP="00495270">
                        <w:pPr>
                          <w:pStyle w:val="Web"/>
                          <w:ind w:left="800"/>
                          <w:rPr>
                            <w:ins w:id="2775" w:author="Sasaki, Kenji/佐々木 研二" w:date="2025-02-07T15:38:00Z"/>
                            <w:del w:id="2776" w:author="Shimizu, Yuya/清水 裕也" w:date="2025-02-08T19:29:00Z"/>
                            <w:rFonts w:ascii="Meiryo UI" w:hAnsi="Meiryo UI"/>
                            <w:rPrChange w:id="2777" w:author="Moriyama, Shoya/森山 翔也" w:date="2025-04-02T21:09:00Z">
                              <w:rPr>
                                <w:ins w:id="2778" w:author="Sasaki, Kenji/佐々木 研二" w:date="2025-02-07T15:38:00Z"/>
                                <w:del w:id="2779" w:author="Shimizu, Yuya/清水 裕也" w:date="2025-02-08T19:29:00Z"/>
                                <w:rFonts w:ascii="Meiryo UI" w:hAnsi="Meiryo UI"/>
                                <w:color w:val="FF0000"/>
                              </w:rPr>
                            </w:rPrChange>
                          </w:rPr>
                        </w:pPr>
                        <w:ins w:id="2780" w:author="Sasaki, Kenji/佐々木 研二" w:date="2025-02-07T15:38:00Z">
                          <w:del w:id="2781" w:author="Shimizu, Yuya/清水 裕也" w:date="2025-02-08T19:29:00Z">
                            <w:r w:rsidRPr="007C3599">
                              <w:rPr>
                                <w:rFonts w:ascii="Meiryo UI" w:hAnsi="Meiryo UI"/>
                                <w:rPrChange w:id="2782" w:author="Moriyama, Shoya/森山 翔也" w:date="2025-04-02T21:09:00Z">
                                  <w:rPr/>
                                </w:rPrChange>
                              </w:rPr>
                              <w:delText>Integrate QOS from various service requirement specifications into "006_</w:delText>
                            </w:r>
                            <w:r w:rsidRPr="007C3599">
                              <w:rPr>
                                <w:rFonts w:ascii="Meiryo UI" w:hAnsi="Meiryo UI" w:hint="eastAsia"/>
                                <w:rPrChange w:id="2783" w:author="Moriyama, Shoya/森山 翔也" w:date="2025-04-02T21:09:00Z">
                                  <w:rPr>
                                    <w:rFonts w:hint="eastAsia"/>
                                  </w:rPr>
                                </w:rPrChange>
                              </w:rPr>
                              <w:delText>性能要求</w:delText>
                            </w:r>
                            <w:r w:rsidRPr="007C3599">
                              <w:rPr>
                                <w:rFonts w:ascii="Meiryo UI" w:hAnsi="Meiryo UI"/>
                                <w:rPrChange w:id="2784" w:author="Moriyama, Shoya/森山 翔也" w:date="2025-04-02T21:09:00Z">
                                  <w:rPr/>
                                </w:rPrChange>
                              </w:rPr>
                              <w:delText>_Performance_Requirement"</w:delText>
                            </w:r>
                          </w:del>
                        </w:ins>
                      </w:p>
                      <w:p w14:paraId="790F0E2D" w14:textId="77777777" w:rsidR="00495270" w:rsidRPr="007C3599" w:rsidRDefault="00495270" w:rsidP="00495270">
                        <w:pPr>
                          <w:pStyle w:val="Web"/>
                          <w:ind w:left="800"/>
                          <w:rPr>
                            <w:ins w:id="2785" w:author="Sasaki, Kenji/佐々木 研二" w:date="2025-02-07T15:38:00Z"/>
                            <w:del w:id="2786" w:author="Shimizu, Yuya/清水 裕也" w:date="2025-02-08T19:29:00Z"/>
                            <w:rFonts w:ascii="Meiryo UI" w:hAnsi="Meiryo UI"/>
                            <w:rPrChange w:id="2787" w:author="Moriyama, Shoya/森山 翔也" w:date="2025-04-02T21:09:00Z">
                              <w:rPr>
                                <w:ins w:id="2788" w:author="Sasaki, Kenji/佐々木 研二" w:date="2025-02-07T15:38:00Z"/>
                                <w:del w:id="2789" w:author="Shimizu, Yuya/清水 裕也" w:date="2025-02-08T19:29:00Z"/>
                                <w:rFonts w:ascii="Meiryo UI" w:hAnsi="Meiryo UI"/>
                                <w:color w:val="FF0000"/>
                              </w:rPr>
                            </w:rPrChange>
                          </w:rPr>
                        </w:pPr>
                        <w:ins w:id="2790" w:author="Sasaki, Kenji/佐々木 研二" w:date="2025-02-07T15:38:00Z">
                          <w:del w:id="2791" w:author="Shimizu, Yuya/清水 裕也" w:date="2025-02-08T19:29:00Z">
                            <w:r w:rsidRPr="007C3599">
                              <w:rPr>
                                <w:rFonts w:ascii="Meiryo UI" w:hAnsi="Meiryo UI" w:hint="eastAsia"/>
                                <w:rPrChange w:id="2792" w:author="Moriyama, Shoya/森山 翔也" w:date="2025-04-02T21:09:00Z">
                                  <w:rPr>
                                    <w:rFonts w:hint="eastAsia"/>
                                  </w:rPr>
                                </w:rPrChange>
                              </w:rPr>
                              <w:delText>▲</w:delText>
                            </w:r>
                            <w:r w:rsidRPr="007C3599">
                              <w:rPr>
                                <w:rFonts w:ascii="Meiryo UI" w:hAnsi="Meiryo UI"/>
                                <w:rPrChange w:id="2793" w:author="Moriyama, Shoya/森山 翔也" w:date="2025-04-02T21:09:00Z">
                                  <w:rPr/>
                                </w:rPrChange>
                              </w:rPr>
                              <w:delText>7.11</w:delText>
                            </w:r>
                            <w:r w:rsidRPr="007C3599">
                              <w:rPr>
                                <w:rFonts w:ascii="Meiryo UI" w:hAnsi="Meiryo UI" w:hint="eastAsia"/>
                                <w:rPrChange w:id="2794" w:author="Moriyama, Shoya/森山 翔也" w:date="2025-04-02T21:09:00Z">
                                  <w:rPr>
                                    <w:rFonts w:hint="eastAsia"/>
                                  </w:rPr>
                                </w:rPrChange>
                              </w:rPr>
                              <w:delText>（</w:delText>
                            </w:r>
                            <w:r w:rsidRPr="007C3599">
                              <w:rPr>
                                <w:rFonts w:ascii="Meiryo UI" w:hAnsi="Meiryo UI"/>
                                <w:rPrChange w:id="2795" w:author="Moriyama, Shoya/森山 翔也" w:date="2025-04-02T21:09:00Z">
                                  <w:rPr/>
                                </w:rPrChange>
                              </w:rPr>
                              <w:delText>24MM</w:delText>
                            </w:r>
                            <w:r w:rsidRPr="007C3599">
                              <w:rPr>
                                <w:rFonts w:ascii="Meiryo UI" w:hAnsi="Meiryo UI" w:hint="eastAsia"/>
                                <w:rPrChange w:id="2796" w:author="Moriyama, Shoya/森山 翔也" w:date="2025-04-02T21:09:00Z">
                                  <w:rPr>
                                    <w:rFonts w:hint="eastAsia"/>
                                  </w:rPr>
                                </w:rPrChange>
                              </w:rPr>
                              <w:delText>：</w:delText>
                            </w:r>
                            <w:r w:rsidRPr="007C3599">
                              <w:rPr>
                                <w:rFonts w:ascii="Meiryo UI" w:hAnsi="Meiryo UI"/>
                                <w:rPrChange w:id="2797" w:author="Moriyama, Shoya/森山 翔也" w:date="2025-04-02T21:09:00Z">
                                  <w:rPr/>
                                </w:rPrChange>
                              </w:rPr>
                              <w:delText>1A</w:delText>
                            </w:r>
                            <w:r w:rsidRPr="007C3599">
                              <w:rPr>
                                <w:rFonts w:ascii="Meiryo UI" w:hAnsi="Meiryo UI" w:hint="eastAsia"/>
                                <w:rPrChange w:id="2798" w:author="Moriyama, Shoya/森山 翔也" w:date="2025-04-02T21:09:00Z">
                                  <w:rPr>
                                    <w:rFonts w:hint="eastAsia"/>
                                  </w:rPr>
                                </w:rPrChange>
                              </w:rPr>
                              <w:delText>、</w:delText>
                            </w:r>
                            <w:r w:rsidRPr="007C3599">
                              <w:rPr>
                                <w:rFonts w:ascii="Meiryo UI" w:hAnsi="Meiryo UI"/>
                                <w:rPrChange w:id="2799" w:author="Moriyama, Shoya/森山 翔也" w:date="2025-04-02T21:09:00Z">
                                  <w:rPr/>
                                </w:rPrChange>
                              </w:rPr>
                              <w:delText>24SU/CDC</w:delText>
                            </w:r>
                            <w:r w:rsidRPr="007C3599">
                              <w:rPr>
                                <w:rFonts w:ascii="Meiryo UI" w:hAnsi="Meiryo UI" w:hint="eastAsia"/>
                                <w:rPrChange w:id="2800" w:author="Moriyama, Shoya/森山 翔也" w:date="2025-04-02T21:09:00Z">
                                  <w:rPr>
                                    <w:rFonts w:hint="eastAsia"/>
                                  </w:rPr>
                                </w:rPrChange>
                              </w:rPr>
                              <w:delText>：</w:delText>
                            </w:r>
                            <w:r w:rsidRPr="007C3599">
                              <w:rPr>
                                <w:rFonts w:ascii="Meiryo UI" w:hAnsi="Meiryo UI"/>
                                <w:rPrChange w:id="2801" w:author="Moriyama, Shoya/森山 翔也" w:date="2025-04-02T21:09:00Z">
                                  <w:rPr/>
                                </w:rPrChange>
                              </w:rPr>
                              <w:delText>CV</w:delText>
                            </w:r>
                            <w:r w:rsidRPr="007C3599">
                              <w:rPr>
                                <w:rFonts w:ascii="Meiryo UI" w:hAnsi="Meiryo UI" w:hint="eastAsia"/>
                                <w:rPrChange w:id="2802" w:author="Moriyama, Shoya/森山 翔也" w:date="2025-04-02T21:09:00Z">
                                  <w:rPr>
                                    <w:rFonts w:hint="eastAsia"/>
                                  </w:rPr>
                                </w:rPrChange>
                              </w:rPr>
                              <w:delText>）</w:delText>
                            </w:r>
                          </w:del>
                        </w:ins>
                      </w:p>
                      <w:p w14:paraId="519FD825" w14:textId="77777777" w:rsidR="00495270" w:rsidRPr="007C3599" w:rsidRDefault="00495270" w:rsidP="00495270">
                        <w:pPr>
                          <w:rPr>
                            <w:rPrChange w:id="2803" w:author="Moriyama, Shoya/森山 翔也" w:date="2025-04-02T21:09:00Z">
                              <w:rPr>
                                <w:color w:val="000000"/>
                              </w:rPr>
                            </w:rPrChange>
                          </w:rPr>
                        </w:pPr>
                      </w:p>
                    </w:txbxContent>
                  </v:textbox>
                  <w10:wrap anchorx="margin"/>
                </v:shape>
              </w:pict>
            </mc:Fallback>
          </mc:AlternateContent>
        </w:r>
      </w:ins>
      <w:r w:rsidR="00534C4E" w:rsidRPr="007C3599">
        <w:rPr>
          <w:lang w:val="en"/>
        </w:rPr>
        <w:t>QOS (</w:t>
      </w:r>
      <w:r w:rsidR="00D61401" w:rsidRPr="007C3599">
        <w:rPr>
          <w:rFonts w:hint="eastAsia"/>
        </w:rPr>
        <w:t>サービス品質</w:t>
      </w:r>
      <w:r w:rsidR="00534C4E" w:rsidRPr="007C3599">
        <w:rPr>
          <w:lang w:val="en"/>
        </w:rPr>
        <w:t>Quality of Service)</w:t>
      </w:r>
      <w:bookmarkStart w:id="2804" w:name="_Toc387413833"/>
      <w:bookmarkEnd w:id="2642"/>
      <w:ins w:id="2805" w:author="Moriyama, Shoya/森山 翔也" w:date="2025-02-10T16:29:00Z">
        <w:r w:rsidRPr="007C3599">
          <w:rPr>
            <w:rFonts w:ascii="ＭＳ Ｐゴシック" w:eastAsia="ＭＳ Ｐゴシック" w:hAnsi="ＭＳ Ｐゴシック" w:cs="ＭＳ Ｐゴシック"/>
            <w:noProof/>
            <w:kern w:val="0"/>
            <w:sz w:val="24"/>
          </w:rPr>
          <w:t xml:space="preserve"> </w:t>
        </w:r>
      </w:ins>
    </w:p>
    <w:p w14:paraId="2E07C335" w14:textId="515F658B" w:rsidR="003227EF" w:rsidRPr="007C3599" w:rsidRDefault="003227EF" w:rsidP="004403E2">
      <w:pPr>
        <w:rPr>
          <w:lang w:val="en"/>
        </w:rPr>
      </w:pPr>
      <w:r w:rsidRPr="007C3599">
        <w:rPr>
          <w:lang w:val="en"/>
        </w:rPr>
        <w:t>▲3.00</w:t>
      </w:r>
    </w:p>
    <w:tbl>
      <w:tblPr>
        <w:tblW w:w="8402"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799"/>
        <w:gridCol w:w="1090"/>
        <w:gridCol w:w="1018"/>
        <w:gridCol w:w="1390"/>
        <w:gridCol w:w="1602"/>
        <w:gridCol w:w="2503"/>
      </w:tblGrid>
      <w:tr w:rsidR="007C3599" w:rsidRPr="007C3599" w14:paraId="09C0BB8D" w14:textId="77777777" w:rsidTr="008A1FC9">
        <w:tc>
          <w:tcPr>
            <w:tcW w:w="736" w:type="dxa"/>
            <w:tcBorders>
              <w:top w:val="single" w:sz="4" w:space="0" w:color="auto"/>
              <w:left w:val="single" w:sz="4" w:space="0" w:color="auto"/>
              <w:bottom w:val="single" w:sz="4" w:space="0" w:color="auto"/>
              <w:right w:val="single" w:sz="4" w:space="0" w:color="auto"/>
            </w:tcBorders>
          </w:tcPr>
          <w:p w14:paraId="45598984" w14:textId="77777777" w:rsidR="00D61401" w:rsidRPr="007C3599" w:rsidRDefault="00D61401" w:rsidP="008A1FC9">
            <w:pPr>
              <w:tabs>
                <w:tab w:val="num" w:pos="960"/>
              </w:tabs>
            </w:pPr>
          </w:p>
        </w:tc>
        <w:tc>
          <w:tcPr>
            <w:tcW w:w="2126" w:type="dxa"/>
            <w:gridSpan w:val="2"/>
            <w:tcBorders>
              <w:top w:val="single" w:sz="4" w:space="0" w:color="auto"/>
              <w:left w:val="single" w:sz="4" w:space="0" w:color="auto"/>
              <w:bottom w:val="single" w:sz="4" w:space="0" w:color="auto"/>
              <w:right w:val="single" w:sz="4" w:space="0" w:color="auto"/>
            </w:tcBorders>
            <w:hideMark/>
          </w:tcPr>
          <w:p w14:paraId="16FD7674" w14:textId="77777777" w:rsidR="00D61401" w:rsidRPr="007C3599" w:rsidRDefault="00D61401" w:rsidP="008A1FC9">
            <w:pPr>
              <w:tabs>
                <w:tab w:val="num" w:pos="960"/>
              </w:tabs>
            </w:pPr>
            <w:r w:rsidRPr="007C3599">
              <w:rPr>
                <w:rFonts w:hint="eastAsia"/>
              </w:rPr>
              <w:t>本サービス該当の</w:t>
            </w:r>
          </w:p>
          <w:p w14:paraId="14B61064" w14:textId="77777777" w:rsidR="00D61401" w:rsidRPr="007C3599" w:rsidRDefault="00D61401" w:rsidP="008A1FC9">
            <w:pPr>
              <w:tabs>
                <w:tab w:val="num" w:pos="960"/>
              </w:tabs>
            </w:pPr>
            <w:r w:rsidRPr="007C3599">
              <w:t>QOS項目</w:t>
            </w:r>
          </w:p>
        </w:tc>
        <w:tc>
          <w:tcPr>
            <w:tcW w:w="3016" w:type="dxa"/>
            <w:gridSpan w:val="2"/>
            <w:tcBorders>
              <w:top w:val="single" w:sz="4" w:space="0" w:color="auto"/>
              <w:left w:val="single" w:sz="4" w:space="0" w:color="auto"/>
              <w:bottom w:val="single" w:sz="4" w:space="0" w:color="auto"/>
              <w:right w:val="single" w:sz="4" w:space="0" w:color="auto"/>
            </w:tcBorders>
            <w:hideMark/>
          </w:tcPr>
          <w:p w14:paraId="279F9469" w14:textId="77777777" w:rsidR="00D61401" w:rsidRPr="007C3599" w:rsidRDefault="00D61401" w:rsidP="008A1FC9">
            <w:pPr>
              <w:tabs>
                <w:tab w:val="num" w:pos="960"/>
              </w:tabs>
            </w:pPr>
            <w:r w:rsidRPr="007C3599">
              <w:rPr>
                <w:rFonts w:hint="eastAsia"/>
              </w:rPr>
              <w:t>対象動作、機能</w:t>
            </w:r>
          </w:p>
        </w:tc>
        <w:tc>
          <w:tcPr>
            <w:tcW w:w="2524" w:type="dxa"/>
            <w:tcBorders>
              <w:top w:val="single" w:sz="4" w:space="0" w:color="auto"/>
              <w:left w:val="single" w:sz="4" w:space="0" w:color="auto"/>
              <w:bottom w:val="single" w:sz="4" w:space="0" w:color="auto"/>
              <w:right w:val="single" w:sz="4" w:space="0" w:color="auto"/>
            </w:tcBorders>
            <w:hideMark/>
          </w:tcPr>
          <w:p w14:paraId="300D4FF2" w14:textId="77777777" w:rsidR="00D61401" w:rsidRPr="007C3599" w:rsidRDefault="00D61401" w:rsidP="008A1FC9">
            <w:pPr>
              <w:tabs>
                <w:tab w:val="num" w:pos="960"/>
              </w:tabs>
            </w:pPr>
            <w:r w:rsidRPr="007C3599">
              <w:rPr>
                <w:rFonts w:hint="eastAsia"/>
              </w:rPr>
              <w:t>レベル</w:t>
            </w:r>
          </w:p>
        </w:tc>
      </w:tr>
      <w:tr w:rsidR="007C3599" w:rsidRPr="007C3599" w14:paraId="13AD135B" w14:textId="77777777" w:rsidTr="008A1FC9">
        <w:tc>
          <w:tcPr>
            <w:tcW w:w="736" w:type="dxa"/>
            <w:tcBorders>
              <w:top w:val="single" w:sz="4" w:space="0" w:color="auto"/>
              <w:left w:val="single" w:sz="4" w:space="0" w:color="auto"/>
              <w:bottom w:val="single" w:sz="4" w:space="0" w:color="auto"/>
              <w:right w:val="single" w:sz="4" w:space="0" w:color="auto"/>
            </w:tcBorders>
          </w:tcPr>
          <w:p w14:paraId="41E7D262" w14:textId="77777777" w:rsidR="00D61401" w:rsidRPr="007C3599" w:rsidRDefault="00D61401" w:rsidP="008A1FC9">
            <w:pPr>
              <w:tabs>
                <w:tab w:val="num" w:pos="960"/>
              </w:tabs>
            </w:pPr>
            <w:r w:rsidRPr="007C3599">
              <w:rPr>
                <w:rFonts w:hint="eastAsia"/>
              </w:rPr>
              <w:t>動作</w:t>
            </w:r>
          </w:p>
        </w:tc>
        <w:tc>
          <w:tcPr>
            <w:tcW w:w="2126" w:type="dxa"/>
            <w:gridSpan w:val="2"/>
            <w:tcBorders>
              <w:top w:val="single" w:sz="4" w:space="0" w:color="auto"/>
              <w:left w:val="single" w:sz="4" w:space="0" w:color="auto"/>
              <w:bottom w:val="single" w:sz="4" w:space="0" w:color="auto"/>
              <w:right w:val="single" w:sz="4" w:space="0" w:color="auto"/>
            </w:tcBorders>
            <w:hideMark/>
          </w:tcPr>
          <w:p w14:paraId="757EE259" w14:textId="77777777" w:rsidR="00D61401" w:rsidRPr="007C3599" w:rsidRDefault="00D61401" w:rsidP="008A1FC9">
            <w:pPr>
              <w:tabs>
                <w:tab w:val="num" w:pos="960"/>
              </w:tabs>
            </w:pPr>
            <w:r w:rsidRPr="007C3599">
              <w:rPr>
                <w:rFonts w:hint="eastAsia"/>
              </w:rPr>
              <w:t>動作速度</w:t>
            </w:r>
          </w:p>
        </w:tc>
        <w:tc>
          <w:tcPr>
            <w:tcW w:w="3016" w:type="dxa"/>
            <w:gridSpan w:val="2"/>
            <w:tcBorders>
              <w:top w:val="single" w:sz="4" w:space="0" w:color="auto"/>
              <w:left w:val="single" w:sz="4" w:space="0" w:color="auto"/>
              <w:bottom w:val="single" w:sz="4" w:space="0" w:color="auto"/>
              <w:right w:val="single" w:sz="4" w:space="0" w:color="auto"/>
            </w:tcBorders>
            <w:hideMark/>
          </w:tcPr>
          <w:p w14:paraId="1FBE6DFD" w14:textId="77777777" w:rsidR="00D61401" w:rsidRPr="007C3599" w:rsidRDefault="00D61401" w:rsidP="008A1FC9">
            <w:pPr>
              <w:tabs>
                <w:tab w:val="num" w:pos="960"/>
              </w:tabs>
            </w:pPr>
            <w:r w:rsidRPr="007C3599">
              <w:rPr>
                <w:rFonts w:hint="eastAsia"/>
              </w:rPr>
              <w:t>全更新処理</w:t>
            </w:r>
          </w:p>
          <w:p w14:paraId="678E4DE9" w14:textId="77777777" w:rsidR="00D61401" w:rsidRPr="007C3599" w:rsidRDefault="00D61401" w:rsidP="008A1FC9">
            <w:pPr>
              <w:tabs>
                <w:tab w:val="num" w:pos="960"/>
              </w:tabs>
            </w:pPr>
            <w:r w:rsidRPr="007C3599">
              <w:rPr>
                <w:rFonts w:hint="eastAsia"/>
              </w:rPr>
              <w:t>（全更新地図データコピー開始～全更新地図データコピー終了）</w:t>
            </w:r>
          </w:p>
          <w:p w14:paraId="594FDD07" w14:textId="77777777" w:rsidR="00D61401" w:rsidRPr="007C3599" w:rsidRDefault="00D61401" w:rsidP="008A1FC9">
            <w:pPr>
              <w:tabs>
                <w:tab w:val="num" w:pos="960"/>
              </w:tabs>
            </w:pPr>
          </w:p>
          <w:p w14:paraId="67DF3945" w14:textId="77777777" w:rsidR="00D61401" w:rsidRPr="007C3599" w:rsidRDefault="00D61401" w:rsidP="008A1FC9">
            <w:pPr>
              <w:tabs>
                <w:tab w:val="num" w:pos="960"/>
              </w:tabs>
            </w:pPr>
            <w:r w:rsidRPr="007C3599">
              <w:rPr>
                <w:rFonts w:hint="eastAsia"/>
              </w:rPr>
              <w:t>※リプロの有無によらない、地図データコピー時間</w:t>
            </w:r>
          </w:p>
          <w:p w14:paraId="79A50333" w14:textId="77777777" w:rsidR="00D61401" w:rsidRPr="007C3599" w:rsidRDefault="00D61401" w:rsidP="008A1FC9">
            <w:pPr>
              <w:tabs>
                <w:tab w:val="num" w:pos="960"/>
              </w:tabs>
              <w:ind w:left="958" w:hanging="357"/>
            </w:pPr>
          </w:p>
        </w:tc>
        <w:tc>
          <w:tcPr>
            <w:tcW w:w="2524" w:type="dxa"/>
            <w:tcBorders>
              <w:top w:val="single" w:sz="4" w:space="0" w:color="auto"/>
              <w:left w:val="single" w:sz="4" w:space="0" w:color="auto"/>
              <w:bottom w:val="single" w:sz="4" w:space="0" w:color="auto"/>
              <w:right w:val="single" w:sz="4" w:space="0" w:color="auto"/>
            </w:tcBorders>
            <w:hideMark/>
          </w:tcPr>
          <w:p w14:paraId="4A78B463" w14:textId="77777777" w:rsidR="00D61401" w:rsidRPr="007C3599" w:rsidRDefault="00D61401" w:rsidP="008A1FC9">
            <w:pPr>
              <w:tabs>
                <w:tab w:val="num" w:pos="960"/>
              </w:tabs>
            </w:pPr>
            <w:r w:rsidRPr="007C3599">
              <w:t>30分以内</w:t>
            </w:r>
          </w:p>
        </w:tc>
      </w:tr>
      <w:tr w:rsidR="007C3599" w:rsidRPr="007C3599" w14:paraId="45790D11" w14:textId="77777777" w:rsidTr="008A1FC9">
        <w:tc>
          <w:tcPr>
            <w:tcW w:w="736" w:type="dxa"/>
            <w:tcBorders>
              <w:top w:val="single" w:sz="4" w:space="0" w:color="auto"/>
              <w:left w:val="single" w:sz="4" w:space="0" w:color="auto"/>
              <w:bottom w:val="single" w:sz="4" w:space="0" w:color="auto"/>
              <w:right w:val="single" w:sz="4" w:space="0" w:color="auto"/>
            </w:tcBorders>
          </w:tcPr>
          <w:p w14:paraId="71CC5848" w14:textId="77777777" w:rsidR="00D61401" w:rsidRPr="007C3599" w:rsidRDefault="00D61401" w:rsidP="008A1FC9">
            <w:pPr>
              <w:tabs>
                <w:tab w:val="num" w:pos="960"/>
              </w:tabs>
              <w:ind w:left="958" w:hanging="357"/>
            </w:pPr>
          </w:p>
        </w:tc>
        <w:tc>
          <w:tcPr>
            <w:tcW w:w="2126" w:type="dxa"/>
            <w:gridSpan w:val="2"/>
            <w:tcBorders>
              <w:top w:val="single" w:sz="4" w:space="0" w:color="auto"/>
              <w:left w:val="single" w:sz="4" w:space="0" w:color="auto"/>
              <w:bottom w:val="single" w:sz="4" w:space="0" w:color="auto"/>
              <w:right w:val="single" w:sz="4" w:space="0" w:color="auto"/>
            </w:tcBorders>
            <w:hideMark/>
          </w:tcPr>
          <w:p w14:paraId="4763B446" w14:textId="77777777" w:rsidR="00D61401" w:rsidRPr="007C3599" w:rsidRDefault="00D61401" w:rsidP="008A1FC9">
            <w:pPr>
              <w:tabs>
                <w:tab w:val="num" w:pos="960"/>
              </w:tabs>
              <w:ind w:left="958" w:hanging="357"/>
            </w:pPr>
          </w:p>
        </w:tc>
        <w:tc>
          <w:tcPr>
            <w:tcW w:w="3016" w:type="dxa"/>
            <w:gridSpan w:val="2"/>
            <w:tcBorders>
              <w:top w:val="single" w:sz="4" w:space="0" w:color="auto"/>
              <w:left w:val="single" w:sz="4" w:space="0" w:color="auto"/>
              <w:bottom w:val="single" w:sz="4" w:space="0" w:color="auto"/>
              <w:right w:val="single" w:sz="4" w:space="0" w:color="auto"/>
            </w:tcBorders>
            <w:hideMark/>
          </w:tcPr>
          <w:p w14:paraId="5707AD7B" w14:textId="77777777" w:rsidR="00D61401" w:rsidRPr="007C3599" w:rsidRDefault="00D61401" w:rsidP="008A1FC9">
            <w:pPr>
              <w:tabs>
                <w:tab w:val="num" w:pos="960"/>
              </w:tabs>
              <w:rPr>
                <w:strike/>
              </w:rPr>
            </w:pPr>
            <w:r w:rsidRPr="007C3599">
              <w:rPr>
                <w:strike/>
              </w:rPr>
              <w:t>DCM</w:t>
            </w:r>
          </w:p>
          <w:p w14:paraId="5C972F88" w14:textId="77777777" w:rsidR="00D61401" w:rsidRPr="007C3599" w:rsidRDefault="00D61401" w:rsidP="008A1FC9">
            <w:pPr>
              <w:tabs>
                <w:tab w:val="num" w:pos="960"/>
              </w:tabs>
              <w:rPr>
                <w:strike/>
              </w:rPr>
            </w:pPr>
            <w:r w:rsidRPr="007C3599">
              <w:rPr>
                <w:rFonts w:hint="eastAsia"/>
                <w:strike/>
              </w:rPr>
              <w:t>配信パッケージダウンロード開始から、地図データ更新終了まで</w:t>
            </w:r>
          </w:p>
        </w:tc>
        <w:tc>
          <w:tcPr>
            <w:tcW w:w="2524" w:type="dxa"/>
            <w:tcBorders>
              <w:top w:val="single" w:sz="4" w:space="0" w:color="auto"/>
              <w:left w:val="single" w:sz="4" w:space="0" w:color="auto"/>
              <w:bottom w:val="single" w:sz="4" w:space="0" w:color="auto"/>
              <w:right w:val="single" w:sz="4" w:space="0" w:color="auto"/>
            </w:tcBorders>
            <w:hideMark/>
          </w:tcPr>
          <w:p w14:paraId="2F076B2B" w14:textId="77777777" w:rsidR="00D61401" w:rsidRPr="007C3599" w:rsidRDefault="00D61401" w:rsidP="008A1FC9">
            <w:pPr>
              <w:tabs>
                <w:tab w:val="num" w:pos="960"/>
              </w:tabs>
              <w:rPr>
                <w:strike/>
              </w:rPr>
            </w:pPr>
            <w:r w:rsidRPr="007C3599">
              <w:rPr>
                <w:strike/>
              </w:rPr>
              <w:t>75分以内</w:t>
            </w:r>
          </w:p>
          <w:p w14:paraId="4AA726A3" w14:textId="77777777" w:rsidR="00D61401" w:rsidRPr="007C3599" w:rsidRDefault="00D61401" w:rsidP="008A1FC9">
            <w:pPr>
              <w:tabs>
                <w:tab w:val="num" w:pos="960"/>
              </w:tabs>
              <w:rPr>
                <w:strike/>
              </w:rPr>
            </w:pPr>
            <w:r w:rsidRPr="007C3599">
              <w:rPr>
                <w:rFonts w:hint="eastAsia"/>
                <w:strike/>
              </w:rPr>
              <w:t>対象データ：</w:t>
            </w:r>
          </w:p>
          <w:p w14:paraId="09822923" w14:textId="77777777" w:rsidR="00D61401" w:rsidRPr="007C3599" w:rsidRDefault="00D61401" w:rsidP="008A1FC9">
            <w:pPr>
              <w:tabs>
                <w:tab w:val="num" w:pos="960"/>
              </w:tabs>
              <w:rPr>
                <w:strike/>
              </w:rPr>
            </w:pPr>
            <w:r w:rsidRPr="007C3599">
              <w:rPr>
                <w:rFonts w:hint="eastAsia"/>
                <w:strike/>
              </w:rPr>
              <w:t>・２都道府県、３年分の更新</w:t>
            </w:r>
          </w:p>
          <w:p w14:paraId="6170E919" w14:textId="77777777" w:rsidR="00D61401" w:rsidRPr="007C3599" w:rsidRDefault="00D61401" w:rsidP="008A1FC9">
            <w:pPr>
              <w:tabs>
                <w:tab w:val="num" w:pos="960"/>
              </w:tabs>
              <w:rPr>
                <w:strike/>
              </w:rPr>
            </w:pPr>
            <w:r w:rsidRPr="007C3599">
              <w:rPr>
                <w:rFonts w:hint="eastAsia"/>
                <w:strike/>
              </w:rPr>
              <w:t>・全国配信対象、３年分の更新</w:t>
            </w:r>
          </w:p>
          <w:p w14:paraId="43AB4590" w14:textId="77777777" w:rsidR="00D61401" w:rsidRPr="007C3599" w:rsidRDefault="00D61401" w:rsidP="008A1FC9">
            <w:pPr>
              <w:tabs>
                <w:tab w:val="num" w:pos="960"/>
              </w:tabs>
              <w:rPr>
                <w:strike/>
              </w:rPr>
            </w:pPr>
          </w:p>
          <w:p w14:paraId="1C988B38" w14:textId="77777777" w:rsidR="00D61401" w:rsidRPr="007C3599" w:rsidRDefault="00D61401" w:rsidP="008A1FC9">
            <w:pPr>
              <w:tabs>
                <w:tab w:val="num" w:pos="960"/>
              </w:tabs>
              <w:rPr>
                <w:strike/>
              </w:rPr>
            </w:pPr>
            <w:r w:rsidRPr="007C3599">
              <w:rPr>
                <w:rFonts w:hint="eastAsia"/>
                <w:strike/>
              </w:rPr>
              <w:t>参考値：</w:t>
            </w:r>
          </w:p>
          <w:p w14:paraId="23219805" w14:textId="77777777" w:rsidR="00D61401" w:rsidRPr="007C3599" w:rsidRDefault="00D61401" w:rsidP="008A1FC9">
            <w:pPr>
              <w:tabs>
                <w:tab w:val="num" w:pos="960"/>
              </w:tabs>
              <w:rPr>
                <w:strike/>
              </w:rPr>
            </w:pPr>
            <w:r w:rsidRPr="007C3599">
              <w:rPr>
                <w:rFonts w:hint="eastAsia"/>
                <w:strike/>
              </w:rPr>
              <w:t>※更新時間はデータ量に依存するので、以下は目安の数値である。</w:t>
            </w:r>
          </w:p>
          <w:p w14:paraId="5AD1C5E4" w14:textId="77777777" w:rsidR="00D61401" w:rsidRPr="007C3599" w:rsidRDefault="00D61401" w:rsidP="008A1FC9">
            <w:pPr>
              <w:tabs>
                <w:tab w:val="num" w:pos="960"/>
              </w:tabs>
              <w:rPr>
                <w:strike/>
              </w:rPr>
            </w:pPr>
            <w:r w:rsidRPr="007C3599">
              <w:rPr>
                <w:rFonts w:hint="eastAsia"/>
                <w:strike/>
              </w:rPr>
              <w:t>・自宅周辺</w:t>
            </w:r>
            <w:r w:rsidRPr="007C3599">
              <w:rPr>
                <w:strike/>
              </w:rPr>
              <w:t>80Km四方、１週間分の更新</w:t>
            </w:r>
          </w:p>
          <w:p w14:paraId="3CA1A002" w14:textId="77777777" w:rsidR="00D61401" w:rsidRPr="007C3599" w:rsidRDefault="00D61401" w:rsidP="008A1FC9">
            <w:pPr>
              <w:tabs>
                <w:tab w:val="num" w:pos="960"/>
              </w:tabs>
              <w:ind w:firstLineChars="100" w:firstLine="200"/>
              <w:rPr>
                <w:strike/>
              </w:rPr>
            </w:pPr>
            <w:r w:rsidRPr="007C3599">
              <w:rPr>
                <w:rFonts w:hint="eastAsia"/>
                <w:strike/>
              </w:rPr>
              <w:t>→約</w:t>
            </w:r>
            <w:r w:rsidRPr="007C3599">
              <w:rPr>
                <w:strike/>
              </w:rPr>
              <w:t>15分</w:t>
            </w:r>
          </w:p>
          <w:p w14:paraId="1F8440F3" w14:textId="77777777" w:rsidR="00D61401" w:rsidRPr="007C3599" w:rsidRDefault="00D61401" w:rsidP="008A1FC9">
            <w:pPr>
              <w:tabs>
                <w:tab w:val="num" w:pos="960"/>
              </w:tabs>
              <w:rPr>
                <w:strike/>
              </w:rPr>
            </w:pPr>
            <w:r w:rsidRPr="007C3599">
              <w:rPr>
                <w:rFonts w:hint="eastAsia"/>
                <w:strike/>
              </w:rPr>
              <w:t>・目的地周辺</w:t>
            </w:r>
            <w:r w:rsidRPr="007C3599">
              <w:rPr>
                <w:strike/>
              </w:rPr>
              <w:t>10Km、３年分の更新</w:t>
            </w:r>
          </w:p>
          <w:p w14:paraId="2FBC640C" w14:textId="77777777" w:rsidR="00D61401" w:rsidRPr="007C3599" w:rsidRDefault="00D61401" w:rsidP="008A1FC9">
            <w:pPr>
              <w:tabs>
                <w:tab w:val="num" w:pos="960"/>
              </w:tabs>
              <w:ind w:firstLineChars="100" w:firstLine="200"/>
              <w:rPr>
                <w:strike/>
              </w:rPr>
            </w:pPr>
            <w:r w:rsidRPr="007C3599">
              <w:rPr>
                <w:rFonts w:hint="eastAsia"/>
                <w:strike/>
              </w:rPr>
              <w:t>→約</w:t>
            </w:r>
            <w:r w:rsidRPr="007C3599">
              <w:rPr>
                <w:strike/>
              </w:rPr>
              <w:t>10分</w:t>
            </w:r>
          </w:p>
          <w:p w14:paraId="6956FBEB" w14:textId="77777777" w:rsidR="00D61401" w:rsidRPr="007C3599" w:rsidRDefault="00D61401" w:rsidP="008A1FC9">
            <w:pPr>
              <w:tabs>
                <w:tab w:val="num" w:pos="960"/>
              </w:tabs>
              <w:rPr>
                <w:strike/>
              </w:rPr>
            </w:pPr>
            <w:r w:rsidRPr="007C3599">
              <w:rPr>
                <w:rFonts w:hint="eastAsia"/>
                <w:strike/>
              </w:rPr>
              <w:t>・全国配信対象、</w:t>
            </w:r>
            <w:r w:rsidRPr="007C3599">
              <w:rPr>
                <w:strike/>
              </w:rPr>
              <w:t>1週間分の更新</w:t>
            </w:r>
          </w:p>
          <w:p w14:paraId="490B6539" w14:textId="77777777" w:rsidR="00D61401" w:rsidRPr="007C3599" w:rsidRDefault="00D61401" w:rsidP="008A1FC9">
            <w:pPr>
              <w:tabs>
                <w:tab w:val="num" w:pos="960"/>
              </w:tabs>
              <w:ind w:firstLineChars="100" w:firstLine="200"/>
              <w:rPr>
                <w:strike/>
              </w:rPr>
            </w:pPr>
            <w:r w:rsidRPr="007C3599">
              <w:rPr>
                <w:rFonts w:hint="eastAsia"/>
                <w:strike/>
              </w:rPr>
              <w:t>→約</w:t>
            </w:r>
            <w:r w:rsidRPr="007C3599">
              <w:rPr>
                <w:strike/>
              </w:rPr>
              <w:t>15分</w:t>
            </w:r>
          </w:p>
          <w:p w14:paraId="55372967" w14:textId="77777777" w:rsidR="00D61401" w:rsidRPr="007C3599" w:rsidRDefault="00D61401" w:rsidP="008A1FC9">
            <w:pPr>
              <w:tabs>
                <w:tab w:val="num" w:pos="960"/>
              </w:tabs>
              <w:rPr>
                <w:strike/>
              </w:rPr>
            </w:pPr>
            <w:r w:rsidRPr="007C3599">
              <w:rPr>
                <w:rFonts w:hint="eastAsia"/>
                <w:strike/>
              </w:rPr>
              <w:t>・対象データ：</w:t>
            </w:r>
            <w:r w:rsidRPr="007C3599">
              <w:rPr>
                <w:strike/>
              </w:rPr>
              <w:t>300Kbyte</w:t>
            </w:r>
          </w:p>
          <w:p w14:paraId="403C2B43" w14:textId="77777777" w:rsidR="00D61401" w:rsidRPr="007C3599" w:rsidRDefault="00D61401" w:rsidP="008A1FC9">
            <w:pPr>
              <w:tabs>
                <w:tab w:val="num" w:pos="960"/>
              </w:tabs>
              <w:ind w:firstLineChars="100" w:firstLine="200"/>
              <w:rPr>
                <w:strike/>
              </w:rPr>
            </w:pPr>
            <w:r w:rsidRPr="007C3599">
              <w:rPr>
                <w:rFonts w:hint="eastAsia"/>
                <w:strike/>
              </w:rPr>
              <w:t>→約</w:t>
            </w:r>
            <w:r w:rsidRPr="007C3599">
              <w:rPr>
                <w:strike/>
              </w:rPr>
              <w:t>10分</w:t>
            </w:r>
          </w:p>
          <w:p w14:paraId="5F5470D2" w14:textId="77777777" w:rsidR="00D61401" w:rsidRPr="007C3599" w:rsidRDefault="00D61401" w:rsidP="008A1FC9">
            <w:pPr>
              <w:tabs>
                <w:tab w:val="num" w:pos="960"/>
              </w:tabs>
              <w:rPr>
                <w:strike/>
              </w:rPr>
            </w:pPr>
          </w:p>
        </w:tc>
      </w:tr>
      <w:tr w:rsidR="007C3599" w:rsidRPr="007C3599" w14:paraId="5F59A404" w14:textId="77777777" w:rsidTr="008A1FC9">
        <w:tc>
          <w:tcPr>
            <w:tcW w:w="736" w:type="dxa"/>
            <w:tcBorders>
              <w:top w:val="single" w:sz="4" w:space="0" w:color="auto"/>
              <w:left w:val="single" w:sz="4" w:space="0" w:color="auto"/>
              <w:bottom w:val="single" w:sz="4" w:space="0" w:color="auto"/>
              <w:right w:val="single" w:sz="4" w:space="0" w:color="auto"/>
            </w:tcBorders>
          </w:tcPr>
          <w:p w14:paraId="4FF72AC7" w14:textId="77777777" w:rsidR="00D61401" w:rsidRPr="007C3599" w:rsidRDefault="00D61401" w:rsidP="008A1FC9">
            <w:pPr>
              <w:tabs>
                <w:tab w:val="num" w:pos="960"/>
              </w:tabs>
              <w:ind w:left="958" w:hanging="357"/>
            </w:pPr>
          </w:p>
        </w:tc>
        <w:tc>
          <w:tcPr>
            <w:tcW w:w="2126" w:type="dxa"/>
            <w:gridSpan w:val="2"/>
            <w:tcBorders>
              <w:top w:val="single" w:sz="4" w:space="0" w:color="auto"/>
              <w:left w:val="single" w:sz="4" w:space="0" w:color="auto"/>
              <w:bottom w:val="single" w:sz="4" w:space="0" w:color="auto"/>
              <w:right w:val="single" w:sz="4" w:space="0" w:color="auto"/>
            </w:tcBorders>
            <w:hideMark/>
          </w:tcPr>
          <w:p w14:paraId="5830F9D2" w14:textId="77777777" w:rsidR="00D61401" w:rsidRPr="007C3599" w:rsidRDefault="00D61401" w:rsidP="008A1FC9">
            <w:pPr>
              <w:tabs>
                <w:tab w:val="num" w:pos="960"/>
              </w:tabs>
              <w:ind w:left="958" w:hanging="357"/>
            </w:pPr>
          </w:p>
        </w:tc>
        <w:tc>
          <w:tcPr>
            <w:tcW w:w="3016" w:type="dxa"/>
            <w:gridSpan w:val="2"/>
            <w:tcBorders>
              <w:top w:val="single" w:sz="4" w:space="0" w:color="auto"/>
              <w:left w:val="single" w:sz="4" w:space="0" w:color="auto"/>
              <w:bottom w:val="single" w:sz="4" w:space="0" w:color="auto"/>
              <w:right w:val="single" w:sz="4" w:space="0" w:color="auto"/>
            </w:tcBorders>
            <w:hideMark/>
          </w:tcPr>
          <w:p w14:paraId="69ECCBD9" w14:textId="77777777" w:rsidR="00D61401" w:rsidRPr="007C3599" w:rsidRDefault="00D61401" w:rsidP="008A1FC9">
            <w:pPr>
              <w:tabs>
                <w:tab w:val="num" w:pos="960"/>
              </w:tabs>
              <w:rPr>
                <w:strike/>
              </w:rPr>
            </w:pPr>
            <w:r w:rsidRPr="007C3599">
              <w:rPr>
                <w:rFonts w:hint="eastAsia"/>
                <w:strike/>
              </w:rPr>
              <w:t>更新メディア内配信パッケージ</w:t>
            </w:r>
          </w:p>
          <w:p w14:paraId="3C552683" w14:textId="77777777" w:rsidR="00D61401" w:rsidRPr="007C3599" w:rsidRDefault="00D61401" w:rsidP="008A1FC9">
            <w:pPr>
              <w:tabs>
                <w:tab w:val="num" w:pos="960"/>
              </w:tabs>
              <w:rPr>
                <w:strike/>
              </w:rPr>
            </w:pPr>
            <w:r w:rsidRPr="007C3599">
              <w:rPr>
                <w:rFonts w:hint="eastAsia"/>
                <w:strike/>
              </w:rPr>
              <w:t>転送開始から地図データ更新終了まで</w:t>
            </w:r>
          </w:p>
        </w:tc>
        <w:tc>
          <w:tcPr>
            <w:tcW w:w="2524" w:type="dxa"/>
            <w:tcBorders>
              <w:top w:val="single" w:sz="4" w:space="0" w:color="auto"/>
              <w:left w:val="single" w:sz="4" w:space="0" w:color="auto"/>
              <w:bottom w:val="single" w:sz="4" w:space="0" w:color="auto"/>
              <w:right w:val="single" w:sz="4" w:space="0" w:color="auto"/>
            </w:tcBorders>
            <w:hideMark/>
          </w:tcPr>
          <w:p w14:paraId="29B351E6" w14:textId="77777777" w:rsidR="00D61401" w:rsidRPr="007C3599" w:rsidRDefault="00D61401" w:rsidP="008A1FC9">
            <w:pPr>
              <w:tabs>
                <w:tab w:val="num" w:pos="960"/>
              </w:tabs>
              <w:ind w:left="958" w:hanging="357"/>
              <w:rPr>
                <w:strike/>
              </w:rPr>
            </w:pPr>
          </w:p>
        </w:tc>
      </w:tr>
      <w:tr w:rsidR="007C3599" w:rsidRPr="007C3599" w14:paraId="38C7444C" w14:textId="77777777" w:rsidTr="008A1FC9">
        <w:tc>
          <w:tcPr>
            <w:tcW w:w="736" w:type="dxa"/>
            <w:tcBorders>
              <w:top w:val="single" w:sz="4" w:space="0" w:color="auto"/>
              <w:left w:val="single" w:sz="4" w:space="0" w:color="auto"/>
              <w:bottom w:val="single" w:sz="4" w:space="0" w:color="auto"/>
              <w:right w:val="single" w:sz="4" w:space="0" w:color="auto"/>
            </w:tcBorders>
          </w:tcPr>
          <w:p w14:paraId="0CF627E4" w14:textId="5A04DD6A" w:rsidR="00D61401" w:rsidRPr="007C3599" w:rsidRDefault="00495270" w:rsidP="008A1FC9">
            <w:pPr>
              <w:tabs>
                <w:tab w:val="num" w:pos="960"/>
              </w:tabs>
              <w:ind w:left="958" w:hanging="357"/>
            </w:pPr>
            <w:ins w:id="2806" w:author="Moriyama, Shoya/森山 翔也" w:date="2025-02-10T16:29:00Z">
              <w:r w:rsidRPr="007C3599">
                <w:rPr>
                  <w:rFonts w:ascii="ＭＳ Ｐゴシック" w:eastAsia="ＭＳ Ｐゴシック" w:hAnsi="ＭＳ Ｐゴシック" w:cs="ＭＳ Ｐゴシック"/>
                  <w:noProof/>
                  <w:kern w:val="0"/>
                  <w:sz w:val="24"/>
                </w:rPr>
                <w:lastRenderedPageBreak/>
                <mc:AlternateContent>
                  <mc:Choice Requires="wps">
                    <w:drawing>
                      <wp:anchor distT="0" distB="0" distL="114300" distR="114300" simplePos="0" relativeHeight="251658299" behindDoc="0" locked="0" layoutInCell="1" allowOverlap="1" wp14:anchorId="37C13226" wp14:editId="27EB3160">
                        <wp:simplePos x="0" y="0"/>
                        <wp:positionH relativeFrom="margin">
                          <wp:posOffset>-621665</wp:posOffset>
                        </wp:positionH>
                        <wp:positionV relativeFrom="paragraph">
                          <wp:posOffset>-40005</wp:posOffset>
                        </wp:positionV>
                        <wp:extent cx="6369050" cy="7810500"/>
                        <wp:effectExtent l="0" t="0" r="12700" b="19050"/>
                        <wp:wrapNone/>
                        <wp:docPr id="1442" name="テキスト ボックス 1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7810500"/>
                                </a:xfrm>
                                <a:prstGeom prst="rect">
                                  <a:avLst/>
                                </a:prstGeom>
                                <a:solidFill>
                                  <a:srgbClr val="7F7F7F">
                                    <a:alpha val="50196"/>
                                  </a:srgbClr>
                                </a:solidFill>
                                <a:ln w="6350">
                                  <a:solidFill>
                                    <a:prstClr val="black"/>
                                  </a:solidFill>
                                </a:ln>
                              </wps:spPr>
                              <wps:txbx>
                                <w:txbxContent>
                                  <w:p w14:paraId="74A6998C" w14:textId="77777777" w:rsidR="00D339EF" w:rsidRPr="007C3599" w:rsidRDefault="00D339EF" w:rsidP="00D339EF">
                                    <w:pPr>
                                      <w:rPr>
                                        <w:ins w:id="2807" w:author="Moriyama, Shoya/森山 翔也" w:date="2025-03-10T11:07:00Z"/>
                                        <w:rPrChange w:id="2808" w:author="Moriyama, Shoya/森山 翔也" w:date="2025-04-02T21:09:00Z">
                                          <w:rPr>
                                            <w:ins w:id="2809" w:author="Moriyama, Shoya/森山 翔也" w:date="2025-03-10T11:07:00Z"/>
                                            <w:color w:val="FF0000"/>
                                          </w:rPr>
                                        </w:rPrChange>
                                      </w:rPr>
                                    </w:pPr>
                                    <w:ins w:id="2810" w:author="Moriyama, Shoya/森山 翔也" w:date="2025-03-10T11:07:00Z">
                                      <w:r w:rsidRPr="007C3599">
                                        <w:rPr>
                                          <w:rFonts w:hint="eastAsia"/>
                                          <w:rPrChange w:id="2811" w:author="Moriyama, Shoya/森山 翔也" w:date="2025-04-02T21:09:00Z">
                                            <w:rPr>
                                              <w:rFonts w:hint="eastAsia"/>
                                              <w:color w:val="FF0000"/>
                                            </w:rPr>
                                          </w:rPrChange>
                                        </w:rPr>
                                        <w:t>各種サービス要求仕様書から</w:t>
                                      </w:r>
                                      <w:r w:rsidRPr="007C3599">
                                        <w:rPr>
                                          <w:rPrChange w:id="2812" w:author="Moriyama, Shoya/森山 翔也" w:date="2025-04-02T21:09:00Z">
                                            <w:rPr>
                                              <w:color w:val="FF0000"/>
                                            </w:rPr>
                                          </w:rPrChange>
                                        </w:rPr>
                                        <w:t>006_性能要求_Performance_Requirement</w:t>
                                      </w:r>
                                      <w:r w:rsidRPr="007C3599">
                                        <w:rPr>
                                          <w:rFonts w:hint="eastAsia"/>
                                          <w:rPrChange w:id="2813" w:author="Moriyama, Shoya/森山 翔也" w:date="2025-04-02T21:09:00Z">
                                            <w:rPr>
                                              <w:rFonts w:hint="eastAsia"/>
                                              <w:color w:val="FF0000"/>
                                            </w:rPr>
                                          </w:rPrChange>
                                        </w:rPr>
                                        <w:t>に</w:t>
                                      </w:r>
                                      <w:r w:rsidRPr="007C3599">
                                        <w:rPr>
                                          <w:rPrChange w:id="2814" w:author="Moriyama, Shoya/森山 翔也" w:date="2025-04-02T21:09:00Z">
                                            <w:rPr>
                                              <w:color w:val="FF0000"/>
                                            </w:rPr>
                                          </w:rPrChange>
                                        </w:rPr>
                                        <w:t>QOSを統合</w:t>
                                      </w:r>
                                    </w:ins>
                                  </w:p>
                                  <w:p w14:paraId="365D8EDD" w14:textId="77777777" w:rsidR="00D339EF" w:rsidRPr="007C3599" w:rsidRDefault="00D339EF" w:rsidP="00D339EF">
                                    <w:pPr>
                                      <w:rPr>
                                        <w:ins w:id="2815" w:author="Moriyama, Shoya/森山 翔也" w:date="2025-03-10T11:07:00Z"/>
                                        <w:rPrChange w:id="2816" w:author="Moriyama, Shoya/森山 翔也" w:date="2025-04-02T21:09:00Z">
                                          <w:rPr>
                                            <w:ins w:id="2817" w:author="Moriyama, Shoya/森山 翔也" w:date="2025-03-10T11:07:00Z"/>
                                            <w:color w:val="FF0000"/>
                                          </w:rPr>
                                        </w:rPrChange>
                                      </w:rPr>
                                    </w:pPr>
                                    <w:ins w:id="2818" w:author="Moriyama, Shoya/森山 翔也" w:date="2025-03-10T11:07:00Z">
                                      <w:r w:rsidRPr="007C3599">
                                        <w:rPr>
                                          <w:rPrChange w:id="2819" w:author="Moriyama, Shoya/森山 翔也" w:date="2025-04-02T21:09:00Z">
                                            <w:rPr>
                                              <w:color w:val="FF0000"/>
                                            </w:rPr>
                                          </w:rPrChange>
                                        </w:rPr>
                                        <w:t>Integrate QOS from various service requirement specifications into "006_性能要求_Performance_Requirement"</w:t>
                                      </w:r>
                                    </w:ins>
                                  </w:p>
                                  <w:p w14:paraId="3E3E89A1" w14:textId="77777777" w:rsidR="00D339EF" w:rsidRPr="007C3599" w:rsidRDefault="00D339EF" w:rsidP="00D339EF">
                                    <w:pPr>
                                      <w:rPr>
                                        <w:ins w:id="2820" w:author="Moriyama, Shoya/森山 翔也" w:date="2025-03-10T11:07:00Z"/>
                                        <w:rPrChange w:id="2821" w:author="Moriyama, Shoya/森山 翔也" w:date="2025-04-02T21:09:00Z">
                                          <w:rPr>
                                            <w:ins w:id="2822" w:author="Moriyama, Shoya/森山 翔也" w:date="2025-03-10T11:07:00Z"/>
                                            <w:color w:val="000000"/>
                                          </w:rPr>
                                        </w:rPrChange>
                                      </w:rPr>
                                    </w:pPr>
                                    <w:ins w:id="2823" w:author="Moriyama, Shoya/森山 翔也" w:date="2025-03-10T11:07:00Z">
                                      <w:r w:rsidRPr="007C3599">
                                        <w:rPr>
                                          <w:rFonts w:hint="eastAsia"/>
                                          <w:rPrChange w:id="2824" w:author="Moriyama, Shoya/森山 翔也" w:date="2025-04-02T21:09:00Z">
                                            <w:rPr>
                                              <w:rFonts w:hint="eastAsia"/>
                                              <w:color w:val="FF0000"/>
                                            </w:rPr>
                                          </w:rPrChange>
                                        </w:rPr>
                                        <w:t>▲</w:t>
                                      </w:r>
                                      <w:r w:rsidRPr="007C3599">
                                        <w:rPr>
                                          <w:rPrChange w:id="2825" w:author="Moriyama, Shoya/森山 翔也" w:date="2025-04-02T21:09:00Z">
                                            <w:rPr>
                                              <w:color w:val="FF0000"/>
                                            </w:rPr>
                                          </w:rPrChange>
                                        </w:rPr>
                                        <w:t>7.20（24SU/CDC：CV）</w:t>
                                      </w:r>
                                    </w:ins>
                                  </w:p>
                                  <w:p w14:paraId="6404843D" w14:textId="42BEDA32" w:rsidR="00495270" w:rsidRPr="007C3599" w:rsidDel="00D339EF" w:rsidRDefault="00495270" w:rsidP="00495270">
                                    <w:pPr>
                                      <w:rPr>
                                        <w:ins w:id="2826" w:author="Shimizu, Yuya/清水 裕也" w:date="2025-02-08T19:29:00Z"/>
                                        <w:del w:id="2827" w:author="Moriyama, Shoya/森山 翔也" w:date="2025-03-10T11:07:00Z"/>
                                        <w:rPrChange w:id="2828" w:author="Moriyama, Shoya/森山 翔也" w:date="2025-04-02T21:09:00Z">
                                          <w:rPr>
                                            <w:ins w:id="2829" w:author="Shimizu, Yuya/清水 裕也" w:date="2025-02-08T19:29:00Z"/>
                                            <w:del w:id="2830" w:author="Moriyama, Shoya/森山 翔也" w:date="2025-03-10T11:07:00Z"/>
                                            <w:color w:val="FF0000"/>
                                          </w:rPr>
                                        </w:rPrChange>
                                      </w:rPr>
                                    </w:pPr>
                                    <w:ins w:id="2831" w:author="Shimizu, Yuya/清水 裕也" w:date="2025-02-08T19:29:00Z">
                                      <w:del w:id="2832" w:author="Moriyama, Shoya/森山 翔也" w:date="2025-03-10T11:07:00Z">
                                        <w:r w:rsidRPr="007C3599" w:rsidDel="00D339EF">
                                          <w:rPr>
                                            <w:rFonts w:hint="eastAsia"/>
                                            <w:rPrChange w:id="2833" w:author="Moriyama, Shoya/森山 翔也" w:date="2025-04-02T21:09:00Z">
                                              <w:rPr>
                                                <w:rFonts w:hint="eastAsia"/>
                                                <w:color w:val="FF0000"/>
                                              </w:rPr>
                                            </w:rPrChange>
                                          </w:rPr>
                                          <w:delText>各種サービス要求仕様書から</w:delText>
                                        </w:r>
                                        <w:r w:rsidRPr="007C3599" w:rsidDel="00D339EF">
                                          <w:rPr>
                                            <w:rPrChange w:id="2834" w:author="Moriyama, Shoya/森山 翔也" w:date="2025-04-02T21:09:00Z">
                                              <w:rPr>
                                                <w:color w:val="FF0000"/>
                                              </w:rPr>
                                            </w:rPrChange>
                                          </w:rPr>
                                          <w:delText>006_性能要求_Performance_Requirementに</w:delText>
                                        </w:r>
                                      </w:del>
                                    </w:ins>
                                  </w:p>
                                  <w:p w14:paraId="1C52172B" w14:textId="12CF81C1" w:rsidR="00495270" w:rsidRPr="007C3599" w:rsidDel="00D339EF" w:rsidRDefault="00495270" w:rsidP="00495270">
                                    <w:pPr>
                                      <w:rPr>
                                        <w:ins w:id="2835" w:author="Shimizu, Yuya/清水 裕也" w:date="2025-02-08T19:29:00Z"/>
                                        <w:del w:id="2836" w:author="Moriyama, Shoya/森山 翔也" w:date="2025-03-10T11:07:00Z"/>
                                        <w:rPrChange w:id="2837" w:author="Moriyama, Shoya/森山 翔也" w:date="2025-04-02T21:09:00Z">
                                          <w:rPr>
                                            <w:ins w:id="2838" w:author="Shimizu, Yuya/清水 裕也" w:date="2025-02-08T19:29:00Z"/>
                                            <w:del w:id="2839" w:author="Moriyama, Shoya/森山 翔也" w:date="2025-03-10T11:07:00Z"/>
                                            <w:color w:val="FF0000"/>
                                          </w:rPr>
                                        </w:rPrChange>
                                      </w:rPr>
                                    </w:pPr>
                                    <w:ins w:id="2840" w:author="Shimizu, Yuya/清水 裕也" w:date="2025-02-08T19:29:00Z">
                                      <w:del w:id="2841" w:author="Moriyama, Shoya/森山 翔也" w:date="2025-03-10T11:07:00Z">
                                        <w:r w:rsidRPr="007C3599" w:rsidDel="00D339EF">
                                          <w:rPr>
                                            <w:rPrChange w:id="2842" w:author="Moriyama, Shoya/森山 翔也" w:date="2025-04-02T21:09:00Z">
                                              <w:rPr>
                                                <w:color w:val="FF0000"/>
                                              </w:rPr>
                                            </w:rPrChange>
                                          </w:rPr>
                                          <w:delText>QOSを統合</w:delText>
                                        </w:r>
                                      </w:del>
                                    </w:ins>
                                  </w:p>
                                  <w:p w14:paraId="144F7B87" w14:textId="70402100" w:rsidR="00495270" w:rsidRPr="007C3599" w:rsidDel="00D339EF" w:rsidRDefault="00495270" w:rsidP="00495270">
                                    <w:pPr>
                                      <w:rPr>
                                        <w:ins w:id="2843" w:author="Shimizu, Yuya/清水 裕也" w:date="2025-02-08T19:29:00Z"/>
                                        <w:del w:id="2844" w:author="Moriyama, Shoya/森山 翔也" w:date="2025-03-10T11:07:00Z"/>
                                        <w:rPrChange w:id="2845" w:author="Moriyama, Shoya/森山 翔也" w:date="2025-04-02T21:09:00Z">
                                          <w:rPr>
                                            <w:ins w:id="2846" w:author="Shimizu, Yuya/清水 裕也" w:date="2025-02-08T19:29:00Z"/>
                                            <w:del w:id="2847" w:author="Moriyama, Shoya/森山 翔也" w:date="2025-03-10T11:07:00Z"/>
                                            <w:color w:val="FF0000"/>
                                          </w:rPr>
                                        </w:rPrChange>
                                      </w:rPr>
                                    </w:pPr>
                                    <w:ins w:id="2848" w:author="Shimizu, Yuya/清水 裕也" w:date="2025-02-08T19:29:00Z">
                                      <w:del w:id="2849" w:author="Moriyama, Shoya/森山 翔也" w:date="2025-03-10T11:07:00Z">
                                        <w:r w:rsidRPr="007C3599" w:rsidDel="00D339EF">
                                          <w:rPr>
                                            <w:rPrChange w:id="2850" w:author="Moriyama, Shoya/森山 翔也" w:date="2025-04-02T21:09:00Z">
                                              <w:rPr>
                                                <w:color w:val="FF0000"/>
                                              </w:rPr>
                                            </w:rPrChange>
                                          </w:rPr>
                                          <w:delText>Integrate QOS from various service requirement specifications into "006_性能要求_Performance_Requirement"</w:delText>
                                        </w:r>
                                      </w:del>
                                    </w:ins>
                                  </w:p>
                                  <w:p w14:paraId="4842B8A4" w14:textId="2E5EADC1" w:rsidR="00495270" w:rsidRPr="007C3599" w:rsidDel="00D339EF" w:rsidRDefault="00495270" w:rsidP="00495270">
                                    <w:pPr>
                                      <w:pStyle w:val="Web"/>
                                      <w:ind w:left="800"/>
                                      <w:rPr>
                                        <w:ins w:id="2851" w:author="Sasaki, Kenji/佐々木 研二" w:date="2025-02-07T15:38:00Z"/>
                                        <w:del w:id="2852" w:author="Moriyama, Shoya/森山 翔也" w:date="2025-03-10T11:07:00Z"/>
                                        <w:rFonts w:ascii="Meiryo UI" w:hAnsi="Meiryo UI"/>
                                        <w:rPrChange w:id="2853" w:author="Moriyama, Shoya/森山 翔也" w:date="2025-04-02T21:09:00Z">
                                          <w:rPr>
                                            <w:ins w:id="2854" w:author="Sasaki, Kenji/佐々木 研二" w:date="2025-02-07T15:38:00Z"/>
                                            <w:del w:id="2855" w:author="Moriyama, Shoya/森山 翔也" w:date="2025-03-10T11:07:00Z"/>
                                            <w:rFonts w:ascii="Meiryo UI" w:hAnsi="Meiryo UI"/>
                                            <w:color w:val="FF0000"/>
                                          </w:rPr>
                                        </w:rPrChange>
                                      </w:rPr>
                                    </w:pPr>
                                    <w:ins w:id="2856" w:author="Shimizu, Yuya/清水 裕也" w:date="2025-02-08T19:29:00Z">
                                      <w:del w:id="2857" w:author="Moriyama, Shoya/森山 翔也" w:date="2025-03-10T11:07:00Z">
                                        <w:r w:rsidRPr="007C3599" w:rsidDel="00D339EF">
                                          <w:rPr>
                                            <w:rFonts w:hint="eastAsia"/>
                                            <w:rPrChange w:id="2858" w:author="Moriyama, Shoya/森山 翔也" w:date="2025-04-02T21:09:00Z">
                                              <w:rPr>
                                                <w:rFonts w:hint="eastAsia"/>
                                                <w:color w:val="FF0000"/>
                                              </w:rPr>
                                            </w:rPrChange>
                                          </w:rPr>
                                          <w:delText>▲</w:delText>
                                        </w:r>
                                        <w:r w:rsidRPr="007C3599" w:rsidDel="00D339EF">
                                          <w:rPr>
                                            <w:rPrChange w:id="2859" w:author="Moriyama, Shoya/森山 翔也" w:date="2025-04-02T21:09:00Z">
                                              <w:rPr>
                                                <w:color w:val="FF0000"/>
                                              </w:rPr>
                                            </w:rPrChange>
                                          </w:rPr>
                                          <w:delText>7.11</w:delText>
                                        </w:r>
                                        <w:r w:rsidRPr="007C3599" w:rsidDel="00D339EF">
                                          <w:rPr>
                                            <w:rFonts w:hint="eastAsia"/>
                                            <w:rPrChange w:id="2860" w:author="Moriyama, Shoya/森山 翔也" w:date="2025-04-02T21:09:00Z">
                                              <w:rPr>
                                                <w:rFonts w:hint="eastAsia"/>
                                                <w:color w:val="FF0000"/>
                                              </w:rPr>
                                            </w:rPrChange>
                                          </w:rPr>
                                          <w:delText>（</w:delText>
                                        </w:r>
                                        <w:r w:rsidRPr="007C3599" w:rsidDel="00D339EF">
                                          <w:rPr>
                                            <w:rPrChange w:id="2861" w:author="Moriyama, Shoya/森山 翔也" w:date="2025-04-02T21:09:00Z">
                                              <w:rPr>
                                                <w:color w:val="FF0000"/>
                                              </w:rPr>
                                            </w:rPrChange>
                                          </w:rPr>
                                          <w:delText>24MM</w:delText>
                                        </w:r>
                                        <w:r w:rsidRPr="007C3599" w:rsidDel="00D339EF">
                                          <w:rPr>
                                            <w:rFonts w:hint="eastAsia"/>
                                            <w:rPrChange w:id="2862" w:author="Moriyama, Shoya/森山 翔也" w:date="2025-04-02T21:09:00Z">
                                              <w:rPr>
                                                <w:rFonts w:hint="eastAsia"/>
                                                <w:color w:val="FF0000"/>
                                              </w:rPr>
                                            </w:rPrChange>
                                          </w:rPr>
                                          <w:delText>：</w:delText>
                                        </w:r>
                                        <w:r w:rsidRPr="007C3599" w:rsidDel="00D339EF">
                                          <w:rPr>
                                            <w:rPrChange w:id="2863" w:author="Moriyama, Shoya/森山 翔也" w:date="2025-04-02T21:09:00Z">
                                              <w:rPr>
                                                <w:color w:val="FF0000"/>
                                              </w:rPr>
                                            </w:rPrChange>
                                          </w:rPr>
                                          <w:delText>1A</w:delText>
                                        </w:r>
                                        <w:r w:rsidRPr="007C3599" w:rsidDel="00D339EF">
                                          <w:rPr>
                                            <w:rFonts w:hint="eastAsia"/>
                                            <w:rPrChange w:id="2864" w:author="Moriyama, Shoya/森山 翔也" w:date="2025-04-02T21:09:00Z">
                                              <w:rPr>
                                                <w:rFonts w:hint="eastAsia"/>
                                                <w:color w:val="FF0000"/>
                                              </w:rPr>
                                            </w:rPrChange>
                                          </w:rPr>
                                          <w:delText>、</w:delText>
                                        </w:r>
                                        <w:r w:rsidRPr="007C3599" w:rsidDel="00D339EF">
                                          <w:rPr>
                                            <w:rPrChange w:id="2865" w:author="Moriyama, Shoya/森山 翔也" w:date="2025-04-02T21:09:00Z">
                                              <w:rPr>
                                                <w:color w:val="FF0000"/>
                                              </w:rPr>
                                            </w:rPrChange>
                                          </w:rPr>
                                          <w:delText>24SU/CDC</w:delText>
                                        </w:r>
                                        <w:r w:rsidRPr="007C3599" w:rsidDel="00D339EF">
                                          <w:rPr>
                                            <w:rFonts w:hint="eastAsia"/>
                                            <w:rPrChange w:id="2866" w:author="Moriyama, Shoya/森山 翔也" w:date="2025-04-02T21:09:00Z">
                                              <w:rPr>
                                                <w:rFonts w:hint="eastAsia"/>
                                                <w:color w:val="FF0000"/>
                                              </w:rPr>
                                            </w:rPrChange>
                                          </w:rPr>
                                          <w:delText>：</w:delText>
                                        </w:r>
                                        <w:r w:rsidRPr="007C3599" w:rsidDel="00D339EF">
                                          <w:rPr>
                                            <w:rPrChange w:id="2867" w:author="Moriyama, Shoya/森山 翔也" w:date="2025-04-02T21:09:00Z">
                                              <w:rPr>
                                                <w:color w:val="FF0000"/>
                                              </w:rPr>
                                            </w:rPrChange>
                                          </w:rPr>
                                          <w:delText>CV</w:delText>
                                        </w:r>
                                        <w:r w:rsidRPr="007C3599" w:rsidDel="00D339EF">
                                          <w:rPr>
                                            <w:rFonts w:hint="eastAsia"/>
                                            <w:rPrChange w:id="2868" w:author="Moriyama, Shoya/森山 翔也" w:date="2025-04-02T21:09:00Z">
                                              <w:rPr>
                                                <w:rFonts w:hint="eastAsia"/>
                                                <w:color w:val="FF0000"/>
                                              </w:rPr>
                                            </w:rPrChange>
                                          </w:rPr>
                                          <w:delText>）</w:delText>
                                        </w:r>
                                      </w:del>
                                    </w:ins>
                                    <w:ins w:id="2869" w:author="Sasaki, Kenji/佐々木 研二" w:date="2025-02-07T15:38:00Z">
                                      <w:del w:id="2870" w:author="Moriyama, Shoya/森山 翔也" w:date="2025-03-10T11:07:00Z">
                                        <w:r w:rsidRPr="007C3599" w:rsidDel="00D339EF">
                                          <w:rPr>
                                            <w:rFonts w:ascii="Meiryo UI" w:hAnsi="Meiryo UI" w:hint="eastAsia"/>
                                            <w:rPrChange w:id="2871" w:author="Moriyama, Shoya/森山 翔也" w:date="2025-04-02T21:09:00Z">
                                              <w:rPr>
                                                <w:rFonts w:hint="eastAsia"/>
                                              </w:rPr>
                                            </w:rPrChange>
                                          </w:rPr>
                                          <w:delText>各種サービス要求仕様書から</w:delText>
                                        </w:r>
                                        <w:r w:rsidRPr="007C3599" w:rsidDel="00D339EF">
                                          <w:rPr>
                                            <w:rFonts w:ascii="Meiryo UI" w:hAnsi="Meiryo UI"/>
                                            <w:rPrChange w:id="2872" w:author="Moriyama, Shoya/森山 翔也" w:date="2025-04-02T21:09:00Z">
                                              <w:rPr/>
                                            </w:rPrChange>
                                          </w:rPr>
                                          <w:delText>006_</w:delText>
                                        </w:r>
                                        <w:r w:rsidRPr="007C3599" w:rsidDel="00D339EF">
                                          <w:rPr>
                                            <w:rFonts w:ascii="Meiryo UI" w:hAnsi="Meiryo UI" w:hint="eastAsia"/>
                                            <w:rPrChange w:id="2873" w:author="Moriyama, Shoya/森山 翔也" w:date="2025-04-02T21:09:00Z">
                                              <w:rPr>
                                                <w:rFonts w:hint="eastAsia"/>
                                              </w:rPr>
                                            </w:rPrChange>
                                          </w:rPr>
                                          <w:delText>性能要求</w:delText>
                                        </w:r>
                                        <w:r w:rsidRPr="007C3599" w:rsidDel="00D339EF">
                                          <w:rPr>
                                            <w:rFonts w:ascii="Meiryo UI" w:hAnsi="Meiryo UI"/>
                                            <w:rPrChange w:id="2874" w:author="Moriyama, Shoya/森山 翔也" w:date="2025-04-02T21:09:00Z">
                                              <w:rPr/>
                                            </w:rPrChange>
                                          </w:rPr>
                                          <w:delText>_Performance_Requirement</w:delText>
                                        </w:r>
                                        <w:r w:rsidRPr="007C3599" w:rsidDel="00D339EF">
                                          <w:rPr>
                                            <w:rFonts w:ascii="Meiryo UI" w:hAnsi="Meiryo UI" w:hint="eastAsia"/>
                                            <w:rPrChange w:id="2875" w:author="Moriyama, Shoya/森山 翔也" w:date="2025-04-02T21:09:00Z">
                                              <w:rPr>
                                                <w:rFonts w:hint="eastAsia"/>
                                              </w:rPr>
                                            </w:rPrChange>
                                          </w:rPr>
                                          <w:delText>に</w:delText>
                                        </w:r>
                                        <w:r w:rsidRPr="007C3599" w:rsidDel="00D339EF">
                                          <w:rPr>
                                            <w:rFonts w:ascii="Meiryo UI" w:hAnsi="Meiryo UI"/>
                                            <w:rPrChange w:id="2876" w:author="Moriyama, Shoya/森山 翔也" w:date="2025-04-02T21:09:00Z">
                                              <w:rPr/>
                                            </w:rPrChange>
                                          </w:rPr>
                                          <w:delText>QOS</w:delText>
                                        </w:r>
                                        <w:r w:rsidRPr="007C3599" w:rsidDel="00D339EF">
                                          <w:rPr>
                                            <w:rFonts w:ascii="Meiryo UI" w:hAnsi="Meiryo UI" w:hint="eastAsia"/>
                                            <w:rPrChange w:id="2877" w:author="Moriyama, Shoya/森山 翔也" w:date="2025-04-02T21:09:00Z">
                                              <w:rPr>
                                                <w:rFonts w:hint="eastAsia"/>
                                              </w:rPr>
                                            </w:rPrChange>
                                          </w:rPr>
                                          <w:delText>を統合</w:delText>
                                        </w:r>
                                      </w:del>
                                    </w:ins>
                                  </w:p>
                                  <w:p w14:paraId="42B25A2C" w14:textId="07B600F8" w:rsidR="00495270" w:rsidRPr="007C3599" w:rsidDel="00D339EF" w:rsidRDefault="00495270" w:rsidP="00495270">
                                    <w:pPr>
                                      <w:pStyle w:val="Web"/>
                                      <w:ind w:left="800"/>
                                      <w:rPr>
                                        <w:ins w:id="2878" w:author="Sasaki, Kenji/佐々木 研二" w:date="2025-02-07T15:38:00Z"/>
                                        <w:del w:id="2879" w:author="Moriyama, Shoya/森山 翔也" w:date="2025-03-10T11:07:00Z"/>
                                        <w:rFonts w:ascii="Meiryo UI" w:hAnsi="Meiryo UI"/>
                                        <w:rPrChange w:id="2880" w:author="Moriyama, Shoya/森山 翔也" w:date="2025-04-02T21:09:00Z">
                                          <w:rPr>
                                            <w:ins w:id="2881" w:author="Sasaki, Kenji/佐々木 研二" w:date="2025-02-07T15:38:00Z"/>
                                            <w:del w:id="2882" w:author="Moriyama, Shoya/森山 翔也" w:date="2025-03-10T11:07:00Z"/>
                                            <w:rFonts w:ascii="Meiryo UI" w:hAnsi="Meiryo UI"/>
                                            <w:color w:val="FF0000"/>
                                          </w:rPr>
                                        </w:rPrChange>
                                      </w:rPr>
                                    </w:pPr>
                                    <w:ins w:id="2883" w:author="Sasaki, Kenji/佐々木 研二" w:date="2025-02-07T15:38:00Z">
                                      <w:del w:id="2884" w:author="Moriyama, Shoya/森山 翔也" w:date="2025-03-10T11:07:00Z">
                                        <w:r w:rsidRPr="007C3599" w:rsidDel="00D339EF">
                                          <w:rPr>
                                            <w:rFonts w:ascii="Meiryo UI" w:hAnsi="Meiryo UI"/>
                                            <w:rPrChange w:id="2885"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2886" w:author="Moriyama, Shoya/森山 翔也" w:date="2025-04-02T21:09:00Z">
                                              <w:rPr>
                                                <w:rFonts w:hint="eastAsia"/>
                                              </w:rPr>
                                            </w:rPrChange>
                                          </w:rPr>
                                          <w:delText>性能要求</w:delText>
                                        </w:r>
                                        <w:r w:rsidRPr="007C3599" w:rsidDel="00D339EF">
                                          <w:rPr>
                                            <w:rFonts w:ascii="Meiryo UI" w:hAnsi="Meiryo UI"/>
                                            <w:rPrChange w:id="2887" w:author="Moriyama, Shoya/森山 翔也" w:date="2025-04-02T21:09:00Z">
                                              <w:rPr/>
                                            </w:rPrChange>
                                          </w:rPr>
                                          <w:delText>_Performance_Requirement"</w:delText>
                                        </w:r>
                                      </w:del>
                                    </w:ins>
                                  </w:p>
                                  <w:p w14:paraId="4F3A27B8" w14:textId="7B833C20" w:rsidR="00495270" w:rsidRPr="007C3599" w:rsidDel="00D339EF" w:rsidRDefault="00495270" w:rsidP="00495270">
                                    <w:pPr>
                                      <w:pStyle w:val="Web"/>
                                      <w:ind w:left="800"/>
                                      <w:rPr>
                                        <w:ins w:id="2888" w:author="Sasaki, Kenji/佐々木 研二" w:date="2025-02-07T15:38:00Z"/>
                                        <w:del w:id="2889" w:author="Moriyama, Shoya/森山 翔也" w:date="2025-03-10T11:07:00Z"/>
                                        <w:rFonts w:ascii="Meiryo UI" w:hAnsi="Meiryo UI"/>
                                        <w:rPrChange w:id="2890" w:author="Moriyama, Shoya/森山 翔也" w:date="2025-04-02T21:09:00Z">
                                          <w:rPr>
                                            <w:ins w:id="2891" w:author="Sasaki, Kenji/佐々木 研二" w:date="2025-02-07T15:38:00Z"/>
                                            <w:del w:id="2892" w:author="Moriyama, Shoya/森山 翔也" w:date="2025-03-10T11:07:00Z"/>
                                            <w:rFonts w:ascii="Meiryo UI" w:hAnsi="Meiryo UI"/>
                                            <w:color w:val="FF0000"/>
                                          </w:rPr>
                                        </w:rPrChange>
                                      </w:rPr>
                                    </w:pPr>
                                    <w:ins w:id="2893" w:author="Sasaki, Kenji/佐々木 研二" w:date="2025-02-07T15:38:00Z">
                                      <w:del w:id="2894" w:author="Moriyama, Shoya/森山 翔也" w:date="2025-03-10T11:07:00Z">
                                        <w:r w:rsidRPr="007C3599" w:rsidDel="00D339EF">
                                          <w:rPr>
                                            <w:rFonts w:ascii="Meiryo UI" w:hAnsi="Meiryo UI" w:hint="eastAsia"/>
                                            <w:rPrChange w:id="2895" w:author="Moriyama, Shoya/森山 翔也" w:date="2025-04-02T21:09:00Z">
                                              <w:rPr>
                                                <w:rFonts w:hint="eastAsia"/>
                                              </w:rPr>
                                            </w:rPrChange>
                                          </w:rPr>
                                          <w:delText>▲</w:delText>
                                        </w:r>
                                        <w:r w:rsidRPr="007C3599" w:rsidDel="00D339EF">
                                          <w:rPr>
                                            <w:rFonts w:ascii="Meiryo UI" w:hAnsi="Meiryo UI"/>
                                            <w:rPrChange w:id="2896" w:author="Moriyama, Shoya/森山 翔也" w:date="2025-04-02T21:09:00Z">
                                              <w:rPr/>
                                            </w:rPrChange>
                                          </w:rPr>
                                          <w:delText>7.11</w:delText>
                                        </w:r>
                                        <w:r w:rsidRPr="007C3599" w:rsidDel="00D339EF">
                                          <w:rPr>
                                            <w:rFonts w:ascii="Meiryo UI" w:hAnsi="Meiryo UI" w:hint="eastAsia"/>
                                            <w:rPrChange w:id="2897" w:author="Moriyama, Shoya/森山 翔也" w:date="2025-04-02T21:09:00Z">
                                              <w:rPr>
                                                <w:rFonts w:hint="eastAsia"/>
                                              </w:rPr>
                                            </w:rPrChange>
                                          </w:rPr>
                                          <w:delText>（</w:delText>
                                        </w:r>
                                        <w:r w:rsidRPr="007C3599" w:rsidDel="00D339EF">
                                          <w:rPr>
                                            <w:rFonts w:ascii="Meiryo UI" w:hAnsi="Meiryo UI"/>
                                            <w:rPrChange w:id="2898" w:author="Moriyama, Shoya/森山 翔也" w:date="2025-04-02T21:09:00Z">
                                              <w:rPr/>
                                            </w:rPrChange>
                                          </w:rPr>
                                          <w:delText>24MM</w:delText>
                                        </w:r>
                                        <w:r w:rsidRPr="007C3599" w:rsidDel="00D339EF">
                                          <w:rPr>
                                            <w:rFonts w:ascii="Meiryo UI" w:hAnsi="Meiryo UI" w:hint="eastAsia"/>
                                            <w:rPrChange w:id="2899" w:author="Moriyama, Shoya/森山 翔也" w:date="2025-04-02T21:09:00Z">
                                              <w:rPr>
                                                <w:rFonts w:hint="eastAsia"/>
                                              </w:rPr>
                                            </w:rPrChange>
                                          </w:rPr>
                                          <w:delText>：</w:delText>
                                        </w:r>
                                        <w:r w:rsidRPr="007C3599" w:rsidDel="00D339EF">
                                          <w:rPr>
                                            <w:rFonts w:ascii="Meiryo UI" w:hAnsi="Meiryo UI"/>
                                            <w:rPrChange w:id="2900" w:author="Moriyama, Shoya/森山 翔也" w:date="2025-04-02T21:09:00Z">
                                              <w:rPr/>
                                            </w:rPrChange>
                                          </w:rPr>
                                          <w:delText>1A</w:delText>
                                        </w:r>
                                        <w:r w:rsidRPr="007C3599" w:rsidDel="00D339EF">
                                          <w:rPr>
                                            <w:rFonts w:ascii="Meiryo UI" w:hAnsi="Meiryo UI" w:hint="eastAsia"/>
                                            <w:rPrChange w:id="2901" w:author="Moriyama, Shoya/森山 翔也" w:date="2025-04-02T21:09:00Z">
                                              <w:rPr>
                                                <w:rFonts w:hint="eastAsia"/>
                                              </w:rPr>
                                            </w:rPrChange>
                                          </w:rPr>
                                          <w:delText>、</w:delText>
                                        </w:r>
                                        <w:r w:rsidRPr="007C3599" w:rsidDel="00D339EF">
                                          <w:rPr>
                                            <w:rFonts w:ascii="Meiryo UI" w:hAnsi="Meiryo UI"/>
                                            <w:rPrChange w:id="2902" w:author="Moriyama, Shoya/森山 翔也" w:date="2025-04-02T21:09:00Z">
                                              <w:rPr/>
                                            </w:rPrChange>
                                          </w:rPr>
                                          <w:delText>24SU/CDC</w:delText>
                                        </w:r>
                                        <w:r w:rsidRPr="007C3599" w:rsidDel="00D339EF">
                                          <w:rPr>
                                            <w:rFonts w:ascii="Meiryo UI" w:hAnsi="Meiryo UI" w:hint="eastAsia"/>
                                            <w:rPrChange w:id="2903" w:author="Moriyama, Shoya/森山 翔也" w:date="2025-04-02T21:09:00Z">
                                              <w:rPr>
                                                <w:rFonts w:hint="eastAsia"/>
                                              </w:rPr>
                                            </w:rPrChange>
                                          </w:rPr>
                                          <w:delText>：</w:delText>
                                        </w:r>
                                        <w:r w:rsidRPr="007C3599" w:rsidDel="00D339EF">
                                          <w:rPr>
                                            <w:rFonts w:ascii="Meiryo UI" w:hAnsi="Meiryo UI"/>
                                            <w:rPrChange w:id="2904" w:author="Moriyama, Shoya/森山 翔也" w:date="2025-04-02T21:09:00Z">
                                              <w:rPr/>
                                            </w:rPrChange>
                                          </w:rPr>
                                          <w:delText>CV</w:delText>
                                        </w:r>
                                        <w:r w:rsidRPr="007C3599" w:rsidDel="00D339EF">
                                          <w:rPr>
                                            <w:rFonts w:ascii="Meiryo UI" w:hAnsi="Meiryo UI" w:hint="eastAsia"/>
                                            <w:rPrChange w:id="2905" w:author="Moriyama, Shoya/森山 翔也" w:date="2025-04-02T21:09:00Z">
                                              <w:rPr>
                                                <w:rFonts w:hint="eastAsia"/>
                                              </w:rPr>
                                            </w:rPrChange>
                                          </w:rPr>
                                          <w:delText>）</w:delText>
                                        </w:r>
                                      </w:del>
                                    </w:ins>
                                  </w:p>
                                  <w:p w14:paraId="0512A09A" w14:textId="77777777" w:rsidR="00495270" w:rsidRPr="007C3599" w:rsidRDefault="00495270" w:rsidP="00495270">
                                    <w:pPr>
                                      <w:rPr>
                                        <w:rPrChange w:id="2906"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13226" id="テキスト ボックス 1442" o:spid="_x0000_s1318" type="#_x0000_t202" style="position:absolute;left:0;text-align:left;margin-left:-48.95pt;margin-top:-3.15pt;width:501.5pt;height:615pt;z-index:2516582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" fillcolor="#7f7f7f" strokeweight=".5pt">
                        <v:fill opacity="32896f"/>
                        <v:path arrowok="t"/>
                        <v:textbox>
                          <w:txbxContent>
                            <w:p w14:paraId="74A6998C" w14:textId="77777777" w:rsidR="00D339EF" w:rsidRPr="007C3599" w:rsidRDefault="00D339EF" w:rsidP="00D339EF">
                              <w:pPr>
                                <w:rPr>
                                  <w:ins w:id="2907" w:author="Moriyama, Shoya/森山 翔也" w:date="2025-03-10T11:07:00Z"/>
                                  <w:rPrChange w:id="2908" w:author="Moriyama, Shoya/森山 翔也" w:date="2025-04-02T21:09:00Z">
                                    <w:rPr>
                                      <w:ins w:id="2909" w:author="Moriyama, Shoya/森山 翔也" w:date="2025-03-10T11:07:00Z"/>
                                      <w:color w:val="FF0000"/>
                                    </w:rPr>
                                  </w:rPrChange>
                                </w:rPr>
                              </w:pPr>
                              <w:ins w:id="2910" w:author="Moriyama, Shoya/森山 翔也" w:date="2025-03-10T11:07:00Z">
                                <w:r w:rsidRPr="007C3599">
                                  <w:rPr>
                                    <w:rFonts w:hint="eastAsia"/>
                                    <w:rPrChange w:id="2911" w:author="Moriyama, Shoya/森山 翔也" w:date="2025-04-02T21:09:00Z">
                                      <w:rPr>
                                        <w:rFonts w:hint="eastAsia"/>
                                        <w:color w:val="FF0000"/>
                                      </w:rPr>
                                    </w:rPrChange>
                                  </w:rPr>
                                  <w:t>各種サービス要求仕様書から</w:t>
                                </w:r>
                                <w:r w:rsidRPr="007C3599">
                                  <w:rPr>
                                    <w:rPrChange w:id="2912" w:author="Moriyama, Shoya/森山 翔也" w:date="2025-04-02T21:09:00Z">
                                      <w:rPr>
                                        <w:color w:val="FF0000"/>
                                      </w:rPr>
                                    </w:rPrChange>
                                  </w:rPr>
                                  <w:t>006_性能要求_Performance_Requirement</w:t>
                                </w:r>
                                <w:r w:rsidRPr="007C3599">
                                  <w:rPr>
                                    <w:rFonts w:hint="eastAsia"/>
                                    <w:rPrChange w:id="2913" w:author="Moriyama, Shoya/森山 翔也" w:date="2025-04-02T21:09:00Z">
                                      <w:rPr>
                                        <w:rFonts w:hint="eastAsia"/>
                                        <w:color w:val="FF0000"/>
                                      </w:rPr>
                                    </w:rPrChange>
                                  </w:rPr>
                                  <w:t>に</w:t>
                                </w:r>
                                <w:r w:rsidRPr="007C3599">
                                  <w:rPr>
                                    <w:rPrChange w:id="2914" w:author="Moriyama, Shoya/森山 翔也" w:date="2025-04-02T21:09:00Z">
                                      <w:rPr>
                                        <w:color w:val="FF0000"/>
                                      </w:rPr>
                                    </w:rPrChange>
                                  </w:rPr>
                                  <w:t>QOSを統合</w:t>
                                </w:r>
                              </w:ins>
                            </w:p>
                            <w:p w14:paraId="365D8EDD" w14:textId="77777777" w:rsidR="00D339EF" w:rsidRPr="007C3599" w:rsidRDefault="00D339EF" w:rsidP="00D339EF">
                              <w:pPr>
                                <w:rPr>
                                  <w:ins w:id="2915" w:author="Moriyama, Shoya/森山 翔也" w:date="2025-03-10T11:07:00Z"/>
                                  <w:rPrChange w:id="2916" w:author="Moriyama, Shoya/森山 翔也" w:date="2025-04-02T21:09:00Z">
                                    <w:rPr>
                                      <w:ins w:id="2917" w:author="Moriyama, Shoya/森山 翔也" w:date="2025-03-10T11:07:00Z"/>
                                      <w:color w:val="FF0000"/>
                                    </w:rPr>
                                  </w:rPrChange>
                                </w:rPr>
                              </w:pPr>
                              <w:ins w:id="2918" w:author="Moriyama, Shoya/森山 翔也" w:date="2025-03-10T11:07:00Z">
                                <w:r w:rsidRPr="007C3599">
                                  <w:rPr>
                                    <w:rPrChange w:id="2919" w:author="Moriyama, Shoya/森山 翔也" w:date="2025-04-02T21:09:00Z">
                                      <w:rPr>
                                        <w:color w:val="FF0000"/>
                                      </w:rPr>
                                    </w:rPrChange>
                                  </w:rPr>
                                  <w:t>Integrate QOS from various service requirement specifications into "006_性能要求_Performance_Requirement"</w:t>
                                </w:r>
                              </w:ins>
                            </w:p>
                            <w:p w14:paraId="3E3E89A1" w14:textId="77777777" w:rsidR="00D339EF" w:rsidRPr="007C3599" w:rsidRDefault="00D339EF" w:rsidP="00D339EF">
                              <w:pPr>
                                <w:rPr>
                                  <w:ins w:id="2920" w:author="Moriyama, Shoya/森山 翔也" w:date="2025-03-10T11:07:00Z"/>
                                  <w:rPrChange w:id="2921" w:author="Moriyama, Shoya/森山 翔也" w:date="2025-04-02T21:09:00Z">
                                    <w:rPr>
                                      <w:ins w:id="2922" w:author="Moriyama, Shoya/森山 翔也" w:date="2025-03-10T11:07:00Z"/>
                                      <w:color w:val="000000"/>
                                    </w:rPr>
                                  </w:rPrChange>
                                </w:rPr>
                              </w:pPr>
                              <w:ins w:id="2923" w:author="Moriyama, Shoya/森山 翔也" w:date="2025-03-10T11:07:00Z">
                                <w:r w:rsidRPr="007C3599">
                                  <w:rPr>
                                    <w:rFonts w:hint="eastAsia"/>
                                    <w:rPrChange w:id="2924" w:author="Moriyama, Shoya/森山 翔也" w:date="2025-04-02T21:09:00Z">
                                      <w:rPr>
                                        <w:rFonts w:hint="eastAsia"/>
                                        <w:color w:val="FF0000"/>
                                      </w:rPr>
                                    </w:rPrChange>
                                  </w:rPr>
                                  <w:t>▲</w:t>
                                </w:r>
                                <w:r w:rsidRPr="007C3599">
                                  <w:rPr>
                                    <w:rPrChange w:id="2925" w:author="Moriyama, Shoya/森山 翔也" w:date="2025-04-02T21:09:00Z">
                                      <w:rPr>
                                        <w:color w:val="FF0000"/>
                                      </w:rPr>
                                    </w:rPrChange>
                                  </w:rPr>
                                  <w:t>7.20（24SU/CDC：CV）</w:t>
                                </w:r>
                              </w:ins>
                            </w:p>
                            <w:p w14:paraId="6404843D" w14:textId="42BEDA32" w:rsidR="00495270" w:rsidRPr="007C3599" w:rsidDel="00D339EF" w:rsidRDefault="00495270" w:rsidP="00495270">
                              <w:pPr>
                                <w:rPr>
                                  <w:ins w:id="2926" w:author="Shimizu, Yuya/清水 裕也" w:date="2025-02-08T19:29:00Z"/>
                                  <w:del w:id="2927" w:author="Moriyama, Shoya/森山 翔也" w:date="2025-03-10T11:07:00Z"/>
                                  <w:rPrChange w:id="2928" w:author="Moriyama, Shoya/森山 翔也" w:date="2025-04-02T21:09:00Z">
                                    <w:rPr>
                                      <w:ins w:id="2929" w:author="Shimizu, Yuya/清水 裕也" w:date="2025-02-08T19:29:00Z"/>
                                      <w:del w:id="2930" w:author="Moriyama, Shoya/森山 翔也" w:date="2025-03-10T11:07:00Z"/>
                                      <w:color w:val="FF0000"/>
                                    </w:rPr>
                                  </w:rPrChange>
                                </w:rPr>
                              </w:pPr>
                              <w:ins w:id="2931" w:author="Shimizu, Yuya/清水 裕也" w:date="2025-02-08T19:29:00Z">
                                <w:del w:id="2932" w:author="Moriyama, Shoya/森山 翔也" w:date="2025-03-10T11:07:00Z">
                                  <w:r w:rsidRPr="007C3599" w:rsidDel="00D339EF">
                                    <w:rPr>
                                      <w:rFonts w:hint="eastAsia"/>
                                      <w:rPrChange w:id="2933" w:author="Moriyama, Shoya/森山 翔也" w:date="2025-04-02T21:09:00Z">
                                        <w:rPr>
                                          <w:rFonts w:hint="eastAsia"/>
                                          <w:color w:val="FF0000"/>
                                        </w:rPr>
                                      </w:rPrChange>
                                    </w:rPr>
                                    <w:delText>各種サービス要求仕様書から</w:delText>
                                  </w:r>
                                  <w:r w:rsidRPr="007C3599" w:rsidDel="00D339EF">
                                    <w:rPr>
                                      <w:rPrChange w:id="2934" w:author="Moriyama, Shoya/森山 翔也" w:date="2025-04-02T21:09:00Z">
                                        <w:rPr>
                                          <w:color w:val="FF0000"/>
                                        </w:rPr>
                                      </w:rPrChange>
                                    </w:rPr>
                                    <w:delText>006_性能要求_Performance_Requirementに</w:delText>
                                  </w:r>
                                </w:del>
                              </w:ins>
                            </w:p>
                            <w:p w14:paraId="1C52172B" w14:textId="12CF81C1" w:rsidR="00495270" w:rsidRPr="007C3599" w:rsidDel="00D339EF" w:rsidRDefault="00495270" w:rsidP="00495270">
                              <w:pPr>
                                <w:rPr>
                                  <w:ins w:id="2935" w:author="Shimizu, Yuya/清水 裕也" w:date="2025-02-08T19:29:00Z"/>
                                  <w:del w:id="2936" w:author="Moriyama, Shoya/森山 翔也" w:date="2025-03-10T11:07:00Z"/>
                                  <w:rPrChange w:id="2937" w:author="Moriyama, Shoya/森山 翔也" w:date="2025-04-02T21:09:00Z">
                                    <w:rPr>
                                      <w:ins w:id="2938" w:author="Shimizu, Yuya/清水 裕也" w:date="2025-02-08T19:29:00Z"/>
                                      <w:del w:id="2939" w:author="Moriyama, Shoya/森山 翔也" w:date="2025-03-10T11:07:00Z"/>
                                      <w:color w:val="FF0000"/>
                                    </w:rPr>
                                  </w:rPrChange>
                                </w:rPr>
                              </w:pPr>
                              <w:ins w:id="2940" w:author="Shimizu, Yuya/清水 裕也" w:date="2025-02-08T19:29:00Z">
                                <w:del w:id="2941" w:author="Moriyama, Shoya/森山 翔也" w:date="2025-03-10T11:07:00Z">
                                  <w:r w:rsidRPr="007C3599" w:rsidDel="00D339EF">
                                    <w:rPr>
                                      <w:rPrChange w:id="2942" w:author="Moriyama, Shoya/森山 翔也" w:date="2025-04-02T21:09:00Z">
                                        <w:rPr>
                                          <w:color w:val="FF0000"/>
                                        </w:rPr>
                                      </w:rPrChange>
                                    </w:rPr>
                                    <w:delText>QOSを統合</w:delText>
                                  </w:r>
                                </w:del>
                              </w:ins>
                            </w:p>
                            <w:p w14:paraId="144F7B87" w14:textId="70402100" w:rsidR="00495270" w:rsidRPr="007C3599" w:rsidDel="00D339EF" w:rsidRDefault="00495270" w:rsidP="00495270">
                              <w:pPr>
                                <w:rPr>
                                  <w:ins w:id="2943" w:author="Shimizu, Yuya/清水 裕也" w:date="2025-02-08T19:29:00Z"/>
                                  <w:del w:id="2944" w:author="Moriyama, Shoya/森山 翔也" w:date="2025-03-10T11:07:00Z"/>
                                  <w:rPrChange w:id="2945" w:author="Moriyama, Shoya/森山 翔也" w:date="2025-04-02T21:09:00Z">
                                    <w:rPr>
                                      <w:ins w:id="2946" w:author="Shimizu, Yuya/清水 裕也" w:date="2025-02-08T19:29:00Z"/>
                                      <w:del w:id="2947" w:author="Moriyama, Shoya/森山 翔也" w:date="2025-03-10T11:07:00Z"/>
                                      <w:color w:val="FF0000"/>
                                    </w:rPr>
                                  </w:rPrChange>
                                </w:rPr>
                              </w:pPr>
                              <w:ins w:id="2948" w:author="Shimizu, Yuya/清水 裕也" w:date="2025-02-08T19:29:00Z">
                                <w:del w:id="2949" w:author="Moriyama, Shoya/森山 翔也" w:date="2025-03-10T11:07:00Z">
                                  <w:r w:rsidRPr="007C3599" w:rsidDel="00D339EF">
                                    <w:rPr>
                                      <w:rPrChange w:id="2950" w:author="Moriyama, Shoya/森山 翔也" w:date="2025-04-02T21:09:00Z">
                                        <w:rPr>
                                          <w:color w:val="FF0000"/>
                                        </w:rPr>
                                      </w:rPrChange>
                                    </w:rPr>
                                    <w:delText>Integrate QOS from various service requirement specifications into "006_性能要求_Performance_Requirement"</w:delText>
                                  </w:r>
                                </w:del>
                              </w:ins>
                            </w:p>
                            <w:p w14:paraId="4842B8A4" w14:textId="2E5EADC1" w:rsidR="00495270" w:rsidRPr="007C3599" w:rsidDel="00D339EF" w:rsidRDefault="00495270" w:rsidP="00495270">
                              <w:pPr>
                                <w:pStyle w:val="Web"/>
                                <w:ind w:left="800"/>
                                <w:rPr>
                                  <w:ins w:id="2951" w:author="Sasaki, Kenji/佐々木 研二" w:date="2025-02-07T15:38:00Z"/>
                                  <w:del w:id="2952" w:author="Moriyama, Shoya/森山 翔也" w:date="2025-03-10T11:07:00Z"/>
                                  <w:rFonts w:ascii="Meiryo UI" w:hAnsi="Meiryo UI"/>
                                  <w:rPrChange w:id="2953" w:author="Moriyama, Shoya/森山 翔也" w:date="2025-04-02T21:09:00Z">
                                    <w:rPr>
                                      <w:ins w:id="2954" w:author="Sasaki, Kenji/佐々木 研二" w:date="2025-02-07T15:38:00Z"/>
                                      <w:del w:id="2955" w:author="Moriyama, Shoya/森山 翔也" w:date="2025-03-10T11:07:00Z"/>
                                      <w:rFonts w:ascii="Meiryo UI" w:hAnsi="Meiryo UI"/>
                                      <w:color w:val="FF0000"/>
                                    </w:rPr>
                                  </w:rPrChange>
                                </w:rPr>
                              </w:pPr>
                              <w:ins w:id="2956" w:author="Shimizu, Yuya/清水 裕也" w:date="2025-02-08T19:29:00Z">
                                <w:del w:id="2957" w:author="Moriyama, Shoya/森山 翔也" w:date="2025-03-10T11:07:00Z">
                                  <w:r w:rsidRPr="007C3599" w:rsidDel="00D339EF">
                                    <w:rPr>
                                      <w:rFonts w:hint="eastAsia"/>
                                      <w:rPrChange w:id="2958" w:author="Moriyama, Shoya/森山 翔也" w:date="2025-04-02T21:09:00Z">
                                        <w:rPr>
                                          <w:rFonts w:hint="eastAsia"/>
                                          <w:color w:val="FF0000"/>
                                        </w:rPr>
                                      </w:rPrChange>
                                    </w:rPr>
                                    <w:delText>▲</w:delText>
                                  </w:r>
                                  <w:r w:rsidRPr="007C3599" w:rsidDel="00D339EF">
                                    <w:rPr>
                                      <w:rPrChange w:id="2959" w:author="Moriyama, Shoya/森山 翔也" w:date="2025-04-02T21:09:00Z">
                                        <w:rPr>
                                          <w:color w:val="FF0000"/>
                                        </w:rPr>
                                      </w:rPrChange>
                                    </w:rPr>
                                    <w:delText>7.11</w:delText>
                                  </w:r>
                                  <w:r w:rsidRPr="007C3599" w:rsidDel="00D339EF">
                                    <w:rPr>
                                      <w:rFonts w:hint="eastAsia"/>
                                      <w:rPrChange w:id="2960" w:author="Moriyama, Shoya/森山 翔也" w:date="2025-04-02T21:09:00Z">
                                        <w:rPr>
                                          <w:rFonts w:hint="eastAsia"/>
                                          <w:color w:val="FF0000"/>
                                        </w:rPr>
                                      </w:rPrChange>
                                    </w:rPr>
                                    <w:delText>（</w:delText>
                                  </w:r>
                                  <w:r w:rsidRPr="007C3599" w:rsidDel="00D339EF">
                                    <w:rPr>
                                      <w:rPrChange w:id="2961" w:author="Moriyama, Shoya/森山 翔也" w:date="2025-04-02T21:09:00Z">
                                        <w:rPr>
                                          <w:color w:val="FF0000"/>
                                        </w:rPr>
                                      </w:rPrChange>
                                    </w:rPr>
                                    <w:delText>24MM</w:delText>
                                  </w:r>
                                  <w:r w:rsidRPr="007C3599" w:rsidDel="00D339EF">
                                    <w:rPr>
                                      <w:rFonts w:hint="eastAsia"/>
                                      <w:rPrChange w:id="2962" w:author="Moriyama, Shoya/森山 翔也" w:date="2025-04-02T21:09:00Z">
                                        <w:rPr>
                                          <w:rFonts w:hint="eastAsia"/>
                                          <w:color w:val="FF0000"/>
                                        </w:rPr>
                                      </w:rPrChange>
                                    </w:rPr>
                                    <w:delText>：</w:delText>
                                  </w:r>
                                  <w:r w:rsidRPr="007C3599" w:rsidDel="00D339EF">
                                    <w:rPr>
                                      <w:rPrChange w:id="2963" w:author="Moriyama, Shoya/森山 翔也" w:date="2025-04-02T21:09:00Z">
                                        <w:rPr>
                                          <w:color w:val="FF0000"/>
                                        </w:rPr>
                                      </w:rPrChange>
                                    </w:rPr>
                                    <w:delText>1A</w:delText>
                                  </w:r>
                                  <w:r w:rsidRPr="007C3599" w:rsidDel="00D339EF">
                                    <w:rPr>
                                      <w:rFonts w:hint="eastAsia"/>
                                      <w:rPrChange w:id="2964" w:author="Moriyama, Shoya/森山 翔也" w:date="2025-04-02T21:09:00Z">
                                        <w:rPr>
                                          <w:rFonts w:hint="eastAsia"/>
                                          <w:color w:val="FF0000"/>
                                        </w:rPr>
                                      </w:rPrChange>
                                    </w:rPr>
                                    <w:delText>、</w:delText>
                                  </w:r>
                                  <w:r w:rsidRPr="007C3599" w:rsidDel="00D339EF">
                                    <w:rPr>
                                      <w:rPrChange w:id="2965" w:author="Moriyama, Shoya/森山 翔也" w:date="2025-04-02T21:09:00Z">
                                        <w:rPr>
                                          <w:color w:val="FF0000"/>
                                        </w:rPr>
                                      </w:rPrChange>
                                    </w:rPr>
                                    <w:delText>24SU/CDC</w:delText>
                                  </w:r>
                                  <w:r w:rsidRPr="007C3599" w:rsidDel="00D339EF">
                                    <w:rPr>
                                      <w:rFonts w:hint="eastAsia"/>
                                      <w:rPrChange w:id="2966" w:author="Moriyama, Shoya/森山 翔也" w:date="2025-04-02T21:09:00Z">
                                        <w:rPr>
                                          <w:rFonts w:hint="eastAsia"/>
                                          <w:color w:val="FF0000"/>
                                        </w:rPr>
                                      </w:rPrChange>
                                    </w:rPr>
                                    <w:delText>：</w:delText>
                                  </w:r>
                                  <w:r w:rsidRPr="007C3599" w:rsidDel="00D339EF">
                                    <w:rPr>
                                      <w:rPrChange w:id="2967" w:author="Moriyama, Shoya/森山 翔也" w:date="2025-04-02T21:09:00Z">
                                        <w:rPr>
                                          <w:color w:val="FF0000"/>
                                        </w:rPr>
                                      </w:rPrChange>
                                    </w:rPr>
                                    <w:delText>CV</w:delText>
                                  </w:r>
                                  <w:r w:rsidRPr="007C3599" w:rsidDel="00D339EF">
                                    <w:rPr>
                                      <w:rFonts w:hint="eastAsia"/>
                                      <w:rPrChange w:id="2968" w:author="Moriyama, Shoya/森山 翔也" w:date="2025-04-02T21:09:00Z">
                                        <w:rPr>
                                          <w:rFonts w:hint="eastAsia"/>
                                          <w:color w:val="FF0000"/>
                                        </w:rPr>
                                      </w:rPrChange>
                                    </w:rPr>
                                    <w:delText>）</w:delText>
                                  </w:r>
                                </w:del>
                              </w:ins>
                              <w:ins w:id="2969" w:author="Sasaki, Kenji/佐々木 研二" w:date="2025-02-07T15:38:00Z">
                                <w:del w:id="2970" w:author="Moriyama, Shoya/森山 翔也" w:date="2025-03-10T11:07:00Z">
                                  <w:r w:rsidRPr="007C3599" w:rsidDel="00D339EF">
                                    <w:rPr>
                                      <w:rFonts w:ascii="Meiryo UI" w:hAnsi="Meiryo UI" w:hint="eastAsia"/>
                                      <w:rPrChange w:id="2971" w:author="Moriyama, Shoya/森山 翔也" w:date="2025-04-02T21:09:00Z">
                                        <w:rPr>
                                          <w:rFonts w:hint="eastAsia"/>
                                        </w:rPr>
                                      </w:rPrChange>
                                    </w:rPr>
                                    <w:delText>各種サービス要求仕様書から</w:delText>
                                  </w:r>
                                  <w:r w:rsidRPr="007C3599" w:rsidDel="00D339EF">
                                    <w:rPr>
                                      <w:rFonts w:ascii="Meiryo UI" w:hAnsi="Meiryo UI"/>
                                      <w:rPrChange w:id="2972" w:author="Moriyama, Shoya/森山 翔也" w:date="2025-04-02T21:09:00Z">
                                        <w:rPr/>
                                      </w:rPrChange>
                                    </w:rPr>
                                    <w:delText>006_</w:delText>
                                  </w:r>
                                  <w:r w:rsidRPr="007C3599" w:rsidDel="00D339EF">
                                    <w:rPr>
                                      <w:rFonts w:ascii="Meiryo UI" w:hAnsi="Meiryo UI" w:hint="eastAsia"/>
                                      <w:rPrChange w:id="2973" w:author="Moriyama, Shoya/森山 翔也" w:date="2025-04-02T21:09:00Z">
                                        <w:rPr>
                                          <w:rFonts w:hint="eastAsia"/>
                                        </w:rPr>
                                      </w:rPrChange>
                                    </w:rPr>
                                    <w:delText>性能要求</w:delText>
                                  </w:r>
                                  <w:r w:rsidRPr="007C3599" w:rsidDel="00D339EF">
                                    <w:rPr>
                                      <w:rFonts w:ascii="Meiryo UI" w:hAnsi="Meiryo UI"/>
                                      <w:rPrChange w:id="2974" w:author="Moriyama, Shoya/森山 翔也" w:date="2025-04-02T21:09:00Z">
                                        <w:rPr/>
                                      </w:rPrChange>
                                    </w:rPr>
                                    <w:delText>_Performance_Requirement</w:delText>
                                  </w:r>
                                  <w:r w:rsidRPr="007C3599" w:rsidDel="00D339EF">
                                    <w:rPr>
                                      <w:rFonts w:ascii="Meiryo UI" w:hAnsi="Meiryo UI" w:hint="eastAsia"/>
                                      <w:rPrChange w:id="2975" w:author="Moriyama, Shoya/森山 翔也" w:date="2025-04-02T21:09:00Z">
                                        <w:rPr>
                                          <w:rFonts w:hint="eastAsia"/>
                                        </w:rPr>
                                      </w:rPrChange>
                                    </w:rPr>
                                    <w:delText>に</w:delText>
                                  </w:r>
                                  <w:r w:rsidRPr="007C3599" w:rsidDel="00D339EF">
                                    <w:rPr>
                                      <w:rFonts w:ascii="Meiryo UI" w:hAnsi="Meiryo UI"/>
                                      <w:rPrChange w:id="2976" w:author="Moriyama, Shoya/森山 翔也" w:date="2025-04-02T21:09:00Z">
                                        <w:rPr/>
                                      </w:rPrChange>
                                    </w:rPr>
                                    <w:delText>QOS</w:delText>
                                  </w:r>
                                  <w:r w:rsidRPr="007C3599" w:rsidDel="00D339EF">
                                    <w:rPr>
                                      <w:rFonts w:ascii="Meiryo UI" w:hAnsi="Meiryo UI" w:hint="eastAsia"/>
                                      <w:rPrChange w:id="2977" w:author="Moriyama, Shoya/森山 翔也" w:date="2025-04-02T21:09:00Z">
                                        <w:rPr>
                                          <w:rFonts w:hint="eastAsia"/>
                                        </w:rPr>
                                      </w:rPrChange>
                                    </w:rPr>
                                    <w:delText>を統合</w:delText>
                                  </w:r>
                                </w:del>
                              </w:ins>
                            </w:p>
                            <w:p w14:paraId="42B25A2C" w14:textId="07B600F8" w:rsidR="00495270" w:rsidRPr="007C3599" w:rsidDel="00D339EF" w:rsidRDefault="00495270" w:rsidP="00495270">
                              <w:pPr>
                                <w:pStyle w:val="Web"/>
                                <w:ind w:left="800"/>
                                <w:rPr>
                                  <w:ins w:id="2978" w:author="Sasaki, Kenji/佐々木 研二" w:date="2025-02-07T15:38:00Z"/>
                                  <w:del w:id="2979" w:author="Moriyama, Shoya/森山 翔也" w:date="2025-03-10T11:07:00Z"/>
                                  <w:rFonts w:ascii="Meiryo UI" w:hAnsi="Meiryo UI"/>
                                  <w:rPrChange w:id="2980" w:author="Moriyama, Shoya/森山 翔也" w:date="2025-04-02T21:09:00Z">
                                    <w:rPr>
                                      <w:ins w:id="2981" w:author="Sasaki, Kenji/佐々木 研二" w:date="2025-02-07T15:38:00Z"/>
                                      <w:del w:id="2982" w:author="Moriyama, Shoya/森山 翔也" w:date="2025-03-10T11:07:00Z"/>
                                      <w:rFonts w:ascii="Meiryo UI" w:hAnsi="Meiryo UI"/>
                                      <w:color w:val="FF0000"/>
                                    </w:rPr>
                                  </w:rPrChange>
                                </w:rPr>
                              </w:pPr>
                              <w:ins w:id="2983" w:author="Sasaki, Kenji/佐々木 研二" w:date="2025-02-07T15:38:00Z">
                                <w:del w:id="2984" w:author="Moriyama, Shoya/森山 翔也" w:date="2025-03-10T11:07:00Z">
                                  <w:r w:rsidRPr="007C3599" w:rsidDel="00D339EF">
                                    <w:rPr>
                                      <w:rFonts w:ascii="Meiryo UI" w:hAnsi="Meiryo UI"/>
                                      <w:rPrChange w:id="2985"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2986" w:author="Moriyama, Shoya/森山 翔也" w:date="2025-04-02T21:09:00Z">
                                        <w:rPr>
                                          <w:rFonts w:hint="eastAsia"/>
                                        </w:rPr>
                                      </w:rPrChange>
                                    </w:rPr>
                                    <w:delText>性能要求</w:delText>
                                  </w:r>
                                  <w:r w:rsidRPr="007C3599" w:rsidDel="00D339EF">
                                    <w:rPr>
                                      <w:rFonts w:ascii="Meiryo UI" w:hAnsi="Meiryo UI"/>
                                      <w:rPrChange w:id="2987" w:author="Moriyama, Shoya/森山 翔也" w:date="2025-04-02T21:09:00Z">
                                        <w:rPr/>
                                      </w:rPrChange>
                                    </w:rPr>
                                    <w:delText>_Performance_Requirement"</w:delText>
                                  </w:r>
                                </w:del>
                              </w:ins>
                            </w:p>
                            <w:p w14:paraId="4F3A27B8" w14:textId="7B833C20" w:rsidR="00495270" w:rsidRPr="007C3599" w:rsidDel="00D339EF" w:rsidRDefault="00495270" w:rsidP="00495270">
                              <w:pPr>
                                <w:pStyle w:val="Web"/>
                                <w:ind w:left="800"/>
                                <w:rPr>
                                  <w:ins w:id="2988" w:author="Sasaki, Kenji/佐々木 研二" w:date="2025-02-07T15:38:00Z"/>
                                  <w:del w:id="2989" w:author="Moriyama, Shoya/森山 翔也" w:date="2025-03-10T11:07:00Z"/>
                                  <w:rFonts w:ascii="Meiryo UI" w:hAnsi="Meiryo UI"/>
                                  <w:rPrChange w:id="2990" w:author="Moriyama, Shoya/森山 翔也" w:date="2025-04-02T21:09:00Z">
                                    <w:rPr>
                                      <w:ins w:id="2991" w:author="Sasaki, Kenji/佐々木 研二" w:date="2025-02-07T15:38:00Z"/>
                                      <w:del w:id="2992" w:author="Moriyama, Shoya/森山 翔也" w:date="2025-03-10T11:07:00Z"/>
                                      <w:rFonts w:ascii="Meiryo UI" w:hAnsi="Meiryo UI"/>
                                      <w:color w:val="FF0000"/>
                                    </w:rPr>
                                  </w:rPrChange>
                                </w:rPr>
                              </w:pPr>
                              <w:ins w:id="2993" w:author="Sasaki, Kenji/佐々木 研二" w:date="2025-02-07T15:38:00Z">
                                <w:del w:id="2994" w:author="Moriyama, Shoya/森山 翔也" w:date="2025-03-10T11:07:00Z">
                                  <w:r w:rsidRPr="007C3599" w:rsidDel="00D339EF">
                                    <w:rPr>
                                      <w:rFonts w:ascii="Meiryo UI" w:hAnsi="Meiryo UI" w:hint="eastAsia"/>
                                      <w:rPrChange w:id="2995" w:author="Moriyama, Shoya/森山 翔也" w:date="2025-04-02T21:09:00Z">
                                        <w:rPr>
                                          <w:rFonts w:hint="eastAsia"/>
                                        </w:rPr>
                                      </w:rPrChange>
                                    </w:rPr>
                                    <w:delText>▲</w:delText>
                                  </w:r>
                                  <w:r w:rsidRPr="007C3599" w:rsidDel="00D339EF">
                                    <w:rPr>
                                      <w:rFonts w:ascii="Meiryo UI" w:hAnsi="Meiryo UI"/>
                                      <w:rPrChange w:id="2996" w:author="Moriyama, Shoya/森山 翔也" w:date="2025-04-02T21:09:00Z">
                                        <w:rPr/>
                                      </w:rPrChange>
                                    </w:rPr>
                                    <w:delText>7.11</w:delText>
                                  </w:r>
                                  <w:r w:rsidRPr="007C3599" w:rsidDel="00D339EF">
                                    <w:rPr>
                                      <w:rFonts w:ascii="Meiryo UI" w:hAnsi="Meiryo UI" w:hint="eastAsia"/>
                                      <w:rPrChange w:id="2997" w:author="Moriyama, Shoya/森山 翔也" w:date="2025-04-02T21:09:00Z">
                                        <w:rPr>
                                          <w:rFonts w:hint="eastAsia"/>
                                        </w:rPr>
                                      </w:rPrChange>
                                    </w:rPr>
                                    <w:delText>（</w:delText>
                                  </w:r>
                                  <w:r w:rsidRPr="007C3599" w:rsidDel="00D339EF">
                                    <w:rPr>
                                      <w:rFonts w:ascii="Meiryo UI" w:hAnsi="Meiryo UI"/>
                                      <w:rPrChange w:id="2998" w:author="Moriyama, Shoya/森山 翔也" w:date="2025-04-02T21:09:00Z">
                                        <w:rPr/>
                                      </w:rPrChange>
                                    </w:rPr>
                                    <w:delText>24MM</w:delText>
                                  </w:r>
                                  <w:r w:rsidRPr="007C3599" w:rsidDel="00D339EF">
                                    <w:rPr>
                                      <w:rFonts w:ascii="Meiryo UI" w:hAnsi="Meiryo UI" w:hint="eastAsia"/>
                                      <w:rPrChange w:id="2999" w:author="Moriyama, Shoya/森山 翔也" w:date="2025-04-02T21:09:00Z">
                                        <w:rPr>
                                          <w:rFonts w:hint="eastAsia"/>
                                        </w:rPr>
                                      </w:rPrChange>
                                    </w:rPr>
                                    <w:delText>：</w:delText>
                                  </w:r>
                                  <w:r w:rsidRPr="007C3599" w:rsidDel="00D339EF">
                                    <w:rPr>
                                      <w:rFonts w:ascii="Meiryo UI" w:hAnsi="Meiryo UI"/>
                                      <w:rPrChange w:id="3000" w:author="Moriyama, Shoya/森山 翔也" w:date="2025-04-02T21:09:00Z">
                                        <w:rPr/>
                                      </w:rPrChange>
                                    </w:rPr>
                                    <w:delText>1A</w:delText>
                                  </w:r>
                                  <w:r w:rsidRPr="007C3599" w:rsidDel="00D339EF">
                                    <w:rPr>
                                      <w:rFonts w:ascii="Meiryo UI" w:hAnsi="Meiryo UI" w:hint="eastAsia"/>
                                      <w:rPrChange w:id="3001" w:author="Moriyama, Shoya/森山 翔也" w:date="2025-04-02T21:09:00Z">
                                        <w:rPr>
                                          <w:rFonts w:hint="eastAsia"/>
                                        </w:rPr>
                                      </w:rPrChange>
                                    </w:rPr>
                                    <w:delText>、</w:delText>
                                  </w:r>
                                  <w:r w:rsidRPr="007C3599" w:rsidDel="00D339EF">
                                    <w:rPr>
                                      <w:rFonts w:ascii="Meiryo UI" w:hAnsi="Meiryo UI"/>
                                      <w:rPrChange w:id="3002" w:author="Moriyama, Shoya/森山 翔也" w:date="2025-04-02T21:09:00Z">
                                        <w:rPr/>
                                      </w:rPrChange>
                                    </w:rPr>
                                    <w:delText>24SU/CDC</w:delText>
                                  </w:r>
                                  <w:r w:rsidRPr="007C3599" w:rsidDel="00D339EF">
                                    <w:rPr>
                                      <w:rFonts w:ascii="Meiryo UI" w:hAnsi="Meiryo UI" w:hint="eastAsia"/>
                                      <w:rPrChange w:id="3003" w:author="Moriyama, Shoya/森山 翔也" w:date="2025-04-02T21:09:00Z">
                                        <w:rPr>
                                          <w:rFonts w:hint="eastAsia"/>
                                        </w:rPr>
                                      </w:rPrChange>
                                    </w:rPr>
                                    <w:delText>：</w:delText>
                                  </w:r>
                                  <w:r w:rsidRPr="007C3599" w:rsidDel="00D339EF">
                                    <w:rPr>
                                      <w:rFonts w:ascii="Meiryo UI" w:hAnsi="Meiryo UI"/>
                                      <w:rPrChange w:id="3004" w:author="Moriyama, Shoya/森山 翔也" w:date="2025-04-02T21:09:00Z">
                                        <w:rPr/>
                                      </w:rPrChange>
                                    </w:rPr>
                                    <w:delText>CV</w:delText>
                                  </w:r>
                                  <w:r w:rsidRPr="007C3599" w:rsidDel="00D339EF">
                                    <w:rPr>
                                      <w:rFonts w:ascii="Meiryo UI" w:hAnsi="Meiryo UI" w:hint="eastAsia"/>
                                      <w:rPrChange w:id="3005" w:author="Moriyama, Shoya/森山 翔也" w:date="2025-04-02T21:09:00Z">
                                        <w:rPr>
                                          <w:rFonts w:hint="eastAsia"/>
                                        </w:rPr>
                                      </w:rPrChange>
                                    </w:rPr>
                                    <w:delText>）</w:delText>
                                  </w:r>
                                </w:del>
                              </w:ins>
                            </w:p>
                            <w:p w14:paraId="0512A09A" w14:textId="77777777" w:rsidR="00495270" w:rsidRPr="007C3599" w:rsidRDefault="00495270" w:rsidP="00495270">
                              <w:pPr>
                                <w:rPr>
                                  <w:rPrChange w:id="3006" w:author="Moriyama, Shoya/森山 翔也" w:date="2025-04-02T21:09:00Z">
                                    <w:rPr>
                                      <w:color w:val="000000"/>
                                    </w:rPr>
                                  </w:rPrChange>
                                </w:rPr>
                              </w:pPr>
                            </w:p>
                          </w:txbxContent>
                        </v:textbox>
                        <w10:wrap anchorx="margin"/>
                      </v:shape>
                    </w:pict>
                  </mc:Fallback>
                </mc:AlternateContent>
              </w:r>
            </w:ins>
          </w:p>
        </w:tc>
        <w:tc>
          <w:tcPr>
            <w:tcW w:w="2126" w:type="dxa"/>
            <w:gridSpan w:val="2"/>
            <w:tcBorders>
              <w:top w:val="single" w:sz="4" w:space="0" w:color="auto"/>
              <w:left w:val="single" w:sz="4" w:space="0" w:color="auto"/>
              <w:bottom w:val="single" w:sz="4" w:space="0" w:color="auto"/>
              <w:right w:val="single" w:sz="4" w:space="0" w:color="auto"/>
            </w:tcBorders>
            <w:hideMark/>
          </w:tcPr>
          <w:p w14:paraId="5A6501A9" w14:textId="44966DF3" w:rsidR="00D61401" w:rsidRPr="007C3599" w:rsidRDefault="00D61401" w:rsidP="008A1FC9">
            <w:pPr>
              <w:tabs>
                <w:tab w:val="num" w:pos="960"/>
              </w:tabs>
              <w:ind w:left="958" w:hanging="357"/>
            </w:pPr>
          </w:p>
        </w:tc>
        <w:tc>
          <w:tcPr>
            <w:tcW w:w="3016" w:type="dxa"/>
            <w:gridSpan w:val="2"/>
            <w:tcBorders>
              <w:top w:val="single" w:sz="4" w:space="0" w:color="auto"/>
              <w:left w:val="single" w:sz="4" w:space="0" w:color="auto"/>
              <w:bottom w:val="single" w:sz="4" w:space="0" w:color="auto"/>
              <w:right w:val="single" w:sz="4" w:space="0" w:color="auto"/>
            </w:tcBorders>
            <w:hideMark/>
          </w:tcPr>
          <w:p w14:paraId="6FFD9432" w14:textId="77777777" w:rsidR="00D61401" w:rsidRPr="007C3599" w:rsidRDefault="00D61401" w:rsidP="008A1FC9">
            <w:pPr>
              <w:tabs>
                <w:tab w:val="num" w:pos="960"/>
              </w:tabs>
              <w:rPr>
                <w:strike/>
              </w:rPr>
            </w:pPr>
            <w:r w:rsidRPr="007C3599">
              <w:rPr>
                <w:rFonts w:hint="eastAsia"/>
                <w:strike/>
              </w:rPr>
              <w:t>アプリ参照</w:t>
            </w:r>
            <w:r w:rsidRPr="007C3599">
              <w:rPr>
                <w:strike/>
              </w:rPr>
              <w:t>DB差し替え</w:t>
            </w:r>
          </w:p>
        </w:tc>
        <w:tc>
          <w:tcPr>
            <w:tcW w:w="2524" w:type="dxa"/>
            <w:tcBorders>
              <w:top w:val="single" w:sz="4" w:space="0" w:color="auto"/>
              <w:left w:val="single" w:sz="4" w:space="0" w:color="auto"/>
              <w:bottom w:val="single" w:sz="4" w:space="0" w:color="auto"/>
              <w:right w:val="single" w:sz="4" w:space="0" w:color="auto"/>
            </w:tcBorders>
            <w:hideMark/>
          </w:tcPr>
          <w:p w14:paraId="6E2B4044" w14:textId="77777777" w:rsidR="00D61401" w:rsidRPr="007C3599" w:rsidRDefault="00D61401" w:rsidP="008A1FC9">
            <w:pPr>
              <w:tabs>
                <w:tab w:val="num" w:pos="960"/>
              </w:tabs>
              <w:rPr>
                <w:strike/>
              </w:rPr>
            </w:pPr>
            <w:r w:rsidRPr="007C3599">
              <w:rPr>
                <w:strike/>
              </w:rPr>
              <w:t>5秒以内</w:t>
            </w:r>
          </w:p>
          <w:p w14:paraId="0C4D6585" w14:textId="77777777" w:rsidR="00D61401" w:rsidRPr="007C3599" w:rsidRDefault="00D61401" w:rsidP="008A1FC9">
            <w:pPr>
              <w:tabs>
                <w:tab w:val="num" w:pos="960"/>
              </w:tabs>
              <w:ind w:left="958" w:hanging="357"/>
              <w:rPr>
                <w:strike/>
              </w:rPr>
            </w:pPr>
          </w:p>
          <w:p w14:paraId="103C59B0" w14:textId="77777777" w:rsidR="00D61401" w:rsidRPr="007C3599" w:rsidRDefault="00D61401" w:rsidP="008A1FC9">
            <w:pPr>
              <w:tabs>
                <w:tab w:val="num" w:pos="960"/>
              </w:tabs>
              <w:rPr>
                <w:strike/>
              </w:rPr>
            </w:pPr>
            <w:r w:rsidRPr="007C3599">
              <w:rPr>
                <w:strike/>
              </w:rPr>
              <w:t>DB：2004/05-12月DB</w:t>
            </w:r>
          </w:p>
          <w:p w14:paraId="76497B84" w14:textId="77777777" w:rsidR="00D61401" w:rsidRPr="007C3599" w:rsidRDefault="00D61401" w:rsidP="008A1FC9">
            <w:pPr>
              <w:tabs>
                <w:tab w:val="num" w:pos="960"/>
              </w:tabs>
              <w:rPr>
                <w:strike/>
              </w:rPr>
            </w:pPr>
            <w:r w:rsidRPr="007C3599">
              <w:rPr>
                <w:rFonts w:hint="eastAsia"/>
                <w:strike/>
              </w:rPr>
              <w:t>更新データ：</w:t>
            </w:r>
            <w:r w:rsidRPr="007C3599">
              <w:rPr>
                <w:strike/>
              </w:rPr>
              <w:t>1.5ヶ月（情報検索系以外）</w:t>
            </w:r>
          </w:p>
          <w:p w14:paraId="7C147B33" w14:textId="77777777" w:rsidR="00D61401" w:rsidRPr="007C3599" w:rsidRDefault="00D61401" w:rsidP="008A1FC9">
            <w:pPr>
              <w:tabs>
                <w:tab w:val="num" w:pos="960"/>
              </w:tabs>
              <w:rPr>
                <w:strike/>
              </w:rPr>
            </w:pPr>
            <w:r w:rsidRPr="007C3599">
              <w:rPr>
                <w:rFonts w:hint="eastAsia"/>
                <w:strike/>
              </w:rPr>
              <w:t>更新エリア：豊田市トヨタ町中心</w:t>
            </w:r>
            <w:r w:rsidRPr="007C3599">
              <w:rPr>
                <w:strike/>
              </w:rPr>
              <w:t>80Km＊80Km</w:t>
            </w:r>
          </w:p>
        </w:tc>
      </w:tr>
      <w:tr w:rsidR="007C3599" w:rsidRPr="007C3599" w14:paraId="5B73327C" w14:textId="77777777" w:rsidTr="008A1FC9">
        <w:trPr>
          <w:cantSplit/>
          <w:trHeight w:val="1432"/>
        </w:trPr>
        <w:tc>
          <w:tcPr>
            <w:tcW w:w="736" w:type="dxa"/>
            <w:vMerge w:val="restart"/>
            <w:tcBorders>
              <w:top w:val="single" w:sz="4" w:space="0" w:color="auto"/>
              <w:left w:val="single" w:sz="4" w:space="0" w:color="auto"/>
              <w:bottom w:val="single" w:sz="4" w:space="0" w:color="auto"/>
              <w:right w:val="single" w:sz="4" w:space="0" w:color="auto"/>
            </w:tcBorders>
          </w:tcPr>
          <w:p w14:paraId="4F93D952" w14:textId="77777777" w:rsidR="00D61401" w:rsidRPr="007C3599" w:rsidRDefault="00D61401" w:rsidP="008A1FC9"/>
        </w:tc>
        <w:tc>
          <w:tcPr>
            <w:tcW w:w="2126" w:type="dxa"/>
            <w:gridSpan w:val="2"/>
            <w:vMerge w:val="restart"/>
            <w:tcBorders>
              <w:left w:val="single" w:sz="4" w:space="0" w:color="auto"/>
              <w:right w:val="single" w:sz="4" w:space="0" w:color="auto"/>
            </w:tcBorders>
          </w:tcPr>
          <w:p w14:paraId="76050417" w14:textId="77777777" w:rsidR="00D61401" w:rsidRPr="007C3599" w:rsidRDefault="00D61401" w:rsidP="008A1FC9"/>
        </w:tc>
        <w:tc>
          <w:tcPr>
            <w:tcW w:w="1399" w:type="dxa"/>
            <w:tcBorders>
              <w:top w:val="single" w:sz="4" w:space="0" w:color="auto"/>
              <w:left w:val="single" w:sz="4" w:space="0" w:color="auto"/>
              <w:bottom w:val="single" w:sz="4" w:space="0" w:color="auto"/>
              <w:right w:val="single" w:sz="4" w:space="0" w:color="auto"/>
            </w:tcBorders>
          </w:tcPr>
          <w:p w14:paraId="397AD660" w14:textId="77777777" w:rsidR="00D61401" w:rsidRPr="007C3599" w:rsidRDefault="00D61401" w:rsidP="008A1FC9">
            <w:pPr>
              <w:rPr>
                <w:rFonts w:cs="ＭＳ Ｐゴシック"/>
              </w:rPr>
            </w:pPr>
            <w:r w:rsidRPr="007C3599">
              <w:t>USB検知</w:t>
            </w:r>
          </w:p>
        </w:tc>
        <w:tc>
          <w:tcPr>
            <w:tcW w:w="1617" w:type="dxa"/>
            <w:tcBorders>
              <w:top w:val="single" w:sz="4" w:space="0" w:color="auto"/>
              <w:left w:val="single" w:sz="4" w:space="0" w:color="auto"/>
              <w:bottom w:val="single" w:sz="4" w:space="0" w:color="auto"/>
              <w:right w:val="single" w:sz="4" w:space="0" w:color="auto"/>
            </w:tcBorders>
          </w:tcPr>
          <w:p w14:paraId="387EE9A2" w14:textId="77777777" w:rsidR="00D61401" w:rsidRPr="007C3599" w:rsidRDefault="00D61401" w:rsidP="008A1FC9">
            <w:pPr>
              <w:rPr>
                <w:rFonts w:cs="ＭＳ Ｐゴシック"/>
              </w:rPr>
            </w:pPr>
            <w:r w:rsidRPr="007C3599">
              <w:t>USB挿入～更新SW表示完了</w:t>
            </w:r>
          </w:p>
        </w:tc>
        <w:tc>
          <w:tcPr>
            <w:tcW w:w="2524" w:type="dxa"/>
            <w:tcBorders>
              <w:top w:val="single" w:sz="4" w:space="0" w:color="auto"/>
              <w:left w:val="single" w:sz="4" w:space="0" w:color="auto"/>
              <w:bottom w:val="single" w:sz="4" w:space="0" w:color="auto"/>
              <w:right w:val="single" w:sz="4" w:space="0" w:color="auto"/>
            </w:tcBorders>
          </w:tcPr>
          <w:p w14:paraId="77D5ADA3" w14:textId="77777777" w:rsidR="00D61401" w:rsidRPr="007C3599" w:rsidRDefault="00D61401" w:rsidP="008A1FC9">
            <w:pPr>
              <w:rPr>
                <w:rFonts w:cs="ＭＳ Ｐゴシック"/>
              </w:rPr>
            </w:pPr>
            <w:r w:rsidRPr="007C3599">
              <w:t>10秒以内</w:t>
            </w:r>
          </w:p>
        </w:tc>
      </w:tr>
      <w:tr w:rsidR="007C3599" w:rsidRPr="007C3599" w14:paraId="3279C0EC"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6D64AB04" w14:textId="77777777" w:rsidR="00D61401" w:rsidRPr="007C3599" w:rsidRDefault="00D61401" w:rsidP="008A1FC9"/>
        </w:tc>
        <w:tc>
          <w:tcPr>
            <w:tcW w:w="2126" w:type="dxa"/>
            <w:gridSpan w:val="2"/>
            <w:vMerge/>
            <w:tcBorders>
              <w:left w:val="single" w:sz="4" w:space="0" w:color="auto"/>
              <w:right w:val="single" w:sz="4" w:space="0" w:color="auto"/>
            </w:tcBorders>
          </w:tcPr>
          <w:p w14:paraId="4A01AED7" w14:textId="77777777" w:rsidR="00D61401" w:rsidRPr="007C3599" w:rsidRDefault="00D61401" w:rsidP="008A1FC9"/>
        </w:tc>
        <w:tc>
          <w:tcPr>
            <w:tcW w:w="1399" w:type="dxa"/>
            <w:vMerge w:val="restart"/>
            <w:tcBorders>
              <w:top w:val="single" w:sz="4" w:space="0" w:color="auto"/>
              <w:left w:val="single" w:sz="4" w:space="0" w:color="auto"/>
              <w:right w:val="single" w:sz="4" w:space="0" w:color="auto"/>
            </w:tcBorders>
          </w:tcPr>
          <w:p w14:paraId="3D9D47A5" w14:textId="77777777" w:rsidR="00D61401" w:rsidRPr="007C3599" w:rsidRDefault="00D61401" w:rsidP="008A1FC9">
            <w:pPr>
              <w:rPr>
                <w:rFonts w:cs="ＭＳ Ｐゴシック"/>
                <w:strike/>
              </w:rPr>
            </w:pPr>
            <w:r w:rsidRPr="007C3599">
              <w:rPr>
                <w:strike/>
              </w:rPr>
              <w:t>DCMダウンロード(自動)</w:t>
            </w:r>
          </w:p>
          <w:p w14:paraId="55D2611A" w14:textId="77777777" w:rsidR="00D61401" w:rsidRPr="007C3599" w:rsidRDefault="00D61401" w:rsidP="008A1FC9">
            <w:pPr>
              <w:rPr>
                <w:rFonts w:cs="ＭＳ Ｐゴシック"/>
                <w:strike/>
              </w:rPr>
            </w:pPr>
            <w:r w:rsidRPr="007C3599">
              <w:rPr>
                <w:rFonts w:hint="eastAsia"/>
                <w:strike/>
              </w:rPr>
              <w:t xml:space="preserve">　</w:t>
            </w:r>
          </w:p>
        </w:tc>
        <w:tc>
          <w:tcPr>
            <w:tcW w:w="1617" w:type="dxa"/>
            <w:tcBorders>
              <w:top w:val="single" w:sz="4" w:space="0" w:color="auto"/>
              <w:left w:val="single" w:sz="4" w:space="0" w:color="auto"/>
              <w:bottom w:val="single" w:sz="4" w:space="0" w:color="auto"/>
              <w:right w:val="single" w:sz="4" w:space="0" w:color="auto"/>
            </w:tcBorders>
          </w:tcPr>
          <w:p w14:paraId="02E40C53" w14:textId="77777777" w:rsidR="00D61401" w:rsidRPr="007C3599" w:rsidRDefault="00D61401" w:rsidP="008A1FC9">
            <w:pPr>
              <w:rPr>
                <w:rFonts w:cs="ＭＳ Ｐゴシック"/>
                <w:strike/>
              </w:rPr>
            </w:pPr>
            <w:r w:rsidRPr="007C3599">
              <w:rPr>
                <w:strike/>
              </w:rPr>
              <w:t>ACC ON CDFによる「更新データあり」の応答受信～ダウンロード完了</w:t>
            </w:r>
          </w:p>
        </w:tc>
        <w:tc>
          <w:tcPr>
            <w:tcW w:w="2524" w:type="dxa"/>
            <w:tcBorders>
              <w:top w:val="single" w:sz="4" w:space="0" w:color="auto"/>
              <w:left w:val="single" w:sz="4" w:space="0" w:color="auto"/>
              <w:bottom w:val="single" w:sz="4" w:space="0" w:color="auto"/>
              <w:right w:val="single" w:sz="4" w:space="0" w:color="auto"/>
            </w:tcBorders>
          </w:tcPr>
          <w:p w14:paraId="01B97285" w14:textId="77777777" w:rsidR="00D61401" w:rsidRPr="007C3599" w:rsidRDefault="00D61401" w:rsidP="008A1FC9">
            <w:pPr>
              <w:rPr>
                <w:strike/>
              </w:rPr>
            </w:pPr>
            <w:r w:rsidRPr="007C3599">
              <w:rPr>
                <w:strike/>
              </w:rPr>
              <w:t>15秒以内</w:t>
            </w:r>
          </w:p>
          <w:p w14:paraId="426B0BCB" w14:textId="77777777" w:rsidR="00D61401" w:rsidRPr="007C3599" w:rsidRDefault="00D61401" w:rsidP="008A1FC9">
            <w:pPr>
              <w:rPr>
                <w:strike/>
              </w:rPr>
            </w:pPr>
          </w:p>
          <w:p w14:paraId="1FB0536B" w14:textId="77777777" w:rsidR="00D61401" w:rsidRPr="007C3599" w:rsidRDefault="00D61401" w:rsidP="008A1FC9">
            <w:pPr>
              <w:rPr>
                <w:strike/>
              </w:rPr>
            </w:pPr>
            <w:r w:rsidRPr="007C3599">
              <w:rPr>
                <w:rFonts w:hint="eastAsia"/>
                <w:strike/>
              </w:rPr>
              <w:t>サービス期間確認</w:t>
            </w:r>
          </w:p>
          <w:p w14:paraId="4A7CF88D" w14:textId="77777777" w:rsidR="00D61401" w:rsidRPr="007C3599" w:rsidRDefault="00D61401" w:rsidP="008A1FC9">
            <w:pPr>
              <w:rPr>
                <w:strike/>
              </w:rPr>
            </w:pPr>
            <w:r w:rsidRPr="007C3599">
              <w:rPr>
                <w:rFonts w:hint="eastAsia"/>
                <w:strike/>
              </w:rPr>
              <w:t>センターとのコネクション確立</w:t>
            </w:r>
          </w:p>
          <w:p w14:paraId="37581A68" w14:textId="77777777" w:rsidR="00D61401" w:rsidRPr="007C3599" w:rsidRDefault="00D61401" w:rsidP="008A1FC9">
            <w:pPr>
              <w:rPr>
                <w:strike/>
              </w:rPr>
            </w:pPr>
            <w:r w:rsidRPr="007C3599">
              <w:rPr>
                <w:rFonts w:hint="eastAsia"/>
                <w:strike/>
              </w:rPr>
              <w:t>細街路バージョン情報抽出</w:t>
            </w:r>
          </w:p>
          <w:p w14:paraId="49F9D1CF" w14:textId="77777777" w:rsidR="00D61401" w:rsidRPr="007C3599" w:rsidRDefault="00D61401" w:rsidP="008A1FC9">
            <w:pPr>
              <w:rPr>
                <w:strike/>
              </w:rPr>
            </w:pPr>
            <w:r w:rsidRPr="007C3599">
              <w:rPr>
                <w:rFonts w:hint="eastAsia"/>
                <w:strike/>
              </w:rPr>
              <w:t>自宅周辺地図更新要否判定</w:t>
            </w:r>
          </w:p>
          <w:p w14:paraId="0FF2DDB9" w14:textId="77777777" w:rsidR="00D61401" w:rsidRPr="007C3599" w:rsidRDefault="00D61401" w:rsidP="008A1FC9">
            <w:pPr>
              <w:rPr>
                <w:strike/>
              </w:rPr>
            </w:pPr>
            <w:r w:rsidRPr="007C3599">
              <w:rPr>
                <w:rFonts w:hint="eastAsia"/>
                <w:strike/>
              </w:rPr>
              <w:t>自宅周辺配信パッケージダウンロード</w:t>
            </w:r>
          </w:p>
          <w:p w14:paraId="7330CEC8" w14:textId="77777777" w:rsidR="00D61401" w:rsidRPr="007C3599" w:rsidRDefault="00D61401" w:rsidP="008A1FC9">
            <w:pPr>
              <w:rPr>
                <w:strike/>
              </w:rPr>
            </w:pPr>
            <w:r w:rsidRPr="007C3599">
              <w:rPr>
                <w:rFonts w:hint="eastAsia"/>
                <w:strike/>
              </w:rPr>
              <w:t>配信パッケージの整合性確認（チェックサム）</w:t>
            </w:r>
          </w:p>
        </w:tc>
      </w:tr>
      <w:tr w:rsidR="007C3599" w:rsidRPr="007C3599" w14:paraId="5A3A4176"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03EAF7BA" w14:textId="77777777" w:rsidR="00D61401" w:rsidRPr="007C3599" w:rsidRDefault="00D61401" w:rsidP="008A1FC9"/>
        </w:tc>
        <w:tc>
          <w:tcPr>
            <w:tcW w:w="2126" w:type="dxa"/>
            <w:gridSpan w:val="2"/>
            <w:vMerge/>
            <w:tcBorders>
              <w:left w:val="single" w:sz="4" w:space="0" w:color="auto"/>
              <w:right w:val="single" w:sz="4" w:space="0" w:color="auto"/>
            </w:tcBorders>
          </w:tcPr>
          <w:p w14:paraId="682E53D0" w14:textId="77777777" w:rsidR="00D61401" w:rsidRPr="007C3599" w:rsidRDefault="00D61401" w:rsidP="008A1FC9"/>
        </w:tc>
        <w:tc>
          <w:tcPr>
            <w:tcW w:w="1399" w:type="dxa"/>
            <w:vMerge/>
            <w:tcBorders>
              <w:left w:val="single" w:sz="4" w:space="0" w:color="auto"/>
              <w:bottom w:val="single" w:sz="4" w:space="0" w:color="auto"/>
              <w:right w:val="single" w:sz="4" w:space="0" w:color="auto"/>
            </w:tcBorders>
          </w:tcPr>
          <w:p w14:paraId="54524A12" w14:textId="77777777" w:rsidR="00D61401" w:rsidRPr="007C3599" w:rsidRDefault="00D61401" w:rsidP="008A1FC9">
            <w:pPr>
              <w:rPr>
                <w:strike/>
              </w:rPr>
            </w:pPr>
          </w:p>
        </w:tc>
        <w:tc>
          <w:tcPr>
            <w:tcW w:w="1617" w:type="dxa"/>
            <w:tcBorders>
              <w:top w:val="single" w:sz="4" w:space="0" w:color="auto"/>
              <w:left w:val="single" w:sz="4" w:space="0" w:color="auto"/>
              <w:bottom w:val="single" w:sz="4" w:space="0" w:color="auto"/>
              <w:right w:val="single" w:sz="4" w:space="0" w:color="auto"/>
            </w:tcBorders>
          </w:tcPr>
          <w:p w14:paraId="73F089E0" w14:textId="77777777" w:rsidR="00D61401" w:rsidRPr="007C3599" w:rsidRDefault="00D61401" w:rsidP="008A1FC9">
            <w:pPr>
              <w:rPr>
                <w:rFonts w:cs="ＭＳ Ｐゴシック"/>
                <w:strike/>
              </w:rPr>
            </w:pPr>
            <w:r w:rsidRPr="007C3599">
              <w:rPr>
                <w:rFonts w:hint="eastAsia"/>
                <w:strike/>
              </w:rPr>
              <w:t>「案内開始」</w:t>
            </w:r>
            <w:r w:rsidRPr="007C3599">
              <w:rPr>
                <w:strike/>
              </w:rPr>
              <w:t>SW押下～ダウンロード完了</w:t>
            </w:r>
          </w:p>
        </w:tc>
        <w:tc>
          <w:tcPr>
            <w:tcW w:w="2524" w:type="dxa"/>
            <w:tcBorders>
              <w:top w:val="single" w:sz="4" w:space="0" w:color="auto"/>
              <w:left w:val="single" w:sz="4" w:space="0" w:color="auto"/>
              <w:bottom w:val="single" w:sz="4" w:space="0" w:color="auto"/>
              <w:right w:val="single" w:sz="4" w:space="0" w:color="auto"/>
            </w:tcBorders>
          </w:tcPr>
          <w:p w14:paraId="6DE64172" w14:textId="77777777" w:rsidR="00D61401" w:rsidRPr="007C3599" w:rsidRDefault="00D61401" w:rsidP="008A1FC9">
            <w:pPr>
              <w:rPr>
                <w:strike/>
              </w:rPr>
            </w:pPr>
            <w:r w:rsidRPr="007C3599">
              <w:rPr>
                <w:strike/>
              </w:rPr>
              <w:t>15秒以内</w:t>
            </w:r>
          </w:p>
          <w:p w14:paraId="3569A1FC" w14:textId="77777777" w:rsidR="00D61401" w:rsidRPr="007C3599" w:rsidRDefault="00D61401" w:rsidP="008A1FC9">
            <w:pPr>
              <w:rPr>
                <w:strike/>
              </w:rPr>
            </w:pPr>
          </w:p>
          <w:p w14:paraId="307805DB" w14:textId="77777777" w:rsidR="00D61401" w:rsidRPr="007C3599" w:rsidRDefault="00D61401" w:rsidP="008A1FC9">
            <w:pPr>
              <w:rPr>
                <w:strike/>
              </w:rPr>
            </w:pPr>
            <w:r w:rsidRPr="007C3599">
              <w:rPr>
                <w:rFonts w:hint="eastAsia"/>
                <w:strike/>
              </w:rPr>
              <w:t>サービス期間確認</w:t>
            </w:r>
          </w:p>
          <w:p w14:paraId="07857D13" w14:textId="77777777" w:rsidR="00D61401" w:rsidRPr="007C3599" w:rsidRDefault="00D61401" w:rsidP="008A1FC9">
            <w:pPr>
              <w:rPr>
                <w:strike/>
              </w:rPr>
            </w:pPr>
            <w:r w:rsidRPr="007C3599">
              <w:rPr>
                <w:rFonts w:hint="eastAsia"/>
                <w:strike/>
              </w:rPr>
              <w:t>センターとのコネクション確立</w:t>
            </w:r>
          </w:p>
          <w:p w14:paraId="271C0590" w14:textId="77777777" w:rsidR="00D61401" w:rsidRPr="007C3599" w:rsidRDefault="00D61401" w:rsidP="008A1FC9">
            <w:pPr>
              <w:rPr>
                <w:strike/>
              </w:rPr>
            </w:pPr>
            <w:r w:rsidRPr="007C3599">
              <w:rPr>
                <w:rFonts w:hint="eastAsia"/>
                <w:strike/>
              </w:rPr>
              <w:t>細街路バージョン情報抽出</w:t>
            </w:r>
          </w:p>
          <w:p w14:paraId="790E3FF9" w14:textId="77777777" w:rsidR="00D61401" w:rsidRPr="007C3599" w:rsidRDefault="00D61401" w:rsidP="008A1FC9">
            <w:pPr>
              <w:rPr>
                <w:strike/>
              </w:rPr>
            </w:pPr>
            <w:r w:rsidRPr="007C3599">
              <w:rPr>
                <w:rFonts w:hint="eastAsia"/>
                <w:strike/>
              </w:rPr>
              <w:t>自宅周辺地図更新要否判定</w:t>
            </w:r>
          </w:p>
          <w:p w14:paraId="32B92B6B" w14:textId="77777777" w:rsidR="00D61401" w:rsidRPr="007C3599" w:rsidRDefault="00D61401" w:rsidP="008A1FC9">
            <w:pPr>
              <w:rPr>
                <w:strike/>
              </w:rPr>
            </w:pPr>
            <w:r w:rsidRPr="007C3599">
              <w:rPr>
                <w:rFonts w:hint="eastAsia"/>
                <w:strike/>
              </w:rPr>
              <w:t>自宅周辺配信パッケージダウンロード</w:t>
            </w:r>
          </w:p>
          <w:p w14:paraId="04C37A5F" w14:textId="77777777" w:rsidR="00D61401" w:rsidRPr="007C3599" w:rsidRDefault="00D61401" w:rsidP="008A1FC9">
            <w:pPr>
              <w:rPr>
                <w:strike/>
              </w:rPr>
            </w:pPr>
            <w:r w:rsidRPr="007C3599">
              <w:rPr>
                <w:rFonts w:hint="eastAsia"/>
                <w:strike/>
              </w:rPr>
              <w:t>配信パッケージの整合性確認（チェックサム）</w:t>
            </w:r>
          </w:p>
        </w:tc>
      </w:tr>
      <w:tr w:rsidR="007C3599" w:rsidRPr="007C3599" w14:paraId="3FCC2A51" w14:textId="77777777" w:rsidTr="008A1FC9">
        <w:trPr>
          <w:cantSplit/>
          <w:trHeight w:val="1873"/>
        </w:trPr>
        <w:tc>
          <w:tcPr>
            <w:tcW w:w="736" w:type="dxa"/>
            <w:vMerge/>
            <w:tcBorders>
              <w:top w:val="single" w:sz="4" w:space="0" w:color="auto"/>
              <w:left w:val="single" w:sz="4" w:space="0" w:color="auto"/>
              <w:bottom w:val="single" w:sz="4" w:space="0" w:color="auto"/>
              <w:right w:val="single" w:sz="4" w:space="0" w:color="auto"/>
            </w:tcBorders>
          </w:tcPr>
          <w:p w14:paraId="07EE397E" w14:textId="77777777" w:rsidR="00D61401" w:rsidRPr="007C3599" w:rsidRDefault="00D61401" w:rsidP="008A1FC9"/>
        </w:tc>
        <w:tc>
          <w:tcPr>
            <w:tcW w:w="2126" w:type="dxa"/>
            <w:gridSpan w:val="2"/>
            <w:vMerge w:val="restart"/>
            <w:tcBorders>
              <w:top w:val="single" w:sz="4" w:space="0" w:color="auto"/>
              <w:left w:val="single" w:sz="4" w:space="0" w:color="auto"/>
              <w:right w:val="single" w:sz="4" w:space="0" w:color="auto"/>
            </w:tcBorders>
          </w:tcPr>
          <w:p w14:paraId="59204048" w14:textId="1B7F7DC9" w:rsidR="00D61401" w:rsidRPr="007C3599" w:rsidRDefault="00495270" w:rsidP="008A1FC9">
            <w:ins w:id="3007" w:author="Moriyama, Shoya/森山 翔也" w:date="2025-02-10T16:29:00Z">
              <w:r w:rsidRPr="007C3599">
                <w:rPr>
                  <w:rFonts w:ascii="ＭＳ Ｐゴシック" w:eastAsia="ＭＳ Ｐゴシック" w:hAnsi="ＭＳ Ｐゴシック" w:cs="ＭＳ Ｐゴシック"/>
                  <w:noProof/>
                  <w:kern w:val="0"/>
                  <w:sz w:val="24"/>
                </w:rPr>
                <mc:AlternateContent>
                  <mc:Choice Requires="wps">
                    <w:drawing>
                      <wp:anchor distT="0" distB="0" distL="114300" distR="114300" simplePos="0" relativeHeight="251658300" behindDoc="0" locked="0" layoutInCell="1" allowOverlap="1" wp14:anchorId="05094936" wp14:editId="11E15F3B">
                        <wp:simplePos x="0" y="0"/>
                        <wp:positionH relativeFrom="margin">
                          <wp:posOffset>-982980</wp:posOffset>
                        </wp:positionH>
                        <wp:positionV relativeFrom="paragraph">
                          <wp:posOffset>-40006</wp:posOffset>
                        </wp:positionV>
                        <wp:extent cx="6369050" cy="8467725"/>
                        <wp:effectExtent l="0" t="0" r="12700" b="28575"/>
                        <wp:wrapNone/>
                        <wp:docPr id="1443" name="テキスト ボックス 1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8467725"/>
                                </a:xfrm>
                                <a:prstGeom prst="rect">
                                  <a:avLst/>
                                </a:prstGeom>
                                <a:solidFill>
                                  <a:srgbClr val="7F7F7F">
                                    <a:alpha val="50196"/>
                                  </a:srgbClr>
                                </a:solidFill>
                                <a:ln w="6350">
                                  <a:solidFill>
                                    <a:prstClr val="black"/>
                                  </a:solidFill>
                                </a:ln>
                              </wps:spPr>
                              <wps:txbx>
                                <w:txbxContent>
                                  <w:p w14:paraId="765F29D1" w14:textId="77777777" w:rsidR="00D339EF" w:rsidRPr="007C3599" w:rsidRDefault="00D339EF" w:rsidP="00D339EF">
                                    <w:pPr>
                                      <w:rPr>
                                        <w:ins w:id="3008" w:author="Moriyama, Shoya/森山 翔也" w:date="2025-03-10T11:07:00Z"/>
                                        <w:rPrChange w:id="3009" w:author="Moriyama, Shoya/森山 翔也" w:date="2025-04-02T21:09:00Z">
                                          <w:rPr>
                                            <w:ins w:id="3010" w:author="Moriyama, Shoya/森山 翔也" w:date="2025-03-10T11:07:00Z"/>
                                            <w:color w:val="FF0000"/>
                                          </w:rPr>
                                        </w:rPrChange>
                                      </w:rPr>
                                    </w:pPr>
                                    <w:ins w:id="3011" w:author="Moriyama, Shoya/森山 翔也" w:date="2025-03-10T11:07:00Z">
                                      <w:r w:rsidRPr="007C3599">
                                        <w:rPr>
                                          <w:rFonts w:hint="eastAsia"/>
                                          <w:rPrChange w:id="3012" w:author="Moriyama, Shoya/森山 翔也" w:date="2025-04-02T21:09:00Z">
                                            <w:rPr>
                                              <w:rFonts w:hint="eastAsia"/>
                                              <w:color w:val="FF0000"/>
                                            </w:rPr>
                                          </w:rPrChange>
                                        </w:rPr>
                                        <w:t>各種サービス要求仕様書から</w:t>
                                      </w:r>
                                      <w:r w:rsidRPr="007C3599">
                                        <w:rPr>
                                          <w:rPrChange w:id="3013" w:author="Moriyama, Shoya/森山 翔也" w:date="2025-04-02T21:09:00Z">
                                            <w:rPr>
                                              <w:color w:val="FF0000"/>
                                            </w:rPr>
                                          </w:rPrChange>
                                        </w:rPr>
                                        <w:t>006_性能要求_Performance_Requirement</w:t>
                                      </w:r>
                                      <w:r w:rsidRPr="007C3599">
                                        <w:rPr>
                                          <w:rFonts w:hint="eastAsia"/>
                                          <w:rPrChange w:id="3014" w:author="Moriyama, Shoya/森山 翔也" w:date="2025-04-02T21:09:00Z">
                                            <w:rPr>
                                              <w:rFonts w:hint="eastAsia"/>
                                              <w:color w:val="FF0000"/>
                                            </w:rPr>
                                          </w:rPrChange>
                                        </w:rPr>
                                        <w:t>に</w:t>
                                      </w:r>
                                      <w:r w:rsidRPr="007C3599">
                                        <w:rPr>
                                          <w:rPrChange w:id="3015" w:author="Moriyama, Shoya/森山 翔也" w:date="2025-04-02T21:09:00Z">
                                            <w:rPr>
                                              <w:color w:val="FF0000"/>
                                            </w:rPr>
                                          </w:rPrChange>
                                        </w:rPr>
                                        <w:t>QOSを統合</w:t>
                                      </w:r>
                                    </w:ins>
                                  </w:p>
                                  <w:p w14:paraId="3BD43E79" w14:textId="77777777" w:rsidR="00D339EF" w:rsidRPr="007C3599" w:rsidRDefault="00D339EF" w:rsidP="00D339EF">
                                    <w:pPr>
                                      <w:rPr>
                                        <w:ins w:id="3016" w:author="Moriyama, Shoya/森山 翔也" w:date="2025-03-10T11:07:00Z"/>
                                        <w:rPrChange w:id="3017" w:author="Moriyama, Shoya/森山 翔也" w:date="2025-04-02T21:09:00Z">
                                          <w:rPr>
                                            <w:ins w:id="3018" w:author="Moriyama, Shoya/森山 翔也" w:date="2025-03-10T11:07:00Z"/>
                                            <w:color w:val="FF0000"/>
                                          </w:rPr>
                                        </w:rPrChange>
                                      </w:rPr>
                                    </w:pPr>
                                    <w:ins w:id="3019" w:author="Moriyama, Shoya/森山 翔也" w:date="2025-03-10T11:07:00Z">
                                      <w:r w:rsidRPr="007C3599">
                                        <w:rPr>
                                          <w:rPrChange w:id="3020" w:author="Moriyama, Shoya/森山 翔也" w:date="2025-04-02T21:09:00Z">
                                            <w:rPr>
                                              <w:color w:val="FF0000"/>
                                            </w:rPr>
                                          </w:rPrChange>
                                        </w:rPr>
                                        <w:t>Integrate QOS from various service requirement specifications into "006_性能要求_Performance_Requirement"</w:t>
                                      </w:r>
                                    </w:ins>
                                  </w:p>
                                  <w:p w14:paraId="586D720F" w14:textId="77777777" w:rsidR="00D339EF" w:rsidRPr="007C3599" w:rsidRDefault="00D339EF" w:rsidP="00D339EF">
                                    <w:pPr>
                                      <w:rPr>
                                        <w:ins w:id="3021" w:author="Moriyama, Shoya/森山 翔也" w:date="2025-03-10T11:07:00Z"/>
                                        <w:rPrChange w:id="3022" w:author="Moriyama, Shoya/森山 翔也" w:date="2025-04-02T21:09:00Z">
                                          <w:rPr>
                                            <w:ins w:id="3023" w:author="Moriyama, Shoya/森山 翔也" w:date="2025-03-10T11:07:00Z"/>
                                            <w:color w:val="000000"/>
                                          </w:rPr>
                                        </w:rPrChange>
                                      </w:rPr>
                                    </w:pPr>
                                    <w:ins w:id="3024" w:author="Moriyama, Shoya/森山 翔也" w:date="2025-03-10T11:07:00Z">
                                      <w:r w:rsidRPr="007C3599">
                                        <w:rPr>
                                          <w:rFonts w:hint="eastAsia"/>
                                          <w:rPrChange w:id="3025" w:author="Moriyama, Shoya/森山 翔也" w:date="2025-04-02T21:09:00Z">
                                            <w:rPr>
                                              <w:rFonts w:hint="eastAsia"/>
                                              <w:color w:val="FF0000"/>
                                            </w:rPr>
                                          </w:rPrChange>
                                        </w:rPr>
                                        <w:t>▲</w:t>
                                      </w:r>
                                      <w:r w:rsidRPr="007C3599">
                                        <w:rPr>
                                          <w:rPrChange w:id="3026" w:author="Moriyama, Shoya/森山 翔也" w:date="2025-04-02T21:09:00Z">
                                            <w:rPr>
                                              <w:color w:val="FF0000"/>
                                            </w:rPr>
                                          </w:rPrChange>
                                        </w:rPr>
                                        <w:t>7.20（24SU/CDC：CV）</w:t>
                                      </w:r>
                                    </w:ins>
                                  </w:p>
                                  <w:p w14:paraId="2659E0ED" w14:textId="01D527F1" w:rsidR="00495270" w:rsidRPr="007C3599" w:rsidDel="00D339EF" w:rsidRDefault="00495270" w:rsidP="00495270">
                                    <w:pPr>
                                      <w:rPr>
                                        <w:ins w:id="3027" w:author="Shimizu, Yuya/清水 裕也" w:date="2025-02-08T19:29:00Z"/>
                                        <w:del w:id="3028" w:author="Moriyama, Shoya/森山 翔也" w:date="2025-03-10T11:07:00Z"/>
                                        <w:rPrChange w:id="3029" w:author="Moriyama, Shoya/森山 翔也" w:date="2025-04-02T21:09:00Z">
                                          <w:rPr>
                                            <w:ins w:id="3030" w:author="Shimizu, Yuya/清水 裕也" w:date="2025-02-08T19:29:00Z"/>
                                            <w:del w:id="3031" w:author="Moriyama, Shoya/森山 翔也" w:date="2025-03-10T11:07:00Z"/>
                                            <w:color w:val="FF0000"/>
                                          </w:rPr>
                                        </w:rPrChange>
                                      </w:rPr>
                                    </w:pPr>
                                    <w:ins w:id="3032" w:author="Shimizu, Yuya/清水 裕也" w:date="2025-02-08T19:29:00Z">
                                      <w:del w:id="3033" w:author="Moriyama, Shoya/森山 翔也" w:date="2025-03-10T11:07:00Z">
                                        <w:r w:rsidRPr="007C3599" w:rsidDel="00D339EF">
                                          <w:rPr>
                                            <w:rFonts w:hint="eastAsia"/>
                                            <w:rPrChange w:id="3034" w:author="Moriyama, Shoya/森山 翔也" w:date="2025-04-02T21:09:00Z">
                                              <w:rPr>
                                                <w:rFonts w:hint="eastAsia"/>
                                                <w:color w:val="FF0000"/>
                                              </w:rPr>
                                            </w:rPrChange>
                                          </w:rPr>
                                          <w:delText>各種サービス要求仕様書から</w:delText>
                                        </w:r>
                                        <w:r w:rsidRPr="007C3599" w:rsidDel="00D339EF">
                                          <w:rPr>
                                            <w:rPrChange w:id="3035" w:author="Moriyama, Shoya/森山 翔也" w:date="2025-04-02T21:09:00Z">
                                              <w:rPr>
                                                <w:color w:val="FF0000"/>
                                              </w:rPr>
                                            </w:rPrChange>
                                          </w:rPr>
                                          <w:delText>006_性能要求_Performance_Requirementに</w:delText>
                                        </w:r>
                                      </w:del>
                                    </w:ins>
                                  </w:p>
                                  <w:p w14:paraId="6116B578" w14:textId="22D5F630" w:rsidR="00495270" w:rsidRPr="007C3599" w:rsidDel="00D339EF" w:rsidRDefault="00495270" w:rsidP="00495270">
                                    <w:pPr>
                                      <w:rPr>
                                        <w:ins w:id="3036" w:author="Shimizu, Yuya/清水 裕也" w:date="2025-02-08T19:29:00Z"/>
                                        <w:del w:id="3037" w:author="Moriyama, Shoya/森山 翔也" w:date="2025-03-10T11:07:00Z"/>
                                        <w:rPrChange w:id="3038" w:author="Moriyama, Shoya/森山 翔也" w:date="2025-04-02T21:09:00Z">
                                          <w:rPr>
                                            <w:ins w:id="3039" w:author="Shimizu, Yuya/清水 裕也" w:date="2025-02-08T19:29:00Z"/>
                                            <w:del w:id="3040" w:author="Moriyama, Shoya/森山 翔也" w:date="2025-03-10T11:07:00Z"/>
                                            <w:color w:val="FF0000"/>
                                          </w:rPr>
                                        </w:rPrChange>
                                      </w:rPr>
                                    </w:pPr>
                                    <w:ins w:id="3041" w:author="Shimizu, Yuya/清水 裕也" w:date="2025-02-08T19:29:00Z">
                                      <w:del w:id="3042" w:author="Moriyama, Shoya/森山 翔也" w:date="2025-03-10T11:07:00Z">
                                        <w:r w:rsidRPr="007C3599" w:rsidDel="00D339EF">
                                          <w:rPr>
                                            <w:rPrChange w:id="3043" w:author="Moriyama, Shoya/森山 翔也" w:date="2025-04-02T21:09:00Z">
                                              <w:rPr>
                                                <w:color w:val="FF0000"/>
                                              </w:rPr>
                                            </w:rPrChange>
                                          </w:rPr>
                                          <w:delText>QOSを統合</w:delText>
                                        </w:r>
                                      </w:del>
                                    </w:ins>
                                  </w:p>
                                  <w:p w14:paraId="3F3CA079" w14:textId="06C3C1B9" w:rsidR="00495270" w:rsidRPr="007C3599" w:rsidDel="00D339EF" w:rsidRDefault="00495270" w:rsidP="00495270">
                                    <w:pPr>
                                      <w:rPr>
                                        <w:ins w:id="3044" w:author="Shimizu, Yuya/清水 裕也" w:date="2025-02-08T19:29:00Z"/>
                                        <w:del w:id="3045" w:author="Moriyama, Shoya/森山 翔也" w:date="2025-03-10T11:07:00Z"/>
                                        <w:rPrChange w:id="3046" w:author="Moriyama, Shoya/森山 翔也" w:date="2025-04-02T21:09:00Z">
                                          <w:rPr>
                                            <w:ins w:id="3047" w:author="Shimizu, Yuya/清水 裕也" w:date="2025-02-08T19:29:00Z"/>
                                            <w:del w:id="3048" w:author="Moriyama, Shoya/森山 翔也" w:date="2025-03-10T11:07:00Z"/>
                                            <w:color w:val="FF0000"/>
                                          </w:rPr>
                                        </w:rPrChange>
                                      </w:rPr>
                                    </w:pPr>
                                    <w:ins w:id="3049" w:author="Shimizu, Yuya/清水 裕也" w:date="2025-02-08T19:29:00Z">
                                      <w:del w:id="3050" w:author="Moriyama, Shoya/森山 翔也" w:date="2025-03-10T11:07:00Z">
                                        <w:r w:rsidRPr="007C3599" w:rsidDel="00D339EF">
                                          <w:rPr>
                                            <w:rPrChange w:id="3051" w:author="Moriyama, Shoya/森山 翔也" w:date="2025-04-02T21:09:00Z">
                                              <w:rPr>
                                                <w:color w:val="FF0000"/>
                                              </w:rPr>
                                            </w:rPrChange>
                                          </w:rPr>
                                          <w:delText>Integrate QOS from various service requirement specifications into "006_性能要求_Performance_Requirement"</w:delText>
                                        </w:r>
                                      </w:del>
                                    </w:ins>
                                  </w:p>
                                  <w:p w14:paraId="13E520AB" w14:textId="107B3B14" w:rsidR="00495270" w:rsidRPr="007C3599" w:rsidDel="00D339EF" w:rsidRDefault="00495270" w:rsidP="00495270">
                                    <w:pPr>
                                      <w:pStyle w:val="Web"/>
                                      <w:ind w:left="800"/>
                                      <w:rPr>
                                        <w:ins w:id="3052" w:author="Sasaki, Kenji/佐々木 研二" w:date="2025-02-07T15:38:00Z"/>
                                        <w:del w:id="3053" w:author="Moriyama, Shoya/森山 翔也" w:date="2025-03-10T11:07:00Z"/>
                                        <w:rFonts w:ascii="Meiryo UI" w:hAnsi="Meiryo UI"/>
                                        <w:rPrChange w:id="3054" w:author="Moriyama, Shoya/森山 翔也" w:date="2025-04-02T21:09:00Z">
                                          <w:rPr>
                                            <w:ins w:id="3055" w:author="Sasaki, Kenji/佐々木 研二" w:date="2025-02-07T15:38:00Z"/>
                                            <w:del w:id="3056" w:author="Moriyama, Shoya/森山 翔也" w:date="2025-03-10T11:07:00Z"/>
                                            <w:rFonts w:ascii="Meiryo UI" w:hAnsi="Meiryo UI"/>
                                            <w:color w:val="FF0000"/>
                                          </w:rPr>
                                        </w:rPrChange>
                                      </w:rPr>
                                    </w:pPr>
                                    <w:ins w:id="3057" w:author="Shimizu, Yuya/清水 裕也" w:date="2025-02-08T19:29:00Z">
                                      <w:del w:id="3058" w:author="Moriyama, Shoya/森山 翔也" w:date="2025-03-10T11:07:00Z">
                                        <w:r w:rsidRPr="007C3599" w:rsidDel="00D339EF">
                                          <w:rPr>
                                            <w:rFonts w:hint="eastAsia"/>
                                            <w:rPrChange w:id="3059" w:author="Moriyama, Shoya/森山 翔也" w:date="2025-04-02T21:09:00Z">
                                              <w:rPr>
                                                <w:rFonts w:hint="eastAsia"/>
                                                <w:color w:val="FF0000"/>
                                              </w:rPr>
                                            </w:rPrChange>
                                          </w:rPr>
                                          <w:delText>▲</w:delText>
                                        </w:r>
                                        <w:r w:rsidRPr="007C3599" w:rsidDel="00D339EF">
                                          <w:rPr>
                                            <w:rPrChange w:id="3060" w:author="Moriyama, Shoya/森山 翔也" w:date="2025-04-02T21:09:00Z">
                                              <w:rPr>
                                                <w:color w:val="FF0000"/>
                                              </w:rPr>
                                            </w:rPrChange>
                                          </w:rPr>
                                          <w:delText>7.11</w:delText>
                                        </w:r>
                                        <w:r w:rsidRPr="007C3599" w:rsidDel="00D339EF">
                                          <w:rPr>
                                            <w:rFonts w:hint="eastAsia"/>
                                            <w:rPrChange w:id="3061" w:author="Moriyama, Shoya/森山 翔也" w:date="2025-04-02T21:09:00Z">
                                              <w:rPr>
                                                <w:rFonts w:hint="eastAsia"/>
                                                <w:color w:val="FF0000"/>
                                              </w:rPr>
                                            </w:rPrChange>
                                          </w:rPr>
                                          <w:delText>（</w:delText>
                                        </w:r>
                                        <w:r w:rsidRPr="007C3599" w:rsidDel="00D339EF">
                                          <w:rPr>
                                            <w:rPrChange w:id="3062" w:author="Moriyama, Shoya/森山 翔也" w:date="2025-04-02T21:09:00Z">
                                              <w:rPr>
                                                <w:color w:val="FF0000"/>
                                              </w:rPr>
                                            </w:rPrChange>
                                          </w:rPr>
                                          <w:delText>24MM</w:delText>
                                        </w:r>
                                        <w:r w:rsidRPr="007C3599" w:rsidDel="00D339EF">
                                          <w:rPr>
                                            <w:rFonts w:hint="eastAsia"/>
                                            <w:rPrChange w:id="3063" w:author="Moriyama, Shoya/森山 翔也" w:date="2025-04-02T21:09:00Z">
                                              <w:rPr>
                                                <w:rFonts w:hint="eastAsia"/>
                                                <w:color w:val="FF0000"/>
                                              </w:rPr>
                                            </w:rPrChange>
                                          </w:rPr>
                                          <w:delText>：</w:delText>
                                        </w:r>
                                        <w:r w:rsidRPr="007C3599" w:rsidDel="00D339EF">
                                          <w:rPr>
                                            <w:rPrChange w:id="3064" w:author="Moriyama, Shoya/森山 翔也" w:date="2025-04-02T21:09:00Z">
                                              <w:rPr>
                                                <w:color w:val="FF0000"/>
                                              </w:rPr>
                                            </w:rPrChange>
                                          </w:rPr>
                                          <w:delText>1A</w:delText>
                                        </w:r>
                                        <w:r w:rsidRPr="007C3599" w:rsidDel="00D339EF">
                                          <w:rPr>
                                            <w:rFonts w:hint="eastAsia"/>
                                            <w:rPrChange w:id="3065" w:author="Moriyama, Shoya/森山 翔也" w:date="2025-04-02T21:09:00Z">
                                              <w:rPr>
                                                <w:rFonts w:hint="eastAsia"/>
                                                <w:color w:val="FF0000"/>
                                              </w:rPr>
                                            </w:rPrChange>
                                          </w:rPr>
                                          <w:delText>、</w:delText>
                                        </w:r>
                                        <w:r w:rsidRPr="007C3599" w:rsidDel="00D339EF">
                                          <w:rPr>
                                            <w:rPrChange w:id="3066" w:author="Moriyama, Shoya/森山 翔也" w:date="2025-04-02T21:09:00Z">
                                              <w:rPr>
                                                <w:color w:val="FF0000"/>
                                              </w:rPr>
                                            </w:rPrChange>
                                          </w:rPr>
                                          <w:delText>24SU/CDC</w:delText>
                                        </w:r>
                                        <w:r w:rsidRPr="007C3599" w:rsidDel="00D339EF">
                                          <w:rPr>
                                            <w:rFonts w:hint="eastAsia"/>
                                            <w:rPrChange w:id="3067" w:author="Moriyama, Shoya/森山 翔也" w:date="2025-04-02T21:09:00Z">
                                              <w:rPr>
                                                <w:rFonts w:hint="eastAsia"/>
                                                <w:color w:val="FF0000"/>
                                              </w:rPr>
                                            </w:rPrChange>
                                          </w:rPr>
                                          <w:delText>：</w:delText>
                                        </w:r>
                                        <w:r w:rsidRPr="007C3599" w:rsidDel="00D339EF">
                                          <w:rPr>
                                            <w:rPrChange w:id="3068" w:author="Moriyama, Shoya/森山 翔也" w:date="2025-04-02T21:09:00Z">
                                              <w:rPr>
                                                <w:color w:val="FF0000"/>
                                              </w:rPr>
                                            </w:rPrChange>
                                          </w:rPr>
                                          <w:delText>CV</w:delText>
                                        </w:r>
                                        <w:r w:rsidRPr="007C3599" w:rsidDel="00D339EF">
                                          <w:rPr>
                                            <w:rFonts w:hint="eastAsia"/>
                                            <w:rPrChange w:id="3069" w:author="Moriyama, Shoya/森山 翔也" w:date="2025-04-02T21:09:00Z">
                                              <w:rPr>
                                                <w:rFonts w:hint="eastAsia"/>
                                                <w:color w:val="FF0000"/>
                                              </w:rPr>
                                            </w:rPrChange>
                                          </w:rPr>
                                          <w:delText>）</w:delText>
                                        </w:r>
                                      </w:del>
                                    </w:ins>
                                    <w:ins w:id="3070" w:author="Sasaki, Kenji/佐々木 研二" w:date="2025-02-07T15:38:00Z">
                                      <w:del w:id="3071" w:author="Moriyama, Shoya/森山 翔也" w:date="2025-03-10T11:07:00Z">
                                        <w:r w:rsidRPr="007C3599" w:rsidDel="00D339EF">
                                          <w:rPr>
                                            <w:rFonts w:ascii="Meiryo UI" w:hAnsi="Meiryo UI" w:hint="eastAsia"/>
                                            <w:rPrChange w:id="3072" w:author="Moriyama, Shoya/森山 翔也" w:date="2025-04-02T21:09:00Z">
                                              <w:rPr>
                                                <w:rFonts w:hint="eastAsia"/>
                                              </w:rPr>
                                            </w:rPrChange>
                                          </w:rPr>
                                          <w:delText>各種サービス要求仕様書から</w:delText>
                                        </w:r>
                                        <w:r w:rsidRPr="007C3599" w:rsidDel="00D339EF">
                                          <w:rPr>
                                            <w:rFonts w:ascii="Meiryo UI" w:hAnsi="Meiryo UI"/>
                                            <w:rPrChange w:id="3073" w:author="Moriyama, Shoya/森山 翔也" w:date="2025-04-02T21:09:00Z">
                                              <w:rPr/>
                                            </w:rPrChange>
                                          </w:rPr>
                                          <w:delText>006_</w:delText>
                                        </w:r>
                                        <w:r w:rsidRPr="007C3599" w:rsidDel="00D339EF">
                                          <w:rPr>
                                            <w:rFonts w:ascii="Meiryo UI" w:hAnsi="Meiryo UI" w:hint="eastAsia"/>
                                            <w:rPrChange w:id="3074" w:author="Moriyama, Shoya/森山 翔也" w:date="2025-04-02T21:09:00Z">
                                              <w:rPr>
                                                <w:rFonts w:hint="eastAsia"/>
                                              </w:rPr>
                                            </w:rPrChange>
                                          </w:rPr>
                                          <w:delText>性能要求</w:delText>
                                        </w:r>
                                        <w:r w:rsidRPr="007C3599" w:rsidDel="00D339EF">
                                          <w:rPr>
                                            <w:rFonts w:ascii="Meiryo UI" w:hAnsi="Meiryo UI"/>
                                            <w:rPrChange w:id="3075" w:author="Moriyama, Shoya/森山 翔也" w:date="2025-04-02T21:09:00Z">
                                              <w:rPr/>
                                            </w:rPrChange>
                                          </w:rPr>
                                          <w:delText>_Performance_Requirement</w:delText>
                                        </w:r>
                                        <w:r w:rsidRPr="007C3599" w:rsidDel="00D339EF">
                                          <w:rPr>
                                            <w:rFonts w:ascii="Meiryo UI" w:hAnsi="Meiryo UI" w:hint="eastAsia"/>
                                            <w:rPrChange w:id="3076" w:author="Moriyama, Shoya/森山 翔也" w:date="2025-04-02T21:09:00Z">
                                              <w:rPr>
                                                <w:rFonts w:hint="eastAsia"/>
                                              </w:rPr>
                                            </w:rPrChange>
                                          </w:rPr>
                                          <w:delText>に</w:delText>
                                        </w:r>
                                        <w:r w:rsidRPr="007C3599" w:rsidDel="00D339EF">
                                          <w:rPr>
                                            <w:rFonts w:ascii="Meiryo UI" w:hAnsi="Meiryo UI"/>
                                            <w:rPrChange w:id="3077" w:author="Moriyama, Shoya/森山 翔也" w:date="2025-04-02T21:09:00Z">
                                              <w:rPr/>
                                            </w:rPrChange>
                                          </w:rPr>
                                          <w:delText>QOS</w:delText>
                                        </w:r>
                                        <w:r w:rsidRPr="007C3599" w:rsidDel="00D339EF">
                                          <w:rPr>
                                            <w:rFonts w:ascii="Meiryo UI" w:hAnsi="Meiryo UI" w:hint="eastAsia"/>
                                            <w:rPrChange w:id="3078" w:author="Moriyama, Shoya/森山 翔也" w:date="2025-04-02T21:09:00Z">
                                              <w:rPr>
                                                <w:rFonts w:hint="eastAsia"/>
                                              </w:rPr>
                                            </w:rPrChange>
                                          </w:rPr>
                                          <w:delText>を統合</w:delText>
                                        </w:r>
                                      </w:del>
                                    </w:ins>
                                  </w:p>
                                  <w:p w14:paraId="58230A60" w14:textId="6E11BF39" w:rsidR="00495270" w:rsidRPr="007C3599" w:rsidDel="00D339EF" w:rsidRDefault="00495270" w:rsidP="00495270">
                                    <w:pPr>
                                      <w:pStyle w:val="Web"/>
                                      <w:ind w:left="800"/>
                                      <w:rPr>
                                        <w:ins w:id="3079" w:author="Sasaki, Kenji/佐々木 研二" w:date="2025-02-07T15:38:00Z"/>
                                        <w:del w:id="3080" w:author="Moriyama, Shoya/森山 翔也" w:date="2025-03-10T11:07:00Z"/>
                                        <w:rFonts w:ascii="Meiryo UI" w:hAnsi="Meiryo UI"/>
                                        <w:rPrChange w:id="3081" w:author="Moriyama, Shoya/森山 翔也" w:date="2025-04-02T21:09:00Z">
                                          <w:rPr>
                                            <w:ins w:id="3082" w:author="Sasaki, Kenji/佐々木 研二" w:date="2025-02-07T15:38:00Z"/>
                                            <w:del w:id="3083" w:author="Moriyama, Shoya/森山 翔也" w:date="2025-03-10T11:07:00Z"/>
                                            <w:rFonts w:ascii="Meiryo UI" w:hAnsi="Meiryo UI"/>
                                            <w:color w:val="FF0000"/>
                                          </w:rPr>
                                        </w:rPrChange>
                                      </w:rPr>
                                    </w:pPr>
                                    <w:ins w:id="3084" w:author="Sasaki, Kenji/佐々木 研二" w:date="2025-02-07T15:38:00Z">
                                      <w:del w:id="3085" w:author="Moriyama, Shoya/森山 翔也" w:date="2025-03-10T11:07:00Z">
                                        <w:r w:rsidRPr="007C3599" w:rsidDel="00D339EF">
                                          <w:rPr>
                                            <w:rFonts w:ascii="Meiryo UI" w:hAnsi="Meiryo UI"/>
                                            <w:rPrChange w:id="3086"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3087" w:author="Moriyama, Shoya/森山 翔也" w:date="2025-04-02T21:09:00Z">
                                              <w:rPr>
                                                <w:rFonts w:hint="eastAsia"/>
                                              </w:rPr>
                                            </w:rPrChange>
                                          </w:rPr>
                                          <w:delText>性能要求</w:delText>
                                        </w:r>
                                        <w:r w:rsidRPr="007C3599" w:rsidDel="00D339EF">
                                          <w:rPr>
                                            <w:rFonts w:ascii="Meiryo UI" w:hAnsi="Meiryo UI"/>
                                            <w:rPrChange w:id="3088" w:author="Moriyama, Shoya/森山 翔也" w:date="2025-04-02T21:09:00Z">
                                              <w:rPr/>
                                            </w:rPrChange>
                                          </w:rPr>
                                          <w:delText>_Performance_Requirement"</w:delText>
                                        </w:r>
                                      </w:del>
                                    </w:ins>
                                  </w:p>
                                  <w:p w14:paraId="5351DEF0" w14:textId="6D2D1A84" w:rsidR="00495270" w:rsidRPr="007C3599" w:rsidDel="00D339EF" w:rsidRDefault="00495270" w:rsidP="00495270">
                                    <w:pPr>
                                      <w:pStyle w:val="Web"/>
                                      <w:ind w:left="800"/>
                                      <w:rPr>
                                        <w:ins w:id="3089" w:author="Sasaki, Kenji/佐々木 研二" w:date="2025-02-07T15:38:00Z"/>
                                        <w:del w:id="3090" w:author="Moriyama, Shoya/森山 翔也" w:date="2025-03-10T11:07:00Z"/>
                                        <w:rFonts w:ascii="Meiryo UI" w:hAnsi="Meiryo UI"/>
                                        <w:rPrChange w:id="3091" w:author="Moriyama, Shoya/森山 翔也" w:date="2025-04-02T21:09:00Z">
                                          <w:rPr>
                                            <w:ins w:id="3092" w:author="Sasaki, Kenji/佐々木 研二" w:date="2025-02-07T15:38:00Z"/>
                                            <w:del w:id="3093" w:author="Moriyama, Shoya/森山 翔也" w:date="2025-03-10T11:07:00Z"/>
                                            <w:rFonts w:ascii="Meiryo UI" w:hAnsi="Meiryo UI"/>
                                            <w:color w:val="FF0000"/>
                                          </w:rPr>
                                        </w:rPrChange>
                                      </w:rPr>
                                    </w:pPr>
                                    <w:ins w:id="3094" w:author="Sasaki, Kenji/佐々木 研二" w:date="2025-02-07T15:38:00Z">
                                      <w:del w:id="3095" w:author="Moriyama, Shoya/森山 翔也" w:date="2025-03-10T11:07:00Z">
                                        <w:r w:rsidRPr="007C3599" w:rsidDel="00D339EF">
                                          <w:rPr>
                                            <w:rFonts w:ascii="Meiryo UI" w:hAnsi="Meiryo UI" w:hint="eastAsia"/>
                                            <w:rPrChange w:id="3096" w:author="Moriyama, Shoya/森山 翔也" w:date="2025-04-02T21:09:00Z">
                                              <w:rPr>
                                                <w:rFonts w:hint="eastAsia"/>
                                              </w:rPr>
                                            </w:rPrChange>
                                          </w:rPr>
                                          <w:delText>▲</w:delText>
                                        </w:r>
                                        <w:r w:rsidRPr="007C3599" w:rsidDel="00D339EF">
                                          <w:rPr>
                                            <w:rFonts w:ascii="Meiryo UI" w:hAnsi="Meiryo UI"/>
                                            <w:rPrChange w:id="3097" w:author="Moriyama, Shoya/森山 翔也" w:date="2025-04-02T21:09:00Z">
                                              <w:rPr/>
                                            </w:rPrChange>
                                          </w:rPr>
                                          <w:delText>7.11</w:delText>
                                        </w:r>
                                        <w:r w:rsidRPr="007C3599" w:rsidDel="00D339EF">
                                          <w:rPr>
                                            <w:rFonts w:ascii="Meiryo UI" w:hAnsi="Meiryo UI" w:hint="eastAsia"/>
                                            <w:rPrChange w:id="3098" w:author="Moriyama, Shoya/森山 翔也" w:date="2025-04-02T21:09:00Z">
                                              <w:rPr>
                                                <w:rFonts w:hint="eastAsia"/>
                                              </w:rPr>
                                            </w:rPrChange>
                                          </w:rPr>
                                          <w:delText>（</w:delText>
                                        </w:r>
                                        <w:r w:rsidRPr="007C3599" w:rsidDel="00D339EF">
                                          <w:rPr>
                                            <w:rFonts w:ascii="Meiryo UI" w:hAnsi="Meiryo UI"/>
                                            <w:rPrChange w:id="3099" w:author="Moriyama, Shoya/森山 翔也" w:date="2025-04-02T21:09:00Z">
                                              <w:rPr/>
                                            </w:rPrChange>
                                          </w:rPr>
                                          <w:delText>24MM</w:delText>
                                        </w:r>
                                        <w:r w:rsidRPr="007C3599" w:rsidDel="00D339EF">
                                          <w:rPr>
                                            <w:rFonts w:ascii="Meiryo UI" w:hAnsi="Meiryo UI" w:hint="eastAsia"/>
                                            <w:rPrChange w:id="3100" w:author="Moriyama, Shoya/森山 翔也" w:date="2025-04-02T21:09:00Z">
                                              <w:rPr>
                                                <w:rFonts w:hint="eastAsia"/>
                                              </w:rPr>
                                            </w:rPrChange>
                                          </w:rPr>
                                          <w:delText>：</w:delText>
                                        </w:r>
                                        <w:r w:rsidRPr="007C3599" w:rsidDel="00D339EF">
                                          <w:rPr>
                                            <w:rFonts w:ascii="Meiryo UI" w:hAnsi="Meiryo UI"/>
                                            <w:rPrChange w:id="3101" w:author="Moriyama, Shoya/森山 翔也" w:date="2025-04-02T21:09:00Z">
                                              <w:rPr/>
                                            </w:rPrChange>
                                          </w:rPr>
                                          <w:delText>1A</w:delText>
                                        </w:r>
                                        <w:r w:rsidRPr="007C3599" w:rsidDel="00D339EF">
                                          <w:rPr>
                                            <w:rFonts w:ascii="Meiryo UI" w:hAnsi="Meiryo UI" w:hint="eastAsia"/>
                                            <w:rPrChange w:id="3102" w:author="Moriyama, Shoya/森山 翔也" w:date="2025-04-02T21:09:00Z">
                                              <w:rPr>
                                                <w:rFonts w:hint="eastAsia"/>
                                              </w:rPr>
                                            </w:rPrChange>
                                          </w:rPr>
                                          <w:delText>、</w:delText>
                                        </w:r>
                                        <w:r w:rsidRPr="007C3599" w:rsidDel="00D339EF">
                                          <w:rPr>
                                            <w:rFonts w:ascii="Meiryo UI" w:hAnsi="Meiryo UI"/>
                                            <w:rPrChange w:id="3103" w:author="Moriyama, Shoya/森山 翔也" w:date="2025-04-02T21:09:00Z">
                                              <w:rPr/>
                                            </w:rPrChange>
                                          </w:rPr>
                                          <w:delText>24SU/CDC</w:delText>
                                        </w:r>
                                        <w:r w:rsidRPr="007C3599" w:rsidDel="00D339EF">
                                          <w:rPr>
                                            <w:rFonts w:ascii="Meiryo UI" w:hAnsi="Meiryo UI" w:hint="eastAsia"/>
                                            <w:rPrChange w:id="3104" w:author="Moriyama, Shoya/森山 翔也" w:date="2025-04-02T21:09:00Z">
                                              <w:rPr>
                                                <w:rFonts w:hint="eastAsia"/>
                                              </w:rPr>
                                            </w:rPrChange>
                                          </w:rPr>
                                          <w:delText>：</w:delText>
                                        </w:r>
                                        <w:r w:rsidRPr="007C3599" w:rsidDel="00D339EF">
                                          <w:rPr>
                                            <w:rFonts w:ascii="Meiryo UI" w:hAnsi="Meiryo UI"/>
                                            <w:rPrChange w:id="3105" w:author="Moriyama, Shoya/森山 翔也" w:date="2025-04-02T21:09:00Z">
                                              <w:rPr/>
                                            </w:rPrChange>
                                          </w:rPr>
                                          <w:delText>CV</w:delText>
                                        </w:r>
                                        <w:r w:rsidRPr="007C3599" w:rsidDel="00D339EF">
                                          <w:rPr>
                                            <w:rFonts w:ascii="Meiryo UI" w:hAnsi="Meiryo UI" w:hint="eastAsia"/>
                                            <w:rPrChange w:id="3106" w:author="Moriyama, Shoya/森山 翔也" w:date="2025-04-02T21:09:00Z">
                                              <w:rPr>
                                                <w:rFonts w:hint="eastAsia"/>
                                              </w:rPr>
                                            </w:rPrChange>
                                          </w:rPr>
                                          <w:delText>）</w:delText>
                                        </w:r>
                                      </w:del>
                                    </w:ins>
                                  </w:p>
                                  <w:p w14:paraId="06E283C5" w14:textId="77777777" w:rsidR="00495270" w:rsidRPr="007C3599" w:rsidRDefault="00495270" w:rsidP="00495270">
                                    <w:pPr>
                                      <w:rPr>
                                        <w:rPrChange w:id="3107"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94936" id="テキスト ボックス 1443" o:spid="_x0000_s1319" type="#_x0000_t202" style="position:absolute;left:0;text-align:left;margin-left:-77.4pt;margin-top:-3.15pt;width:501.5pt;height:666.75pt;z-index:2516583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" fillcolor="#7f7f7f" strokeweight=".5pt">
                        <v:fill opacity="32896f"/>
                        <v:path arrowok="t"/>
                        <v:textbox>
                          <w:txbxContent>
                            <w:p w14:paraId="765F29D1" w14:textId="77777777" w:rsidR="00D339EF" w:rsidRPr="007C3599" w:rsidRDefault="00D339EF" w:rsidP="00D339EF">
                              <w:pPr>
                                <w:rPr>
                                  <w:ins w:id="3108" w:author="Moriyama, Shoya/森山 翔也" w:date="2025-03-10T11:07:00Z"/>
                                  <w:rPrChange w:id="3109" w:author="Moriyama, Shoya/森山 翔也" w:date="2025-04-02T21:09:00Z">
                                    <w:rPr>
                                      <w:ins w:id="3110" w:author="Moriyama, Shoya/森山 翔也" w:date="2025-03-10T11:07:00Z"/>
                                      <w:color w:val="FF0000"/>
                                    </w:rPr>
                                  </w:rPrChange>
                                </w:rPr>
                              </w:pPr>
                              <w:ins w:id="3111" w:author="Moriyama, Shoya/森山 翔也" w:date="2025-03-10T11:07:00Z">
                                <w:r w:rsidRPr="007C3599">
                                  <w:rPr>
                                    <w:rFonts w:hint="eastAsia"/>
                                    <w:rPrChange w:id="3112" w:author="Moriyama, Shoya/森山 翔也" w:date="2025-04-02T21:09:00Z">
                                      <w:rPr>
                                        <w:rFonts w:hint="eastAsia"/>
                                        <w:color w:val="FF0000"/>
                                      </w:rPr>
                                    </w:rPrChange>
                                  </w:rPr>
                                  <w:t>各種サービス要求仕様書から</w:t>
                                </w:r>
                                <w:r w:rsidRPr="007C3599">
                                  <w:rPr>
                                    <w:rPrChange w:id="3113" w:author="Moriyama, Shoya/森山 翔也" w:date="2025-04-02T21:09:00Z">
                                      <w:rPr>
                                        <w:color w:val="FF0000"/>
                                      </w:rPr>
                                    </w:rPrChange>
                                  </w:rPr>
                                  <w:t>006_性能要求_Performance_Requirement</w:t>
                                </w:r>
                                <w:r w:rsidRPr="007C3599">
                                  <w:rPr>
                                    <w:rFonts w:hint="eastAsia"/>
                                    <w:rPrChange w:id="3114" w:author="Moriyama, Shoya/森山 翔也" w:date="2025-04-02T21:09:00Z">
                                      <w:rPr>
                                        <w:rFonts w:hint="eastAsia"/>
                                        <w:color w:val="FF0000"/>
                                      </w:rPr>
                                    </w:rPrChange>
                                  </w:rPr>
                                  <w:t>に</w:t>
                                </w:r>
                                <w:r w:rsidRPr="007C3599">
                                  <w:rPr>
                                    <w:rPrChange w:id="3115" w:author="Moriyama, Shoya/森山 翔也" w:date="2025-04-02T21:09:00Z">
                                      <w:rPr>
                                        <w:color w:val="FF0000"/>
                                      </w:rPr>
                                    </w:rPrChange>
                                  </w:rPr>
                                  <w:t>QOSを統合</w:t>
                                </w:r>
                              </w:ins>
                            </w:p>
                            <w:p w14:paraId="3BD43E79" w14:textId="77777777" w:rsidR="00D339EF" w:rsidRPr="007C3599" w:rsidRDefault="00D339EF" w:rsidP="00D339EF">
                              <w:pPr>
                                <w:rPr>
                                  <w:ins w:id="3116" w:author="Moriyama, Shoya/森山 翔也" w:date="2025-03-10T11:07:00Z"/>
                                  <w:rPrChange w:id="3117" w:author="Moriyama, Shoya/森山 翔也" w:date="2025-04-02T21:09:00Z">
                                    <w:rPr>
                                      <w:ins w:id="3118" w:author="Moriyama, Shoya/森山 翔也" w:date="2025-03-10T11:07:00Z"/>
                                      <w:color w:val="FF0000"/>
                                    </w:rPr>
                                  </w:rPrChange>
                                </w:rPr>
                              </w:pPr>
                              <w:ins w:id="3119" w:author="Moriyama, Shoya/森山 翔也" w:date="2025-03-10T11:07:00Z">
                                <w:r w:rsidRPr="007C3599">
                                  <w:rPr>
                                    <w:rPrChange w:id="3120" w:author="Moriyama, Shoya/森山 翔也" w:date="2025-04-02T21:09:00Z">
                                      <w:rPr>
                                        <w:color w:val="FF0000"/>
                                      </w:rPr>
                                    </w:rPrChange>
                                  </w:rPr>
                                  <w:t>Integrate QOS from various service requirement specifications into "006_性能要求_Performance_Requirement"</w:t>
                                </w:r>
                              </w:ins>
                            </w:p>
                            <w:p w14:paraId="586D720F" w14:textId="77777777" w:rsidR="00D339EF" w:rsidRPr="007C3599" w:rsidRDefault="00D339EF" w:rsidP="00D339EF">
                              <w:pPr>
                                <w:rPr>
                                  <w:ins w:id="3121" w:author="Moriyama, Shoya/森山 翔也" w:date="2025-03-10T11:07:00Z"/>
                                  <w:rPrChange w:id="3122" w:author="Moriyama, Shoya/森山 翔也" w:date="2025-04-02T21:09:00Z">
                                    <w:rPr>
                                      <w:ins w:id="3123" w:author="Moriyama, Shoya/森山 翔也" w:date="2025-03-10T11:07:00Z"/>
                                      <w:color w:val="000000"/>
                                    </w:rPr>
                                  </w:rPrChange>
                                </w:rPr>
                              </w:pPr>
                              <w:ins w:id="3124" w:author="Moriyama, Shoya/森山 翔也" w:date="2025-03-10T11:07:00Z">
                                <w:r w:rsidRPr="007C3599">
                                  <w:rPr>
                                    <w:rFonts w:hint="eastAsia"/>
                                    <w:rPrChange w:id="3125" w:author="Moriyama, Shoya/森山 翔也" w:date="2025-04-02T21:09:00Z">
                                      <w:rPr>
                                        <w:rFonts w:hint="eastAsia"/>
                                        <w:color w:val="FF0000"/>
                                      </w:rPr>
                                    </w:rPrChange>
                                  </w:rPr>
                                  <w:t>▲</w:t>
                                </w:r>
                                <w:r w:rsidRPr="007C3599">
                                  <w:rPr>
                                    <w:rPrChange w:id="3126" w:author="Moriyama, Shoya/森山 翔也" w:date="2025-04-02T21:09:00Z">
                                      <w:rPr>
                                        <w:color w:val="FF0000"/>
                                      </w:rPr>
                                    </w:rPrChange>
                                  </w:rPr>
                                  <w:t>7.20（24SU/CDC：CV）</w:t>
                                </w:r>
                              </w:ins>
                            </w:p>
                            <w:p w14:paraId="2659E0ED" w14:textId="01D527F1" w:rsidR="00495270" w:rsidRPr="007C3599" w:rsidDel="00D339EF" w:rsidRDefault="00495270" w:rsidP="00495270">
                              <w:pPr>
                                <w:rPr>
                                  <w:ins w:id="3127" w:author="Shimizu, Yuya/清水 裕也" w:date="2025-02-08T19:29:00Z"/>
                                  <w:del w:id="3128" w:author="Moriyama, Shoya/森山 翔也" w:date="2025-03-10T11:07:00Z"/>
                                  <w:rPrChange w:id="3129" w:author="Moriyama, Shoya/森山 翔也" w:date="2025-04-02T21:09:00Z">
                                    <w:rPr>
                                      <w:ins w:id="3130" w:author="Shimizu, Yuya/清水 裕也" w:date="2025-02-08T19:29:00Z"/>
                                      <w:del w:id="3131" w:author="Moriyama, Shoya/森山 翔也" w:date="2025-03-10T11:07:00Z"/>
                                      <w:color w:val="FF0000"/>
                                    </w:rPr>
                                  </w:rPrChange>
                                </w:rPr>
                              </w:pPr>
                              <w:ins w:id="3132" w:author="Shimizu, Yuya/清水 裕也" w:date="2025-02-08T19:29:00Z">
                                <w:del w:id="3133" w:author="Moriyama, Shoya/森山 翔也" w:date="2025-03-10T11:07:00Z">
                                  <w:r w:rsidRPr="007C3599" w:rsidDel="00D339EF">
                                    <w:rPr>
                                      <w:rFonts w:hint="eastAsia"/>
                                      <w:rPrChange w:id="3134" w:author="Moriyama, Shoya/森山 翔也" w:date="2025-04-02T21:09:00Z">
                                        <w:rPr>
                                          <w:rFonts w:hint="eastAsia"/>
                                          <w:color w:val="FF0000"/>
                                        </w:rPr>
                                      </w:rPrChange>
                                    </w:rPr>
                                    <w:delText>各種サービス要求仕様書から</w:delText>
                                  </w:r>
                                  <w:r w:rsidRPr="007C3599" w:rsidDel="00D339EF">
                                    <w:rPr>
                                      <w:rPrChange w:id="3135" w:author="Moriyama, Shoya/森山 翔也" w:date="2025-04-02T21:09:00Z">
                                        <w:rPr>
                                          <w:color w:val="FF0000"/>
                                        </w:rPr>
                                      </w:rPrChange>
                                    </w:rPr>
                                    <w:delText>006_性能要求_Performance_Requirementに</w:delText>
                                  </w:r>
                                </w:del>
                              </w:ins>
                            </w:p>
                            <w:p w14:paraId="6116B578" w14:textId="22D5F630" w:rsidR="00495270" w:rsidRPr="007C3599" w:rsidDel="00D339EF" w:rsidRDefault="00495270" w:rsidP="00495270">
                              <w:pPr>
                                <w:rPr>
                                  <w:ins w:id="3136" w:author="Shimizu, Yuya/清水 裕也" w:date="2025-02-08T19:29:00Z"/>
                                  <w:del w:id="3137" w:author="Moriyama, Shoya/森山 翔也" w:date="2025-03-10T11:07:00Z"/>
                                  <w:rPrChange w:id="3138" w:author="Moriyama, Shoya/森山 翔也" w:date="2025-04-02T21:09:00Z">
                                    <w:rPr>
                                      <w:ins w:id="3139" w:author="Shimizu, Yuya/清水 裕也" w:date="2025-02-08T19:29:00Z"/>
                                      <w:del w:id="3140" w:author="Moriyama, Shoya/森山 翔也" w:date="2025-03-10T11:07:00Z"/>
                                      <w:color w:val="FF0000"/>
                                    </w:rPr>
                                  </w:rPrChange>
                                </w:rPr>
                              </w:pPr>
                              <w:ins w:id="3141" w:author="Shimizu, Yuya/清水 裕也" w:date="2025-02-08T19:29:00Z">
                                <w:del w:id="3142" w:author="Moriyama, Shoya/森山 翔也" w:date="2025-03-10T11:07:00Z">
                                  <w:r w:rsidRPr="007C3599" w:rsidDel="00D339EF">
                                    <w:rPr>
                                      <w:rPrChange w:id="3143" w:author="Moriyama, Shoya/森山 翔也" w:date="2025-04-02T21:09:00Z">
                                        <w:rPr>
                                          <w:color w:val="FF0000"/>
                                        </w:rPr>
                                      </w:rPrChange>
                                    </w:rPr>
                                    <w:delText>QOSを統合</w:delText>
                                  </w:r>
                                </w:del>
                              </w:ins>
                            </w:p>
                            <w:p w14:paraId="3F3CA079" w14:textId="06C3C1B9" w:rsidR="00495270" w:rsidRPr="007C3599" w:rsidDel="00D339EF" w:rsidRDefault="00495270" w:rsidP="00495270">
                              <w:pPr>
                                <w:rPr>
                                  <w:ins w:id="3144" w:author="Shimizu, Yuya/清水 裕也" w:date="2025-02-08T19:29:00Z"/>
                                  <w:del w:id="3145" w:author="Moriyama, Shoya/森山 翔也" w:date="2025-03-10T11:07:00Z"/>
                                  <w:rPrChange w:id="3146" w:author="Moriyama, Shoya/森山 翔也" w:date="2025-04-02T21:09:00Z">
                                    <w:rPr>
                                      <w:ins w:id="3147" w:author="Shimizu, Yuya/清水 裕也" w:date="2025-02-08T19:29:00Z"/>
                                      <w:del w:id="3148" w:author="Moriyama, Shoya/森山 翔也" w:date="2025-03-10T11:07:00Z"/>
                                      <w:color w:val="FF0000"/>
                                    </w:rPr>
                                  </w:rPrChange>
                                </w:rPr>
                              </w:pPr>
                              <w:ins w:id="3149" w:author="Shimizu, Yuya/清水 裕也" w:date="2025-02-08T19:29:00Z">
                                <w:del w:id="3150" w:author="Moriyama, Shoya/森山 翔也" w:date="2025-03-10T11:07:00Z">
                                  <w:r w:rsidRPr="007C3599" w:rsidDel="00D339EF">
                                    <w:rPr>
                                      <w:rPrChange w:id="3151" w:author="Moriyama, Shoya/森山 翔也" w:date="2025-04-02T21:09:00Z">
                                        <w:rPr>
                                          <w:color w:val="FF0000"/>
                                        </w:rPr>
                                      </w:rPrChange>
                                    </w:rPr>
                                    <w:delText>Integrate QOS from various service requirement specifications into "006_性能要求_Performance_Requirement"</w:delText>
                                  </w:r>
                                </w:del>
                              </w:ins>
                            </w:p>
                            <w:p w14:paraId="13E520AB" w14:textId="107B3B14" w:rsidR="00495270" w:rsidRPr="007C3599" w:rsidDel="00D339EF" w:rsidRDefault="00495270" w:rsidP="00495270">
                              <w:pPr>
                                <w:pStyle w:val="Web"/>
                                <w:ind w:left="800"/>
                                <w:rPr>
                                  <w:ins w:id="3152" w:author="Sasaki, Kenji/佐々木 研二" w:date="2025-02-07T15:38:00Z"/>
                                  <w:del w:id="3153" w:author="Moriyama, Shoya/森山 翔也" w:date="2025-03-10T11:07:00Z"/>
                                  <w:rFonts w:ascii="Meiryo UI" w:hAnsi="Meiryo UI"/>
                                  <w:rPrChange w:id="3154" w:author="Moriyama, Shoya/森山 翔也" w:date="2025-04-02T21:09:00Z">
                                    <w:rPr>
                                      <w:ins w:id="3155" w:author="Sasaki, Kenji/佐々木 研二" w:date="2025-02-07T15:38:00Z"/>
                                      <w:del w:id="3156" w:author="Moriyama, Shoya/森山 翔也" w:date="2025-03-10T11:07:00Z"/>
                                      <w:rFonts w:ascii="Meiryo UI" w:hAnsi="Meiryo UI"/>
                                      <w:color w:val="FF0000"/>
                                    </w:rPr>
                                  </w:rPrChange>
                                </w:rPr>
                              </w:pPr>
                              <w:ins w:id="3157" w:author="Shimizu, Yuya/清水 裕也" w:date="2025-02-08T19:29:00Z">
                                <w:del w:id="3158" w:author="Moriyama, Shoya/森山 翔也" w:date="2025-03-10T11:07:00Z">
                                  <w:r w:rsidRPr="007C3599" w:rsidDel="00D339EF">
                                    <w:rPr>
                                      <w:rFonts w:hint="eastAsia"/>
                                      <w:rPrChange w:id="3159" w:author="Moriyama, Shoya/森山 翔也" w:date="2025-04-02T21:09:00Z">
                                        <w:rPr>
                                          <w:rFonts w:hint="eastAsia"/>
                                          <w:color w:val="FF0000"/>
                                        </w:rPr>
                                      </w:rPrChange>
                                    </w:rPr>
                                    <w:delText>▲</w:delText>
                                  </w:r>
                                  <w:r w:rsidRPr="007C3599" w:rsidDel="00D339EF">
                                    <w:rPr>
                                      <w:rPrChange w:id="3160" w:author="Moriyama, Shoya/森山 翔也" w:date="2025-04-02T21:09:00Z">
                                        <w:rPr>
                                          <w:color w:val="FF0000"/>
                                        </w:rPr>
                                      </w:rPrChange>
                                    </w:rPr>
                                    <w:delText>7.11</w:delText>
                                  </w:r>
                                  <w:r w:rsidRPr="007C3599" w:rsidDel="00D339EF">
                                    <w:rPr>
                                      <w:rFonts w:hint="eastAsia"/>
                                      <w:rPrChange w:id="3161" w:author="Moriyama, Shoya/森山 翔也" w:date="2025-04-02T21:09:00Z">
                                        <w:rPr>
                                          <w:rFonts w:hint="eastAsia"/>
                                          <w:color w:val="FF0000"/>
                                        </w:rPr>
                                      </w:rPrChange>
                                    </w:rPr>
                                    <w:delText>（</w:delText>
                                  </w:r>
                                  <w:r w:rsidRPr="007C3599" w:rsidDel="00D339EF">
                                    <w:rPr>
                                      <w:rPrChange w:id="3162" w:author="Moriyama, Shoya/森山 翔也" w:date="2025-04-02T21:09:00Z">
                                        <w:rPr>
                                          <w:color w:val="FF0000"/>
                                        </w:rPr>
                                      </w:rPrChange>
                                    </w:rPr>
                                    <w:delText>24MM</w:delText>
                                  </w:r>
                                  <w:r w:rsidRPr="007C3599" w:rsidDel="00D339EF">
                                    <w:rPr>
                                      <w:rFonts w:hint="eastAsia"/>
                                      <w:rPrChange w:id="3163" w:author="Moriyama, Shoya/森山 翔也" w:date="2025-04-02T21:09:00Z">
                                        <w:rPr>
                                          <w:rFonts w:hint="eastAsia"/>
                                          <w:color w:val="FF0000"/>
                                        </w:rPr>
                                      </w:rPrChange>
                                    </w:rPr>
                                    <w:delText>：</w:delText>
                                  </w:r>
                                  <w:r w:rsidRPr="007C3599" w:rsidDel="00D339EF">
                                    <w:rPr>
                                      <w:rPrChange w:id="3164" w:author="Moriyama, Shoya/森山 翔也" w:date="2025-04-02T21:09:00Z">
                                        <w:rPr>
                                          <w:color w:val="FF0000"/>
                                        </w:rPr>
                                      </w:rPrChange>
                                    </w:rPr>
                                    <w:delText>1A</w:delText>
                                  </w:r>
                                  <w:r w:rsidRPr="007C3599" w:rsidDel="00D339EF">
                                    <w:rPr>
                                      <w:rFonts w:hint="eastAsia"/>
                                      <w:rPrChange w:id="3165" w:author="Moriyama, Shoya/森山 翔也" w:date="2025-04-02T21:09:00Z">
                                        <w:rPr>
                                          <w:rFonts w:hint="eastAsia"/>
                                          <w:color w:val="FF0000"/>
                                        </w:rPr>
                                      </w:rPrChange>
                                    </w:rPr>
                                    <w:delText>、</w:delText>
                                  </w:r>
                                  <w:r w:rsidRPr="007C3599" w:rsidDel="00D339EF">
                                    <w:rPr>
                                      <w:rPrChange w:id="3166" w:author="Moriyama, Shoya/森山 翔也" w:date="2025-04-02T21:09:00Z">
                                        <w:rPr>
                                          <w:color w:val="FF0000"/>
                                        </w:rPr>
                                      </w:rPrChange>
                                    </w:rPr>
                                    <w:delText>24SU/CDC</w:delText>
                                  </w:r>
                                  <w:r w:rsidRPr="007C3599" w:rsidDel="00D339EF">
                                    <w:rPr>
                                      <w:rFonts w:hint="eastAsia"/>
                                      <w:rPrChange w:id="3167" w:author="Moriyama, Shoya/森山 翔也" w:date="2025-04-02T21:09:00Z">
                                        <w:rPr>
                                          <w:rFonts w:hint="eastAsia"/>
                                          <w:color w:val="FF0000"/>
                                        </w:rPr>
                                      </w:rPrChange>
                                    </w:rPr>
                                    <w:delText>：</w:delText>
                                  </w:r>
                                  <w:r w:rsidRPr="007C3599" w:rsidDel="00D339EF">
                                    <w:rPr>
                                      <w:rPrChange w:id="3168" w:author="Moriyama, Shoya/森山 翔也" w:date="2025-04-02T21:09:00Z">
                                        <w:rPr>
                                          <w:color w:val="FF0000"/>
                                        </w:rPr>
                                      </w:rPrChange>
                                    </w:rPr>
                                    <w:delText>CV</w:delText>
                                  </w:r>
                                  <w:r w:rsidRPr="007C3599" w:rsidDel="00D339EF">
                                    <w:rPr>
                                      <w:rFonts w:hint="eastAsia"/>
                                      <w:rPrChange w:id="3169" w:author="Moriyama, Shoya/森山 翔也" w:date="2025-04-02T21:09:00Z">
                                        <w:rPr>
                                          <w:rFonts w:hint="eastAsia"/>
                                          <w:color w:val="FF0000"/>
                                        </w:rPr>
                                      </w:rPrChange>
                                    </w:rPr>
                                    <w:delText>）</w:delText>
                                  </w:r>
                                </w:del>
                              </w:ins>
                              <w:ins w:id="3170" w:author="Sasaki, Kenji/佐々木 研二" w:date="2025-02-07T15:38:00Z">
                                <w:del w:id="3171" w:author="Moriyama, Shoya/森山 翔也" w:date="2025-03-10T11:07:00Z">
                                  <w:r w:rsidRPr="007C3599" w:rsidDel="00D339EF">
                                    <w:rPr>
                                      <w:rFonts w:ascii="Meiryo UI" w:hAnsi="Meiryo UI" w:hint="eastAsia"/>
                                      <w:rPrChange w:id="3172" w:author="Moriyama, Shoya/森山 翔也" w:date="2025-04-02T21:09:00Z">
                                        <w:rPr>
                                          <w:rFonts w:hint="eastAsia"/>
                                        </w:rPr>
                                      </w:rPrChange>
                                    </w:rPr>
                                    <w:delText>各種サービス要求仕様書から</w:delText>
                                  </w:r>
                                  <w:r w:rsidRPr="007C3599" w:rsidDel="00D339EF">
                                    <w:rPr>
                                      <w:rFonts w:ascii="Meiryo UI" w:hAnsi="Meiryo UI"/>
                                      <w:rPrChange w:id="3173" w:author="Moriyama, Shoya/森山 翔也" w:date="2025-04-02T21:09:00Z">
                                        <w:rPr/>
                                      </w:rPrChange>
                                    </w:rPr>
                                    <w:delText>006_</w:delText>
                                  </w:r>
                                  <w:r w:rsidRPr="007C3599" w:rsidDel="00D339EF">
                                    <w:rPr>
                                      <w:rFonts w:ascii="Meiryo UI" w:hAnsi="Meiryo UI" w:hint="eastAsia"/>
                                      <w:rPrChange w:id="3174" w:author="Moriyama, Shoya/森山 翔也" w:date="2025-04-02T21:09:00Z">
                                        <w:rPr>
                                          <w:rFonts w:hint="eastAsia"/>
                                        </w:rPr>
                                      </w:rPrChange>
                                    </w:rPr>
                                    <w:delText>性能要求</w:delText>
                                  </w:r>
                                  <w:r w:rsidRPr="007C3599" w:rsidDel="00D339EF">
                                    <w:rPr>
                                      <w:rFonts w:ascii="Meiryo UI" w:hAnsi="Meiryo UI"/>
                                      <w:rPrChange w:id="3175" w:author="Moriyama, Shoya/森山 翔也" w:date="2025-04-02T21:09:00Z">
                                        <w:rPr/>
                                      </w:rPrChange>
                                    </w:rPr>
                                    <w:delText>_Performance_Requirement</w:delText>
                                  </w:r>
                                  <w:r w:rsidRPr="007C3599" w:rsidDel="00D339EF">
                                    <w:rPr>
                                      <w:rFonts w:ascii="Meiryo UI" w:hAnsi="Meiryo UI" w:hint="eastAsia"/>
                                      <w:rPrChange w:id="3176" w:author="Moriyama, Shoya/森山 翔也" w:date="2025-04-02T21:09:00Z">
                                        <w:rPr>
                                          <w:rFonts w:hint="eastAsia"/>
                                        </w:rPr>
                                      </w:rPrChange>
                                    </w:rPr>
                                    <w:delText>に</w:delText>
                                  </w:r>
                                  <w:r w:rsidRPr="007C3599" w:rsidDel="00D339EF">
                                    <w:rPr>
                                      <w:rFonts w:ascii="Meiryo UI" w:hAnsi="Meiryo UI"/>
                                      <w:rPrChange w:id="3177" w:author="Moriyama, Shoya/森山 翔也" w:date="2025-04-02T21:09:00Z">
                                        <w:rPr/>
                                      </w:rPrChange>
                                    </w:rPr>
                                    <w:delText>QOS</w:delText>
                                  </w:r>
                                  <w:r w:rsidRPr="007C3599" w:rsidDel="00D339EF">
                                    <w:rPr>
                                      <w:rFonts w:ascii="Meiryo UI" w:hAnsi="Meiryo UI" w:hint="eastAsia"/>
                                      <w:rPrChange w:id="3178" w:author="Moriyama, Shoya/森山 翔也" w:date="2025-04-02T21:09:00Z">
                                        <w:rPr>
                                          <w:rFonts w:hint="eastAsia"/>
                                        </w:rPr>
                                      </w:rPrChange>
                                    </w:rPr>
                                    <w:delText>を統合</w:delText>
                                  </w:r>
                                </w:del>
                              </w:ins>
                            </w:p>
                            <w:p w14:paraId="58230A60" w14:textId="6E11BF39" w:rsidR="00495270" w:rsidRPr="007C3599" w:rsidDel="00D339EF" w:rsidRDefault="00495270" w:rsidP="00495270">
                              <w:pPr>
                                <w:pStyle w:val="Web"/>
                                <w:ind w:left="800"/>
                                <w:rPr>
                                  <w:ins w:id="3179" w:author="Sasaki, Kenji/佐々木 研二" w:date="2025-02-07T15:38:00Z"/>
                                  <w:del w:id="3180" w:author="Moriyama, Shoya/森山 翔也" w:date="2025-03-10T11:07:00Z"/>
                                  <w:rFonts w:ascii="Meiryo UI" w:hAnsi="Meiryo UI"/>
                                  <w:rPrChange w:id="3181" w:author="Moriyama, Shoya/森山 翔也" w:date="2025-04-02T21:09:00Z">
                                    <w:rPr>
                                      <w:ins w:id="3182" w:author="Sasaki, Kenji/佐々木 研二" w:date="2025-02-07T15:38:00Z"/>
                                      <w:del w:id="3183" w:author="Moriyama, Shoya/森山 翔也" w:date="2025-03-10T11:07:00Z"/>
                                      <w:rFonts w:ascii="Meiryo UI" w:hAnsi="Meiryo UI"/>
                                      <w:color w:val="FF0000"/>
                                    </w:rPr>
                                  </w:rPrChange>
                                </w:rPr>
                              </w:pPr>
                              <w:ins w:id="3184" w:author="Sasaki, Kenji/佐々木 研二" w:date="2025-02-07T15:38:00Z">
                                <w:del w:id="3185" w:author="Moriyama, Shoya/森山 翔也" w:date="2025-03-10T11:07:00Z">
                                  <w:r w:rsidRPr="007C3599" w:rsidDel="00D339EF">
                                    <w:rPr>
                                      <w:rFonts w:ascii="Meiryo UI" w:hAnsi="Meiryo UI"/>
                                      <w:rPrChange w:id="3186"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3187" w:author="Moriyama, Shoya/森山 翔也" w:date="2025-04-02T21:09:00Z">
                                        <w:rPr>
                                          <w:rFonts w:hint="eastAsia"/>
                                        </w:rPr>
                                      </w:rPrChange>
                                    </w:rPr>
                                    <w:delText>性能要求</w:delText>
                                  </w:r>
                                  <w:r w:rsidRPr="007C3599" w:rsidDel="00D339EF">
                                    <w:rPr>
                                      <w:rFonts w:ascii="Meiryo UI" w:hAnsi="Meiryo UI"/>
                                      <w:rPrChange w:id="3188" w:author="Moriyama, Shoya/森山 翔也" w:date="2025-04-02T21:09:00Z">
                                        <w:rPr/>
                                      </w:rPrChange>
                                    </w:rPr>
                                    <w:delText>_Performance_Requirement"</w:delText>
                                  </w:r>
                                </w:del>
                              </w:ins>
                            </w:p>
                            <w:p w14:paraId="5351DEF0" w14:textId="6D2D1A84" w:rsidR="00495270" w:rsidRPr="007C3599" w:rsidDel="00D339EF" w:rsidRDefault="00495270" w:rsidP="00495270">
                              <w:pPr>
                                <w:pStyle w:val="Web"/>
                                <w:ind w:left="800"/>
                                <w:rPr>
                                  <w:ins w:id="3189" w:author="Sasaki, Kenji/佐々木 研二" w:date="2025-02-07T15:38:00Z"/>
                                  <w:del w:id="3190" w:author="Moriyama, Shoya/森山 翔也" w:date="2025-03-10T11:07:00Z"/>
                                  <w:rFonts w:ascii="Meiryo UI" w:hAnsi="Meiryo UI"/>
                                  <w:rPrChange w:id="3191" w:author="Moriyama, Shoya/森山 翔也" w:date="2025-04-02T21:09:00Z">
                                    <w:rPr>
                                      <w:ins w:id="3192" w:author="Sasaki, Kenji/佐々木 研二" w:date="2025-02-07T15:38:00Z"/>
                                      <w:del w:id="3193" w:author="Moriyama, Shoya/森山 翔也" w:date="2025-03-10T11:07:00Z"/>
                                      <w:rFonts w:ascii="Meiryo UI" w:hAnsi="Meiryo UI"/>
                                      <w:color w:val="FF0000"/>
                                    </w:rPr>
                                  </w:rPrChange>
                                </w:rPr>
                              </w:pPr>
                              <w:ins w:id="3194" w:author="Sasaki, Kenji/佐々木 研二" w:date="2025-02-07T15:38:00Z">
                                <w:del w:id="3195" w:author="Moriyama, Shoya/森山 翔也" w:date="2025-03-10T11:07:00Z">
                                  <w:r w:rsidRPr="007C3599" w:rsidDel="00D339EF">
                                    <w:rPr>
                                      <w:rFonts w:ascii="Meiryo UI" w:hAnsi="Meiryo UI" w:hint="eastAsia"/>
                                      <w:rPrChange w:id="3196" w:author="Moriyama, Shoya/森山 翔也" w:date="2025-04-02T21:09:00Z">
                                        <w:rPr>
                                          <w:rFonts w:hint="eastAsia"/>
                                        </w:rPr>
                                      </w:rPrChange>
                                    </w:rPr>
                                    <w:delText>▲</w:delText>
                                  </w:r>
                                  <w:r w:rsidRPr="007C3599" w:rsidDel="00D339EF">
                                    <w:rPr>
                                      <w:rFonts w:ascii="Meiryo UI" w:hAnsi="Meiryo UI"/>
                                      <w:rPrChange w:id="3197" w:author="Moriyama, Shoya/森山 翔也" w:date="2025-04-02T21:09:00Z">
                                        <w:rPr/>
                                      </w:rPrChange>
                                    </w:rPr>
                                    <w:delText>7.11</w:delText>
                                  </w:r>
                                  <w:r w:rsidRPr="007C3599" w:rsidDel="00D339EF">
                                    <w:rPr>
                                      <w:rFonts w:ascii="Meiryo UI" w:hAnsi="Meiryo UI" w:hint="eastAsia"/>
                                      <w:rPrChange w:id="3198" w:author="Moriyama, Shoya/森山 翔也" w:date="2025-04-02T21:09:00Z">
                                        <w:rPr>
                                          <w:rFonts w:hint="eastAsia"/>
                                        </w:rPr>
                                      </w:rPrChange>
                                    </w:rPr>
                                    <w:delText>（</w:delText>
                                  </w:r>
                                  <w:r w:rsidRPr="007C3599" w:rsidDel="00D339EF">
                                    <w:rPr>
                                      <w:rFonts w:ascii="Meiryo UI" w:hAnsi="Meiryo UI"/>
                                      <w:rPrChange w:id="3199" w:author="Moriyama, Shoya/森山 翔也" w:date="2025-04-02T21:09:00Z">
                                        <w:rPr/>
                                      </w:rPrChange>
                                    </w:rPr>
                                    <w:delText>24MM</w:delText>
                                  </w:r>
                                  <w:r w:rsidRPr="007C3599" w:rsidDel="00D339EF">
                                    <w:rPr>
                                      <w:rFonts w:ascii="Meiryo UI" w:hAnsi="Meiryo UI" w:hint="eastAsia"/>
                                      <w:rPrChange w:id="3200" w:author="Moriyama, Shoya/森山 翔也" w:date="2025-04-02T21:09:00Z">
                                        <w:rPr>
                                          <w:rFonts w:hint="eastAsia"/>
                                        </w:rPr>
                                      </w:rPrChange>
                                    </w:rPr>
                                    <w:delText>：</w:delText>
                                  </w:r>
                                  <w:r w:rsidRPr="007C3599" w:rsidDel="00D339EF">
                                    <w:rPr>
                                      <w:rFonts w:ascii="Meiryo UI" w:hAnsi="Meiryo UI"/>
                                      <w:rPrChange w:id="3201" w:author="Moriyama, Shoya/森山 翔也" w:date="2025-04-02T21:09:00Z">
                                        <w:rPr/>
                                      </w:rPrChange>
                                    </w:rPr>
                                    <w:delText>1A</w:delText>
                                  </w:r>
                                  <w:r w:rsidRPr="007C3599" w:rsidDel="00D339EF">
                                    <w:rPr>
                                      <w:rFonts w:ascii="Meiryo UI" w:hAnsi="Meiryo UI" w:hint="eastAsia"/>
                                      <w:rPrChange w:id="3202" w:author="Moriyama, Shoya/森山 翔也" w:date="2025-04-02T21:09:00Z">
                                        <w:rPr>
                                          <w:rFonts w:hint="eastAsia"/>
                                        </w:rPr>
                                      </w:rPrChange>
                                    </w:rPr>
                                    <w:delText>、</w:delText>
                                  </w:r>
                                  <w:r w:rsidRPr="007C3599" w:rsidDel="00D339EF">
                                    <w:rPr>
                                      <w:rFonts w:ascii="Meiryo UI" w:hAnsi="Meiryo UI"/>
                                      <w:rPrChange w:id="3203" w:author="Moriyama, Shoya/森山 翔也" w:date="2025-04-02T21:09:00Z">
                                        <w:rPr/>
                                      </w:rPrChange>
                                    </w:rPr>
                                    <w:delText>24SU/CDC</w:delText>
                                  </w:r>
                                  <w:r w:rsidRPr="007C3599" w:rsidDel="00D339EF">
                                    <w:rPr>
                                      <w:rFonts w:ascii="Meiryo UI" w:hAnsi="Meiryo UI" w:hint="eastAsia"/>
                                      <w:rPrChange w:id="3204" w:author="Moriyama, Shoya/森山 翔也" w:date="2025-04-02T21:09:00Z">
                                        <w:rPr>
                                          <w:rFonts w:hint="eastAsia"/>
                                        </w:rPr>
                                      </w:rPrChange>
                                    </w:rPr>
                                    <w:delText>：</w:delText>
                                  </w:r>
                                  <w:r w:rsidRPr="007C3599" w:rsidDel="00D339EF">
                                    <w:rPr>
                                      <w:rFonts w:ascii="Meiryo UI" w:hAnsi="Meiryo UI"/>
                                      <w:rPrChange w:id="3205" w:author="Moriyama, Shoya/森山 翔也" w:date="2025-04-02T21:09:00Z">
                                        <w:rPr/>
                                      </w:rPrChange>
                                    </w:rPr>
                                    <w:delText>CV</w:delText>
                                  </w:r>
                                  <w:r w:rsidRPr="007C3599" w:rsidDel="00D339EF">
                                    <w:rPr>
                                      <w:rFonts w:ascii="Meiryo UI" w:hAnsi="Meiryo UI" w:hint="eastAsia"/>
                                      <w:rPrChange w:id="3206" w:author="Moriyama, Shoya/森山 翔也" w:date="2025-04-02T21:09:00Z">
                                        <w:rPr>
                                          <w:rFonts w:hint="eastAsia"/>
                                        </w:rPr>
                                      </w:rPrChange>
                                    </w:rPr>
                                    <w:delText>）</w:delText>
                                  </w:r>
                                </w:del>
                              </w:ins>
                            </w:p>
                            <w:p w14:paraId="06E283C5" w14:textId="77777777" w:rsidR="00495270" w:rsidRPr="007C3599" w:rsidRDefault="00495270" w:rsidP="00495270">
                              <w:pPr>
                                <w:rPr>
                                  <w:rPrChange w:id="3207" w:author="Moriyama, Shoya/森山 翔也" w:date="2025-04-02T21:09:00Z">
                                    <w:rPr>
                                      <w:color w:val="000000"/>
                                    </w:rPr>
                                  </w:rPrChange>
                                </w:rPr>
                              </w:pPr>
                            </w:p>
                          </w:txbxContent>
                        </v:textbox>
                        <w10:wrap anchorx="margin"/>
                      </v:shape>
                    </w:pict>
                  </mc:Fallback>
                </mc:AlternateContent>
              </w:r>
            </w:ins>
          </w:p>
        </w:tc>
        <w:tc>
          <w:tcPr>
            <w:tcW w:w="1399" w:type="dxa"/>
            <w:tcBorders>
              <w:top w:val="single" w:sz="4" w:space="0" w:color="auto"/>
              <w:left w:val="single" w:sz="4" w:space="0" w:color="auto"/>
              <w:right w:val="single" w:sz="4" w:space="0" w:color="auto"/>
            </w:tcBorders>
          </w:tcPr>
          <w:p w14:paraId="454EFC1F" w14:textId="77777777" w:rsidR="00D61401" w:rsidRPr="007C3599" w:rsidRDefault="00D61401" w:rsidP="008A1FC9">
            <w:pPr>
              <w:rPr>
                <w:strike/>
              </w:rPr>
            </w:pPr>
            <w:r w:rsidRPr="007C3599">
              <w:rPr>
                <w:strike/>
              </w:rPr>
              <w:t>USBコピー</w:t>
            </w:r>
          </w:p>
        </w:tc>
        <w:tc>
          <w:tcPr>
            <w:tcW w:w="1617" w:type="dxa"/>
            <w:tcBorders>
              <w:top w:val="single" w:sz="4" w:space="0" w:color="auto"/>
              <w:left w:val="single" w:sz="4" w:space="0" w:color="auto"/>
              <w:right w:val="single" w:sz="4" w:space="0" w:color="auto"/>
            </w:tcBorders>
          </w:tcPr>
          <w:p w14:paraId="022B15AB" w14:textId="77777777" w:rsidR="00D61401" w:rsidRPr="007C3599" w:rsidRDefault="00D61401" w:rsidP="008A1FC9">
            <w:pPr>
              <w:rPr>
                <w:rFonts w:cs="ＭＳ Ｐゴシック"/>
                <w:strike/>
              </w:rPr>
            </w:pPr>
            <w:r w:rsidRPr="007C3599">
              <w:rPr>
                <w:rFonts w:hint="eastAsia"/>
                <w:strike/>
              </w:rPr>
              <w:t>コピー中画面表完了～更新中画面表示完了</w:t>
            </w:r>
          </w:p>
        </w:tc>
        <w:tc>
          <w:tcPr>
            <w:tcW w:w="2524" w:type="dxa"/>
            <w:tcBorders>
              <w:top w:val="single" w:sz="4" w:space="0" w:color="auto"/>
              <w:left w:val="single" w:sz="4" w:space="0" w:color="auto"/>
              <w:right w:val="single" w:sz="4" w:space="0" w:color="auto"/>
            </w:tcBorders>
          </w:tcPr>
          <w:p w14:paraId="49EB03E2" w14:textId="77777777" w:rsidR="00D61401" w:rsidRPr="007C3599" w:rsidRDefault="00D61401" w:rsidP="008A1FC9">
            <w:pPr>
              <w:rPr>
                <w:strike/>
              </w:rPr>
            </w:pPr>
            <w:r w:rsidRPr="007C3599">
              <w:rPr>
                <w:strike/>
              </w:rPr>
              <w:t>30秒以内</w:t>
            </w:r>
          </w:p>
          <w:p w14:paraId="5800C8DF" w14:textId="77777777" w:rsidR="00D61401" w:rsidRPr="007C3599" w:rsidRDefault="00D61401" w:rsidP="008A1FC9">
            <w:pPr>
              <w:rPr>
                <w:strike/>
              </w:rPr>
            </w:pPr>
          </w:p>
          <w:p w14:paraId="312706B4" w14:textId="77777777" w:rsidR="00D61401" w:rsidRPr="007C3599" w:rsidRDefault="00D61401" w:rsidP="008A1FC9">
            <w:pPr>
              <w:rPr>
                <w:strike/>
              </w:rPr>
            </w:pPr>
            <w:r w:rsidRPr="007C3599">
              <w:rPr>
                <w:rFonts w:hint="eastAsia"/>
                <w:strike/>
              </w:rPr>
              <w:t>更新対象配信パッケージコピー</w:t>
            </w:r>
          </w:p>
          <w:p w14:paraId="4138EC40" w14:textId="77777777" w:rsidR="00D61401" w:rsidRPr="007C3599" w:rsidRDefault="00D61401" w:rsidP="008A1FC9">
            <w:pPr>
              <w:rPr>
                <w:strike/>
              </w:rPr>
            </w:pPr>
            <w:r w:rsidRPr="007C3599">
              <w:rPr>
                <w:rFonts w:hint="eastAsia"/>
                <w:strike/>
              </w:rPr>
              <w:t>配信パッケージの整合性確認（</w:t>
            </w:r>
            <w:r w:rsidRPr="007C3599">
              <w:rPr>
                <w:strike/>
              </w:rPr>
              <w:t>SHA1）</w:t>
            </w:r>
          </w:p>
        </w:tc>
      </w:tr>
      <w:tr w:rsidR="007C3599" w:rsidRPr="007C3599" w14:paraId="425959C7"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168041D1" w14:textId="77777777" w:rsidR="00D61401" w:rsidRPr="007C3599" w:rsidRDefault="00D61401" w:rsidP="008A1FC9"/>
        </w:tc>
        <w:tc>
          <w:tcPr>
            <w:tcW w:w="2126" w:type="dxa"/>
            <w:gridSpan w:val="2"/>
            <w:vMerge/>
            <w:tcBorders>
              <w:left w:val="single" w:sz="4" w:space="0" w:color="auto"/>
              <w:right w:val="single" w:sz="4" w:space="0" w:color="auto"/>
            </w:tcBorders>
          </w:tcPr>
          <w:p w14:paraId="5169A0FA" w14:textId="77777777" w:rsidR="00D61401" w:rsidRPr="007C3599" w:rsidRDefault="00D61401" w:rsidP="008A1FC9"/>
        </w:tc>
        <w:tc>
          <w:tcPr>
            <w:tcW w:w="1399" w:type="dxa"/>
            <w:tcBorders>
              <w:top w:val="single" w:sz="4" w:space="0" w:color="auto"/>
              <w:left w:val="single" w:sz="4" w:space="0" w:color="auto"/>
              <w:bottom w:val="single" w:sz="4" w:space="0" w:color="auto"/>
              <w:right w:val="single" w:sz="4" w:space="0" w:color="auto"/>
            </w:tcBorders>
          </w:tcPr>
          <w:p w14:paraId="5C517D8C" w14:textId="77777777" w:rsidR="00D61401" w:rsidRPr="007C3599" w:rsidRDefault="00D61401" w:rsidP="008A1FC9">
            <w:pPr>
              <w:rPr>
                <w:rFonts w:cs="ＭＳ Ｐゴシック"/>
                <w:strike/>
              </w:rPr>
            </w:pPr>
            <w:r w:rsidRPr="007C3599">
              <w:rPr>
                <w:strike/>
              </w:rPr>
              <w:t>DB差換え（ナビ起動中差換えのケース）</w:t>
            </w:r>
          </w:p>
        </w:tc>
        <w:tc>
          <w:tcPr>
            <w:tcW w:w="1617" w:type="dxa"/>
            <w:tcBorders>
              <w:top w:val="single" w:sz="4" w:space="0" w:color="auto"/>
              <w:left w:val="single" w:sz="4" w:space="0" w:color="auto"/>
              <w:bottom w:val="single" w:sz="4" w:space="0" w:color="auto"/>
              <w:right w:val="single" w:sz="4" w:space="0" w:color="auto"/>
            </w:tcBorders>
          </w:tcPr>
          <w:p w14:paraId="3D4A3ED3" w14:textId="77777777" w:rsidR="00D61401" w:rsidRPr="007C3599" w:rsidRDefault="00D61401" w:rsidP="008A1FC9">
            <w:pPr>
              <w:rPr>
                <w:rFonts w:cs="ＭＳ Ｐゴシック"/>
                <w:strike/>
              </w:rPr>
            </w:pPr>
            <w:r w:rsidRPr="007C3599">
              <w:rPr>
                <w:rFonts w:hint="eastAsia"/>
                <w:strike/>
              </w:rPr>
              <w:t>準備完了インジケータ押下～差換え後の</w:t>
            </w:r>
            <w:r w:rsidRPr="007C3599">
              <w:rPr>
                <w:strike/>
              </w:rPr>
              <w:t>DBで再探索完了</w:t>
            </w:r>
          </w:p>
        </w:tc>
        <w:tc>
          <w:tcPr>
            <w:tcW w:w="2524" w:type="dxa"/>
            <w:tcBorders>
              <w:top w:val="single" w:sz="4" w:space="0" w:color="auto"/>
              <w:left w:val="single" w:sz="4" w:space="0" w:color="auto"/>
              <w:bottom w:val="single" w:sz="4" w:space="0" w:color="auto"/>
              <w:right w:val="single" w:sz="4" w:space="0" w:color="auto"/>
            </w:tcBorders>
          </w:tcPr>
          <w:p w14:paraId="6458EBC2" w14:textId="77777777" w:rsidR="00D61401" w:rsidRPr="007C3599" w:rsidRDefault="00D61401" w:rsidP="008A1FC9">
            <w:pPr>
              <w:rPr>
                <w:rFonts w:cs="ＭＳ Ｐゴシック"/>
                <w:strike/>
              </w:rPr>
            </w:pPr>
            <w:r w:rsidRPr="007C3599">
              <w:rPr>
                <w:rFonts w:hint="eastAsia"/>
                <w:strike/>
              </w:rPr>
              <w:t>（</w:t>
            </w:r>
            <w:r w:rsidRPr="007C3599">
              <w:rPr>
                <w:strike/>
              </w:rPr>
              <w:t>30＋3）秒以内</w:t>
            </w:r>
          </w:p>
        </w:tc>
      </w:tr>
      <w:tr w:rsidR="007C3599" w:rsidRPr="007C3599" w14:paraId="1F1466F3"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78D5FB22" w14:textId="77777777" w:rsidR="00D61401" w:rsidRPr="007C3599" w:rsidRDefault="00D61401" w:rsidP="008A1FC9"/>
        </w:tc>
        <w:tc>
          <w:tcPr>
            <w:tcW w:w="2126" w:type="dxa"/>
            <w:gridSpan w:val="2"/>
            <w:vMerge/>
            <w:tcBorders>
              <w:left w:val="single" w:sz="4" w:space="0" w:color="auto"/>
              <w:right w:val="single" w:sz="4" w:space="0" w:color="auto"/>
            </w:tcBorders>
          </w:tcPr>
          <w:p w14:paraId="4410515F" w14:textId="77777777" w:rsidR="00D61401" w:rsidRPr="007C3599" w:rsidRDefault="00D61401" w:rsidP="008A1FC9"/>
        </w:tc>
        <w:tc>
          <w:tcPr>
            <w:tcW w:w="1399" w:type="dxa"/>
            <w:vMerge w:val="restart"/>
            <w:tcBorders>
              <w:top w:val="single" w:sz="4" w:space="0" w:color="auto"/>
              <w:left w:val="single" w:sz="4" w:space="0" w:color="auto"/>
              <w:right w:val="single" w:sz="4" w:space="0" w:color="auto"/>
            </w:tcBorders>
          </w:tcPr>
          <w:p w14:paraId="410E7377" w14:textId="77777777" w:rsidR="00D61401" w:rsidRPr="007C3599" w:rsidRDefault="00D61401" w:rsidP="008A1FC9">
            <w:pPr>
              <w:rPr>
                <w:rFonts w:cs="ＭＳ Ｐゴシック"/>
                <w:strike/>
              </w:rPr>
            </w:pPr>
            <w:r w:rsidRPr="007C3599">
              <w:rPr>
                <w:rFonts w:hint="eastAsia"/>
                <w:strike/>
              </w:rPr>
              <w:t>画面切替</w:t>
            </w:r>
          </w:p>
          <w:p w14:paraId="627080C8" w14:textId="77777777" w:rsidR="00D61401" w:rsidRPr="007C3599" w:rsidRDefault="00D61401" w:rsidP="008A1FC9">
            <w:pPr>
              <w:rPr>
                <w:rFonts w:cs="ＭＳ Ｐゴシック"/>
                <w:strike/>
              </w:rPr>
            </w:pPr>
            <w:r w:rsidRPr="007C3599">
              <w:rPr>
                <w:rFonts w:hint="eastAsia"/>
                <w:strike/>
              </w:rPr>
              <w:t xml:space="preserve">　</w:t>
            </w:r>
          </w:p>
        </w:tc>
        <w:tc>
          <w:tcPr>
            <w:tcW w:w="1617" w:type="dxa"/>
            <w:tcBorders>
              <w:top w:val="single" w:sz="4" w:space="0" w:color="auto"/>
              <w:left w:val="single" w:sz="4" w:space="0" w:color="auto"/>
              <w:bottom w:val="single" w:sz="4" w:space="0" w:color="auto"/>
              <w:right w:val="single" w:sz="4" w:space="0" w:color="auto"/>
            </w:tcBorders>
          </w:tcPr>
          <w:p w14:paraId="11096FB8" w14:textId="77777777" w:rsidR="00D61401" w:rsidRPr="007C3599" w:rsidRDefault="00D61401" w:rsidP="008A1FC9">
            <w:pPr>
              <w:rPr>
                <w:rFonts w:cs="ＭＳ Ｐゴシック"/>
                <w:strike/>
              </w:rPr>
            </w:pPr>
            <w:r w:rsidRPr="007C3599">
              <w:rPr>
                <w:rFonts w:hint="eastAsia"/>
                <w:strike/>
              </w:rPr>
              <w:t>準備完了インジケータ押下</w:t>
            </w:r>
            <w:r w:rsidRPr="007C3599">
              <w:rPr>
                <w:strike/>
              </w:rPr>
              <w:t xml:space="preserve"> </w:t>
            </w:r>
            <w:r w:rsidRPr="007C3599">
              <w:rPr>
                <w:rFonts w:hint="eastAsia"/>
                <w:strike/>
              </w:rPr>
              <w:t>～地図切替中画面表示完了</w:t>
            </w:r>
          </w:p>
        </w:tc>
        <w:tc>
          <w:tcPr>
            <w:tcW w:w="2524" w:type="dxa"/>
            <w:tcBorders>
              <w:top w:val="single" w:sz="4" w:space="0" w:color="auto"/>
              <w:left w:val="single" w:sz="4" w:space="0" w:color="auto"/>
              <w:bottom w:val="single" w:sz="4" w:space="0" w:color="auto"/>
              <w:right w:val="single" w:sz="4" w:space="0" w:color="auto"/>
            </w:tcBorders>
          </w:tcPr>
          <w:p w14:paraId="320FB15F" w14:textId="77777777" w:rsidR="00D61401" w:rsidRPr="007C3599" w:rsidRDefault="00D61401" w:rsidP="008A1FC9">
            <w:pPr>
              <w:rPr>
                <w:rFonts w:cs="ＭＳ Ｐゴシック"/>
                <w:strike/>
              </w:rPr>
            </w:pPr>
            <w:r w:rsidRPr="007C3599">
              <w:rPr>
                <w:strike/>
              </w:rPr>
              <w:t>0.1秒以内</w:t>
            </w:r>
          </w:p>
        </w:tc>
      </w:tr>
      <w:tr w:rsidR="007C3599" w:rsidRPr="007C3599" w14:paraId="6615D2FD"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6CBE3F28" w14:textId="77777777" w:rsidR="00D61401" w:rsidRPr="007C3599" w:rsidRDefault="00D61401" w:rsidP="008A1FC9"/>
        </w:tc>
        <w:tc>
          <w:tcPr>
            <w:tcW w:w="2126" w:type="dxa"/>
            <w:gridSpan w:val="2"/>
            <w:vMerge/>
            <w:tcBorders>
              <w:left w:val="single" w:sz="4" w:space="0" w:color="auto"/>
              <w:right w:val="single" w:sz="4" w:space="0" w:color="auto"/>
            </w:tcBorders>
          </w:tcPr>
          <w:p w14:paraId="5989DB4A" w14:textId="77777777" w:rsidR="00D61401" w:rsidRPr="007C3599" w:rsidRDefault="00D61401" w:rsidP="008A1FC9"/>
        </w:tc>
        <w:tc>
          <w:tcPr>
            <w:tcW w:w="1399" w:type="dxa"/>
            <w:vMerge/>
            <w:tcBorders>
              <w:left w:val="single" w:sz="4" w:space="0" w:color="auto"/>
              <w:bottom w:val="single" w:sz="4" w:space="0" w:color="auto"/>
              <w:right w:val="single" w:sz="4" w:space="0" w:color="auto"/>
            </w:tcBorders>
          </w:tcPr>
          <w:p w14:paraId="18AE862B" w14:textId="77777777" w:rsidR="00D61401" w:rsidRPr="007C3599" w:rsidRDefault="00D61401" w:rsidP="008A1FC9">
            <w:pPr>
              <w:rPr>
                <w:strike/>
              </w:rPr>
            </w:pPr>
          </w:p>
        </w:tc>
        <w:tc>
          <w:tcPr>
            <w:tcW w:w="1617" w:type="dxa"/>
            <w:tcBorders>
              <w:top w:val="single" w:sz="4" w:space="0" w:color="auto"/>
              <w:left w:val="single" w:sz="4" w:space="0" w:color="auto"/>
              <w:bottom w:val="single" w:sz="4" w:space="0" w:color="auto"/>
              <w:right w:val="single" w:sz="4" w:space="0" w:color="auto"/>
            </w:tcBorders>
          </w:tcPr>
          <w:p w14:paraId="7A5DE2C1" w14:textId="77777777" w:rsidR="00D61401" w:rsidRPr="007C3599" w:rsidRDefault="00D61401" w:rsidP="008A1FC9">
            <w:pPr>
              <w:rPr>
                <w:rFonts w:cs="ＭＳ Ｐゴシック"/>
                <w:strike/>
              </w:rPr>
            </w:pPr>
            <w:r w:rsidRPr="007C3599">
              <w:rPr>
                <w:rFonts w:hint="eastAsia"/>
                <w:strike/>
              </w:rPr>
              <w:t>準備完了インジケータ押下）</w:t>
            </w:r>
            <w:r w:rsidRPr="007C3599">
              <w:rPr>
                <w:strike/>
              </w:rPr>
              <w:t xml:space="preserve"> </w:t>
            </w:r>
            <w:r w:rsidRPr="007C3599">
              <w:rPr>
                <w:rFonts w:hint="eastAsia"/>
                <w:strike/>
              </w:rPr>
              <w:t>～エスカッション</w:t>
            </w:r>
            <w:r w:rsidRPr="007C3599">
              <w:rPr>
                <w:strike/>
              </w:rPr>
              <w:t>SWが反応出来るようになるまで</w:t>
            </w:r>
          </w:p>
        </w:tc>
        <w:tc>
          <w:tcPr>
            <w:tcW w:w="2524" w:type="dxa"/>
            <w:tcBorders>
              <w:top w:val="single" w:sz="4" w:space="0" w:color="auto"/>
              <w:left w:val="single" w:sz="4" w:space="0" w:color="auto"/>
              <w:bottom w:val="single" w:sz="4" w:space="0" w:color="auto"/>
              <w:right w:val="single" w:sz="4" w:space="0" w:color="auto"/>
            </w:tcBorders>
          </w:tcPr>
          <w:p w14:paraId="7ED0FCB9" w14:textId="77777777" w:rsidR="00D61401" w:rsidRPr="007C3599" w:rsidRDefault="00D61401" w:rsidP="008A1FC9">
            <w:pPr>
              <w:rPr>
                <w:strike/>
              </w:rPr>
            </w:pPr>
            <w:r w:rsidRPr="007C3599">
              <w:rPr>
                <w:strike/>
              </w:rPr>
              <w:t>0.5秒以内</w:t>
            </w:r>
          </w:p>
          <w:p w14:paraId="327C33BA" w14:textId="77777777" w:rsidR="00D61401" w:rsidRPr="007C3599" w:rsidRDefault="00D61401" w:rsidP="008A1FC9">
            <w:pPr>
              <w:rPr>
                <w:strike/>
              </w:rPr>
            </w:pPr>
          </w:p>
          <w:p w14:paraId="61D93D69" w14:textId="77777777" w:rsidR="00D61401" w:rsidRPr="007C3599" w:rsidRDefault="00D61401" w:rsidP="008A1FC9">
            <w:pPr>
              <w:rPr>
                <w:strike/>
              </w:rPr>
            </w:pPr>
            <w:r w:rsidRPr="007C3599">
              <w:rPr>
                <w:strike/>
              </w:rPr>
              <w:t>HMI仕様規定に準拠</w:t>
            </w:r>
          </w:p>
        </w:tc>
      </w:tr>
      <w:tr w:rsidR="007C3599" w:rsidRPr="007C3599" w14:paraId="0F80ABE6"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6E4C18B0" w14:textId="77777777" w:rsidR="00D61401" w:rsidRPr="007C3599" w:rsidRDefault="00D61401" w:rsidP="008A1FC9"/>
        </w:tc>
        <w:tc>
          <w:tcPr>
            <w:tcW w:w="2126" w:type="dxa"/>
            <w:gridSpan w:val="2"/>
            <w:vMerge/>
            <w:tcBorders>
              <w:left w:val="single" w:sz="4" w:space="0" w:color="auto"/>
              <w:right w:val="single" w:sz="4" w:space="0" w:color="auto"/>
            </w:tcBorders>
          </w:tcPr>
          <w:p w14:paraId="785BFD8A" w14:textId="77777777" w:rsidR="00D61401" w:rsidRPr="007C3599" w:rsidRDefault="00D61401" w:rsidP="008A1FC9"/>
        </w:tc>
        <w:tc>
          <w:tcPr>
            <w:tcW w:w="1399" w:type="dxa"/>
            <w:tcBorders>
              <w:top w:val="single" w:sz="4" w:space="0" w:color="auto"/>
              <w:left w:val="single" w:sz="4" w:space="0" w:color="auto"/>
              <w:bottom w:val="single" w:sz="4" w:space="0" w:color="auto"/>
              <w:right w:val="single" w:sz="4" w:space="0" w:color="auto"/>
            </w:tcBorders>
          </w:tcPr>
          <w:p w14:paraId="7C1A7CA8" w14:textId="77777777" w:rsidR="00D61401" w:rsidRPr="007C3599" w:rsidRDefault="00D61401" w:rsidP="008A1FC9">
            <w:pPr>
              <w:rPr>
                <w:rFonts w:cs="ＭＳ Ｐゴシック"/>
                <w:strike/>
              </w:rPr>
            </w:pPr>
            <w:r w:rsidRPr="007C3599">
              <w:rPr>
                <w:rFonts w:hint="eastAsia"/>
                <w:strike/>
              </w:rPr>
              <w:t>差換え</w:t>
            </w:r>
          </w:p>
        </w:tc>
        <w:tc>
          <w:tcPr>
            <w:tcW w:w="1617" w:type="dxa"/>
            <w:tcBorders>
              <w:top w:val="single" w:sz="4" w:space="0" w:color="auto"/>
              <w:left w:val="single" w:sz="4" w:space="0" w:color="auto"/>
              <w:bottom w:val="single" w:sz="4" w:space="0" w:color="auto"/>
              <w:right w:val="single" w:sz="4" w:space="0" w:color="auto"/>
            </w:tcBorders>
          </w:tcPr>
          <w:p w14:paraId="1F2D3E08" w14:textId="77777777" w:rsidR="00D61401" w:rsidRPr="007C3599" w:rsidRDefault="00D61401" w:rsidP="008A1FC9">
            <w:pPr>
              <w:rPr>
                <w:rFonts w:cs="ＭＳ Ｐゴシック"/>
                <w:strike/>
              </w:rPr>
            </w:pPr>
            <w:r w:rsidRPr="007C3599">
              <w:rPr>
                <w:rFonts w:hint="eastAsia"/>
                <w:strike/>
              </w:rPr>
              <w:t>地図切替中画面表示完了～差換え後の</w:t>
            </w:r>
            <w:r w:rsidRPr="007C3599">
              <w:rPr>
                <w:strike/>
              </w:rPr>
              <w:t>DBで地図表示完了（経路強調除く）</w:t>
            </w:r>
          </w:p>
        </w:tc>
        <w:tc>
          <w:tcPr>
            <w:tcW w:w="2524" w:type="dxa"/>
            <w:tcBorders>
              <w:top w:val="single" w:sz="4" w:space="0" w:color="auto"/>
              <w:left w:val="single" w:sz="4" w:space="0" w:color="auto"/>
              <w:bottom w:val="single" w:sz="4" w:space="0" w:color="auto"/>
              <w:right w:val="single" w:sz="4" w:space="0" w:color="auto"/>
            </w:tcBorders>
          </w:tcPr>
          <w:p w14:paraId="25B17C45" w14:textId="77777777" w:rsidR="00D61401" w:rsidRPr="007C3599" w:rsidRDefault="00D61401" w:rsidP="008A1FC9">
            <w:pPr>
              <w:rPr>
                <w:strike/>
              </w:rPr>
            </w:pPr>
            <w:r w:rsidRPr="007C3599">
              <w:rPr>
                <w:strike/>
              </w:rPr>
              <w:t>30秒以内</w:t>
            </w:r>
          </w:p>
          <w:p w14:paraId="24F921DC" w14:textId="77777777" w:rsidR="00D61401" w:rsidRPr="007C3599" w:rsidRDefault="00D61401" w:rsidP="008A1FC9">
            <w:pPr>
              <w:rPr>
                <w:strike/>
              </w:rPr>
            </w:pPr>
          </w:p>
          <w:p w14:paraId="0494B0A5" w14:textId="77777777" w:rsidR="00D61401" w:rsidRPr="007C3599" w:rsidRDefault="00D61401" w:rsidP="008A1FC9">
            <w:pPr>
              <w:rPr>
                <w:strike/>
              </w:rPr>
            </w:pPr>
            <w:r w:rsidRPr="007C3599">
              <w:rPr>
                <w:rFonts w:hint="eastAsia"/>
                <w:strike/>
              </w:rPr>
              <w:t>地図データ差し替え</w:t>
            </w:r>
          </w:p>
          <w:p w14:paraId="57495480" w14:textId="77777777" w:rsidR="00D61401" w:rsidRPr="007C3599" w:rsidRDefault="00D61401" w:rsidP="008A1FC9">
            <w:pPr>
              <w:rPr>
                <w:strike/>
              </w:rPr>
            </w:pPr>
            <w:r w:rsidRPr="007C3599">
              <w:rPr>
                <w:rFonts w:hint="eastAsia"/>
                <w:strike/>
              </w:rPr>
              <w:t>地図データ再読み込み</w:t>
            </w:r>
          </w:p>
          <w:p w14:paraId="333B92EF" w14:textId="77777777" w:rsidR="00D61401" w:rsidRPr="007C3599" w:rsidRDefault="00D61401" w:rsidP="008A1FC9">
            <w:pPr>
              <w:rPr>
                <w:strike/>
              </w:rPr>
            </w:pPr>
            <w:r w:rsidRPr="007C3599">
              <w:rPr>
                <w:rFonts w:hint="eastAsia"/>
                <w:strike/>
              </w:rPr>
              <w:t>地図表示</w:t>
            </w:r>
          </w:p>
        </w:tc>
      </w:tr>
      <w:tr w:rsidR="007C3599" w:rsidRPr="007C3599" w14:paraId="446314D8"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564F5E8F" w14:textId="77777777" w:rsidR="00D61401" w:rsidRPr="007C3599" w:rsidRDefault="00D61401" w:rsidP="008A1FC9"/>
        </w:tc>
        <w:tc>
          <w:tcPr>
            <w:tcW w:w="2126" w:type="dxa"/>
            <w:gridSpan w:val="2"/>
            <w:vMerge/>
            <w:tcBorders>
              <w:left w:val="single" w:sz="4" w:space="0" w:color="auto"/>
              <w:right w:val="single" w:sz="4" w:space="0" w:color="auto"/>
            </w:tcBorders>
          </w:tcPr>
          <w:p w14:paraId="3DEB8325" w14:textId="77777777" w:rsidR="00D61401" w:rsidRPr="007C3599" w:rsidRDefault="00D61401" w:rsidP="008A1FC9"/>
        </w:tc>
        <w:tc>
          <w:tcPr>
            <w:tcW w:w="1399" w:type="dxa"/>
            <w:tcBorders>
              <w:top w:val="single" w:sz="4" w:space="0" w:color="auto"/>
              <w:left w:val="single" w:sz="4" w:space="0" w:color="auto"/>
              <w:bottom w:val="single" w:sz="4" w:space="0" w:color="auto"/>
              <w:right w:val="single" w:sz="4" w:space="0" w:color="auto"/>
            </w:tcBorders>
          </w:tcPr>
          <w:p w14:paraId="0F12EB33" w14:textId="77777777" w:rsidR="00D61401" w:rsidRPr="007C3599" w:rsidRDefault="00D61401" w:rsidP="008A1FC9">
            <w:pPr>
              <w:rPr>
                <w:rFonts w:cs="ＭＳ Ｐゴシック"/>
                <w:strike/>
              </w:rPr>
            </w:pPr>
            <w:r w:rsidRPr="007C3599">
              <w:rPr>
                <w:rFonts w:hint="eastAsia"/>
                <w:strike/>
              </w:rPr>
              <w:t>再探索</w:t>
            </w:r>
          </w:p>
        </w:tc>
        <w:tc>
          <w:tcPr>
            <w:tcW w:w="1617" w:type="dxa"/>
            <w:tcBorders>
              <w:top w:val="single" w:sz="4" w:space="0" w:color="auto"/>
              <w:left w:val="single" w:sz="4" w:space="0" w:color="auto"/>
              <w:bottom w:val="single" w:sz="4" w:space="0" w:color="auto"/>
              <w:right w:val="single" w:sz="4" w:space="0" w:color="auto"/>
            </w:tcBorders>
          </w:tcPr>
          <w:p w14:paraId="63D5C550" w14:textId="77777777" w:rsidR="00D61401" w:rsidRPr="007C3599" w:rsidRDefault="00D61401" w:rsidP="008A1FC9">
            <w:pPr>
              <w:rPr>
                <w:rFonts w:cs="ＭＳ Ｐゴシック"/>
                <w:strike/>
              </w:rPr>
            </w:pPr>
            <w:r w:rsidRPr="007C3599">
              <w:rPr>
                <w:rFonts w:hint="eastAsia"/>
                <w:strike/>
              </w:rPr>
              <w:t>差換え後の</w:t>
            </w:r>
            <w:r w:rsidRPr="007C3599">
              <w:rPr>
                <w:strike/>
              </w:rPr>
              <w:t>DBで地図表示（経路強調除く）</w:t>
            </w:r>
            <w:r w:rsidRPr="007C3599">
              <w:rPr>
                <w:strike/>
              </w:rPr>
              <w:br/>
            </w:r>
            <w:r w:rsidRPr="007C3599">
              <w:rPr>
                <w:rFonts w:hint="eastAsia"/>
                <w:strike/>
              </w:rPr>
              <w:t>差換え後の</w:t>
            </w:r>
            <w:r w:rsidRPr="007C3599">
              <w:rPr>
                <w:strike/>
              </w:rPr>
              <w:t>DBで再探索完了</w:t>
            </w:r>
          </w:p>
        </w:tc>
        <w:tc>
          <w:tcPr>
            <w:tcW w:w="2524" w:type="dxa"/>
            <w:tcBorders>
              <w:top w:val="single" w:sz="4" w:space="0" w:color="auto"/>
              <w:left w:val="single" w:sz="4" w:space="0" w:color="auto"/>
              <w:bottom w:val="single" w:sz="4" w:space="0" w:color="auto"/>
              <w:right w:val="single" w:sz="4" w:space="0" w:color="auto"/>
            </w:tcBorders>
          </w:tcPr>
          <w:p w14:paraId="1AFF7A56" w14:textId="77777777" w:rsidR="00D61401" w:rsidRPr="007C3599" w:rsidRDefault="00D61401" w:rsidP="008A1FC9">
            <w:pPr>
              <w:rPr>
                <w:strike/>
              </w:rPr>
            </w:pPr>
            <w:r w:rsidRPr="007C3599">
              <w:rPr>
                <w:strike/>
              </w:rPr>
              <w:t>2秒以内</w:t>
            </w:r>
          </w:p>
          <w:p w14:paraId="5604FAC6" w14:textId="77777777" w:rsidR="00D61401" w:rsidRPr="007C3599" w:rsidRDefault="00D61401" w:rsidP="008A1FC9">
            <w:pPr>
              <w:rPr>
                <w:strike/>
              </w:rPr>
            </w:pPr>
          </w:p>
          <w:p w14:paraId="18156D5A" w14:textId="77777777" w:rsidR="00D61401" w:rsidRPr="007C3599" w:rsidRDefault="00D61401" w:rsidP="008A1FC9">
            <w:pPr>
              <w:rPr>
                <w:strike/>
              </w:rPr>
            </w:pPr>
            <w:r w:rsidRPr="007C3599">
              <w:rPr>
                <w:rFonts w:hint="eastAsia"/>
                <w:strike/>
              </w:rPr>
              <w:t>地図データ再読み込み</w:t>
            </w:r>
          </w:p>
          <w:p w14:paraId="0910CCFF" w14:textId="77777777" w:rsidR="00D61401" w:rsidRPr="007C3599" w:rsidRDefault="00D61401" w:rsidP="008A1FC9">
            <w:pPr>
              <w:rPr>
                <w:strike/>
              </w:rPr>
            </w:pPr>
            <w:r w:rsidRPr="007C3599">
              <w:rPr>
                <w:rFonts w:hint="eastAsia"/>
                <w:strike/>
              </w:rPr>
              <w:t>再探索</w:t>
            </w:r>
          </w:p>
          <w:p w14:paraId="6495080F" w14:textId="77777777" w:rsidR="00D61401" w:rsidRPr="007C3599" w:rsidRDefault="00D61401" w:rsidP="008A1FC9">
            <w:pPr>
              <w:rPr>
                <w:strike/>
              </w:rPr>
            </w:pPr>
            <w:r w:rsidRPr="007C3599">
              <w:rPr>
                <w:rFonts w:hint="eastAsia"/>
                <w:strike/>
              </w:rPr>
              <w:t>渋滞情報考慮際探索</w:t>
            </w:r>
          </w:p>
        </w:tc>
      </w:tr>
      <w:tr w:rsidR="007C3599" w:rsidRPr="007C3599" w14:paraId="7FD68EF1"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282383CD" w14:textId="77777777" w:rsidR="00D61401" w:rsidRPr="007C3599" w:rsidRDefault="00D61401" w:rsidP="008A1FC9"/>
        </w:tc>
        <w:tc>
          <w:tcPr>
            <w:tcW w:w="2126" w:type="dxa"/>
            <w:gridSpan w:val="2"/>
            <w:vMerge/>
            <w:tcBorders>
              <w:left w:val="single" w:sz="4" w:space="0" w:color="auto"/>
              <w:right w:val="single" w:sz="4" w:space="0" w:color="auto"/>
            </w:tcBorders>
          </w:tcPr>
          <w:p w14:paraId="7584276F" w14:textId="77777777" w:rsidR="00D61401" w:rsidRPr="007C3599" w:rsidRDefault="00D61401" w:rsidP="008A1FC9"/>
        </w:tc>
        <w:tc>
          <w:tcPr>
            <w:tcW w:w="1399" w:type="dxa"/>
            <w:tcBorders>
              <w:top w:val="single" w:sz="4" w:space="0" w:color="auto"/>
              <w:left w:val="single" w:sz="4" w:space="0" w:color="auto"/>
              <w:bottom w:val="single" w:sz="4" w:space="0" w:color="auto"/>
              <w:right w:val="single" w:sz="4" w:space="0" w:color="auto"/>
            </w:tcBorders>
          </w:tcPr>
          <w:p w14:paraId="69E9D6F7" w14:textId="77777777" w:rsidR="00D61401" w:rsidRPr="007C3599" w:rsidRDefault="00D61401" w:rsidP="008A1FC9">
            <w:pPr>
              <w:rPr>
                <w:rFonts w:cs="ＭＳ Ｐゴシック"/>
                <w:strike/>
              </w:rPr>
            </w:pPr>
            <w:r w:rsidRPr="007C3599">
              <w:rPr>
                <w:rFonts w:hint="eastAsia"/>
                <w:strike/>
              </w:rPr>
              <w:t>再検索</w:t>
            </w:r>
          </w:p>
        </w:tc>
        <w:tc>
          <w:tcPr>
            <w:tcW w:w="1617" w:type="dxa"/>
            <w:tcBorders>
              <w:top w:val="single" w:sz="4" w:space="0" w:color="auto"/>
              <w:left w:val="single" w:sz="4" w:space="0" w:color="auto"/>
              <w:bottom w:val="single" w:sz="4" w:space="0" w:color="auto"/>
              <w:right w:val="single" w:sz="4" w:space="0" w:color="auto"/>
            </w:tcBorders>
          </w:tcPr>
          <w:p w14:paraId="4AE8B57F" w14:textId="77777777" w:rsidR="00D61401" w:rsidRPr="007C3599" w:rsidRDefault="00D61401" w:rsidP="008A1FC9">
            <w:pPr>
              <w:rPr>
                <w:rFonts w:cs="ＭＳ Ｐゴシック"/>
                <w:strike/>
              </w:rPr>
            </w:pPr>
            <w:r w:rsidRPr="007C3599">
              <w:rPr>
                <w:rFonts w:hint="eastAsia"/>
                <w:strike/>
              </w:rPr>
              <w:t>差換え後の</w:t>
            </w:r>
            <w:r w:rsidRPr="007C3599">
              <w:rPr>
                <w:strike/>
              </w:rPr>
              <w:t>DBで地図表示（経路強調除く）</w:t>
            </w:r>
            <w:r w:rsidRPr="007C3599">
              <w:rPr>
                <w:strike/>
              </w:rPr>
              <w:br/>
            </w:r>
            <w:r w:rsidRPr="007C3599">
              <w:rPr>
                <w:rFonts w:hint="eastAsia"/>
                <w:strike/>
              </w:rPr>
              <w:t>周辺施設</w:t>
            </w:r>
            <w:r w:rsidRPr="007C3599">
              <w:rPr>
                <w:strike/>
              </w:rPr>
              <w:t>(5ジャンル)表示完了</w:t>
            </w:r>
          </w:p>
        </w:tc>
        <w:tc>
          <w:tcPr>
            <w:tcW w:w="2524" w:type="dxa"/>
            <w:tcBorders>
              <w:top w:val="single" w:sz="4" w:space="0" w:color="auto"/>
              <w:left w:val="single" w:sz="4" w:space="0" w:color="auto"/>
              <w:bottom w:val="single" w:sz="4" w:space="0" w:color="auto"/>
              <w:right w:val="single" w:sz="4" w:space="0" w:color="auto"/>
            </w:tcBorders>
          </w:tcPr>
          <w:p w14:paraId="5C8794F6" w14:textId="77777777" w:rsidR="00D61401" w:rsidRPr="007C3599" w:rsidRDefault="00D61401" w:rsidP="008A1FC9">
            <w:pPr>
              <w:rPr>
                <w:strike/>
              </w:rPr>
            </w:pPr>
            <w:r w:rsidRPr="007C3599">
              <w:rPr>
                <w:strike/>
              </w:rPr>
              <w:t>1秒以内</w:t>
            </w:r>
          </w:p>
          <w:p w14:paraId="586A9AAD" w14:textId="77777777" w:rsidR="00D61401" w:rsidRPr="007C3599" w:rsidRDefault="00D61401" w:rsidP="008A1FC9">
            <w:pPr>
              <w:rPr>
                <w:strike/>
              </w:rPr>
            </w:pPr>
          </w:p>
          <w:p w14:paraId="0CBCBB9D" w14:textId="77777777" w:rsidR="00D61401" w:rsidRPr="007C3599" w:rsidRDefault="00D61401" w:rsidP="008A1FC9">
            <w:pPr>
              <w:rPr>
                <w:strike/>
              </w:rPr>
            </w:pPr>
            <w:r w:rsidRPr="007C3599">
              <w:rPr>
                <w:rFonts w:hint="eastAsia"/>
                <w:strike/>
              </w:rPr>
              <w:t>地図データ再読み込み</w:t>
            </w:r>
          </w:p>
          <w:p w14:paraId="3F762491" w14:textId="77777777" w:rsidR="00D61401" w:rsidRPr="007C3599" w:rsidRDefault="00D61401" w:rsidP="008A1FC9">
            <w:pPr>
              <w:rPr>
                <w:strike/>
              </w:rPr>
            </w:pPr>
            <w:r w:rsidRPr="007C3599">
              <w:rPr>
                <w:rFonts w:hint="eastAsia"/>
                <w:strike/>
              </w:rPr>
              <w:t>再検索</w:t>
            </w:r>
          </w:p>
          <w:p w14:paraId="3265A0CC" w14:textId="77777777" w:rsidR="00D61401" w:rsidRPr="007C3599" w:rsidRDefault="00D61401" w:rsidP="008A1FC9">
            <w:pPr>
              <w:rPr>
                <w:strike/>
              </w:rPr>
            </w:pPr>
            <w:r w:rsidRPr="007C3599">
              <w:rPr>
                <w:rFonts w:hint="eastAsia"/>
                <w:strike/>
              </w:rPr>
              <w:t>周辺施設表示完了</w:t>
            </w:r>
          </w:p>
        </w:tc>
      </w:tr>
      <w:tr w:rsidR="007C3599" w:rsidRPr="007C3599" w14:paraId="4217904C" w14:textId="77777777" w:rsidTr="008A1FC9">
        <w:trPr>
          <w:cantSplit/>
          <w:trHeight w:val="754"/>
        </w:trPr>
        <w:tc>
          <w:tcPr>
            <w:tcW w:w="736" w:type="dxa"/>
            <w:vMerge/>
            <w:tcBorders>
              <w:top w:val="single" w:sz="4" w:space="0" w:color="auto"/>
              <w:left w:val="single" w:sz="4" w:space="0" w:color="auto"/>
              <w:bottom w:val="single" w:sz="4" w:space="0" w:color="auto"/>
              <w:right w:val="single" w:sz="4" w:space="0" w:color="auto"/>
            </w:tcBorders>
          </w:tcPr>
          <w:p w14:paraId="6536B5C6" w14:textId="77777777" w:rsidR="00D61401" w:rsidRPr="007C3599" w:rsidRDefault="00D61401" w:rsidP="008A1FC9"/>
        </w:tc>
        <w:tc>
          <w:tcPr>
            <w:tcW w:w="2126" w:type="dxa"/>
            <w:gridSpan w:val="2"/>
            <w:vMerge/>
            <w:tcBorders>
              <w:left w:val="single" w:sz="4" w:space="0" w:color="auto"/>
              <w:right w:val="single" w:sz="4" w:space="0" w:color="auto"/>
            </w:tcBorders>
          </w:tcPr>
          <w:p w14:paraId="7EE86171" w14:textId="77777777" w:rsidR="00D61401" w:rsidRPr="007C3599" w:rsidRDefault="00D61401" w:rsidP="008A1FC9"/>
        </w:tc>
        <w:tc>
          <w:tcPr>
            <w:tcW w:w="1399" w:type="dxa"/>
            <w:tcBorders>
              <w:top w:val="single" w:sz="4" w:space="0" w:color="auto"/>
              <w:left w:val="single" w:sz="4" w:space="0" w:color="auto"/>
              <w:bottom w:val="single" w:sz="4" w:space="0" w:color="auto"/>
              <w:right w:val="single" w:sz="4" w:space="0" w:color="auto"/>
            </w:tcBorders>
          </w:tcPr>
          <w:p w14:paraId="33EF1733" w14:textId="77777777" w:rsidR="00D61401" w:rsidRPr="007C3599" w:rsidRDefault="00D61401" w:rsidP="008A1FC9">
            <w:pPr>
              <w:rPr>
                <w:strike/>
              </w:rPr>
            </w:pPr>
            <w:r w:rsidRPr="007C3599">
              <w:rPr>
                <w:rFonts w:hint="eastAsia"/>
                <w:strike/>
              </w:rPr>
              <w:t>マップ</w:t>
            </w:r>
          </w:p>
          <w:p w14:paraId="7659CFC6" w14:textId="77777777" w:rsidR="00D61401" w:rsidRPr="007C3599" w:rsidRDefault="00D61401" w:rsidP="008A1FC9">
            <w:pPr>
              <w:rPr>
                <w:strike/>
              </w:rPr>
            </w:pPr>
            <w:r w:rsidRPr="007C3599">
              <w:rPr>
                <w:rFonts w:hint="eastAsia"/>
                <w:strike/>
              </w:rPr>
              <w:t>マッチング</w:t>
            </w:r>
          </w:p>
        </w:tc>
        <w:tc>
          <w:tcPr>
            <w:tcW w:w="1617" w:type="dxa"/>
            <w:tcBorders>
              <w:top w:val="single" w:sz="4" w:space="0" w:color="auto"/>
              <w:left w:val="single" w:sz="4" w:space="0" w:color="auto"/>
              <w:bottom w:val="single" w:sz="4" w:space="0" w:color="auto"/>
              <w:right w:val="single" w:sz="4" w:space="0" w:color="auto"/>
            </w:tcBorders>
          </w:tcPr>
          <w:p w14:paraId="6E84CD5F" w14:textId="77777777" w:rsidR="00D61401" w:rsidRPr="007C3599" w:rsidRDefault="00D61401" w:rsidP="008A1FC9">
            <w:pPr>
              <w:rPr>
                <w:strike/>
              </w:rPr>
            </w:pPr>
            <w:r w:rsidRPr="007C3599">
              <w:rPr>
                <w:rFonts w:hint="eastAsia"/>
                <w:strike/>
              </w:rPr>
              <w:t>差し替え後の</w:t>
            </w:r>
            <w:r w:rsidRPr="007C3599">
              <w:rPr>
                <w:strike/>
              </w:rPr>
              <w:t>DBで地図表示</w:t>
            </w:r>
          </w:p>
        </w:tc>
        <w:tc>
          <w:tcPr>
            <w:tcW w:w="2524" w:type="dxa"/>
            <w:tcBorders>
              <w:top w:val="single" w:sz="4" w:space="0" w:color="auto"/>
              <w:left w:val="single" w:sz="4" w:space="0" w:color="auto"/>
              <w:bottom w:val="single" w:sz="4" w:space="0" w:color="auto"/>
              <w:right w:val="single" w:sz="4" w:space="0" w:color="auto"/>
            </w:tcBorders>
          </w:tcPr>
          <w:p w14:paraId="77C7ABD2" w14:textId="77777777" w:rsidR="00D61401" w:rsidRPr="007C3599" w:rsidRDefault="00D61401" w:rsidP="008A1FC9">
            <w:pPr>
              <w:rPr>
                <w:strike/>
              </w:rPr>
            </w:pPr>
            <w:r w:rsidRPr="007C3599">
              <w:rPr>
                <w:strike/>
              </w:rPr>
              <w:t>DB差し替え前の道路にマッチング</w:t>
            </w:r>
          </w:p>
        </w:tc>
      </w:tr>
      <w:tr w:rsidR="007C3599" w:rsidRPr="007C3599" w14:paraId="084B67A2"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1D079AF0" w14:textId="77777777" w:rsidR="00D61401" w:rsidRPr="007C3599" w:rsidRDefault="00D61401" w:rsidP="008A1FC9"/>
        </w:tc>
        <w:tc>
          <w:tcPr>
            <w:tcW w:w="2126" w:type="dxa"/>
            <w:gridSpan w:val="2"/>
            <w:vMerge/>
            <w:tcBorders>
              <w:left w:val="single" w:sz="4" w:space="0" w:color="auto"/>
              <w:right w:val="single" w:sz="4" w:space="0" w:color="auto"/>
            </w:tcBorders>
          </w:tcPr>
          <w:p w14:paraId="47CFAF2C" w14:textId="77777777" w:rsidR="00D61401" w:rsidRPr="007C3599" w:rsidRDefault="00D61401" w:rsidP="008A1FC9"/>
        </w:tc>
        <w:tc>
          <w:tcPr>
            <w:tcW w:w="1399" w:type="dxa"/>
            <w:tcBorders>
              <w:top w:val="single" w:sz="4" w:space="0" w:color="auto"/>
              <w:left w:val="single" w:sz="4" w:space="0" w:color="auto"/>
              <w:bottom w:val="single" w:sz="4" w:space="0" w:color="auto"/>
              <w:right w:val="single" w:sz="4" w:space="0" w:color="auto"/>
            </w:tcBorders>
          </w:tcPr>
          <w:p w14:paraId="057FF77D" w14:textId="59672FE8" w:rsidR="00D61401" w:rsidRPr="007C3599" w:rsidRDefault="00495270" w:rsidP="008A1FC9">
            <w:pPr>
              <w:rPr>
                <w:rFonts w:cs="ＭＳ Ｐゴシック"/>
                <w:strike/>
              </w:rPr>
            </w:pPr>
            <w:ins w:id="3208" w:author="Moriyama, Shoya/森山 翔也" w:date="2025-02-10T16:30:00Z">
              <w:r w:rsidRPr="007C3599">
                <w:rPr>
                  <w:rFonts w:ascii="ＭＳ Ｐゴシック" w:eastAsia="ＭＳ Ｐゴシック" w:hAnsi="ＭＳ Ｐゴシック" w:cs="ＭＳ Ｐゴシック"/>
                  <w:noProof/>
                  <w:kern w:val="0"/>
                  <w:sz w:val="24"/>
                </w:rPr>
                <mc:AlternateContent>
                  <mc:Choice Requires="wps">
                    <w:drawing>
                      <wp:anchor distT="0" distB="0" distL="114300" distR="114300" simplePos="0" relativeHeight="251658301" behindDoc="0" locked="0" layoutInCell="1" allowOverlap="1" wp14:anchorId="66A5BEC1" wp14:editId="0A4F49F6">
                        <wp:simplePos x="0" y="0"/>
                        <wp:positionH relativeFrom="margin">
                          <wp:posOffset>-2543810</wp:posOffset>
                        </wp:positionH>
                        <wp:positionV relativeFrom="paragraph">
                          <wp:posOffset>-30480</wp:posOffset>
                        </wp:positionV>
                        <wp:extent cx="6369050" cy="7810500"/>
                        <wp:effectExtent l="0" t="0" r="12700" b="19050"/>
                        <wp:wrapNone/>
                        <wp:docPr id="1444" name="テキスト ボックス 1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7810500"/>
                                </a:xfrm>
                                <a:prstGeom prst="rect">
                                  <a:avLst/>
                                </a:prstGeom>
                                <a:solidFill>
                                  <a:srgbClr val="7F7F7F">
                                    <a:alpha val="50196"/>
                                  </a:srgbClr>
                                </a:solidFill>
                                <a:ln w="6350">
                                  <a:solidFill>
                                    <a:prstClr val="black"/>
                                  </a:solidFill>
                                </a:ln>
                              </wps:spPr>
                              <wps:txbx>
                                <w:txbxContent>
                                  <w:p w14:paraId="5FA514B9" w14:textId="77777777" w:rsidR="00D339EF" w:rsidRPr="007C3599" w:rsidRDefault="00D339EF" w:rsidP="00D339EF">
                                    <w:pPr>
                                      <w:rPr>
                                        <w:ins w:id="3209" w:author="Moriyama, Shoya/森山 翔也" w:date="2025-03-10T11:07:00Z"/>
                                        <w:rPrChange w:id="3210" w:author="Moriyama, Shoya/森山 翔也" w:date="2025-04-02T21:09:00Z">
                                          <w:rPr>
                                            <w:ins w:id="3211" w:author="Moriyama, Shoya/森山 翔也" w:date="2025-03-10T11:07:00Z"/>
                                            <w:color w:val="FF0000"/>
                                          </w:rPr>
                                        </w:rPrChange>
                                      </w:rPr>
                                    </w:pPr>
                                    <w:ins w:id="3212" w:author="Moriyama, Shoya/森山 翔也" w:date="2025-03-10T11:07:00Z">
                                      <w:r w:rsidRPr="007C3599">
                                        <w:rPr>
                                          <w:rFonts w:hint="eastAsia"/>
                                          <w:rPrChange w:id="3213" w:author="Moriyama, Shoya/森山 翔也" w:date="2025-04-02T21:09:00Z">
                                            <w:rPr>
                                              <w:rFonts w:hint="eastAsia"/>
                                              <w:color w:val="FF0000"/>
                                            </w:rPr>
                                          </w:rPrChange>
                                        </w:rPr>
                                        <w:t>各種サービス要求仕様書から</w:t>
                                      </w:r>
                                      <w:r w:rsidRPr="007C3599">
                                        <w:rPr>
                                          <w:rPrChange w:id="3214" w:author="Moriyama, Shoya/森山 翔也" w:date="2025-04-02T21:09:00Z">
                                            <w:rPr>
                                              <w:color w:val="FF0000"/>
                                            </w:rPr>
                                          </w:rPrChange>
                                        </w:rPr>
                                        <w:t>006_性能要求_Performance_Requirement</w:t>
                                      </w:r>
                                      <w:r w:rsidRPr="007C3599">
                                        <w:rPr>
                                          <w:rFonts w:hint="eastAsia"/>
                                          <w:rPrChange w:id="3215" w:author="Moriyama, Shoya/森山 翔也" w:date="2025-04-02T21:09:00Z">
                                            <w:rPr>
                                              <w:rFonts w:hint="eastAsia"/>
                                              <w:color w:val="FF0000"/>
                                            </w:rPr>
                                          </w:rPrChange>
                                        </w:rPr>
                                        <w:t>に</w:t>
                                      </w:r>
                                      <w:r w:rsidRPr="007C3599">
                                        <w:rPr>
                                          <w:rPrChange w:id="3216" w:author="Moriyama, Shoya/森山 翔也" w:date="2025-04-02T21:09:00Z">
                                            <w:rPr>
                                              <w:color w:val="FF0000"/>
                                            </w:rPr>
                                          </w:rPrChange>
                                        </w:rPr>
                                        <w:t>QOSを統合</w:t>
                                      </w:r>
                                    </w:ins>
                                  </w:p>
                                  <w:p w14:paraId="5B18F098" w14:textId="77777777" w:rsidR="00D339EF" w:rsidRPr="007C3599" w:rsidRDefault="00D339EF" w:rsidP="00D339EF">
                                    <w:pPr>
                                      <w:rPr>
                                        <w:ins w:id="3217" w:author="Moriyama, Shoya/森山 翔也" w:date="2025-03-10T11:07:00Z"/>
                                        <w:rPrChange w:id="3218" w:author="Moriyama, Shoya/森山 翔也" w:date="2025-04-02T21:09:00Z">
                                          <w:rPr>
                                            <w:ins w:id="3219" w:author="Moriyama, Shoya/森山 翔也" w:date="2025-03-10T11:07:00Z"/>
                                            <w:color w:val="FF0000"/>
                                          </w:rPr>
                                        </w:rPrChange>
                                      </w:rPr>
                                    </w:pPr>
                                    <w:ins w:id="3220" w:author="Moriyama, Shoya/森山 翔也" w:date="2025-03-10T11:07:00Z">
                                      <w:r w:rsidRPr="007C3599">
                                        <w:rPr>
                                          <w:rPrChange w:id="3221" w:author="Moriyama, Shoya/森山 翔也" w:date="2025-04-02T21:09:00Z">
                                            <w:rPr>
                                              <w:color w:val="FF0000"/>
                                            </w:rPr>
                                          </w:rPrChange>
                                        </w:rPr>
                                        <w:t>Integrate QOS from various service requirement specifications into "006_性能要求_Performance_Requirement"</w:t>
                                      </w:r>
                                    </w:ins>
                                  </w:p>
                                  <w:p w14:paraId="66D2ECEE" w14:textId="77777777" w:rsidR="00D339EF" w:rsidRPr="007C3599" w:rsidRDefault="00D339EF" w:rsidP="00D339EF">
                                    <w:pPr>
                                      <w:rPr>
                                        <w:ins w:id="3222" w:author="Moriyama, Shoya/森山 翔也" w:date="2025-03-10T11:07:00Z"/>
                                        <w:rPrChange w:id="3223" w:author="Moriyama, Shoya/森山 翔也" w:date="2025-04-02T21:09:00Z">
                                          <w:rPr>
                                            <w:ins w:id="3224" w:author="Moriyama, Shoya/森山 翔也" w:date="2025-03-10T11:07:00Z"/>
                                            <w:color w:val="000000"/>
                                          </w:rPr>
                                        </w:rPrChange>
                                      </w:rPr>
                                    </w:pPr>
                                    <w:ins w:id="3225" w:author="Moriyama, Shoya/森山 翔也" w:date="2025-03-10T11:07:00Z">
                                      <w:r w:rsidRPr="007C3599">
                                        <w:rPr>
                                          <w:rFonts w:hint="eastAsia"/>
                                          <w:rPrChange w:id="3226" w:author="Moriyama, Shoya/森山 翔也" w:date="2025-04-02T21:09:00Z">
                                            <w:rPr>
                                              <w:rFonts w:hint="eastAsia"/>
                                              <w:color w:val="FF0000"/>
                                            </w:rPr>
                                          </w:rPrChange>
                                        </w:rPr>
                                        <w:t>▲</w:t>
                                      </w:r>
                                      <w:r w:rsidRPr="007C3599">
                                        <w:rPr>
                                          <w:rPrChange w:id="3227" w:author="Moriyama, Shoya/森山 翔也" w:date="2025-04-02T21:09:00Z">
                                            <w:rPr>
                                              <w:color w:val="FF0000"/>
                                            </w:rPr>
                                          </w:rPrChange>
                                        </w:rPr>
                                        <w:t>7.20（24SU/CDC：CV）</w:t>
                                      </w:r>
                                    </w:ins>
                                  </w:p>
                                  <w:p w14:paraId="5ABECED8" w14:textId="73C46743" w:rsidR="00495270" w:rsidRPr="007C3599" w:rsidDel="00D339EF" w:rsidRDefault="00495270" w:rsidP="00495270">
                                    <w:pPr>
                                      <w:rPr>
                                        <w:ins w:id="3228" w:author="Shimizu, Yuya/清水 裕也" w:date="2025-02-08T19:29:00Z"/>
                                        <w:del w:id="3229" w:author="Moriyama, Shoya/森山 翔也" w:date="2025-03-10T11:07:00Z"/>
                                        <w:rPrChange w:id="3230" w:author="Moriyama, Shoya/森山 翔也" w:date="2025-04-02T21:09:00Z">
                                          <w:rPr>
                                            <w:ins w:id="3231" w:author="Shimizu, Yuya/清水 裕也" w:date="2025-02-08T19:29:00Z"/>
                                            <w:del w:id="3232" w:author="Moriyama, Shoya/森山 翔也" w:date="2025-03-10T11:07:00Z"/>
                                            <w:color w:val="FF0000"/>
                                          </w:rPr>
                                        </w:rPrChange>
                                      </w:rPr>
                                    </w:pPr>
                                    <w:ins w:id="3233" w:author="Shimizu, Yuya/清水 裕也" w:date="2025-02-08T19:29:00Z">
                                      <w:del w:id="3234" w:author="Moriyama, Shoya/森山 翔也" w:date="2025-03-10T11:07:00Z">
                                        <w:r w:rsidRPr="007C3599" w:rsidDel="00D339EF">
                                          <w:rPr>
                                            <w:rFonts w:hint="eastAsia"/>
                                            <w:rPrChange w:id="3235" w:author="Moriyama, Shoya/森山 翔也" w:date="2025-04-02T21:09:00Z">
                                              <w:rPr>
                                                <w:rFonts w:hint="eastAsia"/>
                                                <w:color w:val="FF0000"/>
                                              </w:rPr>
                                            </w:rPrChange>
                                          </w:rPr>
                                          <w:delText>各種サービス要求仕様書から</w:delText>
                                        </w:r>
                                        <w:r w:rsidRPr="007C3599" w:rsidDel="00D339EF">
                                          <w:rPr>
                                            <w:rPrChange w:id="3236" w:author="Moriyama, Shoya/森山 翔也" w:date="2025-04-02T21:09:00Z">
                                              <w:rPr>
                                                <w:color w:val="FF0000"/>
                                              </w:rPr>
                                            </w:rPrChange>
                                          </w:rPr>
                                          <w:delText>006_性能要求_Performance_Requirementに</w:delText>
                                        </w:r>
                                      </w:del>
                                    </w:ins>
                                  </w:p>
                                  <w:p w14:paraId="65121653" w14:textId="16456254" w:rsidR="00495270" w:rsidRPr="007C3599" w:rsidDel="00D339EF" w:rsidRDefault="00495270" w:rsidP="00495270">
                                    <w:pPr>
                                      <w:rPr>
                                        <w:ins w:id="3237" w:author="Shimizu, Yuya/清水 裕也" w:date="2025-02-08T19:29:00Z"/>
                                        <w:del w:id="3238" w:author="Moriyama, Shoya/森山 翔也" w:date="2025-03-10T11:07:00Z"/>
                                        <w:rPrChange w:id="3239" w:author="Moriyama, Shoya/森山 翔也" w:date="2025-04-02T21:09:00Z">
                                          <w:rPr>
                                            <w:ins w:id="3240" w:author="Shimizu, Yuya/清水 裕也" w:date="2025-02-08T19:29:00Z"/>
                                            <w:del w:id="3241" w:author="Moriyama, Shoya/森山 翔也" w:date="2025-03-10T11:07:00Z"/>
                                            <w:color w:val="FF0000"/>
                                          </w:rPr>
                                        </w:rPrChange>
                                      </w:rPr>
                                    </w:pPr>
                                    <w:ins w:id="3242" w:author="Shimizu, Yuya/清水 裕也" w:date="2025-02-08T19:29:00Z">
                                      <w:del w:id="3243" w:author="Moriyama, Shoya/森山 翔也" w:date="2025-03-10T11:07:00Z">
                                        <w:r w:rsidRPr="007C3599" w:rsidDel="00D339EF">
                                          <w:rPr>
                                            <w:rPrChange w:id="3244" w:author="Moriyama, Shoya/森山 翔也" w:date="2025-04-02T21:09:00Z">
                                              <w:rPr>
                                                <w:color w:val="FF0000"/>
                                              </w:rPr>
                                            </w:rPrChange>
                                          </w:rPr>
                                          <w:delText>QOSを統合</w:delText>
                                        </w:r>
                                      </w:del>
                                    </w:ins>
                                  </w:p>
                                  <w:p w14:paraId="01EF508A" w14:textId="5261F70B" w:rsidR="00495270" w:rsidRPr="007C3599" w:rsidDel="00D339EF" w:rsidRDefault="00495270" w:rsidP="00495270">
                                    <w:pPr>
                                      <w:rPr>
                                        <w:ins w:id="3245" w:author="Shimizu, Yuya/清水 裕也" w:date="2025-02-08T19:29:00Z"/>
                                        <w:del w:id="3246" w:author="Moriyama, Shoya/森山 翔也" w:date="2025-03-10T11:07:00Z"/>
                                        <w:rPrChange w:id="3247" w:author="Moriyama, Shoya/森山 翔也" w:date="2025-04-02T21:09:00Z">
                                          <w:rPr>
                                            <w:ins w:id="3248" w:author="Shimizu, Yuya/清水 裕也" w:date="2025-02-08T19:29:00Z"/>
                                            <w:del w:id="3249" w:author="Moriyama, Shoya/森山 翔也" w:date="2025-03-10T11:07:00Z"/>
                                            <w:color w:val="FF0000"/>
                                          </w:rPr>
                                        </w:rPrChange>
                                      </w:rPr>
                                    </w:pPr>
                                    <w:ins w:id="3250" w:author="Shimizu, Yuya/清水 裕也" w:date="2025-02-08T19:29:00Z">
                                      <w:del w:id="3251" w:author="Moriyama, Shoya/森山 翔也" w:date="2025-03-10T11:07:00Z">
                                        <w:r w:rsidRPr="007C3599" w:rsidDel="00D339EF">
                                          <w:rPr>
                                            <w:rPrChange w:id="3252" w:author="Moriyama, Shoya/森山 翔也" w:date="2025-04-02T21:09:00Z">
                                              <w:rPr>
                                                <w:color w:val="FF0000"/>
                                              </w:rPr>
                                            </w:rPrChange>
                                          </w:rPr>
                                          <w:delText>Integrate QOS from various service requirement specifications into "006_性能要求_Performance_Requirement"</w:delText>
                                        </w:r>
                                      </w:del>
                                    </w:ins>
                                  </w:p>
                                  <w:p w14:paraId="54F15E34" w14:textId="31CFB9D6" w:rsidR="00495270" w:rsidRPr="007C3599" w:rsidDel="00D339EF" w:rsidRDefault="00495270" w:rsidP="00495270">
                                    <w:pPr>
                                      <w:pStyle w:val="Web"/>
                                      <w:ind w:left="800"/>
                                      <w:rPr>
                                        <w:ins w:id="3253" w:author="Sasaki, Kenji/佐々木 研二" w:date="2025-02-07T15:38:00Z"/>
                                        <w:del w:id="3254" w:author="Moriyama, Shoya/森山 翔也" w:date="2025-03-10T11:07:00Z"/>
                                        <w:rFonts w:ascii="Meiryo UI" w:hAnsi="Meiryo UI"/>
                                        <w:rPrChange w:id="3255" w:author="Moriyama, Shoya/森山 翔也" w:date="2025-04-02T21:09:00Z">
                                          <w:rPr>
                                            <w:ins w:id="3256" w:author="Sasaki, Kenji/佐々木 研二" w:date="2025-02-07T15:38:00Z"/>
                                            <w:del w:id="3257" w:author="Moriyama, Shoya/森山 翔也" w:date="2025-03-10T11:07:00Z"/>
                                            <w:rFonts w:ascii="Meiryo UI" w:hAnsi="Meiryo UI"/>
                                            <w:color w:val="FF0000"/>
                                          </w:rPr>
                                        </w:rPrChange>
                                      </w:rPr>
                                    </w:pPr>
                                    <w:ins w:id="3258" w:author="Shimizu, Yuya/清水 裕也" w:date="2025-02-08T19:29:00Z">
                                      <w:del w:id="3259" w:author="Moriyama, Shoya/森山 翔也" w:date="2025-03-10T11:07:00Z">
                                        <w:r w:rsidRPr="007C3599" w:rsidDel="00D339EF">
                                          <w:rPr>
                                            <w:rFonts w:hint="eastAsia"/>
                                            <w:rPrChange w:id="3260" w:author="Moriyama, Shoya/森山 翔也" w:date="2025-04-02T21:09:00Z">
                                              <w:rPr>
                                                <w:rFonts w:hint="eastAsia"/>
                                                <w:color w:val="FF0000"/>
                                              </w:rPr>
                                            </w:rPrChange>
                                          </w:rPr>
                                          <w:delText>▲</w:delText>
                                        </w:r>
                                        <w:r w:rsidRPr="007C3599" w:rsidDel="00D339EF">
                                          <w:rPr>
                                            <w:rPrChange w:id="3261" w:author="Moriyama, Shoya/森山 翔也" w:date="2025-04-02T21:09:00Z">
                                              <w:rPr>
                                                <w:color w:val="FF0000"/>
                                              </w:rPr>
                                            </w:rPrChange>
                                          </w:rPr>
                                          <w:delText>7.11</w:delText>
                                        </w:r>
                                        <w:r w:rsidRPr="007C3599" w:rsidDel="00D339EF">
                                          <w:rPr>
                                            <w:rFonts w:hint="eastAsia"/>
                                            <w:rPrChange w:id="3262" w:author="Moriyama, Shoya/森山 翔也" w:date="2025-04-02T21:09:00Z">
                                              <w:rPr>
                                                <w:rFonts w:hint="eastAsia"/>
                                                <w:color w:val="FF0000"/>
                                              </w:rPr>
                                            </w:rPrChange>
                                          </w:rPr>
                                          <w:delText>（</w:delText>
                                        </w:r>
                                        <w:r w:rsidRPr="007C3599" w:rsidDel="00D339EF">
                                          <w:rPr>
                                            <w:rPrChange w:id="3263" w:author="Moriyama, Shoya/森山 翔也" w:date="2025-04-02T21:09:00Z">
                                              <w:rPr>
                                                <w:color w:val="FF0000"/>
                                              </w:rPr>
                                            </w:rPrChange>
                                          </w:rPr>
                                          <w:delText>24MM</w:delText>
                                        </w:r>
                                        <w:r w:rsidRPr="007C3599" w:rsidDel="00D339EF">
                                          <w:rPr>
                                            <w:rFonts w:hint="eastAsia"/>
                                            <w:rPrChange w:id="3264" w:author="Moriyama, Shoya/森山 翔也" w:date="2025-04-02T21:09:00Z">
                                              <w:rPr>
                                                <w:rFonts w:hint="eastAsia"/>
                                                <w:color w:val="FF0000"/>
                                              </w:rPr>
                                            </w:rPrChange>
                                          </w:rPr>
                                          <w:delText>：</w:delText>
                                        </w:r>
                                        <w:r w:rsidRPr="007C3599" w:rsidDel="00D339EF">
                                          <w:rPr>
                                            <w:rPrChange w:id="3265" w:author="Moriyama, Shoya/森山 翔也" w:date="2025-04-02T21:09:00Z">
                                              <w:rPr>
                                                <w:color w:val="FF0000"/>
                                              </w:rPr>
                                            </w:rPrChange>
                                          </w:rPr>
                                          <w:delText>1A</w:delText>
                                        </w:r>
                                        <w:r w:rsidRPr="007C3599" w:rsidDel="00D339EF">
                                          <w:rPr>
                                            <w:rFonts w:hint="eastAsia"/>
                                            <w:rPrChange w:id="3266" w:author="Moriyama, Shoya/森山 翔也" w:date="2025-04-02T21:09:00Z">
                                              <w:rPr>
                                                <w:rFonts w:hint="eastAsia"/>
                                                <w:color w:val="FF0000"/>
                                              </w:rPr>
                                            </w:rPrChange>
                                          </w:rPr>
                                          <w:delText>、</w:delText>
                                        </w:r>
                                        <w:r w:rsidRPr="007C3599" w:rsidDel="00D339EF">
                                          <w:rPr>
                                            <w:rPrChange w:id="3267" w:author="Moriyama, Shoya/森山 翔也" w:date="2025-04-02T21:09:00Z">
                                              <w:rPr>
                                                <w:color w:val="FF0000"/>
                                              </w:rPr>
                                            </w:rPrChange>
                                          </w:rPr>
                                          <w:delText>24SU/CDC</w:delText>
                                        </w:r>
                                        <w:r w:rsidRPr="007C3599" w:rsidDel="00D339EF">
                                          <w:rPr>
                                            <w:rFonts w:hint="eastAsia"/>
                                            <w:rPrChange w:id="3268" w:author="Moriyama, Shoya/森山 翔也" w:date="2025-04-02T21:09:00Z">
                                              <w:rPr>
                                                <w:rFonts w:hint="eastAsia"/>
                                                <w:color w:val="FF0000"/>
                                              </w:rPr>
                                            </w:rPrChange>
                                          </w:rPr>
                                          <w:delText>：</w:delText>
                                        </w:r>
                                        <w:r w:rsidRPr="007C3599" w:rsidDel="00D339EF">
                                          <w:rPr>
                                            <w:rPrChange w:id="3269" w:author="Moriyama, Shoya/森山 翔也" w:date="2025-04-02T21:09:00Z">
                                              <w:rPr>
                                                <w:color w:val="FF0000"/>
                                              </w:rPr>
                                            </w:rPrChange>
                                          </w:rPr>
                                          <w:delText>CV</w:delText>
                                        </w:r>
                                        <w:r w:rsidRPr="007C3599" w:rsidDel="00D339EF">
                                          <w:rPr>
                                            <w:rFonts w:hint="eastAsia"/>
                                            <w:rPrChange w:id="3270" w:author="Moriyama, Shoya/森山 翔也" w:date="2025-04-02T21:09:00Z">
                                              <w:rPr>
                                                <w:rFonts w:hint="eastAsia"/>
                                                <w:color w:val="FF0000"/>
                                              </w:rPr>
                                            </w:rPrChange>
                                          </w:rPr>
                                          <w:delText>）</w:delText>
                                        </w:r>
                                      </w:del>
                                    </w:ins>
                                    <w:ins w:id="3271" w:author="Sasaki, Kenji/佐々木 研二" w:date="2025-02-07T15:38:00Z">
                                      <w:del w:id="3272" w:author="Moriyama, Shoya/森山 翔也" w:date="2025-03-10T11:07:00Z">
                                        <w:r w:rsidRPr="007C3599" w:rsidDel="00D339EF">
                                          <w:rPr>
                                            <w:rFonts w:ascii="Meiryo UI" w:hAnsi="Meiryo UI" w:hint="eastAsia"/>
                                            <w:rPrChange w:id="3273" w:author="Moriyama, Shoya/森山 翔也" w:date="2025-04-02T21:09:00Z">
                                              <w:rPr>
                                                <w:rFonts w:hint="eastAsia"/>
                                              </w:rPr>
                                            </w:rPrChange>
                                          </w:rPr>
                                          <w:delText>各種サービス要求仕様書から</w:delText>
                                        </w:r>
                                        <w:r w:rsidRPr="007C3599" w:rsidDel="00D339EF">
                                          <w:rPr>
                                            <w:rFonts w:ascii="Meiryo UI" w:hAnsi="Meiryo UI"/>
                                            <w:rPrChange w:id="3274" w:author="Moriyama, Shoya/森山 翔也" w:date="2025-04-02T21:09:00Z">
                                              <w:rPr/>
                                            </w:rPrChange>
                                          </w:rPr>
                                          <w:delText>006_</w:delText>
                                        </w:r>
                                        <w:r w:rsidRPr="007C3599" w:rsidDel="00D339EF">
                                          <w:rPr>
                                            <w:rFonts w:ascii="Meiryo UI" w:hAnsi="Meiryo UI" w:hint="eastAsia"/>
                                            <w:rPrChange w:id="3275" w:author="Moriyama, Shoya/森山 翔也" w:date="2025-04-02T21:09:00Z">
                                              <w:rPr>
                                                <w:rFonts w:hint="eastAsia"/>
                                              </w:rPr>
                                            </w:rPrChange>
                                          </w:rPr>
                                          <w:delText>性能要求</w:delText>
                                        </w:r>
                                        <w:r w:rsidRPr="007C3599" w:rsidDel="00D339EF">
                                          <w:rPr>
                                            <w:rFonts w:ascii="Meiryo UI" w:hAnsi="Meiryo UI"/>
                                            <w:rPrChange w:id="3276" w:author="Moriyama, Shoya/森山 翔也" w:date="2025-04-02T21:09:00Z">
                                              <w:rPr/>
                                            </w:rPrChange>
                                          </w:rPr>
                                          <w:delText>_Performance_Requirement</w:delText>
                                        </w:r>
                                        <w:r w:rsidRPr="007C3599" w:rsidDel="00D339EF">
                                          <w:rPr>
                                            <w:rFonts w:ascii="Meiryo UI" w:hAnsi="Meiryo UI" w:hint="eastAsia"/>
                                            <w:rPrChange w:id="3277" w:author="Moriyama, Shoya/森山 翔也" w:date="2025-04-02T21:09:00Z">
                                              <w:rPr>
                                                <w:rFonts w:hint="eastAsia"/>
                                              </w:rPr>
                                            </w:rPrChange>
                                          </w:rPr>
                                          <w:delText>に</w:delText>
                                        </w:r>
                                        <w:r w:rsidRPr="007C3599" w:rsidDel="00D339EF">
                                          <w:rPr>
                                            <w:rFonts w:ascii="Meiryo UI" w:hAnsi="Meiryo UI"/>
                                            <w:rPrChange w:id="3278" w:author="Moriyama, Shoya/森山 翔也" w:date="2025-04-02T21:09:00Z">
                                              <w:rPr/>
                                            </w:rPrChange>
                                          </w:rPr>
                                          <w:delText>QOS</w:delText>
                                        </w:r>
                                        <w:r w:rsidRPr="007C3599" w:rsidDel="00D339EF">
                                          <w:rPr>
                                            <w:rFonts w:ascii="Meiryo UI" w:hAnsi="Meiryo UI" w:hint="eastAsia"/>
                                            <w:rPrChange w:id="3279" w:author="Moriyama, Shoya/森山 翔也" w:date="2025-04-02T21:09:00Z">
                                              <w:rPr>
                                                <w:rFonts w:hint="eastAsia"/>
                                              </w:rPr>
                                            </w:rPrChange>
                                          </w:rPr>
                                          <w:delText>を統合</w:delText>
                                        </w:r>
                                      </w:del>
                                    </w:ins>
                                  </w:p>
                                  <w:p w14:paraId="4AB7C0D7" w14:textId="2B8651D4" w:rsidR="00495270" w:rsidRPr="007C3599" w:rsidDel="00D339EF" w:rsidRDefault="00495270" w:rsidP="00495270">
                                    <w:pPr>
                                      <w:pStyle w:val="Web"/>
                                      <w:ind w:left="800"/>
                                      <w:rPr>
                                        <w:ins w:id="3280" w:author="Sasaki, Kenji/佐々木 研二" w:date="2025-02-07T15:38:00Z"/>
                                        <w:del w:id="3281" w:author="Moriyama, Shoya/森山 翔也" w:date="2025-03-10T11:07:00Z"/>
                                        <w:rFonts w:ascii="Meiryo UI" w:hAnsi="Meiryo UI"/>
                                        <w:rPrChange w:id="3282" w:author="Moriyama, Shoya/森山 翔也" w:date="2025-04-02T21:09:00Z">
                                          <w:rPr>
                                            <w:ins w:id="3283" w:author="Sasaki, Kenji/佐々木 研二" w:date="2025-02-07T15:38:00Z"/>
                                            <w:del w:id="3284" w:author="Moriyama, Shoya/森山 翔也" w:date="2025-03-10T11:07:00Z"/>
                                            <w:rFonts w:ascii="Meiryo UI" w:hAnsi="Meiryo UI"/>
                                            <w:color w:val="FF0000"/>
                                          </w:rPr>
                                        </w:rPrChange>
                                      </w:rPr>
                                    </w:pPr>
                                    <w:ins w:id="3285" w:author="Sasaki, Kenji/佐々木 研二" w:date="2025-02-07T15:38:00Z">
                                      <w:del w:id="3286" w:author="Moriyama, Shoya/森山 翔也" w:date="2025-03-10T11:07:00Z">
                                        <w:r w:rsidRPr="007C3599" w:rsidDel="00D339EF">
                                          <w:rPr>
                                            <w:rFonts w:ascii="Meiryo UI" w:hAnsi="Meiryo UI"/>
                                            <w:rPrChange w:id="3287"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3288" w:author="Moriyama, Shoya/森山 翔也" w:date="2025-04-02T21:09:00Z">
                                              <w:rPr>
                                                <w:rFonts w:hint="eastAsia"/>
                                              </w:rPr>
                                            </w:rPrChange>
                                          </w:rPr>
                                          <w:delText>性能要求</w:delText>
                                        </w:r>
                                        <w:r w:rsidRPr="007C3599" w:rsidDel="00D339EF">
                                          <w:rPr>
                                            <w:rFonts w:ascii="Meiryo UI" w:hAnsi="Meiryo UI"/>
                                            <w:rPrChange w:id="3289" w:author="Moriyama, Shoya/森山 翔也" w:date="2025-04-02T21:09:00Z">
                                              <w:rPr/>
                                            </w:rPrChange>
                                          </w:rPr>
                                          <w:delText>_Performance_Requirement"</w:delText>
                                        </w:r>
                                      </w:del>
                                    </w:ins>
                                  </w:p>
                                  <w:p w14:paraId="066DE1AF" w14:textId="66E0F85E" w:rsidR="00495270" w:rsidRPr="007C3599" w:rsidDel="00D339EF" w:rsidRDefault="00495270" w:rsidP="00495270">
                                    <w:pPr>
                                      <w:pStyle w:val="Web"/>
                                      <w:ind w:left="800"/>
                                      <w:rPr>
                                        <w:ins w:id="3290" w:author="Sasaki, Kenji/佐々木 研二" w:date="2025-02-07T15:38:00Z"/>
                                        <w:del w:id="3291" w:author="Moriyama, Shoya/森山 翔也" w:date="2025-03-10T11:07:00Z"/>
                                        <w:rFonts w:ascii="Meiryo UI" w:hAnsi="Meiryo UI"/>
                                        <w:rPrChange w:id="3292" w:author="Moriyama, Shoya/森山 翔也" w:date="2025-04-02T21:09:00Z">
                                          <w:rPr>
                                            <w:ins w:id="3293" w:author="Sasaki, Kenji/佐々木 研二" w:date="2025-02-07T15:38:00Z"/>
                                            <w:del w:id="3294" w:author="Moriyama, Shoya/森山 翔也" w:date="2025-03-10T11:07:00Z"/>
                                            <w:rFonts w:ascii="Meiryo UI" w:hAnsi="Meiryo UI"/>
                                            <w:color w:val="FF0000"/>
                                          </w:rPr>
                                        </w:rPrChange>
                                      </w:rPr>
                                    </w:pPr>
                                    <w:ins w:id="3295" w:author="Sasaki, Kenji/佐々木 研二" w:date="2025-02-07T15:38:00Z">
                                      <w:del w:id="3296" w:author="Moriyama, Shoya/森山 翔也" w:date="2025-03-10T11:07:00Z">
                                        <w:r w:rsidRPr="007C3599" w:rsidDel="00D339EF">
                                          <w:rPr>
                                            <w:rFonts w:ascii="Meiryo UI" w:hAnsi="Meiryo UI" w:hint="eastAsia"/>
                                            <w:rPrChange w:id="3297" w:author="Moriyama, Shoya/森山 翔也" w:date="2025-04-02T21:09:00Z">
                                              <w:rPr>
                                                <w:rFonts w:hint="eastAsia"/>
                                              </w:rPr>
                                            </w:rPrChange>
                                          </w:rPr>
                                          <w:delText>▲</w:delText>
                                        </w:r>
                                        <w:r w:rsidRPr="007C3599" w:rsidDel="00D339EF">
                                          <w:rPr>
                                            <w:rFonts w:ascii="Meiryo UI" w:hAnsi="Meiryo UI"/>
                                            <w:rPrChange w:id="3298" w:author="Moriyama, Shoya/森山 翔也" w:date="2025-04-02T21:09:00Z">
                                              <w:rPr/>
                                            </w:rPrChange>
                                          </w:rPr>
                                          <w:delText>7.11</w:delText>
                                        </w:r>
                                        <w:r w:rsidRPr="007C3599" w:rsidDel="00D339EF">
                                          <w:rPr>
                                            <w:rFonts w:ascii="Meiryo UI" w:hAnsi="Meiryo UI" w:hint="eastAsia"/>
                                            <w:rPrChange w:id="3299" w:author="Moriyama, Shoya/森山 翔也" w:date="2025-04-02T21:09:00Z">
                                              <w:rPr>
                                                <w:rFonts w:hint="eastAsia"/>
                                              </w:rPr>
                                            </w:rPrChange>
                                          </w:rPr>
                                          <w:delText>（</w:delText>
                                        </w:r>
                                        <w:r w:rsidRPr="007C3599" w:rsidDel="00D339EF">
                                          <w:rPr>
                                            <w:rFonts w:ascii="Meiryo UI" w:hAnsi="Meiryo UI"/>
                                            <w:rPrChange w:id="3300" w:author="Moriyama, Shoya/森山 翔也" w:date="2025-04-02T21:09:00Z">
                                              <w:rPr/>
                                            </w:rPrChange>
                                          </w:rPr>
                                          <w:delText>24MM</w:delText>
                                        </w:r>
                                        <w:r w:rsidRPr="007C3599" w:rsidDel="00D339EF">
                                          <w:rPr>
                                            <w:rFonts w:ascii="Meiryo UI" w:hAnsi="Meiryo UI" w:hint="eastAsia"/>
                                            <w:rPrChange w:id="3301" w:author="Moriyama, Shoya/森山 翔也" w:date="2025-04-02T21:09:00Z">
                                              <w:rPr>
                                                <w:rFonts w:hint="eastAsia"/>
                                              </w:rPr>
                                            </w:rPrChange>
                                          </w:rPr>
                                          <w:delText>：</w:delText>
                                        </w:r>
                                        <w:r w:rsidRPr="007C3599" w:rsidDel="00D339EF">
                                          <w:rPr>
                                            <w:rFonts w:ascii="Meiryo UI" w:hAnsi="Meiryo UI"/>
                                            <w:rPrChange w:id="3302" w:author="Moriyama, Shoya/森山 翔也" w:date="2025-04-02T21:09:00Z">
                                              <w:rPr/>
                                            </w:rPrChange>
                                          </w:rPr>
                                          <w:delText>1A</w:delText>
                                        </w:r>
                                        <w:r w:rsidRPr="007C3599" w:rsidDel="00D339EF">
                                          <w:rPr>
                                            <w:rFonts w:ascii="Meiryo UI" w:hAnsi="Meiryo UI" w:hint="eastAsia"/>
                                            <w:rPrChange w:id="3303" w:author="Moriyama, Shoya/森山 翔也" w:date="2025-04-02T21:09:00Z">
                                              <w:rPr>
                                                <w:rFonts w:hint="eastAsia"/>
                                              </w:rPr>
                                            </w:rPrChange>
                                          </w:rPr>
                                          <w:delText>、</w:delText>
                                        </w:r>
                                        <w:r w:rsidRPr="007C3599" w:rsidDel="00D339EF">
                                          <w:rPr>
                                            <w:rFonts w:ascii="Meiryo UI" w:hAnsi="Meiryo UI"/>
                                            <w:rPrChange w:id="3304" w:author="Moriyama, Shoya/森山 翔也" w:date="2025-04-02T21:09:00Z">
                                              <w:rPr/>
                                            </w:rPrChange>
                                          </w:rPr>
                                          <w:delText>24SU/CDC</w:delText>
                                        </w:r>
                                        <w:r w:rsidRPr="007C3599" w:rsidDel="00D339EF">
                                          <w:rPr>
                                            <w:rFonts w:ascii="Meiryo UI" w:hAnsi="Meiryo UI" w:hint="eastAsia"/>
                                            <w:rPrChange w:id="3305" w:author="Moriyama, Shoya/森山 翔也" w:date="2025-04-02T21:09:00Z">
                                              <w:rPr>
                                                <w:rFonts w:hint="eastAsia"/>
                                              </w:rPr>
                                            </w:rPrChange>
                                          </w:rPr>
                                          <w:delText>：</w:delText>
                                        </w:r>
                                        <w:r w:rsidRPr="007C3599" w:rsidDel="00D339EF">
                                          <w:rPr>
                                            <w:rFonts w:ascii="Meiryo UI" w:hAnsi="Meiryo UI"/>
                                            <w:rPrChange w:id="3306" w:author="Moriyama, Shoya/森山 翔也" w:date="2025-04-02T21:09:00Z">
                                              <w:rPr/>
                                            </w:rPrChange>
                                          </w:rPr>
                                          <w:delText>CV</w:delText>
                                        </w:r>
                                        <w:r w:rsidRPr="007C3599" w:rsidDel="00D339EF">
                                          <w:rPr>
                                            <w:rFonts w:ascii="Meiryo UI" w:hAnsi="Meiryo UI" w:hint="eastAsia"/>
                                            <w:rPrChange w:id="3307" w:author="Moriyama, Shoya/森山 翔也" w:date="2025-04-02T21:09:00Z">
                                              <w:rPr>
                                                <w:rFonts w:hint="eastAsia"/>
                                              </w:rPr>
                                            </w:rPrChange>
                                          </w:rPr>
                                          <w:delText>）</w:delText>
                                        </w:r>
                                      </w:del>
                                    </w:ins>
                                  </w:p>
                                  <w:p w14:paraId="4077A76E" w14:textId="77777777" w:rsidR="00495270" w:rsidRPr="007C3599" w:rsidRDefault="00495270" w:rsidP="00495270">
                                    <w:pPr>
                                      <w:rPr>
                                        <w:rPrChange w:id="3308"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5BEC1" id="テキスト ボックス 1444" o:spid="_x0000_s1320" type="#_x0000_t202" style="position:absolute;left:0;text-align:left;margin-left:-200.3pt;margin-top:-2.4pt;width:501.5pt;height:615pt;z-index:2516583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" fillcolor="#7f7f7f" strokeweight=".5pt">
                        <v:fill opacity="32896f"/>
                        <v:path arrowok="t"/>
                        <v:textbox>
                          <w:txbxContent>
                            <w:p w14:paraId="5FA514B9" w14:textId="77777777" w:rsidR="00D339EF" w:rsidRPr="007C3599" w:rsidRDefault="00D339EF" w:rsidP="00D339EF">
                              <w:pPr>
                                <w:rPr>
                                  <w:ins w:id="3309" w:author="Moriyama, Shoya/森山 翔也" w:date="2025-03-10T11:07:00Z"/>
                                  <w:rPrChange w:id="3310" w:author="Moriyama, Shoya/森山 翔也" w:date="2025-04-02T21:09:00Z">
                                    <w:rPr>
                                      <w:ins w:id="3311" w:author="Moriyama, Shoya/森山 翔也" w:date="2025-03-10T11:07:00Z"/>
                                      <w:color w:val="FF0000"/>
                                    </w:rPr>
                                  </w:rPrChange>
                                </w:rPr>
                              </w:pPr>
                              <w:ins w:id="3312" w:author="Moriyama, Shoya/森山 翔也" w:date="2025-03-10T11:07:00Z">
                                <w:r w:rsidRPr="007C3599">
                                  <w:rPr>
                                    <w:rFonts w:hint="eastAsia"/>
                                    <w:rPrChange w:id="3313" w:author="Moriyama, Shoya/森山 翔也" w:date="2025-04-02T21:09:00Z">
                                      <w:rPr>
                                        <w:rFonts w:hint="eastAsia"/>
                                        <w:color w:val="FF0000"/>
                                      </w:rPr>
                                    </w:rPrChange>
                                  </w:rPr>
                                  <w:t>各種サービス要求仕様書から</w:t>
                                </w:r>
                                <w:r w:rsidRPr="007C3599">
                                  <w:rPr>
                                    <w:rPrChange w:id="3314" w:author="Moriyama, Shoya/森山 翔也" w:date="2025-04-02T21:09:00Z">
                                      <w:rPr>
                                        <w:color w:val="FF0000"/>
                                      </w:rPr>
                                    </w:rPrChange>
                                  </w:rPr>
                                  <w:t>006_性能要求_Performance_Requirement</w:t>
                                </w:r>
                                <w:r w:rsidRPr="007C3599">
                                  <w:rPr>
                                    <w:rFonts w:hint="eastAsia"/>
                                    <w:rPrChange w:id="3315" w:author="Moriyama, Shoya/森山 翔也" w:date="2025-04-02T21:09:00Z">
                                      <w:rPr>
                                        <w:rFonts w:hint="eastAsia"/>
                                        <w:color w:val="FF0000"/>
                                      </w:rPr>
                                    </w:rPrChange>
                                  </w:rPr>
                                  <w:t>に</w:t>
                                </w:r>
                                <w:r w:rsidRPr="007C3599">
                                  <w:rPr>
                                    <w:rPrChange w:id="3316" w:author="Moriyama, Shoya/森山 翔也" w:date="2025-04-02T21:09:00Z">
                                      <w:rPr>
                                        <w:color w:val="FF0000"/>
                                      </w:rPr>
                                    </w:rPrChange>
                                  </w:rPr>
                                  <w:t>QOSを統合</w:t>
                                </w:r>
                              </w:ins>
                            </w:p>
                            <w:p w14:paraId="5B18F098" w14:textId="77777777" w:rsidR="00D339EF" w:rsidRPr="007C3599" w:rsidRDefault="00D339EF" w:rsidP="00D339EF">
                              <w:pPr>
                                <w:rPr>
                                  <w:ins w:id="3317" w:author="Moriyama, Shoya/森山 翔也" w:date="2025-03-10T11:07:00Z"/>
                                  <w:rPrChange w:id="3318" w:author="Moriyama, Shoya/森山 翔也" w:date="2025-04-02T21:09:00Z">
                                    <w:rPr>
                                      <w:ins w:id="3319" w:author="Moriyama, Shoya/森山 翔也" w:date="2025-03-10T11:07:00Z"/>
                                      <w:color w:val="FF0000"/>
                                    </w:rPr>
                                  </w:rPrChange>
                                </w:rPr>
                              </w:pPr>
                              <w:ins w:id="3320" w:author="Moriyama, Shoya/森山 翔也" w:date="2025-03-10T11:07:00Z">
                                <w:r w:rsidRPr="007C3599">
                                  <w:rPr>
                                    <w:rPrChange w:id="3321" w:author="Moriyama, Shoya/森山 翔也" w:date="2025-04-02T21:09:00Z">
                                      <w:rPr>
                                        <w:color w:val="FF0000"/>
                                      </w:rPr>
                                    </w:rPrChange>
                                  </w:rPr>
                                  <w:t>Integrate QOS from various service requirement specifications into "006_性能要求_Performance_Requirement"</w:t>
                                </w:r>
                              </w:ins>
                            </w:p>
                            <w:p w14:paraId="66D2ECEE" w14:textId="77777777" w:rsidR="00D339EF" w:rsidRPr="007C3599" w:rsidRDefault="00D339EF" w:rsidP="00D339EF">
                              <w:pPr>
                                <w:rPr>
                                  <w:ins w:id="3322" w:author="Moriyama, Shoya/森山 翔也" w:date="2025-03-10T11:07:00Z"/>
                                  <w:rPrChange w:id="3323" w:author="Moriyama, Shoya/森山 翔也" w:date="2025-04-02T21:09:00Z">
                                    <w:rPr>
                                      <w:ins w:id="3324" w:author="Moriyama, Shoya/森山 翔也" w:date="2025-03-10T11:07:00Z"/>
                                      <w:color w:val="000000"/>
                                    </w:rPr>
                                  </w:rPrChange>
                                </w:rPr>
                              </w:pPr>
                              <w:ins w:id="3325" w:author="Moriyama, Shoya/森山 翔也" w:date="2025-03-10T11:07:00Z">
                                <w:r w:rsidRPr="007C3599">
                                  <w:rPr>
                                    <w:rFonts w:hint="eastAsia"/>
                                    <w:rPrChange w:id="3326" w:author="Moriyama, Shoya/森山 翔也" w:date="2025-04-02T21:09:00Z">
                                      <w:rPr>
                                        <w:rFonts w:hint="eastAsia"/>
                                        <w:color w:val="FF0000"/>
                                      </w:rPr>
                                    </w:rPrChange>
                                  </w:rPr>
                                  <w:t>▲</w:t>
                                </w:r>
                                <w:r w:rsidRPr="007C3599">
                                  <w:rPr>
                                    <w:rPrChange w:id="3327" w:author="Moriyama, Shoya/森山 翔也" w:date="2025-04-02T21:09:00Z">
                                      <w:rPr>
                                        <w:color w:val="FF0000"/>
                                      </w:rPr>
                                    </w:rPrChange>
                                  </w:rPr>
                                  <w:t>7.20（24SU/CDC：CV）</w:t>
                                </w:r>
                              </w:ins>
                            </w:p>
                            <w:p w14:paraId="5ABECED8" w14:textId="73C46743" w:rsidR="00495270" w:rsidRPr="007C3599" w:rsidDel="00D339EF" w:rsidRDefault="00495270" w:rsidP="00495270">
                              <w:pPr>
                                <w:rPr>
                                  <w:ins w:id="3328" w:author="Shimizu, Yuya/清水 裕也" w:date="2025-02-08T19:29:00Z"/>
                                  <w:del w:id="3329" w:author="Moriyama, Shoya/森山 翔也" w:date="2025-03-10T11:07:00Z"/>
                                  <w:rPrChange w:id="3330" w:author="Moriyama, Shoya/森山 翔也" w:date="2025-04-02T21:09:00Z">
                                    <w:rPr>
                                      <w:ins w:id="3331" w:author="Shimizu, Yuya/清水 裕也" w:date="2025-02-08T19:29:00Z"/>
                                      <w:del w:id="3332" w:author="Moriyama, Shoya/森山 翔也" w:date="2025-03-10T11:07:00Z"/>
                                      <w:color w:val="FF0000"/>
                                    </w:rPr>
                                  </w:rPrChange>
                                </w:rPr>
                              </w:pPr>
                              <w:ins w:id="3333" w:author="Shimizu, Yuya/清水 裕也" w:date="2025-02-08T19:29:00Z">
                                <w:del w:id="3334" w:author="Moriyama, Shoya/森山 翔也" w:date="2025-03-10T11:07:00Z">
                                  <w:r w:rsidRPr="007C3599" w:rsidDel="00D339EF">
                                    <w:rPr>
                                      <w:rFonts w:hint="eastAsia"/>
                                      <w:rPrChange w:id="3335" w:author="Moriyama, Shoya/森山 翔也" w:date="2025-04-02T21:09:00Z">
                                        <w:rPr>
                                          <w:rFonts w:hint="eastAsia"/>
                                          <w:color w:val="FF0000"/>
                                        </w:rPr>
                                      </w:rPrChange>
                                    </w:rPr>
                                    <w:delText>各種サービス要求仕様書から</w:delText>
                                  </w:r>
                                  <w:r w:rsidRPr="007C3599" w:rsidDel="00D339EF">
                                    <w:rPr>
                                      <w:rPrChange w:id="3336" w:author="Moriyama, Shoya/森山 翔也" w:date="2025-04-02T21:09:00Z">
                                        <w:rPr>
                                          <w:color w:val="FF0000"/>
                                        </w:rPr>
                                      </w:rPrChange>
                                    </w:rPr>
                                    <w:delText>006_性能要求_Performance_Requirementに</w:delText>
                                  </w:r>
                                </w:del>
                              </w:ins>
                            </w:p>
                            <w:p w14:paraId="65121653" w14:textId="16456254" w:rsidR="00495270" w:rsidRPr="007C3599" w:rsidDel="00D339EF" w:rsidRDefault="00495270" w:rsidP="00495270">
                              <w:pPr>
                                <w:rPr>
                                  <w:ins w:id="3337" w:author="Shimizu, Yuya/清水 裕也" w:date="2025-02-08T19:29:00Z"/>
                                  <w:del w:id="3338" w:author="Moriyama, Shoya/森山 翔也" w:date="2025-03-10T11:07:00Z"/>
                                  <w:rPrChange w:id="3339" w:author="Moriyama, Shoya/森山 翔也" w:date="2025-04-02T21:09:00Z">
                                    <w:rPr>
                                      <w:ins w:id="3340" w:author="Shimizu, Yuya/清水 裕也" w:date="2025-02-08T19:29:00Z"/>
                                      <w:del w:id="3341" w:author="Moriyama, Shoya/森山 翔也" w:date="2025-03-10T11:07:00Z"/>
                                      <w:color w:val="FF0000"/>
                                    </w:rPr>
                                  </w:rPrChange>
                                </w:rPr>
                              </w:pPr>
                              <w:ins w:id="3342" w:author="Shimizu, Yuya/清水 裕也" w:date="2025-02-08T19:29:00Z">
                                <w:del w:id="3343" w:author="Moriyama, Shoya/森山 翔也" w:date="2025-03-10T11:07:00Z">
                                  <w:r w:rsidRPr="007C3599" w:rsidDel="00D339EF">
                                    <w:rPr>
                                      <w:rPrChange w:id="3344" w:author="Moriyama, Shoya/森山 翔也" w:date="2025-04-02T21:09:00Z">
                                        <w:rPr>
                                          <w:color w:val="FF0000"/>
                                        </w:rPr>
                                      </w:rPrChange>
                                    </w:rPr>
                                    <w:delText>QOSを統合</w:delText>
                                  </w:r>
                                </w:del>
                              </w:ins>
                            </w:p>
                            <w:p w14:paraId="01EF508A" w14:textId="5261F70B" w:rsidR="00495270" w:rsidRPr="007C3599" w:rsidDel="00D339EF" w:rsidRDefault="00495270" w:rsidP="00495270">
                              <w:pPr>
                                <w:rPr>
                                  <w:ins w:id="3345" w:author="Shimizu, Yuya/清水 裕也" w:date="2025-02-08T19:29:00Z"/>
                                  <w:del w:id="3346" w:author="Moriyama, Shoya/森山 翔也" w:date="2025-03-10T11:07:00Z"/>
                                  <w:rPrChange w:id="3347" w:author="Moriyama, Shoya/森山 翔也" w:date="2025-04-02T21:09:00Z">
                                    <w:rPr>
                                      <w:ins w:id="3348" w:author="Shimizu, Yuya/清水 裕也" w:date="2025-02-08T19:29:00Z"/>
                                      <w:del w:id="3349" w:author="Moriyama, Shoya/森山 翔也" w:date="2025-03-10T11:07:00Z"/>
                                      <w:color w:val="FF0000"/>
                                    </w:rPr>
                                  </w:rPrChange>
                                </w:rPr>
                              </w:pPr>
                              <w:ins w:id="3350" w:author="Shimizu, Yuya/清水 裕也" w:date="2025-02-08T19:29:00Z">
                                <w:del w:id="3351" w:author="Moriyama, Shoya/森山 翔也" w:date="2025-03-10T11:07:00Z">
                                  <w:r w:rsidRPr="007C3599" w:rsidDel="00D339EF">
                                    <w:rPr>
                                      <w:rPrChange w:id="3352" w:author="Moriyama, Shoya/森山 翔也" w:date="2025-04-02T21:09:00Z">
                                        <w:rPr>
                                          <w:color w:val="FF0000"/>
                                        </w:rPr>
                                      </w:rPrChange>
                                    </w:rPr>
                                    <w:delText>Integrate QOS from various service requirement specifications into "006_性能要求_Performance_Requirement"</w:delText>
                                  </w:r>
                                </w:del>
                              </w:ins>
                            </w:p>
                            <w:p w14:paraId="54F15E34" w14:textId="31CFB9D6" w:rsidR="00495270" w:rsidRPr="007C3599" w:rsidDel="00D339EF" w:rsidRDefault="00495270" w:rsidP="00495270">
                              <w:pPr>
                                <w:pStyle w:val="Web"/>
                                <w:ind w:left="800"/>
                                <w:rPr>
                                  <w:ins w:id="3353" w:author="Sasaki, Kenji/佐々木 研二" w:date="2025-02-07T15:38:00Z"/>
                                  <w:del w:id="3354" w:author="Moriyama, Shoya/森山 翔也" w:date="2025-03-10T11:07:00Z"/>
                                  <w:rFonts w:ascii="Meiryo UI" w:hAnsi="Meiryo UI"/>
                                  <w:rPrChange w:id="3355" w:author="Moriyama, Shoya/森山 翔也" w:date="2025-04-02T21:09:00Z">
                                    <w:rPr>
                                      <w:ins w:id="3356" w:author="Sasaki, Kenji/佐々木 研二" w:date="2025-02-07T15:38:00Z"/>
                                      <w:del w:id="3357" w:author="Moriyama, Shoya/森山 翔也" w:date="2025-03-10T11:07:00Z"/>
                                      <w:rFonts w:ascii="Meiryo UI" w:hAnsi="Meiryo UI"/>
                                      <w:color w:val="FF0000"/>
                                    </w:rPr>
                                  </w:rPrChange>
                                </w:rPr>
                              </w:pPr>
                              <w:ins w:id="3358" w:author="Shimizu, Yuya/清水 裕也" w:date="2025-02-08T19:29:00Z">
                                <w:del w:id="3359" w:author="Moriyama, Shoya/森山 翔也" w:date="2025-03-10T11:07:00Z">
                                  <w:r w:rsidRPr="007C3599" w:rsidDel="00D339EF">
                                    <w:rPr>
                                      <w:rFonts w:hint="eastAsia"/>
                                      <w:rPrChange w:id="3360" w:author="Moriyama, Shoya/森山 翔也" w:date="2025-04-02T21:09:00Z">
                                        <w:rPr>
                                          <w:rFonts w:hint="eastAsia"/>
                                          <w:color w:val="FF0000"/>
                                        </w:rPr>
                                      </w:rPrChange>
                                    </w:rPr>
                                    <w:delText>▲</w:delText>
                                  </w:r>
                                  <w:r w:rsidRPr="007C3599" w:rsidDel="00D339EF">
                                    <w:rPr>
                                      <w:rPrChange w:id="3361" w:author="Moriyama, Shoya/森山 翔也" w:date="2025-04-02T21:09:00Z">
                                        <w:rPr>
                                          <w:color w:val="FF0000"/>
                                        </w:rPr>
                                      </w:rPrChange>
                                    </w:rPr>
                                    <w:delText>7.11</w:delText>
                                  </w:r>
                                  <w:r w:rsidRPr="007C3599" w:rsidDel="00D339EF">
                                    <w:rPr>
                                      <w:rFonts w:hint="eastAsia"/>
                                      <w:rPrChange w:id="3362" w:author="Moriyama, Shoya/森山 翔也" w:date="2025-04-02T21:09:00Z">
                                        <w:rPr>
                                          <w:rFonts w:hint="eastAsia"/>
                                          <w:color w:val="FF0000"/>
                                        </w:rPr>
                                      </w:rPrChange>
                                    </w:rPr>
                                    <w:delText>（</w:delText>
                                  </w:r>
                                  <w:r w:rsidRPr="007C3599" w:rsidDel="00D339EF">
                                    <w:rPr>
                                      <w:rPrChange w:id="3363" w:author="Moriyama, Shoya/森山 翔也" w:date="2025-04-02T21:09:00Z">
                                        <w:rPr>
                                          <w:color w:val="FF0000"/>
                                        </w:rPr>
                                      </w:rPrChange>
                                    </w:rPr>
                                    <w:delText>24MM</w:delText>
                                  </w:r>
                                  <w:r w:rsidRPr="007C3599" w:rsidDel="00D339EF">
                                    <w:rPr>
                                      <w:rFonts w:hint="eastAsia"/>
                                      <w:rPrChange w:id="3364" w:author="Moriyama, Shoya/森山 翔也" w:date="2025-04-02T21:09:00Z">
                                        <w:rPr>
                                          <w:rFonts w:hint="eastAsia"/>
                                          <w:color w:val="FF0000"/>
                                        </w:rPr>
                                      </w:rPrChange>
                                    </w:rPr>
                                    <w:delText>：</w:delText>
                                  </w:r>
                                  <w:r w:rsidRPr="007C3599" w:rsidDel="00D339EF">
                                    <w:rPr>
                                      <w:rPrChange w:id="3365" w:author="Moriyama, Shoya/森山 翔也" w:date="2025-04-02T21:09:00Z">
                                        <w:rPr>
                                          <w:color w:val="FF0000"/>
                                        </w:rPr>
                                      </w:rPrChange>
                                    </w:rPr>
                                    <w:delText>1A</w:delText>
                                  </w:r>
                                  <w:r w:rsidRPr="007C3599" w:rsidDel="00D339EF">
                                    <w:rPr>
                                      <w:rFonts w:hint="eastAsia"/>
                                      <w:rPrChange w:id="3366" w:author="Moriyama, Shoya/森山 翔也" w:date="2025-04-02T21:09:00Z">
                                        <w:rPr>
                                          <w:rFonts w:hint="eastAsia"/>
                                          <w:color w:val="FF0000"/>
                                        </w:rPr>
                                      </w:rPrChange>
                                    </w:rPr>
                                    <w:delText>、</w:delText>
                                  </w:r>
                                  <w:r w:rsidRPr="007C3599" w:rsidDel="00D339EF">
                                    <w:rPr>
                                      <w:rPrChange w:id="3367" w:author="Moriyama, Shoya/森山 翔也" w:date="2025-04-02T21:09:00Z">
                                        <w:rPr>
                                          <w:color w:val="FF0000"/>
                                        </w:rPr>
                                      </w:rPrChange>
                                    </w:rPr>
                                    <w:delText>24SU/CDC</w:delText>
                                  </w:r>
                                  <w:r w:rsidRPr="007C3599" w:rsidDel="00D339EF">
                                    <w:rPr>
                                      <w:rFonts w:hint="eastAsia"/>
                                      <w:rPrChange w:id="3368" w:author="Moriyama, Shoya/森山 翔也" w:date="2025-04-02T21:09:00Z">
                                        <w:rPr>
                                          <w:rFonts w:hint="eastAsia"/>
                                          <w:color w:val="FF0000"/>
                                        </w:rPr>
                                      </w:rPrChange>
                                    </w:rPr>
                                    <w:delText>：</w:delText>
                                  </w:r>
                                  <w:r w:rsidRPr="007C3599" w:rsidDel="00D339EF">
                                    <w:rPr>
                                      <w:rPrChange w:id="3369" w:author="Moriyama, Shoya/森山 翔也" w:date="2025-04-02T21:09:00Z">
                                        <w:rPr>
                                          <w:color w:val="FF0000"/>
                                        </w:rPr>
                                      </w:rPrChange>
                                    </w:rPr>
                                    <w:delText>CV</w:delText>
                                  </w:r>
                                  <w:r w:rsidRPr="007C3599" w:rsidDel="00D339EF">
                                    <w:rPr>
                                      <w:rFonts w:hint="eastAsia"/>
                                      <w:rPrChange w:id="3370" w:author="Moriyama, Shoya/森山 翔也" w:date="2025-04-02T21:09:00Z">
                                        <w:rPr>
                                          <w:rFonts w:hint="eastAsia"/>
                                          <w:color w:val="FF0000"/>
                                        </w:rPr>
                                      </w:rPrChange>
                                    </w:rPr>
                                    <w:delText>）</w:delText>
                                  </w:r>
                                </w:del>
                              </w:ins>
                              <w:ins w:id="3371" w:author="Sasaki, Kenji/佐々木 研二" w:date="2025-02-07T15:38:00Z">
                                <w:del w:id="3372" w:author="Moriyama, Shoya/森山 翔也" w:date="2025-03-10T11:07:00Z">
                                  <w:r w:rsidRPr="007C3599" w:rsidDel="00D339EF">
                                    <w:rPr>
                                      <w:rFonts w:ascii="Meiryo UI" w:hAnsi="Meiryo UI" w:hint="eastAsia"/>
                                      <w:rPrChange w:id="3373" w:author="Moriyama, Shoya/森山 翔也" w:date="2025-04-02T21:09:00Z">
                                        <w:rPr>
                                          <w:rFonts w:hint="eastAsia"/>
                                        </w:rPr>
                                      </w:rPrChange>
                                    </w:rPr>
                                    <w:delText>各種サービス要求仕様書から</w:delText>
                                  </w:r>
                                  <w:r w:rsidRPr="007C3599" w:rsidDel="00D339EF">
                                    <w:rPr>
                                      <w:rFonts w:ascii="Meiryo UI" w:hAnsi="Meiryo UI"/>
                                      <w:rPrChange w:id="3374" w:author="Moriyama, Shoya/森山 翔也" w:date="2025-04-02T21:09:00Z">
                                        <w:rPr/>
                                      </w:rPrChange>
                                    </w:rPr>
                                    <w:delText>006_</w:delText>
                                  </w:r>
                                  <w:r w:rsidRPr="007C3599" w:rsidDel="00D339EF">
                                    <w:rPr>
                                      <w:rFonts w:ascii="Meiryo UI" w:hAnsi="Meiryo UI" w:hint="eastAsia"/>
                                      <w:rPrChange w:id="3375" w:author="Moriyama, Shoya/森山 翔也" w:date="2025-04-02T21:09:00Z">
                                        <w:rPr>
                                          <w:rFonts w:hint="eastAsia"/>
                                        </w:rPr>
                                      </w:rPrChange>
                                    </w:rPr>
                                    <w:delText>性能要求</w:delText>
                                  </w:r>
                                  <w:r w:rsidRPr="007C3599" w:rsidDel="00D339EF">
                                    <w:rPr>
                                      <w:rFonts w:ascii="Meiryo UI" w:hAnsi="Meiryo UI"/>
                                      <w:rPrChange w:id="3376" w:author="Moriyama, Shoya/森山 翔也" w:date="2025-04-02T21:09:00Z">
                                        <w:rPr/>
                                      </w:rPrChange>
                                    </w:rPr>
                                    <w:delText>_Performance_Requirement</w:delText>
                                  </w:r>
                                  <w:r w:rsidRPr="007C3599" w:rsidDel="00D339EF">
                                    <w:rPr>
                                      <w:rFonts w:ascii="Meiryo UI" w:hAnsi="Meiryo UI" w:hint="eastAsia"/>
                                      <w:rPrChange w:id="3377" w:author="Moriyama, Shoya/森山 翔也" w:date="2025-04-02T21:09:00Z">
                                        <w:rPr>
                                          <w:rFonts w:hint="eastAsia"/>
                                        </w:rPr>
                                      </w:rPrChange>
                                    </w:rPr>
                                    <w:delText>に</w:delText>
                                  </w:r>
                                  <w:r w:rsidRPr="007C3599" w:rsidDel="00D339EF">
                                    <w:rPr>
                                      <w:rFonts w:ascii="Meiryo UI" w:hAnsi="Meiryo UI"/>
                                      <w:rPrChange w:id="3378" w:author="Moriyama, Shoya/森山 翔也" w:date="2025-04-02T21:09:00Z">
                                        <w:rPr/>
                                      </w:rPrChange>
                                    </w:rPr>
                                    <w:delText>QOS</w:delText>
                                  </w:r>
                                  <w:r w:rsidRPr="007C3599" w:rsidDel="00D339EF">
                                    <w:rPr>
                                      <w:rFonts w:ascii="Meiryo UI" w:hAnsi="Meiryo UI" w:hint="eastAsia"/>
                                      <w:rPrChange w:id="3379" w:author="Moriyama, Shoya/森山 翔也" w:date="2025-04-02T21:09:00Z">
                                        <w:rPr>
                                          <w:rFonts w:hint="eastAsia"/>
                                        </w:rPr>
                                      </w:rPrChange>
                                    </w:rPr>
                                    <w:delText>を統合</w:delText>
                                  </w:r>
                                </w:del>
                              </w:ins>
                            </w:p>
                            <w:p w14:paraId="4AB7C0D7" w14:textId="2B8651D4" w:rsidR="00495270" w:rsidRPr="007C3599" w:rsidDel="00D339EF" w:rsidRDefault="00495270" w:rsidP="00495270">
                              <w:pPr>
                                <w:pStyle w:val="Web"/>
                                <w:ind w:left="800"/>
                                <w:rPr>
                                  <w:ins w:id="3380" w:author="Sasaki, Kenji/佐々木 研二" w:date="2025-02-07T15:38:00Z"/>
                                  <w:del w:id="3381" w:author="Moriyama, Shoya/森山 翔也" w:date="2025-03-10T11:07:00Z"/>
                                  <w:rFonts w:ascii="Meiryo UI" w:hAnsi="Meiryo UI"/>
                                  <w:rPrChange w:id="3382" w:author="Moriyama, Shoya/森山 翔也" w:date="2025-04-02T21:09:00Z">
                                    <w:rPr>
                                      <w:ins w:id="3383" w:author="Sasaki, Kenji/佐々木 研二" w:date="2025-02-07T15:38:00Z"/>
                                      <w:del w:id="3384" w:author="Moriyama, Shoya/森山 翔也" w:date="2025-03-10T11:07:00Z"/>
                                      <w:rFonts w:ascii="Meiryo UI" w:hAnsi="Meiryo UI"/>
                                      <w:color w:val="FF0000"/>
                                    </w:rPr>
                                  </w:rPrChange>
                                </w:rPr>
                              </w:pPr>
                              <w:ins w:id="3385" w:author="Sasaki, Kenji/佐々木 研二" w:date="2025-02-07T15:38:00Z">
                                <w:del w:id="3386" w:author="Moriyama, Shoya/森山 翔也" w:date="2025-03-10T11:07:00Z">
                                  <w:r w:rsidRPr="007C3599" w:rsidDel="00D339EF">
                                    <w:rPr>
                                      <w:rFonts w:ascii="Meiryo UI" w:hAnsi="Meiryo UI"/>
                                      <w:rPrChange w:id="3387"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3388" w:author="Moriyama, Shoya/森山 翔也" w:date="2025-04-02T21:09:00Z">
                                        <w:rPr>
                                          <w:rFonts w:hint="eastAsia"/>
                                        </w:rPr>
                                      </w:rPrChange>
                                    </w:rPr>
                                    <w:delText>性能要求</w:delText>
                                  </w:r>
                                  <w:r w:rsidRPr="007C3599" w:rsidDel="00D339EF">
                                    <w:rPr>
                                      <w:rFonts w:ascii="Meiryo UI" w:hAnsi="Meiryo UI"/>
                                      <w:rPrChange w:id="3389" w:author="Moriyama, Shoya/森山 翔也" w:date="2025-04-02T21:09:00Z">
                                        <w:rPr/>
                                      </w:rPrChange>
                                    </w:rPr>
                                    <w:delText>_Performance_Requirement"</w:delText>
                                  </w:r>
                                </w:del>
                              </w:ins>
                            </w:p>
                            <w:p w14:paraId="066DE1AF" w14:textId="66E0F85E" w:rsidR="00495270" w:rsidRPr="007C3599" w:rsidDel="00D339EF" w:rsidRDefault="00495270" w:rsidP="00495270">
                              <w:pPr>
                                <w:pStyle w:val="Web"/>
                                <w:ind w:left="800"/>
                                <w:rPr>
                                  <w:ins w:id="3390" w:author="Sasaki, Kenji/佐々木 研二" w:date="2025-02-07T15:38:00Z"/>
                                  <w:del w:id="3391" w:author="Moriyama, Shoya/森山 翔也" w:date="2025-03-10T11:07:00Z"/>
                                  <w:rFonts w:ascii="Meiryo UI" w:hAnsi="Meiryo UI"/>
                                  <w:rPrChange w:id="3392" w:author="Moriyama, Shoya/森山 翔也" w:date="2025-04-02T21:09:00Z">
                                    <w:rPr>
                                      <w:ins w:id="3393" w:author="Sasaki, Kenji/佐々木 研二" w:date="2025-02-07T15:38:00Z"/>
                                      <w:del w:id="3394" w:author="Moriyama, Shoya/森山 翔也" w:date="2025-03-10T11:07:00Z"/>
                                      <w:rFonts w:ascii="Meiryo UI" w:hAnsi="Meiryo UI"/>
                                      <w:color w:val="FF0000"/>
                                    </w:rPr>
                                  </w:rPrChange>
                                </w:rPr>
                              </w:pPr>
                              <w:ins w:id="3395" w:author="Sasaki, Kenji/佐々木 研二" w:date="2025-02-07T15:38:00Z">
                                <w:del w:id="3396" w:author="Moriyama, Shoya/森山 翔也" w:date="2025-03-10T11:07:00Z">
                                  <w:r w:rsidRPr="007C3599" w:rsidDel="00D339EF">
                                    <w:rPr>
                                      <w:rFonts w:ascii="Meiryo UI" w:hAnsi="Meiryo UI" w:hint="eastAsia"/>
                                      <w:rPrChange w:id="3397" w:author="Moriyama, Shoya/森山 翔也" w:date="2025-04-02T21:09:00Z">
                                        <w:rPr>
                                          <w:rFonts w:hint="eastAsia"/>
                                        </w:rPr>
                                      </w:rPrChange>
                                    </w:rPr>
                                    <w:delText>▲</w:delText>
                                  </w:r>
                                  <w:r w:rsidRPr="007C3599" w:rsidDel="00D339EF">
                                    <w:rPr>
                                      <w:rFonts w:ascii="Meiryo UI" w:hAnsi="Meiryo UI"/>
                                      <w:rPrChange w:id="3398" w:author="Moriyama, Shoya/森山 翔也" w:date="2025-04-02T21:09:00Z">
                                        <w:rPr/>
                                      </w:rPrChange>
                                    </w:rPr>
                                    <w:delText>7.11</w:delText>
                                  </w:r>
                                  <w:r w:rsidRPr="007C3599" w:rsidDel="00D339EF">
                                    <w:rPr>
                                      <w:rFonts w:ascii="Meiryo UI" w:hAnsi="Meiryo UI" w:hint="eastAsia"/>
                                      <w:rPrChange w:id="3399" w:author="Moriyama, Shoya/森山 翔也" w:date="2025-04-02T21:09:00Z">
                                        <w:rPr>
                                          <w:rFonts w:hint="eastAsia"/>
                                        </w:rPr>
                                      </w:rPrChange>
                                    </w:rPr>
                                    <w:delText>（</w:delText>
                                  </w:r>
                                  <w:r w:rsidRPr="007C3599" w:rsidDel="00D339EF">
                                    <w:rPr>
                                      <w:rFonts w:ascii="Meiryo UI" w:hAnsi="Meiryo UI"/>
                                      <w:rPrChange w:id="3400" w:author="Moriyama, Shoya/森山 翔也" w:date="2025-04-02T21:09:00Z">
                                        <w:rPr/>
                                      </w:rPrChange>
                                    </w:rPr>
                                    <w:delText>24MM</w:delText>
                                  </w:r>
                                  <w:r w:rsidRPr="007C3599" w:rsidDel="00D339EF">
                                    <w:rPr>
                                      <w:rFonts w:ascii="Meiryo UI" w:hAnsi="Meiryo UI" w:hint="eastAsia"/>
                                      <w:rPrChange w:id="3401" w:author="Moriyama, Shoya/森山 翔也" w:date="2025-04-02T21:09:00Z">
                                        <w:rPr>
                                          <w:rFonts w:hint="eastAsia"/>
                                        </w:rPr>
                                      </w:rPrChange>
                                    </w:rPr>
                                    <w:delText>：</w:delText>
                                  </w:r>
                                  <w:r w:rsidRPr="007C3599" w:rsidDel="00D339EF">
                                    <w:rPr>
                                      <w:rFonts w:ascii="Meiryo UI" w:hAnsi="Meiryo UI"/>
                                      <w:rPrChange w:id="3402" w:author="Moriyama, Shoya/森山 翔也" w:date="2025-04-02T21:09:00Z">
                                        <w:rPr/>
                                      </w:rPrChange>
                                    </w:rPr>
                                    <w:delText>1A</w:delText>
                                  </w:r>
                                  <w:r w:rsidRPr="007C3599" w:rsidDel="00D339EF">
                                    <w:rPr>
                                      <w:rFonts w:ascii="Meiryo UI" w:hAnsi="Meiryo UI" w:hint="eastAsia"/>
                                      <w:rPrChange w:id="3403" w:author="Moriyama, Shoya/森山 翔也" w:date="2025-04-02T21:09:00Z">
                                        <w:rPr>
                                          <w:rFonts w:hint="eastAsia"/>
                                        </w:rPr>
                                      </w:rPrChange>
                                    </w:rPr>
                                    <w:delText>、</w:delText>
                                  </w:r>
                                  <w:r w:rsidRPr="007C3599" w:rsidDel="00D339EF">
                                    <w:rPr>
                                      <w:rFonts w:ascii="Meiryo UI" w:hAnsi="Meiryo UI"/>
                                      <w:rPrChange w:id="3404" w:author="Moriyama, Shoya/森山 翔也" w:date="2025-04-02T21:09:00Z">
                                        <w:rPr/>
                                      </w:rPrChange>
                                    </w:rPr>
                                    <w:delText>24SU/CDC</w:delText>
                                  </w:r>
                                  <w:r w:rsidRPr="007C3599" w:rsidDel="00D339EF">
                                    <w:rPr>
                                      <w:rFonts w:ascii="Meiryo UI" w:hAnsi="Meiryo UI" w:hint="eastAsia"/>
                                      <w:rPrChange w:id="3405" w:author="Moriyama, Shoya/森山 翔也" w:date="2025-04-02T21:09:00Z">
                                        <w:rPr>
                                          <w:rFonts w:hint="eastAsia"/>
                                        </w:rPr>
                                      </w:rPrChange>
                                    </w:rPr>
                                    <w:delText>：</w:delText>
                                  </w:r>
                                  <w:r w:rsidRPr="007C3599" w:rsidDel="00D339EF">
                                    <w:rPr>
                                      <w:rFonts w:ascii="Meiryo UI" w:hAnsi="Meiryo UI"/>
                                      <w:rPrChange w:id="3406" w:author="Moriyama, Shoya/森山 翔也" w:date="2025-04-02T21:09:00Z">
                                        <w:rPr/>
                                      </w:rPrChange>
                                    </w:rPr>
                                    <w:delText>CV</w:delText>
                                  </w:r>
                                  <w:r w:rsidRPr="007C3599" w:rsidDel="00D339EF">
                                    <w:rPr>
                                      <w:rFonts w:ascii="Meiryo UI" w:hAnsi="Meiryo UI" w:hint="eastAsia"/>
                                      <w:rPrChange w:id="3407" w:author="Moriyama, Shoya/森山 翔也" w:date="2025-04-02T21:09:00Z">
                                        <w:rPr>
                                          <w:rFonts w:hint="eastAsia"/>
                                        </w:rPr>
                                      </w:rPrChange>
                                    </w:rPr>
                                    <w:delText>）</w:delText>
                                  </w:r>
                                </w:del>
                              </w:ins>
                            </w:p>
                            <w:p w14:paraId="4077A76E" w14:textId="77777777" w:rsidR="00495270" w:rsidRPr="007C3599" w:rsidRDefault="00495270" w:rsidP="00495270">
                              <w:pPr>
                                <w:rPr>
                                  <w:rPrChange w:id="3408" w:author="Moriyama, Shoya/森山 翔也" w:date="2025-04-02T21:09:00Z">
                                    <w:rPr>
                                      <w:color w:val="000000"/>
                                    </w:rPr>
                                  </w:rPrChange>
                                </w:rPr>
                              </w:pPr>
                            </w:p>
                          </w:txbxContent>
                        </v:textbox>
                        <w10:wrap anchorx="margin"/>
                      </v:shape>
                    </w:pict>
                  </mc:Fallback>
                </mc:AlternateContent>
              </w:r>
            </w:ins>
            <w:r w:rsidR="00D61401" w:rsidRPr="007C3599">
              <w:rPr>
                <w:strike/>
              </w:rPr>
              <w:t>DB差換え（ACC　ON直後差換えのケース）</w:t>
            </w:r>
          </w:p>
        </w:tc>
        <w:tc>
          <w:tcPr>
            <w:tcW w:w="1617" w:type="dxa"/>
            <w:tcBorders>
              <w:top w:val="single" w:sz="4" w:space="0" w:color="auto"/>
              <w:left w:val="single" w:sz="4" w:space="0" w:color="auto"/>
              <w:bottom w:val="single" w:sz="4" w:space="0" w:color="auto"/>
              <w:right w:val="single" w:sz="4" w:space="0" w:color="auto"/>
            </w:tcBorders>
          </w:tcPr>
          <w:p w14:paraId="19463B59" w14:textId="77777777" w:rsidR="00D61401" w:rsidRPr="007C3599" w:rsidRDefault="00D61401" w:rsidP="008A1FC9">
            <w:pPr>
              <w:rPr>
                <w:rFonts w:cs="ＭＳ Ｐゴシック"/>
                <w:strike/>
              </w:rPr>
            </w:pPr>
            <w:r w:rsidRPr="007C3599">
              <w:rPr>
                <w:strike/>
              </w:rPr>
              <w:t xml:space="preserve">ACC ON </w:t>
            </w:r>
            <w:r w:rsidRPr="007C3599">
              <w:rPr>
                <w:rFonts w:hint="eastAsia"/>
                <w:strike/>
              </w:rPr>
              <w:t>～差換え後の</w:t>
            </w:r>
            <w:r w:rsidRPr="007C3599">
              <w:rPr>
                <w:strike/>
              </w:rPr>
              <w:t>DBで再探索完了</w:t>
            </w:r>
          </w:p>
        </w:tc>
        <w:tc>
          <w:tcPr>
            <w:tcW w:w="2524" w:type="dxa"/>
            <w:tcBorders>
              <w:top w:val="single" w:sz="4" w:space="0" w:color="auto"/>
              <w:left w:val="single" w:sz="4" w:space="0" w:color="auto"/>
              <w:bottom w:val="single" w:sz="4" w:space="0" w:color="auto"/>
              <w:right w:val="single" w:sz="4" w:space="0" w:color="auto"/>
            </w:tcBorders>
          </w:tcPr>
          <w:p w14:paraId="365F7D01" w14:textId="77777777" w:rsidR="00D61401" w:rsidRPr="007C3599" w:rsidRDefault="00D61401" w:rsidP="008A1FC9">
            <w:pPr>
              <w:rPr>
                <w:rFonts w:cs="ＭＳ Ｐゴシック"/>
                <w:strike/>
              </w:rPr>
            </w:pPr>
            <w:r w:rsidRPr="007C3599">
              <w:rPr>
                <w:strike/>
              </w:rPr>
              <w:t>30秒以内</w:t>
            </w:r>
          </w:p>
        </w:tc>
      </w:tr>
      <w:tr w:rsidR="007C3599" w:rsidRPr="007C3599" w14:paraId="1FA76521"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4FD36447" w14:textId="77777777" w:rsidR="00D61401" w:rsidRPr="007C3599" w:rsidRDefault="00D61401" w:rsidP="008A1FC9"/>
        </w:tc>
        <w:tc>
          <w:tcPr>
            <w:tcW w:w="2126" w:type="dxa"/>
            <w:gridSpan w:val="2"/>
            <w:vMerge/>
            <w:tcBorders>
              <w:left w:val="single" w:sz="4" w:space="0" w:color="auto"/>
              <w:right w:val="single" w:sz="4" w:space="0" w:color="auto"/>
            </w:tcBorders>
          </w:tcPr>
          <w:p w14:paraId="7BBADAFF" w14:textId="77777777" w:rsidR="00D61401" w:rsidRPr="007C3599" w:rsidRDefault="00D61401" w:rsidP="008A1FC9"/>
        </w:tc>
        <w:tc>
          <w:tcPr>
            <w:tcW w:w="1399" w:type="dxa"/>
            <w:tcBorders>
              <w:top w:val="single" w:sz="4" w:space="0" w:color="auto"/>
              <w:left w:val="single" w:sz="4" w:space="0" w:color="auto"/>
              <w:bottom w:val="single" w:sz="4" w:space="0" w:color="auto"/>
              <w:right w:val="single" w:sz="4" w:space="0" w:color="auto"/>
            </w:tcBorders>
          </w:tcPr>
          <w:p w14:paraId="4A70555B" w14:textId="77777777" w:rsidR="00D61401" w:rsidRPr="007C3599" w:rsidRDefault="00D61401" w:rsidP="008A1FC9">
            <w:pPr>
              <w:rPr>
                <w:rFonts w:cs="ＭＳ Ｐゴシック"/>
                <w:strike/>
              </w:rPr>
            </w:pPr>
            <w:r w:rsidRPr="007C3599">
              <w:rPr>
                <w:rFonts w:hint="eastAsia"/>
                <w:strike/>
              </w:rPr>
              <w:t>差換え</w:t>
            </w:r>
          </w:p>
        </w:tc>
        <w:tc>
          <w:tcPr>
            <w:tcW w:w="1617" w:type="dxa"/>
            <w:tcBorders>
              <w:top w:val="single" w:sz="4" w:space="0" w:color="auto"/>
              <w:left w:val="single" w:sz="4" w:space="0" w:color="auto"/>
              <w:bottom w:val="single" w:sz="4" w:space="0" w:color="auto"/>
              <w:right w:val="single" w:sz="4" w:space="0" w:color="auto"/>
            </w:tcBorders>
          </w:tcPr>
          <w:p w14:paraId="5287737A" w14:textId="77777777" w:rsidR="00D61401" w:rsidRPr="007C3599" w:rsidRDefault="00D61401" w:rsidP="008A1FC9">
            <w:pPr>
              <w:rPr>
                <w:rFonts w:cs="ＭＳ Ｐゴシック"/>
                <w:strike/>
              </w:rPr>
            </w:pPr>
            <w:r w:rsidRPr="007C3599">
              <w:rPr>
                <w:strike/>
              </w:rPr>
              <w:t>ACC ON～差換え後のDBで地図表示完了（経路強調除く）</w:t>
            </w:r>
          </w:p>
        </w:tc>
        <w:tc>
          <w:tcPr>
            <w:tcW w:w="2524" w:type="dxa"/>
            <w:tcBorders>
              <w:top w:val="single" w:sz="4" w:space="0" w:color="auto"/>
              <w:left w:val="single" w:sz="4" w:space="0" w:color="auto"/>
              <w:bottom w:val="single" w:sz="4" w:space="0" w:color="auto"/>
              <w:right w:val="single" w:sz="4" w:space="0" w:color="auto"/>
            </w:tcBorders>
          </w:tcPr>
          <w:p w14:paraId="3165ECFB" w14:textId="77777777" w:rsidR="00D61401" w:rsidRPr="007C3599" w:rsidRDefault="00D61401" w:rsidP="008A1FC9">
            <w:pPr>
              <w:rPr>
                <w:strike/>
              </w:rPr>
            </w:pPr>
            <w:r w:rsidRPr="007C3599">
              <w:rPr>
                <w:strike/>
              </w:rPr>
              <w:t>30秒以内</w:t>
            </w:r>
          </w:p>
          <w:p w14:paraId="2E4134F9" w14:textId="77777777" w:rsidR="00D61401" w:rsidRPr="007C3599" w:rsidRDefault="00D61401" w:rsidP="008A1FC9">
            <w:pPr>
              <w:rPr>
                <w:strike/>
              </w:rPr>
            </w:pPr>
          </w:p>
          <w:p w14:paraId="1699FB7E" w14:textId="77777777" w:rsidR="00D61401" w:rsidRPr="007C3599" w:rsidRDefault="00D61401" w:rsidP="008A1FC9">
            <w:pPr>
              <w:rPr>
                <w:strike/>
              </w:rPr>
            </w:pPr>
            <w:r w:rsidRPr="007C3599">
              <w:rPr>
                <w:rFonts w:hint="eastAsia"/>
                <w:strike/>
              </w:rPr>
              <w:t>オープニング画表示</w:t>
            </w:r>
          </w:p>
          <w:p w14:paraId="2C51CBBE" w14:textId="77777777" w:rsidR="00D61401" w:rsidRPr="007C3599" w:rsidRDefault="00D61401" w:rsidP="008A1FC9">
            <w:pPr>
              <w:rPr>
                <w:strike/>
              </w:rPr>
            </w:pPr>
            <w:r w:rsidRPr="007C3599">
              <w:rPr>
                <w:rFonts w:hint="eastAsia"/>
                <w:strike/>
              </w:rPr>
              <w:t>地図データ差し替え</w:t>
            </w:r>
          </w:p>
          <w:p w14:paraId="59020FFD" w14:textId="77777777" w:rsidR="00D61401" w:rsidRPr="007C3599" w:rsidRDefault="00D61401" w:rsidP="008A1FC9">
            <w:pPr>
              <w:rPr>
                <w:strike/>
              </w:rPr>
            </w:pPr>
            <w:r w:rsidRPr="007C3599">
              <w:rPr>
                <w:rFonts w:hint="eastAsia"/>
                <w:strike/>
              </w:rPr>
              <w:t>地図データ再読み込み</w:t>
            </w:r>
          </w:p>
          <w:p w14:paraId="3F2C4031" w14:textId="77777777" w:rsidR="00D61401" w:rsidRPr="007C3599" w:rsidRDefault="00D61401" w:rsidP="008A1FC9">
            <w:pPr>
              <w:rPr>
                <w:strike/>
              </w:rPr>
            </w:pPr>
            <w:r w:rsidRPr="007C3599">
              <w:rPr>
                <w:rFonts w:hint="eastAsia"/>
                <w:strike/>
              </w:rPr>
              <w:t>地図表示</w:t>
            </w:r>
          </w:p>
        </w:tc>
      </w:tr>
      <w:tr w:rsidR="007C3599" w:rsidRPr="007C3599" w14:paraId="12FC62BD"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73DF67D8" w14:textId="77777777" w:rsidR="00D61401" w:rsidRPr="007C3599" w:rsidRDefault="00D61401" w:rsidP="008A1FC9"/>
        </w:tc>
        <w:tc>
          <w:tcPr>
            <w:tcW w:w="2126" w:type="dxa"/>
            <w:gridSpan w:val="2"/>
            <w:vMerge/>
            <w:tcBorders>
              <w:left w:val="single" w:sz="4" w:space="0" w:color="auto"/>
              <w:right w:val="single" w:sz="4" w:space="0" w:color="auto"/>
            </w:tcBorders>
          </w:tcPr>
          <w:p w14:paraId="5C9FC6E6" w14:textId="77777777" w:rsidR="00D61401" w:rsidRPr="007C3599" w:rsidRDefault="00D61401" w:rsidP="008A1FC9"/>
        </w:tc>
        <w:tc>
          <w:tcPr>
            <w:tcW w:w="1399" w:type="dxa"/>
            <w:tcBorders>
              <w:top w:val="single" w:sz="4" w:space="0" w:color="auto"/>
              <w:left w:val="single" w:sz="4" w:space="0" w:color="auto"/>
              <w:bottom w:val="single" w:sz="4" w:space="0" w:color="auto"/>
              <w:right w:val="single" w:sz="4" w:space="0" w:color="auto"/>
            </w:tcBorders>
          </w:tcPr>
          <w:p w14:paraId="789E4217" w14:textId="77777777" w:rsidR="00D61401" w:rsidRPr="007C3599" w:rsidRDefault="00D61401" w:rsidP="008A1FC9">
            <w:pPr>
              <w:rPr>
                <w:rFonts w:cs="ＭＳ Ｐゴシック"/>
                <w:strike/>
              </w:rPr>
            </w:pPr>
            <w:r w:rsidRPr="007C3599">
              <w:rPr>
                <w:rFonts w:hint="eastAsia"/>
                <w:strike/>
              </w:rPr>
              <w:t>再探索</w:t>
            </w:r>
          </w:p>
        </w:tc>
        <w:tc>
          <w:tcPr>
            <w:tcW w:w="1617" w:type="dxa"/>
            <w:tcBorders>
              <w:top w:val="single" w:sz="4" w:space="0" w:color="auto"/>
              <w:left w:val="single" w:sz="4" w:space="0" w:color="auto"/>
              <w:bottom w:val="single" w:sz="4" w:space="0" w:color="auto"/>
              <w:right w:val="single" w:sz="4" w:space="0" w:color="auto"/>
            </w:tcBorders>
          </w:tcPr>
          <w:p w14:paraId="6A5A52B5" w14:textId="77777777" w:rsidR="00D61401" w:rsidRPr="007C3599" w:rsidRDefault="00D61401" w:rsidP="008A1FC9">
            <w:pPr>
              <w:rPr>
                <w:rFonts w:cs="ＭＳ Ｐゴシック"/>
                <w:strike/>
              </w:rPr>
            </w:pPr>
            <w:r w:rsidRPr="007C3599">
              <w:rPr>
                <w:rFonts w:hint="eastAsia"/>
                <w:strike/>
              </w:rPr>
              <w:t>差換え後の</w:t>
            </w:r>
            <w:r w:rsidRPr="007C3599">
              <w:rPr>
                <w:strike/>
              </w:rPr>
              <w:t>DBで地図表示（経路強調除く）</w:t>
            </w:r>
            <w:r w:rsidRPr="007C3599">
              <w:rPr>
                <w:strike/>
              </w:rPr>
              <w:br/>
            </w:r>
            <w:r w:rsidRPr="007C3599">
              <w:rPr>
                <w:rFonts w:hint="eastAsia"/>
                <w:strike/>
              </w:rPr>
              <w:t>差換え後の</w:t>
            </w:r>
            <w:r w:rsidRPr="007C3599">
              <w:rPr>
                <w:strike/>
              </w:rPr>
              <w:t>DBで再探索完了</w:t>
            </w:r>
          </w:p>
        </w:tc>
        <w:tc>
          <w:tcPr>
            <w:tcW w:w="2524" w:type="dxa"/>
            <w:tcBorders>
              <w:top w:val="single" w:sz="4" w:space="0" w:color="auto"/>
              <w:left w:val="single" w:sz="4" w:space="0" w:color="auto"/>
              <w:bottom w:val="single" w:sz="4" w:space="0" w:color="auto"/>
              <w:right w:val="single" w:sz="4" w:space="0" w:color="auto"/>
            </w:tcBorders>
          </w:tcPr>
          <w:p w14:paraId="2623C864" w14:textId="77777777" w:rsidR="00D61401" w:rsidRPr="007C3599" w:rsidRDefault="00D61401" w:rsidP="008A1FC9">
            <w:pPr>
              <w:rPr>
                <w:strike/>
              </w:rPr>
            </w:pPr>
            <w:r w:rsidRPr="007C3599">
              <w:rPr>
                <w:strike/>
              </w:rPr>
              <w:t>2秒以内</w:t>
            </w:r>
          </w:p>
          <w:p w14:paraId="45CB679D" w14:textId="77777777" w:rsidR="00D61401" w:rsidRPr="007C3599" w:rsidRDefault="00D61401" w:rsidP="008A1FC9">
            <w:pPr>
              <w:rPr>
                <w:strike/>
              </w:rPr>
            </w:pPr>
          </w:p>
          <w:p w14:paraId="2752D039" w14:textId="77777777" w:rsidR="00D61401" w:rsidRPr="007C3599" w:rsidRDefault="00D61401" w:rsidP="008A1FC9">
            <w:pPr>
              <w:rPr>
                <w:strike/>
              </w:rPr>
            </w:pPr>
            <w:r w:rsidRPr="007C3599">
              <w:rPr>
                <w:rFonts w:hint="eastAsia"/>
                <w:strike/>
              </w:rPr>
              <w:t>地図データ再読み込み</w:t>
            </w:r>
          </w:p>
          <w:p w14:paraId="2F0ADA8C" w14:textId="77777777" w:rsidR="00D61401" w:rsidRPr="007C3599" w:rsidRDefault="00D61401" w:rsidP="008A1FC9">
            <w:pPr>
              <w:rPr>
                <w:strike/>
              </w:rPr>
            </w:pPr>
            <w:r w:rsidRPr="007C3599">
              <w:rPr>
                <w:rFonts w:hint="eastAsia"/>
                <w:strike/>
              </w:rPr>
              <w:t>再探索</w:t>
            </w:r>
          </w:p>
          <w:p w14:paraId="4E6EFD68" w14:textId="77777777" w:rsidR="00D61401" w:rsidRPr="007C3599" w:rsidRDefault="00D61401" w:rsidP="008A1FC9">
            <w:pPr>
              <w:rPr>
                <w:strike/>
              </w:rPr>
            </w:pPr>
            <w:r w:rsidRPr="007C3599">
              <w:rPr>
                <w:rFonts w:hint="eastAsia"/>
                <w:strike/>
              </w:rPr>
              <w:t>渋滞情報考慮際探索</w:t>
            </w:r>
          </w:p>
        </w:tc>
      </w:tr>
      <w:tr w:rsidR="007C3599" w:rsidRPr="007C3599" w14:paraId="003F53E7"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7764ABF9" w14:textId="77777777" w:rsidR="00D61401" w:rsidRPr="007C3599" w:rsidRDefault="00D61401" w:rsidP="008A1FC9"/>
        </w:tc>
        <w:tc>
          <w:tcPr>
            <w:tcW w:w="2126" w:type="dxa"/>
            <w:gridSpan w:val="2"/>
            <w:vMerge/>
            <w:tcBorders>
              <w:left w:val="single" w:sz="4" w:space="0" w:color="auto"/>
              <w:right w:val="single" w:sz="4" w:space="0" w:color="auto"/>
            </w:tcBorders>
          </w:tcPr>
          <w:p w14:paraId="6C265BF3" w14:textId="77777777" w:rsidR="00D61401" w:rsidRPr="007C3599" w:rsidRDefault="00D61401" w:rsidP="008A1FC9"/>
        </w:tc>
        <w:tc>
          <w:tcPr>
            <w:tcW w:w="1399" w:type="dxa"/>
            <w:tcBorders>
              <w:top w:val="single" w:sz="4" w:space="0" w:color="auto"/>
              <w:left w:val="single" w:sz="4" w:space="0" w:color="auto"/>
              <w:bottom w:val="single" w:sz="4" w:space="0" w:color="auto"/>
              <w:right w:val="single" w:sz="4" w:space="0" w:color="auto"/>
            </w:tcBorders>
          </w:tcPr>
          <w:p w14:paraId="16A27A15" w14:textId="77777777" w:rsidR="00D61401" w:rsidRPr="007C3599" w:rsidRDefault="00D61401" w:rsidP="008A1FC9">
            <w:pPr>
              <w:rPr>
                <w:rFonts w:cs="ＭＳ Ｐゴシック"/>
                <w:strike/>
              </w:rPr>
            </w:pPr>
            <w:r w:rsidRPr="007C3599">
              <w:rPr>
                <w:rFonts w:hint="eastAsia"/>
                <w:strike/>
              </w:rPr>
              <w:t>再検索</w:t>
            </w:r>
          </w:p>
        </w:tc>
        <w:tc>
          <w:tcPr>
            <w:tcW w:w="1617" w:type="dxa"/>
            <w:tcBorders>
              <w:top w:val="single" w:sz="4" w:space="0" w:color="auto"/>
              <w:left w:val="single" w:sz="4" w:space="0" w:color="auto"/>
              <w:bottom w:val="single" w:sz="4" w:space="0" w:color="auto"/>
              <w:right w:val="single" w:sz="4" w:space="0" w:color="auto"/>
            </w:tcBorders>
          </w:tcPr>
          <w:p w14:paraId="72323465" w14:textId="77777777" w:rsidR="00D61401" w:rsidRPr="007C3599" w:rsidRDefault="00D61401" w:rsidP="008A1FC9">
            <w:pPr>
              <w:rPr>
                <w:rFonts w:cs="ＭＳ Ｐゴシック"/>
                <w:strike/>
              </w:rPr>
            </w:pPr>
            <w:r w:rsidRPr="007C3599">
              <w:rPr>
                <w:rFonts w:hint="eastAsia"/>
                <w:strike/>
              </w:rPr>
              <w:t>差換え後の</w:t>
            </w:r>
            <w:r w:rsidRPr="007C3599">
              <w:rPr>
                <w:strike/>
              </w:rPr>
              <w:t>DBで地図表示（経路強調除く）</w:t>
            </w:r>
            <w:r w:rsidRPr="007C3599">
              <w:rPr>
                <w:strike/>
              </w:rPr>
              <w:br/>
            </w:r>
            <w:r w:rsidRPr="007C3599">
              <w:rPr>
                <w:rFonts w:hint="eastAsia"/>
                <w:strike/>
              </w:rPr>
              <w:t>周辺施設</w:t>
            </w:r>
            <w:r w:rsidRPr="007C3599">
              <w:rPr>
                <w:strike/>
              </w:rPr>
              <w:t>(5ジャンル)表示完了</w:t>
            </w:r>
          </w:p>
        </w:tc>
        <w:tc>
          <w:tcPr>
            <w:tcW w:w="2524" w:type="dxa"/>
            <w:tcBorders>
              <w:top w:val="single" w:sz="4" w:space="0" w:color="auto"/>
              <w:left w:val="single" w:sz="4" w:space="0" w:color="auto"/>
              <w:bottom w:val="single" w:sz="4" w:space="0" w:color="auto"/>
              <w:right w:val="single" w:sz="4" w:space="0" w:color="auto"/>
            </w:tcBorders>
          </w:tcPr>
          <w:p w14:paraId="0B10EC73" w14:textId="77777777" w:rsidR="00D61401" w:rsidRPr="007C3599" w:rsidRDefault="00D61401" w:rsidP="008A1FC9">
            <w:pPr>
              <w:rPr>
                <w:rFonts w:cs="ＭＳ Ｐゴシック"/>
                <w:strike/>
              </w:rPr>
            </w:pPr>
            <w:r w:rsidRPr="007C3599">
              <w:rPr>
                <w:strike/>
              </w:rPr>
              <w:t>1秒以内</w:t>
            </w:r>
          </w:p>
          <w:p w14:paraId="234B9EAB" w14:textId="77777777" w:rsidR="00D61401" w:rsidRPr="007C3599" w:rsidRDefault="00D61401" w:rsidP="008A1FC9">
            <w:pPr>
              <w:rPr>
                <w:strike/>
              </w:rPr>
            </w:pPr>
          </w:p>
          <w:p w14:paraId="2712C404" w14:textId="77777777" w:rsidR="00D61401" w:rsidRPr="007C3599" w:rsidRDefault="00D61401" w:rsidP="008A1FC9">
            <w:pPr>
              <w:rPr>
                <w:strike/>
              </w:rPr>
            </w:pPr>
            <w:r w:rsidRPr="007C3599">
              <w:rPr>
                <w:rFonts w:hint="eastAsia"/>
                <w:strike/>
              </w:rPr>
              <w:t>地図データ再読み込み</w:t>
            </w:r>
          </w:p>
          <w:p w14:paraId="15F68248" w14:textId="77777777" w:rsidR="00D61401" w:rsidRPr="007C3599" w:rsidRDefault="00D61401" w:rsidP="008A1FC9">
            <w:pPr>
              <w:rPr>
                <w:strike/>
              </w:rPr>
            </w:pPr>
            <w:r w:rsidRPr="007C3599">
              <w:rPr>
                <w:rFonts w:hint="eastAsia"/>
                <w:strike/>
              </w:rPr>
              <w:t>再検索</w:t>
            </w:r>
          </w:p>
          <w:p w14:paraId="2CF0B9CE" w14:textId="77777777" w:rsidR="00D61401" w:rsidRPr="007C3599" w:rsidRDefault="00D61401" w:rsidP="008A1FC9">
            <w:pPr>
              <w:rPr>
                <w:strike/>
              </w:rPr>
            </w:pPr>
            <w:r w:rsidRPr="007C3599">
              <w:rPr>
                <w:rFonts w:hint="eastAsia"/>
                <w:strike/>
              </w:rPr>
              <w:t>周辺施設表示完了</w:t>
            </w:r>
          </w:p>
          <w:p w14:paraId="2A14EFC6" w14:textId="77777777" w:rsidR="00D61401" w:rsidRPr="007C3599" w:rsidRDefault="00D61401" w:rsidP="008A1FC9">
            <w:pPr>
              <w:rPr>
                <w:strike/>
              </w:rPr>
            </w:pPr>
          </w:p>
        </w:tc>
      </w:tr>
      <w:tr w:rsidR="007C3599" w:rsidRPr="007C3599" w14:paraId="130E3850" w14:textId="77777777" w:rsidTr="008A1FC9">
        <w:trPr>
          <w:cantSplit/>
          <w:trHeight w:val="1432"/>
        </w:trPr>
        <w:tc>
          <w:tcPr>
            <w:tcW w:w="736" w:type="dxa"/>
            <w:vMerge/>
            <w:tcBorders>
              <w:top w:val="single" w:sz="4" w:space="0" w:color="auto"/>
              <w:left w:val="single" w:sz="4" w:space="0" w:color="auto"/>
              <w:bottom w:val="single" w:sz="4" w:space="0" w:color="auto"/>
              <w:right w:val="single" w:sz="4" w:space="0" w:color="auto"/>
            </w:tcBorders>
          </w:tcPr>
          <w:p w14:paraId="188277A6" w14:textId="77777777" w:rsidR="00D61401" w:rsidRPr="007C3599" w:rsidRDefault="00D61401" w:rsidP="008A1FC9"/>
        </w:tc>
        <w:tc>
          <w:tcPr>
            <w:tcW w:w="2126" w:type="dxa"/>
            <w:gridSpan w:val="2"/>
            <w:vMerge/>
            <w:tcBorders>
              <w:left w:val="single" w:sz="4" w:space="0" w:color="auto"/>
              <w:bottom w:val="single" w:sz="4" w:space="0" w:color="auto"/>
              <w:right w:val="single" w:sz="4" w:space="0" w:color="auto"/>
            </w:tcBorders>
          </w:tcPr>
          <w:p w14:paraId="6034CDA8" w14:textId="77777777" w:rsidR="00D61401" w:rsidRPr="007C3599" w:rsidRDefault="00D61401" w:rsidP="008A1FC9"/>
        </w:tc>
        <w:tc>
          <w:tcPr>
            <w:tcW w:w="1399" w:type="dxa"/>
            <w:tcBorders>
              <w:top w:val="single" w:sz="4" w:space="0" w:color="auto"/>
              <w:left w:val="single" w:sz="4" w:space="0" w:color="auto"/>
              <w:bottom w:val="single" w:sz="4" w:space="0" w:color="auto"/>
              <w:right w:val="single" w:sz="4" w:space="0" w:color="auto"/>
            </w:tcBorders>
          </w:tcPr>
          <w:p w14:paraId="64C290A2" w14:textId="77777777" w:rsidR="00D61401" w:rsidRPr="007C3599" w:rsidRDefault="00D61401" w:rsidP="008A1FC9">
            <w:pPr>
              <w:rPr>
                <w:rFonts w:cs="ＭＳ Ｐゴシック"/>
                <w:strike/>
              </w:rPr>
            </w:pPr>
            <w:r w:rsidRPr="007C3599">
              <w:rPr>
                <w:rFonts w:hint="eastAsia"/>
                <w:strike/>
              </w:rPr>
              <w:t>全更新</w:t>
            </w:r>
          </w:p>
        </w:tc>
        <w:tc>
          <w:tcPr>
            <w:tcW w:w="1617" w:type="dxa"/>
            <w:tcBorders>
              <w:top w:val="single" w:sz="4" w:space="0" w:color="auto"/>
              <w:left w:val="single" w:sz="4" w:space="0" w:color="auto"/>
              <w:bottom w:val="single" w:sz="4" w:space="0" w:color="auto"/>
              <w:right w:val="single" w:sz="4" w:space="0" w:color="auto"/>
            </w:tcBorders>
          </w:tcPr>
          <w:p w14:paraId="17338AC5" w14:textId="77777777" w:rsidR="00D61401" w:rsidRPr="007C3599" w:rsidRDefault="00D61401" w:rsidP="008A1FC9">
            <w:pPr>
              <w:rPr>
                <w:rFonts w:cs="ＭＳ Ｐゴシック"/>
                <w:strike/>
              </w:rPr>
            </w:pPr>
            <w:r w:rsidRPr="007C3599">
              <w:rPr>
                <w:rFonts w:hint="eastAsia"/>
                <w:strike/>
              </w:rPr>
              <w:t>全更新処理</w:t>
            </w:r>
            <w:r w:rsidRPr="007C3599">
              <w:rPr>
                <w:strike/>
              </w:rPr>
              <w:br/>
            </w:r>
            <w:r w:rsidRPr="007C3599">
              <w:rPr>
                <w:rFonts w:hint="eastAsia"/>
                <w:strike/>
              </w:rPr>
              <w:t>全更新開始～全更新終了</w:t>
            </w:r>
          </w:p>
        </w:tc>
        <w:tc>
          <w:tcPr>
            <w:tcW w:w="2524" w:type="dxa"/>
            <w:tcBorders>
              <w:top w:val="single" w:sz="4" w:space="0" w:color="auto"/>
              <w:left w:val="single" w:sz="4" w:space="0" w:color="auto"/>
              <w:bottom w:val="single" w:sz="4" w:space="0" w:color="auto"/>
              <w:right w:val="single" w:sz="4" w:space="0" w:color="auto"/>
            </w:tcBorders>
          </w:tcPr>
          <w:p w14:paraId="2F5F5AF8" w14:textId="77777777" w:rsidR="00D61401" w:rsidRPr="007C3599" w:rsidRDefault="00D61401" w:rsidP="008A1FC9">
            <w:pPr>
              <w:rPr>
                <w:strike/>
              </w:rPr>
            </w:pPr>
            <w:r w:rsidRPr="007C3599">
              <w:rPr>
                <w:strike/>
              </w:rPr>
              <w:t>30分以内</w:t>
            </w:r>
          </w:p>
          <w:p w14:paraId="7831A6CB" w14:textId="77777777" w:rsidR="00D61401" w:rsidRPr="007C3599" w:rsidRDefault="00D61401" w:rsidP="008A1FC9">
            <w:pPr>
              <w:rPr>
                <w:strike/>
              </w:rPr>
            </w:pPr>
          </w:p>
          <w:p w14:paraId="23D8BD9F" w14:textId="77777777" w:rsidR="00D61401" w:rsidRPr="007C3599" w:rsidRDefault="00D61401" w:rsidP="008A1FC9">
            <w:pPr>
              <w:rPr>
                <w:strike/>
              </w:rPr>
            </w:pPr>
            <w:r w:rsidRPr="007C3599">
              <w:rPr>
                <w:rFonts w:hint="eastAsia"/>
                <w:strike/>
              </w:rPr>
              <w:t>全更新処理</w:t>
            </w:r>
          </w:p>
          <w:p w14:paraId="4CEF4A9D" w14:textId="77777777" w:rsidR="00D61401" w:rsidRPr="007C3599" w:rsidRDefault="00D61401" w:rsidP="008A1FC9">
            <w:pPr>
              <w:rPr>
                <w:strike/>
              </w:rPr>
            </w:pPr>
            <w:r w:rsidRPr="007C3599">
              <w:rPr>
                <w:rFonts w:hint="eastAsia"/>
                <w:strike/>
              </w:rPr>
              <w:t>サービス期間更新</w:t>
            </w:r>
          </w:p>
        </w:tc>
      </w:tr>
      <w:tr w:rsidR="007C3599" w:rsidRPr="007C3599" w14:paraId="672541CE" w14:textId="77777777" w:rsidTr="008A1FC9">
        <w:trPr>
          <w:cantSplit/>
          <w:trHeight w:val="535"/>
        </w:trPr>
        <w:tc>
          <w:tcPr>
            <w:tcW w:w="736" w:type="dxa"/>
            <w:vMerge/>
            <w:tcBorders>
              <w:top w:val="single" w:sz="4" w:space="0" w:color="auto"/>
              <w:left w:val="single" w:sz="4" w:space="0" w:color="auto"/>
              <w:bottom w:val="single" w:sz="4" w:space="0" w:color="auto"/>
              <w:right w:val="single" w:sz="4" w:space="0" w:color="auto"/>
            </w:tcBorders>
            <w:hideMark/>
          </w:tcPr>
          <w:p w14:paraId="23930F49" w14:textId="77777777" w:rsidR="00D61401" w:rsidRPr="007C3599" w:rsidRDefault="00D61401" w:rsidP="008A1FC9"/>
        </w:tc>
        <w:tc>
          <w:tcPr>
            <w:tcW w:w="1102"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5BBE1C2A" w14:textId="77777777" w:rsidR="00D61401" w:rsidRPr="007C3599" w:rsidRDefault="00D61401" w:rsidP="008A1FC9">
            <w:pPr>
              <w:rPr>
                <w:strike/>
              </w:rPr>
            </w:pPr>
            <w:r w:rsidRPr="007C3599">
              <w:rPr>
                <w:rFonts w:hint="eastAsia"/>
                <w:strike/>
              </w:rPr>
              <w:t>動作制限</w:t>
            </w:r>
          </w:p>
        </w:tc>
        <w:tc>
          <w:tcPr>
            <w:tcW w:w="1024" w:type="dxa"/>
            <w:tcBorders>
              <w:top w:val="single" w:sz="4" w:space="0" w:color="auto"/>
              <w:left w:val="single" w:sz="4" w:space="0" w:color="auto"/>
              <w:bottom w:val="single" w:sz="4" w:space="0" w:color="auto"/>
              <w:right w:val="single" w:sz="4" w:space="0" w:color="auto"/>
            </w:tcBorders>
            <w:shd w:val="clear" w:color="auto" w:fill="auto"/>
            <w:hideMark/>
          </w:tcPr>
          <w:p w14:paraId="274B5D63" w14:textId="77777777" w:rsidR="00D61401" w:rsidRPr="007C3599" w:rsidRDefault="00D61401" w:rsidP="008A1FC9">
            <w:pPr>
              <w:rPr>
                <w:strike/>
              </w:rPr>
            </w:pPr>
            <w:r w:rsidRPr="007C3599">
              <w:rPr>
                <w:rFonts w:hint="eastAsia"/>
                <w:strike/>
              </w:rPr>
              <w:t>他機能からの影響</w:t>
            </w:r>
          </w:p>
          <w:p w14:paraId="114A688C" w14:textId="77777777" w:rsidR="00D61401" w:rsidRPr="007C3599" w:rsidRDefault="00D61401" w:rsidP="008A1FC9">
            <w:pPr>
              <w:rPr>
                <w:strike/>
              </w:rPr>
            </w:pPr>
            <w:r w:rsidRPr="007C3599">
              <w:rPr>
                <w:rFonts w:hint="eastAsia"/>
                <w:strike/>
              </w:rPr>
              <w:t>※地図メディアにアクセスする機能</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998492" w14:textId="77777777" w:rsidR="00D61401" w:rsidRPr="007C3599" w:rsidRDefault="00D61401" w:rsidP="008A1FC9">
            <w:pPr>
              <w:rPr>
                <w:strike/>
              </w:rPr>
            </w:pPr>
            <w:r w:rsidRPr="007C3599">
              <w:rPr>
                <w:rFonts w:hint="eastAsia"/>
                <w:strike/>
              </w:rPr>
              <w:t>地図更新</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127FBA58" w14:textId="77777777" w:rsidR="00D61401" w:rsidRPr="007C3599" w:rsidRDefault="00D61401" w:rsidP="008A1FC9">
            <w:pPr>
              <w:rPr>
                <w:strike/>
              </w:rPr>
            </w:pPr>
            <w:r w:rsidRPr="007C3599">
              <w:rPr>
                <w:rFonts w:hint="eastAsia"/>
                <w:strike/>
              </w:rPr>
              <w:t>・他機能動作時に一時停止</w:t>
            </w:r>
          </w:p>
          <w:p w14:paraId="491C8B9F" w14:textId="77777777" w:rsidR="00D61401" w:rsidRPr="007C3599" w:rsidRDefault="00D61401" w:rsidP="008A1FC9">
            <w:pPr>
              <w:rPr>
                <w:strike/>
              </w:rPr>
            </w:pPr>
            <w:r w:rsidRPr="007C3599">
              <w:rPr>
                <w:rFonts w:hint="eastAsia"/>
                <w:strike/>
              </w:rPr>
              <w:t>・他機能停止後に自動で再開</w:t>
            </w:r>
          </w:p>
        </w:tc>
      </w:tr>
      <w:tr w:rsidR="007C3599" w:rsidRPr="007C3599" w14:paraId="54EA5909" w14:textId="77777777" w:rsidTr="008A1FC9">
        <w:trPr>
          <w:cantSplit/>
          <w:trHeight w:val="592"/>
        </w:trPr>
        <w:tc>
          <w:tcPr>
            <w:tcW w:w="736" w:type="dxa"/>
            <w:vMerge/>
            <w:tcBorders>
              <w:top w:val="single" w:sz="4" w:space="0" w:color="auto"/>
              <w:left w:val="single" w:sz="4" w:space="0" w:color="auto"/>
              <w:bottom w:val="single" w:sz="4" w:space="0" w:color="auto"/>
              <w:right w:val="single" w:sz="4" w:space="0" w:color="auto"/>
            </w:tcBorders>
            <w:hideMark/>
          </w:tcPr>
          <w:p w14:paraId="1B5A5D05" w14:textId="77777777" w:rsidR="00D61401" w:rsidRPr="007C3599" w:rsidRDefault="00D61401" w:rsidP="008A1FC9"/>
        </w:tc>
        <w:tc>
          <w:tcPr>
            <w:tcW w:w="1102" w:type="dxa"/>
            <w:vMerge/>
            <w:tcBorders>
              <w:top w:val="single" w:sz="4" w:space="0" w:color="auto"/>
              <w:left w:val="single" w:sz="4" w:space="0" w:color="auto"/>
              <w:bottom w:val="single" w:sz="4" w:space="0" w:color="auto"/>
              <w:right w:val="single" w:sz="4" w:space="0" w:color="auto"/>
            </w:tcBorders>
            <w:shd w:val="clear" w:color="auto" w:fill="auto"/>
            <w:hideMark/>
          </w:tcPr>
          <w:p w14:paraId="74AF52D8" w14:textId="77777777" w:rsidR="00D61401" w:rsidRPr="007C3599" w:rsidRDefault="00D61401" w:rsidP="008A1FC9">
            <w:pPr>
              <w:rPr>
                <w:strike/>
              </w:rPr>
            </w:pPr>
          </w:p>
        </w:tc>
        <w:tc>
          <w:tcPr>
            <w:tcW w:w="102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50A13FF" w14:textId="77777777" w:rsidR="00D61401" w:rsidRPr="007C3599" w:rsidRDefault="00D61401" w:rsidP="008A1FC9">
            <w:pPr>
              <w:rPr>
                <w:strike/>
              </w:rPr>
            </w:pPr>
            <w:r w:rsidRPr="007C3599">
              <w:rPr>
                <w:strike/>
              </w:rPr>
              <w:t>ACC ON後の起動</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ADC3EC" w14:textId="77777777" w:rsidR="00D61401" w:rsidRPr="007C3599" w:rsidRDefault="00D61401" w:rsidP="008A1FC9">
            <w:pPr>
              <w:rPr>
                <w:strike/>
              </w:rPr>
            </w:pPr>
            <w:r w:rsidRPr="007C3599">
              <w:rPr>
                <w:rFonts w:hint="eastAsia"/>
                <w:strike/>
              </w:rPr>
              <w:t>地図更新</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1B422DF9" w14:textId="77777777" w:rsidR="00D61401" w:rsidRPr="007C3599" w:rsidRDefault="00D61401" w:rsidP="008A1FC9">
            <w:pPr>
              <w:rPr>
                <w:strike/>
              </w:rPr>
            </w:pPr>
            <w:r w:rsidRPr="007C3599">
              <w:rPr>
                <w:rFonts w:hint="eastAsia"/>
                <w:strike/>
              </w:rPr>
              <w:t>ナビ機能が使用可能</w:t>
            </w:r>
          </w:p>
        </w:tc>
      </w:tr>
      <w:tr w:rsidR="007C3599" w:rsidRPr="007C3599" w14:paraId="1E2C438E" w14:textId="77777777" w:rsidTr="008A1FC9">
        <w:trPr>
          <w:cantSplit/>
          <w:trHeight w:val="592"/>
        </w:trPr>
        <w:tc>
          <w:tcPr>
            <w:tcW w:w="736" w:type="dxa"/>
            <w:vMerge/>
            <w:tcBorders>
              <w:top w:val="single" w:sz="4" w:space="0" w:color="auto"/>
              <w:left w:val="single" w:sz="4" w:space="0" w:color="auto"/>
              <w:bottom w:val="single" w:sz="4" w:space="0" w:color="auto"/>
              <w:right w:val="single" w:sz="4" w:space="0" w:color="auto"/>
            </w:tcBorders>
            <w:hideMark/>
          </w:tcPr>
          <w:p w14:paraId="3D669539" w14:textId="77777777" w:rsidR="00D61401" w:rsidRPr="007C3599" w:rsidRDefault="00D61401" w:rsidP="008A1FC9"/>
        </w:tc>
        <w:tc>
          <w:tcPr>
            <w:tcW w:w="1102" w:type="dxa"/>
            <w:vMerge/>
            <w:tcBorders>
              <w:top w:val="single" w:sz="4" w:space="0" w:color="auto"/>
              <w:left w:val="single" w:sz="4" w:space="0" w:color="auto"/>
              <w:bottom w:val="single" w:sz="4" w:space="0" w:color="auto"/>
              <w:right w:val="single" w:sz="4" w:space="0" w:color="auto"/>
            </w:tcBorders>
            <w:shd w:val="clear" w:color="auto" w:fill="auto"/>
            <w:hideMark/>
          </w:tcPr>
          <w:p w14:paraId="23777537" w14:textId="77777777" w:rsidR="00D61401" w:rsidRPr="007C3599" w:rsidRDefault="00D61401" w:rsidP="008A1FC9">
            <w:pPr>
              <w:rPr>
                <w:strike/>
              </w:rPr>
            </w:pPr>
          </w:p>
        </w:tc>
        <w:tc>
          <w:tcPr>
            <w:tcW w:w="1024" w:type="dxa"/>
            <w:vMerge/>
            <w:tcBorders>
              <w:top w:val="single" w:sz="4" w:space="0" w:color="auto"/>
              <w:left w:val="single" w:sz="4" w:space="0" w:color="auto"/>
              <w:bottom w:val="single" w:sz="4" w:space="0" w:color="auto"/>
              <w:right w:val="single" w:sz="4" w:space="0" w:color="auto"/>
            </w:tcBorders>
            <w:shd w:val="clear" w:color="auto" w:fill="auto"/>
            <w:hideMark/>
          </w:tcPr>
          <w:p w14:paraId="38D879BA" w14:textId="77777777" w:rsidR="00D61401" w:rsidRPr="007C3599" w:rsidRDefault="00D61401" w:rsidP="008A1FC9">
            <w:pPr>
              <w:rPr>
                <w:strike/>
              </w:rPr>
            </w:pP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3C297A1" w14:textId="77777777" w:rsidR="00D61401" w:rsidRPr="007C3599" w:rsidRDefault="00D61401" w:rsidP="008A1FC9">
            <w:pPr>
              <w:pStyle w:val="aa"/>
              <w:rPr>
                <w:rFonts w:ascii="Meiryo UI" w:eastAsia="Meiryo UI" w:hAnsi="Meiryo UI"/>
                <w:strike/>
                <w:sz w:val="20"/>
                <w:szCs w:val="20"/>
              </w:rPr>
            </w:pPr>
            <w:r w:rsidRPr="007C3599">
              <w:rPr>
                <w:rFonts w:ascii="Meiryo UI" w:eastAsia="Meiryo UI" w:hAnsi="Meiryo UI" w:hint="eastAsia"/>
                <w:strike/>
                <w:sz w:val="20"/>
                <w:szCs w:val="20"/>
              </w:rPr>
              <w:t>地図差替え</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3B3FEB22" w14:textId="77777777" w:rsidR="00D61401" w:rsidRPr="007C3599" w:rsidRDefault="00D61401" w:rsidP="008A1FC9">
            <w:pPr>
              <w:rPr>
                <w:strike/>
              </w:rPr>
            </w:pPr>
            <w:r w:rsidRPr="007C3599">
              <w:rPr>
                <w:rFonts w:hint="eastAsia"/>
                <w:strike/>
              </w:rPr>
              <w:t>オーディオ機能が使用可能</w:t>
            </w:r>
          </w:p>
        </w:tc>
      </w:tr>
      <w:tr w:rsidR="007C3599" w:rsidRPr="007C3599" w14:paraId="03426F51" w14:textId="77777777" w:rsidTr="008A1FC9">
        <w:trPr>
          <w:cantSplit/>
          <w:trHeight w:val="518"/>
        </w:trPr>
        <w:tc>
          <w:tcPr>
            <w:tcW w:w="736" w:type="dxa"/>
            <w:vMerge/>
            <w:tcBorders>
              <w:top w:val="single" w:sz="4" w:space="0" w:color="auto"/>
              <w:left w:val="single" w:sz="4" w:space="0" w:color="auto"/>
              <w:bottom w:val="single" w:sz="4" w:space="0" w:color="auto"/>
              <w:right w:val="single" w:sz="4" w:space="0" w:color="auto"/>
            </w:tcBorders>
            <w:hideMark/>
          </w:tcPr>
          <w:p w14:paraId="23286E03" w14:textId="77777777" w:rsidR="00D61401" w:rsidRPr="007C3599" w:rsidRDefault="00D61401" w:rsidP="008A1FC9"/>
        </w:tc>
        <w:tc>
          <w:tcPr>
            <w:tcW w:w="1102" w:type="dxa"/>
            <w:vMerge/>
            <w:tcBorders>
              <w:top w:val="single" w:sz="4" w:space="0" w:color="auto"/>
              <w:left w:val="single" w:sz="4" w:space="0" w:color="auto"/>
              <w:bottom w:val="single" w:sz="4" w:space="0" w:color="auto"/>
              <w:right w:val="single" w:sz="4" w:space="0" w:color="auto"/>
            </w:tcBorders>
            <w:shd w:val="clear" w:color="auto" w:fill="auto"/>
            <w:hideMark/>
          </w:tcPr>
          <w:p w14:paraId="6111313E" w14:textId="77777777" w:rsidR="00D61401" w:rsidRPr="007C3599" w:rsidRDefault="00D61401" w:rsidP="008A1FC9">
            <w:pPr>
              <w:rPr>
                <w:strike/>
              </w:rPr>
            </w:pPr>
          </w:p>
        </w:tc>
        <w:tc>
          <w:tcPr>
            <w:tcW w:w="1024" w:type="dxa"/>
            <w:tcBorders>
              <w:top w:val="single" w:sz="4" w:space="0" w:color="auto"/>
              <w:left w:val="single" w:sz="4" w:space="0" w:color="auto"/>
              <w:bottom w:val="single" w:sz="4" w:space="0" w:color="auto"/>
              <w:right w:val="single" w:sz="4" w:space="0" w:color="auto"/>
            </w:tcBorders>
            <w:shd w:val="clear" w:color="auto" w:fill="auto"/>
            <w:hideMark/>
          </w:tcPr>
          <w:p w14:paraId="6B9B14A7" w14:textId="595CD187" w:rsidR="00D61401" w:rsidRPr="007C3599" w:rsidRDefault="00D61401" w:rsidP="008A1FC9">
            <w:pPr>
              <w:rPr>
                <w:strike/>
              </w:rPr>
            </w:pPr>
            <w:r w:rsidRPr="007C3599">
              <w:rPr>
                <w:strike/>
              </w:rPr>
              <w:t>ACC OFF時の動作</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774318C" w14:textId="77777777" w:rsidR="00D61401" w:rsidRPr="007C3599" w:rsidRDefault="00D61401" w:rsidP="008A1FC9">
            <w:pPr>
              <w:rPr>
                <w:strike/>
              </w:rPr>
            </w:pPr>
            <w:r w:rsidRPr="007C3599">
              <w:rPr>
                <w:rFonts w:hint="eastAsia"/>
                <w:strike/>
              </w:rPr>
              <w:t>地図更新、地図差替え</w:t>
            </w:r>
          </w:p>
          <w:p w14:paraId="7F9D8A78" w14:textId="77777777" w:rsidR="00D61401" w:rsidRPr="007C3599" w:rsidRDefault="00D61401" w:rsidP="008A1FC9">
            <w:pPr>
              <w:rPr>
                <w:strike/>
              </w:rPr>
            </w:pPr>
            <w:r w:rsidRPr="007C3599">
              <w:rPr>
                <w:rFonts w:hint="eastAsia"/>
                <w:strike/>
              </w:rPr>
              <w:t>地図全更新</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59D609CA" w14:textId="77777777" w:rsidR="00D61401" w:rsidRPr="007C3599" w:rsidRDefault="00D61401" w:rsidP="008A1FC9">
            <w:pPr>
              <w:rPr>
                <w:strike/>
              </w:rPr>
            </w:pPr>
            <w:r w:rsidRPr="007C3599">
              <w:rPr>
                <w:rFonts w:hint="eastAsia"/>
                <w:strike/>
              </w:rPr>
              <w:t>次回起動時に、更新中、差替え中のデータがある場合、自動で再開</w:t>
            </w:r>
          </w:p>
        </w:tc>
      </w:tr>
      <w:tr w:rsidR="007C3599" w:rsidRPr="007C3599" w14:paraId="0D4F0FC4" w14:textId="77777777" w:rsidTr="008A1FC9">
        <w:trPr>
          <w:cantSplit/>
          <w:trHeight w:val="541"/>
        </w:trPr>
        <w:tc>
          <w:tcPr>
            <w:tcW w:w="736" w:type="dxa"/>
            <w:vMerge/>
            <w:tcBorders>
              <w:top w:val="single" w:sz="4" w:space="0" w:color="auto"/>
              <w:left w:val="single" w:sz="4" w:space="0" w:color="auto"/>
              <w:bottom w:val="single" w:sz="4" w:space="0" w:color="auto"/>
              <w:right w:val="single" w:sz="4" w:space="0" w:color="auto"/>
            </w:tcBorders>
            <w:hideMark/>
          </w:tcPr>
          <w:p w14:paraId="26B51D3E" w14:textId="77777777" w:rsidR="00D61401" w:rsidRPr="007C3599" w:rsidRDefault="00D61401" w:rsidP="008A1FC9"/>
        </w:tc>
        <w:tc>
          <w:tcPr>
            <w:tcW w:w="1102" w:type="dxa"/>
            <w:vMerge/>
            <w:tcBorders>
              <w:top w:val="single" w:sz="4" w:space="0" w:color="auto"/>
              <w:left w:val="single" w:sz="4" w:space="0" w:color="auto"/>
              <w:bottom w:val="single" w:sz="4" w:space="0" w:color="auto"/>
              <w:right w:val="single" w:sz="4" w:space="0" w:color="auto"/>
            </w:tcBorders>
            <w:shd w:val="clear" w:color="auto" w:fill="auto"/>
            <w:hideMark/>
          </w:tcPr>
          <w:p w14:paraId="0D2F8A74" w14:textId="77777777" w:rsidR="00D61401" w:rsidRPr="007C3599" w:rsidRDefault="00D61401" w:rsidP="008A1FC9">
            <w:pPr>
              <w:rPr>
                <w:strike/>
              </w:rPr>
            </w:pPr>
          </w:p>
        </w:tc>
        <w:tc>
          <w:tcPr>
            <w:tcW w:w="102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73DF2DB9" w14:textId="77777777" w:rsidR="00D61401" w:rsidRPr="007C3599" w:rsidRDefault="00D61401" w:rsidP="008A1FC9">
            <w:pPr>
              <w:rPr>
                <w:strike/>
              </w:rPr>
            </w:pPr>
            <w:r w:rsidRPr="007C3599">
              <w:rPr>
                <w:rFonts w:hint="eastAsia"/>
                <w:strike/>
              </w:rPr>
              <w:t>走行規制</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3EA0B24" w14:textId="77777777" w:rsidR="00D61401" w:rsidRPr="007C3599" w:rsidRDefault="00D61401" w:rsidP="008A1FC9">
            <w:pPr>
              <w:rPr>
                <w:strike/>
              </w:rPr>
            </w:pPr>
            <w:r w:rsidRPr="007C3599">
              <w:rPr>
                <w:strike/>
              </w:rPr>
              <w:t>(走行中のユーザー操作として)</w:t>
            </w:r>
          </w:p>
          <w:p w14:paraId="54BA4483" w14:textId="77777777" w:rsidR="00D61401" w:rsidRPr="007C3599" w:rsidRDefault="00D61401" w:rsidP="008A1FC9">
            <w:pPr>
              <w:rPr>
                <w:strike/>
              </w:rPr>
            </w:pPr>
            <w:r w:rsidRPr="007C3599">
              <w:rPr>
                <w:rFonts w:hint="eastAsia"/>
                <w:strike/>
              </w:rPr>
              <w:t>地図更新開始</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08E326AA" w14:textId="77777777" w:rsidR="00D61401" w:rsidRPr="007C3599" w:rsidRDefault="00D61401" w:rsidP="008A1FC9">
            <w:pPr>
              <w:rPr>
                <w:strike/>
              </w:rPr>
            </w:pPr>
            <w:r w:rsidRPr="007C3599">
              <w:rPr>
                <w:rFonts w:hint="eastAsia"/>
                <w:strike/>
              </w:rPr>
              <w:t>ユーザー操作可能</w:t>
            </w:r>
          </w:p>
        </w:tc>
      </w:tr>
      <w:tr w:rsidR="007C3599" w:rsidRPr="007C3599" w14:paraId="61B97942" w14:textId="77777777" w:rsidTr="008A1FC9">
        <w:trPr>
          <w:cantSplit/>
          <w:trHeight w:val="541"/>
        </w:trPr>
        <w:tc>
          <w:tcPr>
            <w:tcW w:w="736" w:type="dxa"/>
            <w:vMerge/>
            <w:tcBorders>
              <w:top w:val="single" w:sz="4" w:space="0" w:color="auto"/>
              <w:left w:val="single" w:sz="4" w:space="0" w:color="auto"/>
              <w:bottom w:val="single" w:sz="4" w:space="0" w:color="auto"/>
              <w:right w:val="single" w:sz="4" w:space="0" w:color="auto"/>
            </w:tcBorders>
            <w:hideMark/>
          </w:tcPr>
          <w:p w14:paraId="2D1C9B09" w14:textId="77777777" w:rsidR="00D61401" w:rsidRPr="007C3599" w:rsidRDefault="00D61401" w:rsidP="008A1FC9"/>
        </w:tc>
        <w:tc>
          <w:tcPr>
            <w:tcW w:w="1102" w:type="dxa"/>
            <w:vMerge/>
            <w:tcBorders>
              <w:top w:val="single" w:sz="4" w:space="0" w:color="auto"/>
              <w:left w:val="single" w:sz="4" w:space="0" w:color="auto"/>
              <w:bottom w:val="single" w:sz="4" w:space="0" w:color="auto"/>
              <w:right w:val="single" w:sz="4" w:space="0" w:color="auto"/>
            </w:tcBorders>
            <w:shd w:val="clear" w:color="auto" w:fill="auto"/>
            <w:hideMark/>
          </w:tcPr>
          <w:p w14:paraId="3D747106" w14:textId="77777777" w:rsidR="00D61401" w:rsidRPr="007C3599" w:rsidRDefault="00D61401" w:rsidP="008A1FC9">
            <w:pPr>
              <w:rPr>
                <w:strike/>
              </w:rPr>
            </w:pPr>
          </w:p>
        </w:tc>
        <w:tc>
          <w:tcPr>
            <w:tcW w:w="1024" w:type="dxa"/>
            <w:vMerge/>
            <w:tcBorders>
              <w:top w:val="single" w:sz="4" w:space="0" w:color="auto"/>
              <w:left w:val="single" w:sz="4" w:space="0" w:color="auto"/>
              <w:bottom w:val="single" w:sz="4" w:space="0" w:color="auto"/>
              <w:right w:val="single" w:sz="4" w:space="0" w:color="auto"/>
            </w:tcBorders>
            <w:shd w:val="clear" w:color="auto" w:fill="auto"/>
            <w:hideMark/>
          </w:tcPr>
          <w:p w14:paraId="3720DB55" w14:textId="77777777" w:rsidR="00D61401" w:rsidRPr="007C3599" w:rsidRDefault="00D61401" w:rsidP="008A1FC9">
            <w:pPr>
              <w:rPr>
                <w:strike/>
              </w:rPr>
            </w:pP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28B11CB" w14:textId="77777777" w:rsidR="00D61401" w:rsidRPr="007C3599" w:rsidRDefault="00D61401" w:rsidP="008A1FC9">
            <w:pPr>
              <w:rPr>
                <w:strike/>
              </w:rPr>
            </w:pPr>
            <w:r w:rsidRPr="007C3599">
              <w:rPr>
                <w:strike/>
              </w:rPr>
              <w:t>(走行中のユーザー操作として)</w:t>
            </w:r>
          </w:p>
          <w:p w14:paraId="2C3637EB" w14:textId="77777777" w:rsidR="00D61401" w:rsidRPr="007C3599" w:rsidRDefault="00D61401" w:rsidP="008A1FC9">
            <w:pPr>
              <w:rPr>
                <w:strike/>
              </w:rPr>
            </w:pPr>
            <w:r w:rsidRPr="007C3599">
              <w:rPr>
                <w:rFonts w:hint="eastAsia"/>
                <w:strike/>
              </w:rPr>
              <w:t>地図差替え開始</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370BFB6E" w14:textId="77777777" w:rsidR="00D61401" w:rsidRPr="007C3599" w:rsidRDefault="00D61401" w:rsidP="008A1FC9">
            <w:pPr>
              <w:rPr>
                <w:strike/>
              </w:rPr>
            </w:pPr>
            <w:r w:rsidRPr="007C3599">
              <w:rPr>
                <w:rFonts w:hint="eastAsia"/>
                <w:strike/>
              </w:rPr>
              <w:t>ユーザー操作可能</w:t>
            </w:r>
          </w:p>
        </w:tc>
      </w:tr>
      <w:tr w:rsidR="007C3599" w:rsidRPr="007C3599" w14:paraId="32354F11" w14:textId="77777777" w:rsidTr="008A1FC9">
        <w:trPr>
          <w:cantSplit/>
          <w:trHeight w:val="522"/>
        </w:trPr>
        <w:tc>
          <w:tcPr>
            <w:tcW w:w="736" w:type="dxa"/>
            <w:vMerge/>
            <w:tcBorders>
              <w:top w:val="single" w:sz="4" w:space="0" w:color="auto"/>
              <w:left w:val="single" w:sz="4" w:space="0" w:color="auto"/>
              <w:bottom w:val="single" w:sz="4" w:space="0" w:color="auto"/>
              <w:right w:val="single" w:sz="4" w:space="0" w:color="auto"/>
            </w:tcBorders>
            <w:hideMark/>
          </w:tcPr>
          <w:p w14:paraId="236DD210" w14:textId="77777777" w:rsidR="00D61401" w:rsidRPr="007C3599" w:rsidRDefault="00D61401" w:rsidP="008A1FC9"/>
        </w:tc>
        <w:tc>
          <w:tcPr>
            <w:tcW w:w="1102" w:type="dxa"/>
            <w:vMerge/>
            <w:tcBorders>
              <w:top w:val="single" w:sz="4" w:space="0" w:color="auto"/>
              <w:left w:val="single" w:sz="4" w:space="0" w:color="auto"/>
              <w:bottom w:val="single" w:sz="4" w:space="0" w:color="auto"/>
              <w:right w:val="single" w:sz="4" w:space="0" w:color="auto"/>
            </w:tcBorders>
            <w:shd w:val="clear" w:color="auto" w:fill="auto"/>
            <w:hideMark/>
          </w:tcPr>
          <w:p w14:paraId="472077AB" w14:textId="77777777" w:rsidR="00D61401" w:rsidRPr="007C3599" w:rsidRDefault="00D61401" w:rsidP="008A1FC9">
            <w:pPr>
              <w:rPr>
                <w:strike/>
              </w:rPr>
            </w:pPr>
          </w:p>
        </w:tc>
        <w:tc>
          <w:tcPr>
            <w:tcW w:w="1024" w:type="dxa"/>
            <w:vMerge/>
            <w:tcBorders>
              <w:top w:val="single" w:sz="4" w:space="0" w:color="auto"/>
              <w:left w:val="single" w:sz="4" w:space="0" w:color="auto"/>
              <w:bottom w:val="single" w:sz="4" w:space="0" w:color="auto"/>
              <w:right w:val="single" w:sz="4" w:space="0" w:color="auto"/>
            </w:tcBorders>
            <w:shd w:val="clear" w:color="auto" w:fill="auto"/>
            <w:hideMark/>
          </w:tcPr>
          <w:p w14:paraId="439BBC61" w14:textId="77777777" w:rsidR="00D61401" w:rsidRPr="007C3599" w:rsidRDefault="00D61401" w:rsidP="008A1FC9">
            <w:pPr>
              <w:rPr>
                <w:strike/>
              </w:rPr>
            </w:pP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896A63C" w14:textId="77777777" w:rsidR="00D61401" w:rsidRPr="007C3599" w:rsidRDefault="00D61401" w:rsidP="008A1FC9">
            <w:pPr>
              <w:rPr>
                <w:strike/>
              </w:rPr>
            </w:pPr>
            <w:r w:rsidRPr="007C3599">
              <w:rPr>
                <w:strike/>
              </w:rPr>
              <w:t>(ユーザー操作後の内部処理)</w:t>
            </w:r>
          </w:p>
          <w:p w14:paraId="56743332" w14:textId="77777777" w:rsidR="00D61401" w:rsidRPr="007C3599" w:rsidRDefault="00D61401" w:rsidP="008A1FC9">
            <w:pPr>
              <w:rPr>
                <w:strike/>
              </w:rPr>
            </w:pPr>
            <w:r w:rsidRPr="007C3599">
              <w:rPr>
                <w:rFonts w:hint="eastAsia"/>
                <w:strike/>
              </w:rPr>
              <w:t>地図更新、地図差替え</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42DCF87B" w14:textId="77777777" w:rsidR="00D61401" w:rsidRPr="007C3599" w:rsidRDefault="00D61401" w:rsidP="008A1FC9">
            <w:pPr>
              <w:rPr>
                <w:strike/>
              </w:rPr>
            </w:pPr>
            <w:r w:rsidRPr="007C3599">
              <w:rPr>
                <w:rFonts w:hint="eastAsia"/>
                <w:strike/>
              </w:rPr>
              <w:t>変換処理、差替え処理は動作継続</w:t>
            </w:r>
          </w:p>
        </w:tc>
      </w:tr>
      <w:tr w:rsidR="007C3599" w:rsidRPr="007C3599" w14:paraId="4777DB62" w14:textId="77777777" w:rsidTr="008A1FC9">
        <w:trPr>
          <w:cantSplit/>
          <w:trHeight w:val="375"/>
        </w:trPr>
        <w:tc>
          <w:tcPr>
            <w:tcW w:w="736" w:type="dxa"/>
            <w:vMerge/>
            <w:tcBorders>
              <w:top w:val="single" w:sz="4" w:space="0" w:color="auto"/>
              <w:left w:val="single" w:sz="4" w:space="0" w:color="auto"/>
              <w:bottom w:val="single" w:sz="4" w:space="0" w:color="auto"/>
              <w:right w:val="single" w:sz="4" w:space="0" w:color="auto"/>
            </w:tcBorders>
            <w:hideMark/>
          </w:tcPr>
          <w:p w14:paraId="4227047C" w14:textId="77777777" w:rsidR="00D61401" w:rsidRPr="007C3599" w:rsidRDefault="00D61401" w:rsidP="008A1FC9"/>
        </w:tc>
        <w:tc>
          <w:tcPr>
            <w:tcW w:w="1102" w:type="dxa"/>
            <w:vMerge/>
            <w:tcBorders>
              <w:top w:val="single" w:sz="4" w:space="0" w:color="auto"/>
              <w:left w:val="single" w:sz="4" w:space="0" w:color="auto"/>
              <w:bottom w:val="single" w:sz="4" w:space="0" w:color="auto"/>
              <w:right w:val="single" w:sz="4" w:space="0" w:color="auto"/>
            </w:tcBorders>
            <w:shd w:val="clear" w:color="auto" w:fill="auto"/>
            <w:hideMark/>
          </w:tcPr>
          <w:p w14:paraId="6DE3E38F" w14:textId="77777777" w:rsidR="00D61401" w:rsidRPr="007C3599" w:rsidRDefault="00D61401" w:rsidP="008A1FC9">
            <w:pPr>
              <w:rPr>
                <w:strike/>
              </w:rPr>
            </w:pPr>
          </w:p>
        </w:tc>
        <w:tc>
          <w:tcPr>
            <w:tcW w:w="1024" w:type="dxa"/>
            <w:tcBorders>
              <w:top w:val="single" w:sz="4" w:space="0" w:color="auto"/>
              <w:left w:val="single" w:sz="4" w:space="0" w:color="auto"/>
              <w:bottom w:val="single" w:sz="4" w:space="0" w:color="auto"/>
              <w:right w:val="single" w:sz="4" w:space="0" w:color="auto"/>
            </w:tcBorders>
            <w:shd w:val="clear" w:color="auto" w:fill="auto"/>
            <w:hideMark/>
          </w:tcPr>
          <w:p w14:paraId="5A9DCEF9" w14:textId="77777777" w:rsidR="00D61401" w:rsidRPr="007C3599" w:rsidRDefault="00D61401" w:rsidP="008A1FC9">
            <w:pPr>
              <w:rPr>
                <w:strike/>
              </w:rPr>
            </w:pPr>
            <w:r w:rsidRPr="007C3599">
              <w:rPr>
                <w:rFonts w:hint="eastAsia"/>
                <w:strike/>
              </w:rPr>
              <w:t>通信不可時</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31A0131" w14:textId="77777777" w:rsidR="00D61401" w:rsidRPr="007C3599" w:rsidRDefault="00D61401" w:rsidP="008A1FC9">
            <w:pPr>
              <w:rPr>
                <w:strike/>
              </w:rPr>
            </w:pPr>
            <w:r w:rsidRPr="007C3599">
              <w:rPr>
                <w:strike/>
              </w:rPr>
              <w:t>DCMダウンロード</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47ACB3BB" w14:textId="01252E53" w:rsidR="00D61401" w:rsidRPr="007C3599" w:rsidRDefault="00D61401" w:rsidP="008A1FC9">
            <w:pPr>
              <w:rPr>
                <w:strike/>
              </w:rPr>
            </w:pPr>
            <w:r w:rsidRPr="007C3599">
              <w:rPr>
                <w:rFonts w:hint="eastAsia"/>
                <w:strike/>
              </w:rPr>
              <w:t>通信</w:t>
            </w:r>
            <w:ins w:id="3409" w:author="Kashima, Takuya/鹿島 卓也" w:date="2024-05-20T10:00:00Z">
              <w:r w:rsidR="00034D71" w:rsidRPr="007C3599">
                <w:rPr>
                  <w:rFonts w:hint="eastAsia"/>
                  <w:strike/>
                  <w:rPrChange w:id="3410" w:author="Moriyama, Shoya/森山 翔也" w:date="2025-04-02T21:08:00Z">
                    <w:rPr>
                      <w:rFonts w:hint="eastAsia"/>
                      <w:strike/>
                      <w:color w:val="000000" w:themeColor="text1"/>
                    </w:rPr>
                  </w:rPrChange>
                </w:rPr>
                <w:t>ｷｬﾝｾﾙ</w:t>
              </w:r>
            </w:ins>
            <w:del w:id="3411" w:author="Kashima, Takuya/鹿島 卓也" w:date="2024-05-20T10:00:00Z">
              <w:r w:rsidRPr="007C3599" w:rsidDel="00034D71">
                <w:rPr>
                  <w:rFonts w:hint="eastAsia"/>
                  <w:strike/>
                </w:rPr>
                <w:delText>キャンセル</w:delText>
              </w:r>
            </w:del>
            <w:r w:rsidRPr="007C3599">
              <w:rPr>
                <w:rFonts w:hint="eastAsia"/>
                <w:strike/>
              </w:rPr>
              <w:t>。通信圏内復帰後、自動で</w:t>
            </w:r>
            <w:ins w:id="3412" w:author="Kashima, Takuya/鹿島 卓也" w:date="2024-05-20T10:00:00Z">
              <w:r w:rsidR="00034D71" w:rsidRPr="007C3599">
                <w:rPr>
                  <w:rFonts w:hint="eastAsia"/>
                  <w:strike/>
                  <w:rPrChange w:id="3413" w:author="Moriyama, Shoya/森山 翔也" w:date="2025-04-02T21:08:00Z">
                    <w:rPr>
                      <w:rFonts w:hint="eastAsia"/>
                      <w:strike/>
                      <w:color w:val="000000" w:themeColor="text1"/>
                    </w:rPr>
                  </w:rPrChange>
                </w:rPr>
                <w:t>ﾀﾞｳﾝﾛｰﾄﾞ</w:t>
              </w:r>
            </w:ins>
            <w:del w:id="3414" w:author="Kashima, Takuya/鹿島 卓也" w:date="2024-05-20T10:00:00Z">
              <w:r w:rsidRPr="007C3599" w:rsidDel="00034D71">
                <w:rPr>
                  <w:rFonts w:hint="eastAsia"/>
                  <w:strike/>
                </w:rPr>
                <w:delText>ダウンロード</w:delText>
              </w:r>
            </w:del>
            <w:r w:rsidRPr="007C3599">
              <w:rPr>
                <w:rFonts w:hint="eastAsia"/>
                <w:strike/>
              </w:rPr>
              <w:t>再開</w:t>
            </w:r>
          </w:p>
        </w:tc>
      </w:tr>
      <w:tr w:rsidR="007C3599" w:rsidRPr="007C3599" w14:paraId="38B2489B" w14:textId="77777777" w:rsidTr="008A1FC9">
        <w:trPr>
          <w:cantSplit/>
          <w:trHeight w:val="344"/>
        </w:trPr>
        <w:tc>
          <w:tcPr>
            <w:tcW w:w="736" w:type="dxa"/>
            <w:vMerge/>
            <w:tcBorders>
              <w:top w:val="single" w:sz="4" w:space="0" w:color="auto"/>
              <w:left w:val="single" w:sz="4" w:space="0" w:color="auto"/>
              <w:bottom w:val="single" w:sz="4" w:space="0" w:color="auto"/>
              <w:right w:val="single" w:sz="4" w:space="0" w:color="auto"/>
            </w:tcBorders>
          </w:tcPr>
          <w:p w14:paraId="5C281F42" w14:textId="77777777" w:rsidR="00D61401" w:rsidRPr="007C3599" w:rsidRDefault="00D61401" w:rsidP="008A1FC9"/>
        </w:tc>
        <w:tc>
          <w:tcPr>
            <w:tcW w:w="2126" w:type="dxa"/>
            <w:gridSpan w:val="2"/>
            <w:tcBorders>
              <w:top w:val="single" w:sz="4" w:space="0" w:color="auto"/>
              <w:left w:val="single" w:sz="4" w:space="0" w:color="auto"/>
              <w:bottom w:val="single" w:sz="4" w:space="0" w:color="auto"/>
              <w:right w:val="single" w:sz="4" w:space="0" w:color="auto"/>
            </w:tcBorders>
            <w:shd w:val="clear" w:color="auto" w:fill="auto"/>
          </w:tcPr>
          <w:p w14:paraId="0A440CF5" w14:textId="77777777" w:rsidR="00D61401" w:rsidRPr="007C3599" w:rsidRDefault="00D61401" w:rsidP="008A1FC9">
            <w:pPr>
              <w:rPr>
                <w:strike/>
              </w:rPr>
            </w:pPr>
            <w:r w:rsidRPr="007C3599">
              <w:rPr>
                <w:rFonts w:hint="eastAsia"/>
                <w:strike/>
              </w:rPr>
              <w:t>フェールセーフ処理</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tcPr>
          <w:p w14:paraId="6FB1CEA5" w14:textId="77777777" w:rsidR="00D61401" w:rsidRPr="007C3599" w:rsidRDefault="00D61401" w:rsidP="008A1FC9">
            <w:pPr>
              <w:rPr>
                <w:strike/>
              </w:rPr>
            </w:pPr>
            <w:r w:rsidRPr="007C3599">
              <w:rPr>
                <w:rFonts w:hint="eastAsia"/>
                <w:strike/>
              </w:rPr>
              <w:t>地図更新</w:t>
            </w:r>
          </w:p>
        </w:tc>
        <w:tc>
          <w:tcPr>
            <w:tcW w:w="2524" w:type="dxa"/>
            <w:tcBorders>
              <w:top w:val="single" w:sz="4" w:space="0" w:color="auto"/>
              <w:left w:val="single" w:sz="4" w:space="0" w:color="auto"/>
              <w:bottom w:val="single" w:sz="4" w:space="0" w:color="auto"/>
              <w:right w:val="single" w:sz="4" w:space="0" w:color="auto"/>
            </w:tcBorders>
            <w:shd w:val="clear" w:color="auto" w:fill="auto"/>
          </w:tcPr>
          <w:p w14:paraId="13518043" w14:textId="77777777" w:rsidR="00D61401" w:rsidRPr="007C3599" w:rsidRDefault="00D61401" w:rsidP="008A1FC9">
            <w:pPr>
              <w:rPr>
                <w:strike/>
              </w:rPr>
            </w:pPr>
            <w:r w:rsidRPr="007C3599">
              <w:rPr>
                <w:rFonts w:hint="eastAsia"/>
                <w:strike/>
              </w:rPr>
              <w:t>変換前データに復旧し、ナビ動作可能</w:t>
            </w:r>
          </w:p>
        </w:tc>
      </w:tr>
      <w:tr w:rsidR="007C3599" w:rsidRPr="007C3599" w14:paraId="1BF4037B" w14:textId="77777777" w:rsidTr="008A1FC9">
        <w:trPr>
          <w:cantSplit/>
          <w:trHeight w:val="231"/>
        </w:trPr>
        <w:tc>
          <w:tcPr>
            <w:tcW w:w="736" w:type="dxa"/>
            <w:vMerge w:val="restart"/>
            <w:tcBorders>
              <w:top w:val="single" w:sz="4" w:space="0" w:color="auto"/>
              <w:left w:val="single" w:sz="4" w:space="0" w:color="auto"/>
              <w:bottom w:val="single" w:sz="4" w:space="0" w:color="auto"/>
              <w:right w:val="single" w:sz="4" w:space="0" w:color="auto"/>
            </w:tcBorders>
          </w:tcPr>
          <w:p w14:paraId="2A9839FA" w14:textId="77777777" w:rsidR="00D61401" w:rsidRPr="007C3599" w:rsidRDefault="00D61401" w:rsidP="008A1FC9"/>
          <w:p w14:paraId="2CF4F33A" w14:textId="77777777" w:rsidR="00D61401" w:rsidRPr="007C3599" w:rsidRDefault="00D61401" w:rsidP="008A1FC9">
            <w:r w:rsidRPr="007C3599">
              <w:rPr>
                <w:rFonts w:hint="eastAsia"/>
              </w:rPr>
              <w:t>コンテンツ</w:t>
            </w:r>
          </w:p>
          <w:p w14:paraId="4C23D5E1" w14:textId="77777777" w:rsidR="00D61401" w:rsidRPr="007C3599" w:rsidRDefault="00D61401" w:rsidP="008A1FC9"/>
        </w:tc>
        <w:tc>
          <w:tcPr>
            <w:tcW w:w="212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5D10277" w14:textId="77777777" w:rsidR="00D61401" w:rsidRPr="007C3599" w:rsidRDefault="00D61401" w:rsidP="008A1FC9">
            <w:r w:rsidRPr="007C3599">
              <w:rPr>
                <w:rFonts w:hint="eastAsia"/>
              </w:rPr>
              <w:t>鮮度</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E584E06" w14:textId="77777777" w:rsidR="00D61401" w:rsidRPr="007C3599" w:rsidRDefault="00D61401" w:rsidP="008A1FC9">
            <w:r w:rsidRPr="007C3599">
              <w:rPr>
                <w:rFonts w:hint="eastAsia"/>
              </w:rPr>
              <w:t>地図更新データ</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6CB5F7E5" w14:textId="77777777" w:rsidR="00D61401" w:rsidRPr="007C3599" w:rsidRDefault="00D61401" w:rsidP="008A1FC9">
            <w:pPr>
              <w:rPr>
                <w:szCs w:val="20"/>
              </w:rPr>
            </w:pPr>
            <w:r w:rsidRPr="007C3599">
              <w:rPr>
                <w:rFonts w:hint="eastAsia"/>
                <w:szCs w:val="20"/>
              </w:rPr>
              <w:t>※</w:t>
            </w:r>
            <w:r w:rsidRPr="007C3599">
              <w:rPr>
                <w:strike/>
                <w:szCs w:val="20"/>
              </w:rPr>
              <w:t>2</w:t>
            </w:r>
            <w:r w:rsidRPr="007C3599">
              <w:rPr>
                <w:rFonts w:hint="eastAsia"/>
                <w:szCs w:val="20"/>
              </w:rPr>
              <w:t>１　▲</w:t>
            </w:r>
            <w:r w:rsidRPr="007C3599">
              <w:rPr>
                <w:szCs w:val="20"/>
              </w:rPr>
              <w:t>3.00</w:t>
            </w:r>
          </w:p>
        </w:tc>
      </w:tr>
      <w:tr w:rsidR="007C3599" w:rsidRPr="007C3599" w14:paraId="3E12345F" w14:textId="77777777" w:rsidTr="008A1FC9">
        <w:trPr>
          <w:cantSplit/>
          <w:trHeight w:val="231"/>
        </w:trPr>
        <w:tc>
          <w:tcPr>
            <w:tcW w:w="736" w:type="dxa"/>
            <w:vMerge/>
            <w:tcBorders>
              <w:top w:val="single" w:sz="4" w:space="0" w:color="auto"/>
              <w:left w:val="single" w:sz="4" w:space="0" w:color="auto"/>
              <w:bottom w:val="single" w:sz="4" w:space="0" w:color="auto"/>
              <w:right w:val="single" w:sz="4" w:space="0" w:color="auto"/>
            </w:tcBorders>
            <w:hideMark/>
          </w:tcPr>
          <w:p w14:paraId="7B363FC0" w14:textId="77777777" w:rsidR="00D61401" w:rsidRPr="007C3599" w:rsidRDefault="00D61401" w:rsidP="008A1FC9"/>
        </w:tc>
        <w:tc>
          <w:tcPr>
            <w:tcW w:w="212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B38A02F" w14:textId="77777777" w:rsidR="00D61401" w:rsidRPr="007C3599" w:rsidRDefault="00D61401" w:rsidP="008A1FC9">
            <w:r w:rsidRPr="007C3599">
              <w:rPr>
                <w:rFonts w:hint="eastAsia"/>
              </w:rPr>
              <w:t>精度</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76661997" w14:textId="77777777" w:rsidR="00D61401" w:rsidRPr="007C3599" w:rsidRDefault="00D61401" w:rsidP="008A1FC9">
            <w:r w:rsidRPr="007C3599">
              <w:rPr>
                <w:rFonts w:hint="eastAsia"/>
              </w:rPr>
              <w:t>地図更新データ</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45F0B310" w14:textId="77777777" w:rsidR="00D61401" w:rsidRPr="007C3599" w:rsidRDefault="00D61401" w:rsidP="008A1FC9">
            <w:pPr>
              <w:pStyle w:val="aa"/>
              <w:rPr>
                <w:rFonts w:ascii="Meiryo UI" w:eastAsia="Meiryo UI" w:hAnsi="Meiryo UI"/>
                <w:sz w:val="20"/>
                <w:szCs w:val="20"/>
              </w:rPr>
            </w:pPr>
            <w:r w:rsidRPr="007C3599">
              <w:rPr>
                <w:rFonts w:ascii="Meiryo UI" w:eastAsia="Meiryo UI" w:hAnsi="Meiryo UI" w:hint="eastAsia"/>
                <w:sz w:val="20"/>
                <w:szCs w:val="20"/>
              </w:rPr>
              <w:t>※</w:t>
            </w:r>
            <w:r w:rsidRPr="007C3599">
              <w:rPr>
                <w:rFonts w:ascii="Meiryo UI" w:eastAsia="Meiryo UI" w:hAnsi="Meiryo UI"/>
                <w:strike/>
                <w:sz w:val="20"/>
                <w:szCs w:val="20"/>
              </w:rPr>
              <w:t>2</w:t>
            </w:r>
            <w:r w:rsidRPr="007C3599">
              <w:rPr>
                <w:rFonts w:ascii="Meiryo UI" w:eastAsia="Meiryo UI" w:hAnsi="Meiryo UI" w:hint="eastAsia"/>
                <w:sz w:val="20"/>
                <w:szCs w:val="20"/>
              </w:rPr>
              <w:t>１　▲</w:t>
            </w:r>
            <w:r w:rsidRPr="007C3599">
              <w:rPr>
                <w:rFonts w:ascii="Meiryo UI" w:eastAsia="Meiryo UI" w:hAnsi="Meiryo UI"/>
                <w:sz w:val="20"/>
                <w:szCs w:val="20"/>
              </w:rPr>
              <w:t>3.00</w:t>
            </w:r>
          </w:p>
        </w:tc>
      </w:tr>
      <w:tr w:rsidR="007C3599" w:rsidRPr="007C3599" w14:paraId="2B343C71" w14:textId="77777777" w:rsidTr="008A1FC9">
        <w:trPr>
          <w:cantSplit/>
          <w:trHeight w:val="231"/>
        </w:trPr>
        <w:tc>
          <w:tcPr>
            <w:tcW w:w="736" w:type="dxa"/>
            <w:vMerge/>
            <w:tcBorders>
              <w:top w:val="single" w:sz="4" w:space="0" w:color="auto"/>
              <w:left w:val="single" w:sz="4" w:space="0" w:color="auto"/>
              <w:bottom w:val="single" w:sz="4" w:space="0" w:color="auto"/>
              <w:right w:val="single" w:sz="4" w:space="0" w:color="auto"/>
            </w:tcBorders>
            <w:hideMark/>
          </w:tcPr>
          <w:p w14:paraId="5B6FE5E5" w14:textId="77777777" w:rsidR="00D61401" w:rsidRPr="007C3599" w:rsidRDefault="00D61401" w:rsidP="008A1FC9"/>
        </w:tc>
        <w:tc>
          <w:tcPr>
            <w:tcW w:w="212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D363AC" w14:textId="77777777" w:rsidR="00D61401" w:rsidRPr="007C3599" w:rsidRDefault="00D61401" w:rsidP="008A1FC9">
            <w:r w:rsidRPr="007C3599">
              <w:rPr>
                <w:rFonts w:hint="eastAsia"/>
              </w:rPr>
              <w:t>対象</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EA3A363" w14:textId="77777777" w:rsidR="00D61401" w:rsidRPr="007C3599" w:rsidRDefault="00D61401" w:rsidP="008A1FC9">
            <w:r w:rsidRPr="007C3599">
              <w:rPr>
                <w:rFonts w:hint="eastAsia"/>
              </w:rPr>
              <w:t>更新コンテンツ</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26BFE801" w14:textId="77777777" w:rsidR="00D61401" w:rsidRPr="007C3599" w:rsidRDefault="00D61401" w:rsidP="008A1FC9">
            <w:pPr>
              <w:pStyle w:val="aa"/>
              <w:rPr>
                <w:rFonts w:ascii="Meiryo UI" w:eastAsia="Meiryo UI" w:hAnsi="Meiryo UI"/>
                <w:sz w:val="20"/>
                <w:szCs w:val="20"/>
              </w:rPr>
            </w:pPr>
            <w:r w:rsidRPr="007C3599">
              <w:rPr>
                <w:rFonts w:ascii="Meiryo UI" w:eastAsia="Meiryo UI" w:hAnsi="Meiryo UI" w:hint="eastAsia"/>
                <w:sz w:val="20"/>
                <w:szCs w:val="20"/>
              </w:rPr>
              <w:t>※</w:t>
            </w:r>
            <w:r w:rsidRPr="007C3599">
              <w:rPr>
                <w:rFonts w:ascii="Meiryo UI" w:eastAsia="Meiryo UI" w:hAnsi="Meiryo UI"/>
                <w:strike/>
                <w:sz w:val="20"/>
                <w:szCs w:val="20"/>
              </w:rPr>
              <w:t>2</w:t>
            </w:r>
            <w:r w:rsidRPr="007C3599">
              <w:rPr>
                <w:rFonts w:ascii="Meiryo UI" w:eastAsia="Meiryo UI" w:hAnsi="Meiryo UI" w:hint="eastAsia"/>
                <w:sz w:val="20"/>
                <w:szCs w:val="20"/>
              </w:rPr>
              <w:t>１　▲</w:t>
            </w:r>
            <w:r w:rsidRPr="007C3599">
              <w:rPr>
                <w:rFonts w:ascii="Meiryo UI" w:eastAsia="Meiryo UI" w:hAnsi="Meiryo UI"/>
                <w:sz w:val="20"/>
                <w:szCs w:val="20"/>
              </w:rPr>
              <w:t>3.00</w:t>
            </w:r>
          </w:p>
        </w:tc>
      </w:tr>
      <w:tr w:rsidR="007C3599" w:rsidRPr="007C3599" w14:paraId="2269F4FC" w14:textId="77777777" w:rsidTr="008A1FC9">
        <w:trPr>
          <w:cantSplit/>
          <w:trHeight w:val="231"/>
        </w:trPr>
        <w:tc>
          <w:tcPr>
            <w:tcW w:w="736" w:type="dxa"/>
            <w:vMerge/>
            <w:tcBorders>
              <w:top w:val="single" w:sz="4" w:space="0" w:color="auto"/>
              <w:left w:val="single" w:sz="4" w:space="0" w:color="auto"/>
              <w:bottom w:val="single" w:sz="4" w:space="0" w:color="auto"/>
              <w:right w:val="single" w:sz="4" w:space="0" w:color="auto"/>
            </w:tcBorders>
          </w:tcPr>
          <w:p w14:paraId="0DFF78DF" w14:textId="77777777" w:rsidR="00D61401" w:rsidRPr="007C3599" w:rsidRDefault="00D61401" w:rsidP="008A1FC9"/>
        </w:tc>
        <w:tc>
          <w:tcPr>
            <w:tcW w:w="2126" w:type="dxa"/>
            <w:gridSpan w:val="2"/>
            <w:tcBorders>
              <w:top w:val="single" w:sz="4" w:space="0" w:color="auto"/>
              <w:left w:val="single" w:sz="4" w:space="0" w:color="auto"/>
              <w:bottom w:val="single" w:sz="4" w:space="0" w:color="auto"/>
              <w:right w:val="single" w:sz="4" w:space="0" w:color="auto"/>
            </w:tcBorders>
            <w:shd w:val="clear" w:color="auto" w:fill="auto"/>
          </w:tcPr>
          <w:p w14:paraId="1CCCB0DF" w14:textId="77777777" w:rsidR="00D61401" w:rsidRPr="007C3599" w:rsidRDefault="00D61401" w:rsidP="008A1FC9">
            <w:r w:rsidRPr="007C3599">
              <w:rPr>
                <w:rFonts w:hint="eastAsia"/>
              </w:rPr>
              <w:t>検査</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tcPr>
          <w:p w14:paraId="73AA14C7" w14:textId="77777777" w:rsidR="00D61401" w:rsidRPr="007C3599" w:rsidRDefault="00D61401" w:rsidP="008A1FC9">
            <w:r w:rsidRPr="007C3599">
              <w:rPr>
                <w:rFonts w:hint="eastAsia"/>
              </w:rPr>
              <w:t>データ評価</w:t>
            </w:r>
          </w:p>
        </w:tc>
        <w:tc>
          <w:tcPr>
            <w:tcW w:w="2524" w:type="dxa"/>
            <w:tcBorders>
              <w:top w:val="single" w:sz="4" w:space="0" w:color="auto"/>
              <w:left w:val="single" w:sz="4" w:space="0" w:color="auto"/>
              <w:bottom w:val="single" w:sz="4" w:space="0" w:color="auto"/>
              <w:right w:val="single" w:sz="4" w:space="0" w:color="auto"/>
            </w:tcBorders>
            <w:shd w:val="clear" w:color="auto" w:fill="auto"/>
          </w:tcPr>
          <w:p w14:paraId="5EEC1838" w14:textId="77777777" w:rsidR="00D61401" w:rsidRPr="007C3599" w:rsidRDefault="00D61401" w:rsidP="008A1FC9">
            <w:pPr>
              <w:pStyle w:val="aa"/>
              <w:rPr>
                <w:rFonts w:ascii="Meiryo UI" w:eastAsia="Meiryo UI" w:hAnsi="Meiryo UI"/>
                <w:sz w:val="20"/>
                <w:szCs w:val="20"/>
              </w:rPr>
            </w:pPr>
            <w:r w:rsidRPr="007C3599">
              <w:rPr>
                <w:rFonts w:ascii="Meiryo UI" w:eastAsia="Meiryo UI" w:hAnsi="Meiryo UI" w:hint="eastAsia"/>
                <w:sz w:val="20"/>
                <w:szCs w:val="20"/>
              </w:rPr>
              <w:t>※</w:t>
            </w:r>
            <w:r w:rsidRPr="007C3599">
              <w:rPr>
                <w:rFonts w:ascii="Meiryo UI" w:eastAsia="Meiryo UI" w:hAnsi="Meiryo UI"/>
                <w:strike/>
                <w:sz w:val="20"/>
                <w:szCs w:val="20"/>
              </w:rPr>
              <w:t>5</w:t>
            </w:r>
            <w:r w:rsidRPr="007C3599">
              <w:rPr>
                <w:rFonts w:ascii="Meiryo UI" w:eastAsia="Meiryo UI" w:hAnsi="Meiryo UI" w:hint="eastAsia"/>
                <w:sz w:val="20"/>
                <w:szCs w:val="20"/>
              </w:rPr>
              <w:t>２　▲</w:t>
            </w:r>
            <w:r w:rsidRPr="007C3599">
              <w:rPr>
                <w:rFonts w:ascii="Meiryo UI" w:eastAsia="Meiryo UI" w:hAnsi="Meiryo UI"/>
                <w:sz w:val="20"/>
                <w:szCs w:val="20"/>
              </w:rPr>
              <w:t>3.00</w:t>
            </w:r>
          </w:p>
        </w:tc>
      </w:tr>
      <w:tr w:rsidR="007C3599" w:rsidRPr="007C3599" w14:paraId="3BEEE338" w14:textId="77777777" w:rsidTr="008A1FC9">
        <w:trPr>
          <w:cantSplit/>
          <w:trHeight w:val="231"/>
        </w:trPr>
        <w:tc>
          <w:tcPr>
            <w:tcW w:w="736" w:type="dxa"/>
            <w:vMerge/>
            <w:tcBorders>
              <w:top w:val="single" w:sz="4" w:space="0" w:color="auto"/>
              <w:left w:val="single" w:sz="4" w:space="0" w:color="auto"/>
              <w:bottom w:val="single" w:sz="4" w:space="0" w:color="auto"/>
              <w:right w:val="single" w:sz="4" w:space="0" w:color="auto"/>
            </w:tcBorders>
            <w:hideMark/>
          </w:tcPr>
          <w:p w14:paraId="55E83CD0" w14:textId="77777777" w:rsidR="00D61401" w:rsidRPr="007C3599" w:rsidRDefault="00D61401" w:rsidP="008A1FC9"/>
        </w:tc>
        <w:tc>
          <w:tcPr>
            <w:tcW w:w="1102" w:type="dxa"/>
            <w:vMerge w:val="restart"/>
            <w:tcBorders>
              <w:top w:val="single" w:sz="4" w:space="0" w:color="auto"/>
              <w:left w:val="single" w:sz="4" w:space="0" w:color="auto"/>
              <w:right w:val="single" w:sz="4" w:space="0" w:color="auto"/>
            </w:tcBorders>
            <w:shd w:val="clear" w:color="auto" w:fill="auto"/>
            <w:hideMark/>
          </w:tcPr>
          <w:p w14:paraId="4971EC86" w14:textId="77777777" w:rsidR="00D61401" w:rsidRPr="007C3599" w:rsidRDefault="00D61401" w:rsidP="008A1FC9">
            <w:r w:rsidRPr="007C3599">
              <w:rPr>
                <w:rFonts w:hint="eastAsia"/>
              </w:rPr>
              <w:t>セキュリティ</w:t>
            </w:r>
          </w:p>
        </w:tc>
        <w:tc>
          <w:tcPr>
            <w:tcW w:w="1024" w:type="dxa"/>
            <w:vMerge w:val="restart"/>
            <w:tcBorders>
              <w:top w:val="single" w:sz="4" w:space="0" w:color="auto"/>
              <w:left w:val="single" w:sz="4" w:space="0" w:color="auto"/>
              <w:right w:val="single" w:sz="4" w:space="0" w:color="auto"/>
            </w:tcBorders>
            <w:shd w:val="clear" w:color="auto" w:fill="auto"/>
            <w:hideMark/>
          </w:tcPr>
          <w:p w14:paraId="328BBF46" w14:textId="77777777" w:rsidR="00D61401" w:rsidRPr="007C3599" w:rsidRDefault="00D61401" w:rsidP="008A1FC9">
            <w:r w:rsidRPr="007C3599">
              <w:rPr>
                <w:rFonts w:hint="eastAsia"/>
              </w:rPr>
              <w:t>改竄防止</w:t>
            </w:r>
          </w:p>
          <w:p w14:paraId="3635BE2A" w14:textId="77777777" w:rsidR="00D61401" w:rsidRPr="007C3599" w:rsidRDefault="00D61401" w:rsidP="008A1FC9">
            <w:r w:rsidRPr="007C3599">
              <w:rPr>
                <w:rFonts w:hint="eastAsia"/>
              </w:rPr>
              <w:t>複製防止</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6CD3403" w14:textId="77777777" w:rsidR="00D61401" w:rsidRPr="007C3599" w:rsidRDefault="00D61401" w:rsidP="008A1FC9">
            <w:r w:rsidRPr="007C3599">
              <w:rPr>
                <w:rFonts w:hint="eastAsia"/>
              </w:rPr>
              <w:t>地図更新データ・サービス期間</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4951405D" w14:textId="77777777" w:rsidR="00D61401" w:rsidRPr="007C3599" w:rsidRDefault="00D61401" w:rsidP="008A1FC9">
            <w:r w:rsidRPr="007C3599">
              <w:rPr>
                <w:rFonts w:hint="eastAsia"/>
              </w:rPr>
              <w:t>暗号化コードを付与※</w:t>
            </w:r>
            <w:r w:rsidRPr="007C3599">
              <w:t>3</w:t>
            </w:r>
          </w:p>
          <w:p w14:paraId="4D1F117E" w14:textId="77777777" w:rsidR="00D61401" w:rsidRPr="007C3599" w:rsidRDefault="00D61401" w:rsidP="008A1FC9">
            <w:r w:rsidRPr="007C3599">
              <w:rPr>
                <w:rFonts w:hint="eastAsia"/>
                <w:szCs w:val="20"/>
              </w:rPr>
              <w:t xml:space="preserve">　▲</w:t>
            </w:r>
            <w:r w:rsidRPr="007C3599">
              <w:rPr>
                <w:szCs w:val="20"/>
              </w:rPr>
              <w:t>3.00</w:t>
            </w:r>
          </w:p>
        </w:tc>
      </w:tr>
      <w:tr w:rsidR="007C3599" w:rsidRPr="007C3599" w14:paraId="7AE2449A" w14:textId="77777777" w:rsidTr="008A1FC9">
        <w:trPr>
          <w:cantSplit/>
          <w:trHeight w:val="231"/>
        </w:trPr>
        <w:tc>
          <w:tcPr>
            <w:tcW w:w="736" w:type="dxa"/>
            <w:vMerge/>
            <w:tcBorders>
              <w:top w:val="single" w:sz="4" w:space="0" w:color="auto"/>
              <w:left w:val="single" w:sz="4" w:space="0" w:color="auto"/>
              <w:bottom w:val="single" w:sz="4" w:space="0" w:color="auto"/>
              <w:right w:val="single" w:sz="4" w:space="0" w:color="auto"/>
            </w:tcBorders>
          </w:tcPr>
          <w:p w14:paraId="568FAA04" w14:textId="77777777" w:rsidR="00D61401" w:rsidRPr="007C3599" w:rsidRDefault="00D61401" w:rsidP="008A1FC9"/>
        </w:tc>
        <w:tc>
          <w:tcPr>
            <w:tcW w:w="1102" w:type="dxa"/>
            <w:vMerge/>
            <w:tcBorders>
              <w:left w:val="single" w:sz="4" w:space="0" w:color="auto"/>
              <w:bottom w:val="single" w:sz="4" w:space="0" w:color="auto"/>
              <w:right w:val="single" w:sz="4" w:space="0" w:color="auto"/>
            </w:tcBorders>
            <w:shd w:val="clear" w:color="auto" w:fill="auto"/>
          </w:tcPr>
          <w:p w14:paraId="607A5104" w14:textId="77777777" w:rsidR="00D61401" w:rsidRPr="007C3599" w:rsidRDefault="00D61401" w:rsidP="008A1FC9"/>
        </w:tc>
        <w:tc>
          <w:tcPr>
            <w:tcW w:w="1024" w:type="dxa"/>
            <w:vMerge/>
            <w:tcBorders>
              <w:left w:val="single" w:sz="4" w:space="0" w:color="auto"/>
              <w:bottom w:val="single" w:sz="4" w:space="0" w:color="auto"/>
              <w:right w:val="single" w:sz="4" w:space="0" w:color="auto"/>
            </w:tcBorders>
            <w:shd w:val="clear" w:color="auto" w:fill="auto"/>
          </w:tcPr>
          <w:p w14:paraId="4F82E011" w14:textId="77777777" w:rsidR="00D61401" w:rsidRPr="007C3599" w:rsidRDefault="00D61401" w:rsidP="008A1FC9"/>
        </w:tc>
        <w:tc>
          <w:tcPr>
            <w:tcW w:w="3016" w:type="dxa"/>
            <w:gridSpan w:val="2"/>
            <w:tcBorders>
              <w:top w:val="single" w:sz="4" w:space="0" w:color="auto"/>
              <w:left w:val="single" w:sz="4" w:space="0" w:color="auto"/>
              <w:bottom w:val="single" w:sz="4" w:space="0" w:color="auto"/>
              <w:right w:val="single" w:sz="4" w:space="0" w:color="auto"/>
            </w:tcBorders>
            <w:shd w:val="clear" w:color="auto" w:fill="auto"/>
          </w:tcPr>
          <w:p w14:paraId="6ADACF4E" w14:textId="37F12DF2" w:rsidR="00D61401" w:rsidRPr="007C3599" w:rsidRDefault="00D61401" w:rsidP="008A1FC9">
            <w:pPr>
              <w:rPr>
                <w:strike/>
                <w:rPrChange w:id="3415" w:author="Moriyama, Shoya/森山 翔也" w:date="2025-04-02T21:08:00Z">
                  <w:rPr/>
                </w:rPrChange>
              </w:rPr>
            </w:pPr>
            <w:r w:rsidRPr="007C3599">
              <w:rPr>
                <w:rFonts w:hint="eastAsia"/>
                <w:strike/>
                <w:rPrChange w:id="3416" w:author="Moriyama, Shoya/森山 翔也" w:date="2025-04-02T21:08:00Z">
                  <w:rPr>
                    <w:rFonts w:hint="eastAsia"/>
                  </w:rPr>
                </w:rPrChange>
              </w:rPr>
              <w:t>リプロデータ</w:t>
            </w:r>
            <w:ins w:id="3417" w:author="Kashima, Takuya/鹿島 卓也" w:date="2024-06-04T08:24:00Z">
              <w:r w:rsidR="000260DF" w:rsidRPr="007C3599">
                <w:rPr>
                  <w:strike/>
                  <w:rPrChange w:id="3418" w:author="Moriyama, Shoya/森山 翔也" w:date="2025-04-02T21:08:00Z">
                    <w:rPr>
                      <w:strike/>
                      <w:color w:val="000000" w:themeColor="text1"/>
                    </w:rPr>
                  </w:rPrChange>
                </w:rPr>
                <w:t xml:space="preserve"> </w:t>
              </w:r>
            </w:ins>
            <w:ins w:id="3419" w:author="Kashima, Takuya/鹿島 卓也" w:date="2024-06-04T08:25:00Z">
              <w:r w:rsidR="000260DF" w:rsidRPr="007C3599">
                <w:rPr>
                  <w:rFonts w:hint="eastAsia"/>
                  <w:rPrChange w:id="3420" w:author="Moriyama, Shoya/森山 翔也" w:date="2025-04-02T21:08:00Z">
                    <w:rPr>
                      <w:rFonts w:hint="eastAsia"/>
                      <w:strike/>
                      <w:color w:val="000000" w:themeColor="text1"/>
                    </w:rPr>
                  </w:rPrChange>
                </w:rPr>
                <w:t>▲</w:t>
              </w:r>
              <w:r w:rsidR="000260DF" w:rsidRPr="007C3599">
                <w:rPr>
                  <w:rPrChange w:id="3421" w:author="Moriyama, Shoya/森山 翔也" w:date="2025-04-02T21:08:00Z">
                    <w:rPr>
                      <w:strike/>
                      <w:color w:val="000000" w:themeColor="text1"/>
                    </w:rPr>
                  </w:rPrChange>
                </w:rPr>
                <w:t>Ver</w:t>
              </w:r>
            </w:ins>
            <w:ins w:id="3422" w:author="Kashima, Takuya/鹿島 卓也" w:date="2024-06-14T09:47:00Z">
              <w:r w:rsidR="00CC52DF" w:rsidRPr="007C3599">
                <w:rPr>
                  <w:rPrChange w:id="3423" w:author="Moriyama, Shoya/森山 翔也" w:date="2025-04-02T21:08:00Z">
                    <w:rPr>
                      <w:color w:val="FF0000"/>
                    </w:rPr>
                  </w:rPrChange>
                </w:rPr>
                <w:t>6</w:t>
              </w:r>
            </w:ins>
            <w:ins w:id="3424" w:author="Kashima, Takuya/鹿島 卓也" w:date="2024-06-04T08:25:00Z">
              <w:r w:rsidR="000260DF" w:rsidRPr="007C3599">
                <w:rPr>
                  <w:rPrChange w:id="3425" w:author="Moriyama, Shoya/森山 翔也" w:date="2025-04-02T21:08:00Z">
                    <w:rPr>
                      <w:strike/>
                      <w:color w:val="000000" w:themeColor="text1"/>
                    </w:rPr>
                  </w:rPrChange>
                </w:rPr>
                <w:t>.</w:t>
              </w:r>
            </w:ins>
            <w:ins w:id="3426" w:author="Kashima, Takuya/鹿島 卓也" w:date="2024-06-14T09:47:00Z">
              <w:r w:rsidR="00CC52DF" w:rsidRPr="007C3599">
                <w:rPr>
                  <w:rPrChange w:id="3427" w:author="Moriyama, Shoya/森山 翔也" w:date="2025-04-02T21:08:00Z">
                    <w:rPr>
                      <w:color w:val="FF0000"/>
                    </w:rPr>
                  </w:rPrChange>
                </w:rPr>
                <w:t>20</w:t>
              </w:r>
            </w:ins>
          </w:p>
        </w:tc>
        <w:tc>
          <w:tcPr>
            <w:tcW w:w="2524" w:type="dxa"/>
            <w:tcBorders>
              <w:top w:val="single" w:sz="4" w:space="0" w:color="auto"/>
              <w:left w:val="single" w:sz="4" w:space="0" w:color="auto"/>
              <w:bottom w:val="single" w:sz="4" w:space="0" w:color="auto"/>
              <w:right w:val="single" w:sz="4" w:space="0" w:color="auto"/>
            </w:tcBorders>
            <w:shd w:val="clear" w:color="auto" w:fill="auto"/>
          </w:tcPr>
          <w:p w14:paraId="674FC916" w14:textId="258778C3" w:rsidR="00D61401" w:rsidRPr="007C3599" w:rsidRDefault="00D61401" w:rsidP="008A1FC9">
            <w:pPr>
              <w:rPr>
                <w:strike/>
                <w:rPrChange w:id="3428" w:author="Moriyama, Shoya/森山 翔也" w:date="2025-04-02T21:08:00Z">
                  <w:rPr/>
                </w:rPrChange>
              </w:rPr>
            </w:pPr>
            <w:r w:rsidRPr="007C3599">
              <w:rPr>
                <w:rFonts w:hint="eastAsia"/>
                <w:strike/>
                <w:sz w:val="18"/>
                <w:szCs w:val="22"/>
                <w:rPrChange w:id="3429" w:author="Moriyama, Shoya/森山 翔也" w:date="2025-04-02T21:08:00Z">
                  <w:rPr>
                    <w:rFonts w:hint="eastAsia"/>
                  </w:rPr>
                </w:rPrChange>
              </w:rPr>
              <w:t>リプロ仕様に準拠</w:t>
            </w:r>
            <w:ins w:id="3430" w:author="Kashima, Takuya/鹿島 卓也" w:date="2024-06-04T08:25:00Z">
              <w:r w:rsidR="000260DF" w:rsidRPr="007C3599">
                <w:rPr>
                  <w:sz w:val="18"/>
                  <w:szCs w:val="22"/>
                  <w:rPrChange w:id="3431" w:author="Moriyama, Shoya/森山 翔也" w:date="2025-04-02T21:08:00Z">
                    <w:rPr>
                      <w:strike/>
                      <w:color w:val="000000" w:themeColor="text1"/>
                    </w:rPr>
                  </w:rPrChange>
                </w:rPr>
                <w:t xml:space="preserve"> </w:t>
              </w:r>
              <w:r w:rsidR="000260DF" w:rsidRPr="007C3599">
                <w:rPr>
                  <w:rFonts w:hint="eastAsia"/>
                  <w:sz w:val="18"/>
                  <w:szCs w:val="22"/>
                  <w:rPrChange w:id="3432" w:author="Moriyama, Shoya/森山 翔也" w:date="2025-04-02T21:08:00Z">
                    <w:rPr>
                      <w:rFonts w:hint="eastAsia"/>
                      <w:strike/>
                      <w:color w:val="000000" w:themeColor="text1"/>
                    </w:rPr>
                  </w:rPrChange>
                </w:rPr>
                <w:t>▲</w:t>
              </w:r>
              <w:r w:rsidR="000260DF" w:rsidRPr="007C3599">
                <w:rPr>
                  <w:sz w:val="18"/>
                  <w:szCs w:val="22"/>
                  <w:rPrChange w:id="3433" w:author="Moriyama, Shoya/森山 翔也" w:date="2025-04-02T21:08:00Z">
                    <w:rPr>
                      <w:strike/>
                      <w:color w:val="000000" w:themeColor="text1"/>
                    </w:rPr>
                  </w:rPrChange>
                </w:rPr>
                <w:t>Ver</w:t>
              </w:r>
            </w:ins>
            <w:ins w:id="3434" w:author="Kashima, Takuya/鹿島 卓也" w:date="2024-06-14T09:47:00Z">
              <w:r w:rsidR="00CC52DF" w:rsidRPr="007C3599">
                <w:rPr>
                  <w:sz w:val="18"/>
                  <w:szCs w:val="22"/>
                  <w:rPrChange w:id="3435" w:author="Moriyama, Shoya/森山 翔也" w:date="2025-04-02T21:08:00Z">
                    <w:rPr>
                      <w:color w:val="FF0000"/>
                      <w:sz w:val="18"/>
                      <w:szCs w:val="22"/>
                    </w:rPr>
                  </w:rPrChange>
                </w:rPr>
                <w:t>6</w:t>
              </w:r>
            </w:ins>
            <w:ins w:id="3436" w:author="Kashima, Takuya/鹿島 卓也" w:date="2024-06-04T08:25:00Z">
              <w:r w:rsidR="000260DF" w:rsidRPr="007C3599">
                <w:rPr>
                  <w:sz w:val="18"/>
                  <w:szCs w:val="22"/>
                  <w:rPrChange w:id="3437" w:author="Moriyama, Shoya/森山 翔也" w:date="2025-04-02T21:08:00Z">
                    <w:rPr>
                      <w:strike/>
                      <w:color w:val="000000" w:themeColor="text1"/>
                    </w:rPr>
                  </w:rPrChange>
                </w:rPr>
                <w:t>.</w:t>
              </w:r>
            </w:ins>
            <w:ins w:id="3438" w:author="Kashima, Takuya/鹿島 卓也" w:date="2024-06-14T09:47:00Z">
              <w:r w:rsidR="00CC52DF" w:rsidRPr="007C3599">
                <w:rPr>
                  <w:sz w:val="18"/>
                  <w:szCs w:val="22"/>
                  <w:rPrChange w:id="3439" w:author="Moriyama, Shoya/森山 翔也" w:date="2025-04-02T21:08:00Z">
                    <w:rPr>
                      <w:color w:val="FF0000"/>
                      <w:sz w:val="18"/>
                      <w:szCs w:val="22"/>
                    </w:rPr>
                  </w:rPrChange>
                </w:rPr>
                <w:t>20</w:t>
              </w:r>
            </w:ins>
          </w:p>
        </w:tc>
      </w:tr>
      <w:tr w:rsidR="007C3599" w:rsidRPr="007C3599" w14:paraId="39FA906B" w14:textId="77777777" w:rsidTr="008A1FC9">
        <w:trPr>
          <w:cantSplit/>
          <w:trHeight w:val="231"/>
        </w:trPr>
        <w:tc>
          <w:tcPr>
            <w:tcW w:w="736" w:type="dxa"/>
            <w:tcBorders>
              <w:top w:val="single" w:sz="4" w:space="0" w:color="auto"/>
              <w:left w:val="single" w:sz="4" w:space="0" w:color="auto"/>
              <w:bottom w:val="single" w:sz="4" w:space="0" w:color="auto"/>
              <w:right w:val="single" w:sz="4" w:space="0" w:color="auto"/>
            </w:tcBorders>
          </w:tcPr>
          <w:p w14:paraId="556ED290" w14:textId="77777777" w:rsidR="00D61401" w:rsidRPr="007C3599" w:rsidRDefault="00D61401" w:rsidP="008A1FC9">
            <w:r w:rsidRPr="007C3599">
              <w:rPr>
                <w:rFonts w:hint="eastAsia"/>
              </w:rPr>
              <w:t>検査</w:t>
            </w:r>
          </w:p>
        </w:tc>
        <w:tc>
          <w:tcPr>
            <w:tcW w:w="2126" w:type="dxa"/>
            <w:gridSpan w:val="2"/>
            <w:tcBorders>
              <w:top w:val="single" w:sz="4" w:space="0" w:color="auto"/>
              <w:left w:val="single" w:sz="4" w:space="0" w:color="auto"/>
              <w:bottom w:val="single" w:sz="4" w:space="0" w:color="auto"/>
              <w:right w:val="single" w:sz="4" w:space="0" w:color="auto"/>
            </w:tcBorders>
            <w:shd w:val="clear" w:color="auto" w:fill="auto"/>
          </w:tcPr>
          <w:p w14:paraId="1790B9A7" w14:textId="77777777" w:rsidR="00D61401" w:rsidRPr="007C3599" w:rsidRDefault="00D61401" w:rsidP="008A1FC9">
            <w:r w:rsidRPr="007C3599">
              <w:rPr>
                <w:rFonts w:hint="eastAsia"/>
              </w:rPr>
              <w:t>組み合わせ検査</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tcPr>
          <w:p w14:paraId="262EFF41" w14:textId="77777777" w:rsidR="00D61401" w:rsidRPr="007C3599" w:rsidRDefault="00D61401" w:rsidP="008A1FC9">
            <w:r w:rsidRPr="007C3599">
              <w:rPr>
                <w:rFonts w:hint="eastAsia"/>
              </w:rPr>
              <w:t>新しいソフトまたは地図リリース</w:t>
            </w:r>
          </w:p>
        </w:tc>
        <w:tc>
          <w:tcPr>
            <w:tcW w:w="2524" w:type="dxa"/>
            <w:tcBorders>
              <w:top w:val="single" w:sz="4" w:space="0" w:color="auto"/>
              <w:left w:val="single" w:sz="4" w:space="0" w:color="auto"/>
              <w:bottom w:val="single" w:sz="4" w:space="0" w:color="auto"/>
              <w:right w:val="single" w:sz="4" w:space="0" w:color="auto"/>
            </w:tcBorders>
            <w:shd w:val="clear" w:color="auto" w:fill="auto"/>
          </w:tcPr>
          <w:p w14:paraId="7403344E" w14:textId="77777777" w:rsidR="00D61401" w:rsidRPr="007C3599" w:rsidRDefault="00D61401" w:rsidP="008A1FC9">
            <w:r w:rsidRPr="007C3599">
              <w:rPr>
                <w:rFonts w:hint="eastAsia"/>
              </w:rPr>
              <w:t>すでにリリースされているソフトまたは地図との組み合わせによる動作を保証すること</w:t>
            </w:r>
          </w:p>
        </w:tc>
      </w:tr>
      <w:tr w:rsidR="007C3599" w:rsidRPr="007C3599" w14:paraId="014070EA" w14:textId="77777777" w:rsidTr="008A1FC9">
        <w:trPr>
          <w:cantSplit/>
          <w:trHeight w:val="231"/>
        </w:trPr>
        <w:tc>
          <w:tcPr>
            <w:tcW w:w="736" w:type="dxa"/>
            <w:vMerge w:val="restart"/>
            <w:tcBorders>
              <w:top w:val="single" w:sz="4" w:space="0" w:color="auto"/>
              <w:left w:val="single" w:sz="4" w:space="0" w:color="auto"/>
              <w:bottom w:val="single" w:sz="4" w:space="0" w:color="auto"/>
              <w:right w:val="single" w:sz="4" w:space="0" w:color="auto"/>
            </w:tcBorders>
            <w:hideMark/>
          </w:tcPr>
          <w:p w14:paraId="5C832AEB" w14:textId="77777777" w:rsidR="00D61401" w:rsidRPr="007C3599" w:rsidRDefault="00D61401" w:rsidP="008A1FC9">
            <w:r w:rsidRPr="007C3599">
              <w:rPr>
                <w:rFonts w:hint="eastAsia"/>
              </w:rPr>
              <w:t>部品交換</w:t>
            </w:r>
          </w:p>
        </w:tc>
        <w:tc>
          <w:tcPr>
            <w:tcW w:w="2126"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2F124F3E" w14:textId="77777777" w:rsidR="00D61401" w:rsidRPr="007C3599" w:rsidRDefault="00D61401" w:rsidP="008A1FC9">
            <w:r w:rsidRPr="007C3599">
              <w:rPr>
                <w:rFonts w:hint="eastAsia"/>
              </w:rPr>
              <w:t>記録コンテンツ保護</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C76B724" w14:textId="77777777" w:rsidR="00D61401" w:rsidRPr="007C3599" w:rsidRDefault="00D61401" w:rsidP="008A1FC9">
            <w:r w:rsidRPr="007C3599">
              <w:rPr>
                <w:rFonts w:hint="eastAsia"/>
              </w:rPr>
              <w:t>地図更新（サービス期間情報）</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215CD412" w14:textId="77777777" w:rsidR="00D61401" w:rsidRPr="007C3599" w:rsidRDefault="00D61401" w:rsidP="008A1FC9">
            <w:r w:rsidRPr="007C3599">
              <w:rPr>
                <w:rFonts w:hint="eastAsia"/>
              </w:rPr>
              <w:t>交換前サービス期間を継続</w:t>
            </w:r>
          </w:p>
        </w:tc>
      </w:tr>
      <w:tr w:rsidR="007C3599" w:rsidRPr="007C3599" w14:paraId="0A89946F" w14:textId="77777777" w:rsidTr="008A1FC9">
        <w:trPr>
          <w:cantSplit/>
          <w:trHeight w:val="231"/>
        </w:trPr>
        <w:tc>
          <w:tcPr>
            <w:tcW w:w="736" w:type="dxa"/>
            <w:vMerge/>
            <w:tcBorders>
              <w:top w:val="single" w:sz="4" w:space="0" w:color="auto"/>
              <w:left w:val="single" w:sz="4" w:space="0" w:color="auto"/>
              <w:bottom w:val="single" w:sz="4" w:space="0" w:color="auto"/>
              <w:right w:val="single" w:sz="4" w:space="0" w:color="auto"/>
            </w:tcBorders>
            <w:hideMark/>
          </w:tcPr>
          <w:p w14:paraId="2038613B" w14:textId="77777777" w:rsidR="00D61401" w:rsidRPr="007C3599" w:rsidRDefault="00D61401" w:rsidP="008A1FC9"/>
        </w:tc>
        <w:tc>
          <w:tcPr>
            <w:tcW w:w="2126" w:type="dxa"/>
            <w:gridSpan w:val="2"/>
            <w:vMerge/>
            <w:tcBorders>
              <w:top w:val="single" w:sz="4" w:space="0" w:color="auto"/>
              <w:left w:val="single" w:sz="4" w:space="0" w:color="auto"/>
              <w:bottom w:val="single" w:sz="4" w:space="0" w:color="auto"/>
              <w:right w:val="single" w:sz="4" w:space="0" w:color="auto"/>
            </w:tcBorders>
            <w:shd w:val="clear" w:color="auto" w:fill="auto"/>
            <w:hideMark/>
          </w:tcPr>
          <w:p w14:paraId="2DF6CBF5" w14:textId="77777777" w:rsidR="00D61401" w:rsidRPr="007C3599" w:rsidRDefault="00D61401" w:rsidP="008A1FC9"/>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FFB4BD5" w14:textId="77777777" w:rsidR="00D61401" w:rsidRPr="007C3599" w:rsidRDefault="00D61401" w:rsidP="008A1FC9">
            <w:r w:rsidRPr="007C3599">
              <w:rPr>
                <w:rFonts w:hint="eastAsia"/>
              </w:rPr>
              <w:t>地図更新（地図データ）</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16991A10" w14:textId="77777777" w:rsidR="00D61401" w:rsidRPr="007C3599" w:rsidRDefault="00D61401" w:rsidP="008A1FC9">
            <w:r w:rsidRPr="007C3599">
              <w:rPr>
                <w:rFonts w:hint="eastAsia"/>
              </w:rPr>
              <w:t>不整合が起きた状態から復帰し、ナビ動作可能</w:t>
            </w:r>
          </w:p>
        </w:tc>
      </w:tr>
    </w:tbl>
    <w:p w14:paraId="3E5ED33D" w14:textId="58DF0780" w:rsidR="00D61401" w:rsidRPr="007C3599" w:rsidRDefault="00495270" w:rsidP="00D61401">
      <w:pPr>
        <w:numPr>
          <w:ilvl w:val="0"/>
          <w:numId w:val="59"/>
        </w:numPr>
        <w:ind w:left="958" w:hanging="357"/>
      </w:pPr>
      <w:ins w:id="3440" w:author="Moriyama, Shoya/森山 翔也" w:date="2025-02-10T16:30:00Z">
        <w:r w:rsidRPr="007C3599">
          <w:rPr>
            <w:rFonts w:ascii="ＭＳ Ｐゴシック" w:eastAsia="ＭＳ Ｐゴシック" w:hAnsi="ＭＳ Ｐゴシック" w:cs="ＭＳ Ｐゴシック"/>
            <w:noProof/>
            <w:kern w:val="0"/>
            <w:sz w:val="24"/>
          </w:rPr>
          <mc:AlternateContent>
            <mc:Choice Requires="wps">
              <w:drawing>
                <wp:anchor distT="0" distB="0" distL="114300" distR="114300" simplePos="0" relativeHeight="251658302" behindDoc="0" locked="0" layoutInCell="1" allowOverlap="1" wp14:anchorId="6AF70864" wp14:editId="0D5AEB05">
                  <wp:simplePos x="0" y="0"/>
                  <wp:positionH relativeFrom="margin">
                    <wp:posOffset>-251460</wp:posOffset>
                  </wp:positionH>
                  <wp:positionV relativeFrom="paragraph">
                    <wp:posOffset>-6097906</wp:posOffset>
                  </wp:positionV>
                  <wp:extent cx="6369050" cy="8220075"/>
                  <wp:effectExtent l="0" t="0" r="12700" b="28575"/>
                  <wp:wrapNone/>
                  <wp:docPr id="1445" name="テキスト ボックス 1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8220075"/>
                          </a:xfrm>
                          <a:prstGeom prst="rect">
                            <a:avLst/>
                          </a:prstGeom>
                          <a:solidFill>
                            <a:srgbClr val="7F7F7F">
                              <a:alpha val="50196"/>
                            </a:srgbClr>
                          </a:solidFill>
                          <a:ln w="6350">
                            <a:solidFill>
                              <a:prstClr val="black"/>
                            </a:solidFill>
                          </a:ln>
                        </wps:spPr>
                        <wps:txbx>
                          <w:txbxContent>
                            <w:p w14:paraId="2FB84D55" w14:textId="77777777" w:rsidR="00D339EF" w:rsidRPr="007C3599" w:rsidRDefault="00D339EF" w:rsidP="00D339EF">
                              <w:pPr>
                                <w:rPr>
                                  <w:ins w:id="3441" w:author="Moriyama, Shoya/森山 翔也" w:date="2025-03-10T11:08:00Z"/>
                                  <w:rPrChange w:id="3442" w:author="Moriyama, Shoya/森山 翔也" w:date="2025-04-02T21:09:00Z">
                                    <w:rPr>
                                      <w:ins w:id="3443" w:author="Moriyama, Shoya/森山 翔也" w:date="2025-03-10T11:08:00Z"/>
                                      <w:color w:val="FF0000"/>
                                    </w:rPr>
                                  </w:rPrChange>
                                </w:rPr>
                              </w:pPr>
                              <w:ins w:id="3444" w:author="Moriyama, Shoya/森山 翔也" w:date="2025-03-10T11:08:00Z">
                                <w:r w:rsidRPr="007C3599">
                                  <w:rPr>
                                    <w:rFonts w:hint="eastAsia"/>
                                    <w:rPrChange w:id="3445" w:author="Moriyama, Shoya/森山 翔也" w:date="2025-04-02T21:09:00Z">
                                      <w:rPr>
                                        <w:rFonts w:hint="eastAsia"/>
                                        <w:color w:val="FF0000"/>
                                      </w:rPr>
                                    </w:rPrChange>
                                  </w:rPr>
                                  <w:t>各種サービス要求仕様書から</w:t>
                                </w:r>
                                <w:r w:rsidRPr="007C3599">
                                  <w:rPr>
                                    <w:rPrChange w:id="3446" w:author="Moriyama, Shoya/森山 翔也" w:date="2025-04-02T21:09:00Z">
                                      <w:rPr>
                                        <w:color w:val="FF0000"/>
                                      </w:rPr>
                                    </w:rPrChange>
                                  </w:rPr>
                                  <w:t>006_性能要求_Performance_Requirement</w:t>
                                </w:r>
                                <w:r w:rsidRPr="007C3599">
                                  <w:rPr>
                                    <w:rFonts w:hint="eastAsia"/>
                                    <w:rPrChange w:id="3447" w:author="Moriyama, Shoya/森山 翔也" w:date="2025-04-02T21:09:00Z">
                                      <w:rPr>
                                        <w:rFonts w:hint="eastAsia"/>
                                        <w:color w:val="FF0000"/>
                                      </w:rPr>
                                    </w:rPrChange>
                                  </w:rPr>
                                  <w:t>に</w:t>
                                </w:r>
                                <w:r w:rsidRPr="007C3599">
                                  <w:rPr>
                                    <w:rPrChange w:id="3448" w:author="Moriyama, Shoya/森山 翔也" w:date="2025-04-02T21:09:00Z">
                                      <w:rPr>
                                        <w:color w:val="FF0000"/>
                                      </w:rPr>
                                    </w:rPrChange>
                                  </w:rPr>
                                  <w:t>QOSを統合</w:t>
                                </w:r>
                              </w:ins>
                            </w:p>
                            <w:p w14:paraId="4C7B8B86" w14:textId="77777777" w:rsidR="00D339EF" w:rsidRPr="007C3599" w:rsidRDefault="00D339EF" w:rsidP="00D339EF">
                              <w:pPr>
                                <w:rPr>
                                  <w:ins w:id="3449" w:author="Moriyama, Shoya/森山 翔也" w:date="2025-03-10T11:08:00Z"/>
                                  <w:rPrChange w:id="3450" w:author="Moriyama, Shoya/森山 翔也" w:date="2025-04-02T21:09:00Z">
                                    <w:rPr>
                                      <w:ins w:id="3451" w:author="Moriyama, Shoya/森山 翔也" w:date="2025-03-10T11:08:00Z"/>
                                      <w:color w:val="FF0000"/>
                                    </w:rPr>
                                  </w:rPrChange>
                                </w:rPr>
                              </w:pPr>
                              <w:ins w:id="3452" w:author="Moriyama, Shoya/森山 翔也" w:date="2025-03-10T11:08:00Z">
                                <w:r w:rsidRPr="007C3599">
                                  <w:rPr>
                                    <w:rPrChange w:id="3453" w:author="Moriyama, Shoya/森山 翔也" w:date="2025-04-02T21:09:00Z">
                                      <w:rPr>
                                        <w:color w:val="FF0000"/>
                                      </w:rPr>
                                    </w:rPrChange>
                                  </w:rPr>
                                  <w:t>Integrate QOS from various service requirement specifications into "006_性能要求_Performance_Requirement"</w:t>
                                </w:r>
                              </w:ins>
                            </w:p>
                            <w:p w14:paraId="3AA45EC2" w14:textId="77777777" w:rsidR="00D339EF" w:rsidRPr="007C3599" w:rsidRDefault="00D339EF" w:rsidP="00D339EF">
                              <w:pPr>
                                <w:rPr>
                                  <w:ins w:id="3454" w:author="Moriyama, Shoya/森山 翔也" w:date="2025-03-10T11:08:00Z"/>
                                  <w:rPrChange w:id="3455" w:author="Moriyama, Shoya/森山 翔也" w:date="2025-04-02T21:09:00Z">
                                    <w:rPr>
                                      <w:ins w:id="3456" w:author="Moriyama, Shoya/森山 翔也" w:date="2025-03-10T11:08:00Z"/>
                                      <w:color w:val="000000"/>
                                    </w:rPr>
                                  </w:rPrChange>
                                </w:rPr>
                              </w:pPr>
                              <w:ins w:id="3457" w:author="Moriyama, Shoya/森山 翔也" w:date="2025-03-10T11:08:00Z">
                                <w:r w:rsidRPr="007C3599">
                                  <w:rPr>
                                    <w:rFonts w:hint="eastAsia"/>
                                    <w:rPrChange w:id="3458" w:author="Moriyama, Shoya/森山 翔也" w:date="2025-04-02T21:09:00Z">
                                      <w:rPr>
                                        <w:rFonts w:hint="eastAsia"/>
                                        <w:color w:val="FF0000"/>
                                      </w:rPr>
                                    </w:rPrChange>
                                  </w:rPr>
                                  <w:t>▲</w:t>
                                </w:r>
                                <w:r w:rsidRPr="007C3599">
                                  <w:rPr>
                                    <w:rPrChange w:id="3459" w:author="Moriyama, Shoya/森山 翔也" w:date="2025-04-02T21:09:00Z">
                                      <w:rPr>
                                        <w:color w:val="FF0000"/>
                                      </w:rPr>
                                    </w:rPrChange>
                                  </w:rPr>
                                  <w:t>7.20（24SU/CDC：CV）</w:t>
                                </w:r>
                              </w:ins>
                            </w:p>
                            <w:p w14:paraId="19E66F51" w14:textId="4FD56A16" w:rsidR="00495270" w:rsidRPr="007C3599" w:rsidDel="00D339EF" w:rsidRDefault="00495270" w:rsidP="00495270">
                              <w:pPr>
                                <w:rPr>
                                  <w:ins w:id="3460" w:author="Shimizu, Yuya/清水 裕也" w:date="2025-02-08T19:29:00Z"/>
                                  <w:del w:id="3461" w:author="Moriyama, Shoya/森山 翔也" w:date="2025-03-10T11:08:00Z"/>
                                  <w:rPrChange w:id="3462" w:author="Moriyama, Shoya/森山 翔也" w:date="2025-04-02T21:09:00Z">
                                    <w:rPr>
                                      <w:ins w:id="3463" w:author="Shimizu, Yuya/清水 裕也" w:date="2025-02-08T19:29:00Z"/>
                                      <w:del w:id="3464" w:author="Moriyama, Shoya/森山 翔也" w:date="2025-03-10T11:08:00Z"/>
                                      <w:color w:val="FF0000"/>
                                    </w:rPr>
                                  </w:rPrChange>
                                </w:rPr>
                              </w:pPr>
                              <w:ins w:id="3465" w:author="Shimizu, Yuya/清水 裕也" w:date="2025-02-08T19:29:00Z">
                                <w:del w:id="3466" w:author="Moriyama, Shoya/森山 翔也" w:date="2025-03-10T11:08:00Z">
                                  <w:r w:rsidRPr="007C3599" w:rsidDel="00D339EF">
                                    <w:rPr>
                                      <w:rFonts w:hint="eastAsia"/>
                                      <w:rPrChange w:id="3467" w:author="Moriyama, Shoya/森山 翔也" w:date="2025-04-02T21:09:00Z">
                                        <w:rPr>
                                          <w:rFonts w:hint="eastAsia"/>
                                          <w:color w:val="FF0000"/>
                                        </w:rPr>
                                      </w:rPrChange>
                                    </w:rPr>
                                    <w:delText>各種サービス要求仕様書から</w:delText>
                                  </w:r>
                                  <w:r w:rsidRPr="007C3599" w:rsidDel="00D339EF">
                                    <w:rPr>
                                      <w:rPrChange w:id="3468" w:author="Moriyama, Shoya/森山 翔也" w:date="2025-04-02T21:09:00Z">
                                        <w:rPr>
                                          <w:color w:val="FF0000"/>
                                        </w:rPr>
                                      </w:rPrChange>
                                    </w:rPr>
                                    <w:delText>006_性能要求_Performance_Requirementに</w:delText>
                                  </w:r>
                                </w:del>
                              </w:ins>
                            </w:p>
                            <w:p w14:paraId="384923D5" w14:textId="6EF56B67" w:rsidR="00495270" w:rsidRPr="007C3599" w:rsidDel="00D339EF" w:rsidRDefault="00495270" w:rsidP="00495270">
                              <w:pPr>
                                <w:rPr>
                                  <w:ins w:id="3469" w:author="Shimizu, Yuya/清水 裕也" w:date="2025-02-08T19:29:00Z"/>
                                  <w:del w:id="3470" w:author="Moriyama, Shoya/森山 翔也" w:date="2025-03-10T11:08:00Z"/>
                                  <w:rPrChange w:id="3471" w:author="Moriyama, Shoya/森山 翔也" w:date="2025-04-02T21:09:00Z">
                                    <w:rPr>
                                      <w:ins w:id="3472" w:author="Shimizu, Yuya/清水 裕也" w:date="2025-02-08T19:29:00Z"/>
                                      <w:del w:id="3473" w:author="Moriyama, Shoya/森山 翔也" w:date="2025-03-10T11:08:00Z"/>
                                      <w:color w:val="FF0000"/>
                                    </w:rPr>
                                  </w:rPrChange>
                                </w:rPr>
                              </w:pPr>
                              <w:ins w:id="3474" w:author="Shimizu, Yuya/清水 裕也" w:date="2025-02-08T19:29:00Z">
                                <w:del w:id="3475" w:author="Moriyama, Shoya/森山 翔也" w:date="2025-03-10T11:08:00Z">
                                  <w:r w:rsidRPr="007C3599" w:rsidDel="00D339EF">
                                    <w:rPr>
                                      <w:rPrChange w:id="3476" w:author="Moriyama, Shoya/森山 翔也" w:date="2025-04-02T21:09:00Z">
                                        <w:rPr>
                                          <w:color w:val="FF0000"/>
                                        </w:rPr>
                                      </w:rPrChange>
                                    </w:rPr>
                                    <w:delText>QOSを統合</w:delText>
                                  </w:r>
                                </w:del>
                              </w:ins>
                            </w:p>
                            <w:p w14:paraId="68F07F10" w14:textId="4B6718CF" w:rsidR="00495270" w:rsidRPr="007C3599" w:rsidDel="00D339EF" w:rsidRDefault="00495270" w:rsidP="00495270">
                              <w:pPr>
                                <w:rPr>
                                  <w:ins w:id="3477" w:author="Shimizu, Yuya/清水 裕也" w:date="2025-02-08T19:29:00Z"/>
                                  <w:del w:id="3478" w:author="Moriyama, Shoya/森山 翔也" w:date="2025-03-10T11:08:00Z"/>
                                  <w:rPrChange w:id="3479" w:author="Moriyama, Shoya/森山 翔也" w:date="2025-04-02T21:09:00Z">
                                    <w:rPr>
                                      <w:ins w:id="3480" w:author="Shimizu, Yuya/清水 裕也" w:date="2025-02-08T19:29:00Z"/>
                                      <w:del w:id="3481" w:author="Moriyama, Shoya/森山 翔也" w:date="2025-03-10T11:08:00Z"/>
                                      <w:color w:val="FF0000"/>
                                    </w:rPr>
                                  </w:rPrChange>
                                </w:rPr>
                              </w:pPr>
                              <w:ins w:id="3482" w:author="Shimizu, Yuya/清水 裕也" w:date="2025-02-08T19:29:00Z">
                                <w:del w:id="3483" w:author="Moriyama, Shoya/森山 翔也" w:date="2025-03-10T11:08:00Z">
                                  <w:r w:rsidRPr="007C3599" w:rsidDel="00D339EF">
                                    <w:rPr>
                                      <w:rPrChange w:id="3484" w:author="Moriyama, Shoya/森山 翔也" w:date="2025-04-02T21:09:00Z">
                                        <w:rPr>
                                          <w:color w:val="FF0000"/>
                                        </w:rPr>
                                      </w:rPrChange>
                                    </w:rPr>
                                    <w:delText>Integrate QOS from various service requirement specifications into "006_性能要求_Performance_Requirement"</w:delText>
                                  </w:r>
                                </w:del>
                              </w:ins>
                            </w:p>
                            <w:p w14:paraId="6D477D19" w14:textId="706F9994" w:rsidR="00495270" w:rsidRPr="007C3599" w:rsidDel="00D339EF" w:rsidRDefault="00495270" w:rsidP="00495270">
                              <w:pPr>
                                <w:pStyle w:val="Web"/>
                                <w:ind w:left="800"/>
                                <w:rPr>
                                  <w:ins w:id="3485" w:author="Sasaki, Kenji/佐々木 研二" w:date="2025-02-07T15:38:00Z"/>
                                  <w:del w:id="3486" w:author="Moriyama, Shoya/森山 翔也" w:date="2025-03-10T11:08:00Z"/>
                                  <w:rFonts w:ascii="Meiryo UI" w:hAnsi="Meiryo UI"/>
                                  <w:rPrChange w:id="3487" w:author="Moriyama, Shoya/森山 翔也" w:date="2025-04-02T21:09:00Z">
                                    <w:rPr>
                                      <w:ins w:id="3488" w:author="Sasaki, Kenji/佐々木 研二" w:date="2025-02-07T15:38:00Z"/>
                                      <w:del w:id="3489" w:author="Moriyama, Shoya/森山 翔也" w:date="2025-03-10T11:08:00Z"/>
                                      <w:rFonts w:ascii="Meiryo UI" w:hAnsi="Meiryo UI"/>
                                      <w:color w:val="FF0000"/>
                                    </w:rPr>
                                  </w:rPrChange>
                                </w:rPr>
                              </w:pPr>
                              <w:ins w:id="3490" w:author="Shimizu, Yuya/清水 裕也" w:date="2025-02-08T19:29:00Z">
                                <w:del w:id="3491" w:author="Moriyama, Shoya/森山 翔也" w:date="2025-03-10T11:08:00Z">
                                  <w:r w:rsidRPr="007C3599" w:rsidDel="00D339EF">
                                    <w:rPr>
                                      <w:rFonts w:hint="eastAsia"/>
                                      <w:rPrChange w:id="3492" w:author="Moriyama, Shoya/森山 翔也" w:date="2025-04-02T21:09:00Z">
                                        <w:rPr>
                                          <w:rFonts w:hint="eastAsia"/>
                                          <w:color w:val="FF0000"/>
                                        </w:rPr>
                                      </w:rPrChange>
                                    </w:rPr>
                                    <w:delText>▲</w:delText>
                                  </w:r>
                                  <w:r w:rsidRPr="007C3599" w:rsidDel="00D339EF">
                                    <w:rPr>
                                      <w:rPrChange w:id="3493" w:author="Moriyama, Shoya/森山 翔也" w:date="2025-04-02T21:09:00Z">
                                        <w:rPr>
                                          <w:color w:val="FF0000"/>
                                        </w:rPr>
                                      </w:rPrChange>
                                    </w:rPr>
                                    <w:delText>7.11</w:delText>
                                  </w:r>
                                  <w:r w:rsidRPr="007C3599" w:rsidDel="00D339EF">
                                    <w:rPr>
                                      <w:rFonts w:hint="eastAsia"/>
                                      <w:rPrChange w:id="3494" w:author="Moriyama, Shoya/森山 翔也" w:date="2025-04-02T21:09:00Z">
                                        <w:rPr>
                                          <w:rFonts w:hint="eastAsia"/>
                                          <w:color w:val="FF0000"/>
                                        </w:rPr>
                                      </w:rPrChange>
                                    </w:rPr>
                                    <w:delText>（</w:delText>
                                  </w:r>
                                  <w:r w:rsidRPr="007C3599" w:rsidDel="00D339EF">
                                    <w:rPr>
                                      <w:rPrChange w:id="3495" w:author="Moriyama, Shoya/森山 翔也" w:date="2025-04-02T21:09:00Z">
                                        <w:rPr>
                                          <w:color w:val="FF0000"/>
                                        </w:rPr>
                                      </w:rPrChange>
                                    </w:rPr>
                                    <w:delText>24MM</w:delText>
                                  </w:r>
                                  <w:r w:rsidRPr="007C3599" w:rsidDel="00D339EF">
                                    <w:rPr>
                                      <w:rFonts w:hint="eastAsia"/>
                                      <w:rPrChange w:id="3496" w:author="Moriyama, Shoya/森山 翔也" w:date="2025-04-02T21:09:00Z">
                                        <w:rPr>
                                          <w:rFonts w:hint="eastAsia"/>
                                          <w:color w:val="FF0000"/>
                                        </w:rPr>
                                      </w:rPrChange>
                                    </w:rPr>
                                    <w:delText>：</w:delText>
                                  </w:r>
                                  <w:r w:rsidRPr="007C3599" w:rsidDel="00D339EF">
                                    <w:rPr>
                                      <w:rPrChange w:id="3497" w:author="Moriyama, Shoya/森山 翔也" w:date="2025-04-02T21:09:00Z">
                                        <w:rPr>
                                          <w:color w:val="FF0000"/>
                                        </w:rPr>
                                      </w:rPrChange>
                                    </w:rPr>
                                    <w:delText>1A</w:delText>
                                  </w:r>
                                  <w:r w:rsidRPr="007C3599" w:rsidDel="00D339EF">
                                    <w:rPr>
                                      <w:rFonts w:hint="eastAsia"/>
                                      <w:rPrChange w:id="3498" w:author="Moriyama, Shoya/森山 翔也" w:date="2025-04-02T21:09:00Z">
                                        <w:rPr>
                                          <w:rFonts w:hint="eastAsia"/>
                                          <w:color w:val="FF0000"/>
                                        </w:rPr>
                                      </w:rPrChange>
                                    </w:rPr>
                                    <w:delText>、</w:delText>
                                  </w:r>
                                  <w:r w:rsidRPr="007C3599" w:rsidDel="00D339EF">
                                    <w:rPr>
                                      <w:rPrChange w:id="3499" w:author="Moriyama, Shoya/森山 翔也" w:date="2025-04-02T21:09:00Z">
                                        <w:rPr>
                                          <w:color w:val="FF0000"/>
                                        </w:rPr>
                                      </w:rPrChange>
                                    </w:rPr>
                                    <w:delText>24SU/CDC</w:delText>
                                  </w:r>
                                  <w:r w:rsidRPr="007C3599" w:rsidDel="00D339EF">
                                    <w:rPr>
                                      <w:rFonts w:hint="eastAsia"/>
                                      <w:rPrChange w:id="3500" w:author="Moriyama, Shoya/森山 翔也" w:date="2025-04-02T21:09:00Z">
                                        <w:rPr>
                                          <w:rFonts w:hint="eastAsia"/>
                                          <w:color w:val="FF0000"/>
                                        </w:rPr>
                                      </w:rPrChange>
                                    </w:rPr>
                                    <w:delText>：</w:delText>
                                  </w:r>
                                  <w:r w:rsidRPr="007C3599" w:rsidDel="00D339EF">
                                    <w:rPr>
                                      <w:rPrChange w:id="3501" w:author="Moriyama, Shoya/森山 翔也" w:date="2025-04-02T21:09:00Z">
                                        <w:rPr>
                                          <w:color w:val="FF0000"/>
                                        </w:rPr>
                                      </w:rPrChange>
                                    </w:rPr>
                                    <w:delText>CV</w:delText>
                                  </w:r>
                                  <w:r w:rsidRPr="007C3599" w:rsidDel="00D339EF">
                                    <w:rPr>
                                      <w:rFonts w:hint="eastAsia"/>
                                      <w:rPrChange w:id="3502" w:author="Moriyama, Shoya/森山 翔也" w:date="2025-04-02T21:09:00Z">
                                        <w:rPr>
                                          <w:rFonts w:hint="eastAsia"/>
                                          <w:color w:val="FF0000"/>
                                        </w:rPr>
                                      </w:rPrChange>
                                    </w:rPr>
                                    <w:delText>）</w:delText>
                                  </w:r>
                                </w:del>
                              </w:ins>
                              <w:ins w:id="3503" w:author="Sasaki, Kenji/佐々木 研二" w:date="2025-02-07T15:38:00Z">
                                <w:del w:id="3504" w:author="Moriyama, Shoya/森山 翔也" w:date="2025-03-10T11:08:00Z">
                                  <w:r w:rsidRPr="007C3599" w:rsidDel="00D339EF">
                                    <w:rPr>
                                      <w:rFonts w:ascii="Meiryo UI" w:hAnsi="Meiryo UI" w:hint="eastAsia"/>
                                      <w:rPrChange w:id="3505" w:author="Moriyama, Shoya/森山 翔也" w:date="2025-04-02T21:09:00Z">
                                        <w:rPr>
                                          <w:rFonts w:hint="eastAsia"/>
                                        </w:rPr>
                                      </w:rPrChange>
                                    </w:rPr>
                                    <w:delText>各種サービス要求仕様書から</w:delText>
                                  </w:r>
                                  <w:r w:rsidRPr="007C3599" w:rsidDel="00D339EF">
                                    <w:rPr>
                                      <w:rFonts w:ascii="Meiryo UI" w:hAnsi="Meiryo UI"/>
                                      <w:rPrChange w:id="3506" w:author="Moriyama, Shoya/森山 翔也" w:date="2025-04-02T21:09:00Z">
                                        <w:rPr/>
                                      </w:rPrChange>
                                    </w:rPr>
                                    <w:delText>006_</w:delText>
                                  </w:r>
                                  <w:r w:rsidRPr="007C3599" w:rsidDel="00D339EF">
                                    <w:rPr>
                                      <w:rFonts w:ascii="Meiryo UI" w:hAnsi="Meiryo UI" w:hint="eastAsia"/>
                                      <w:rPrChange w:id="3507" w:author="Moriyama, Shoya/森山 翔也" w:date="2025-04-02T21:09:00Z">
                                        <w:rPr>
                                          <w:rFonts w:hint="eastAsia"/>
                                        </w:rPr>
                                      </w:rPrChange>
                                    </w:rPr>
                                    <w:delText>性能要求</w:delText>
                                  </w:r>
                                  <w:r w:rsidRPr="007C3599" w:rsidDel="00D339EF">
                                    <w:rPr>
                                      <w:rFonts w:ascii="Meiryo UI" w:hAnsi="Meiryo UI"/>
                                      <w:rPrChange w:id="3508" w:author="Moriyama, Shoya/森山 翔也" w:date="2025-04-02T21:09:00Z">
                                        <w:rPr/>
                                      </w:rPrChange>
                                    </w:rPr>
                                    <w:delText>_Performance_Requirement</w:delText>
                                  </w:r>
                                  <w:r w:rsidRPr="007C3599" w:rsidDel="00D339EF">
                                    <w:rPr>
                                      <w:rFonts w:ascii="Meiryo UI" w:hAnsi="Meiryo UI" w:hint="eastAsia"/>
                                      <w:rPrChange w:id="3509" w:author="Moriyama, Shoya/森山 翔也" w:date="2025-04-02T21:09:00Z">
                                        <w:rPr>
                                          <w:rFonts w:hint="eastAsia"/>
                                        </w:rPr>
                                      </w:rPrChange>
                                    </w:rPr>
                                    <w:delText>に</w:delText>
                                  </w:r>
                                  <w:r w:rsidRPr="007C3599" w:rsidDel="00D339EF">
                                    <w:rPr>
                                      <w:rFonts w:ascii="Meiryo UI" w:hAnsi="Meiryo UI"/>
                                      <w:rPrChange w:id="3510" w:author="Moriyama, Shoya/森山 翔也" w:date="2025-04-02T21:09:00Z">
                                        <w:rPr/>
                                      </w:rPrChange>
                                    </w:rPr>
                                    <w:delText>QOS</w:delText>
                                  </w:r>
                                  <w:r w:rsidRPr="007C3599" w:rsidDel="00D339EF">
                                    <w:rPr>
                                      <w:rFonts w:ascii="Meiryo UI" w:hAnsi="Meiryo UI" w:hint="eastAsia"/>
                                      <w:rPrChange w:id="3511" w:author="Moriyama, Shoya/森山 翔也" w:date="2025-04-02T21:09:00Z">
                                        <w:rPr>
                                          <w:rFonts w:hint="eastAsia"/>
                                        </w:rPr>
                                      </w:rPrChange>
                                    </w:rPr>
                                    <w:delText>を統合</w:delText>
                                  </w:r>
                                </w:del>
                              </w:ins>
                            </w:p>
                            <w:p w14:paraId="6A9724AF" w14:textId="59E98077" w:rsidR="00495270" w:rsidRPr="007C3599" w:rsidDel="00D339EF" w:rsidRDefault="00495270" w:rsidP="00495270">
                              <w:pPr>
                                <w:pStyle w:val="Web"/>
                                <w:ind w:left="800"/>
                                <w:rPr>
                                  <w:ins w:id="3512" w:author="Sasaki, Kenji/佐々木 研二" w:date="2025-02-07T15:38:00Z"/>
                                  <w:del w:id="3513" w:author="Moriyama, Shoya/森山 翔也" w:date="2025-03-10T11:08:00Z"/>
                                  <w:rFonts w:ascii="Meiryo UI" w:hAnsi="Meiryo UI"/>
                                  <w:rPrChange w:id="3514" w:author="Moriyama, Shoya/森山 翔也" w:date="2025-04-02T21:09:00Z">
                                    <w:rPr>
                                      <w:ins w:id="3515" w:author="Sasaki, Kenji/佐々木 研二" w:date="2025-02-07T15:38:00Z"/>
                                      <w:del w:id="3516" w:author="Moriyama, Shoya/森山 翔也" w:date="2025-03-10T11:08:00Z"/>
                                      <w:rFonts w:ascii="Meiryo UI" w:hAnsi="Meiryo UI"/>
                                      <w:color w:val="FF0000"/>
                                    </w:rPr>
                                  </w:rPrChange>
                                </w:rPr>
                              </w:pPr>
                              <w:ins w:id="3517" w:author="Sasaki, Kenji/佐々木 研二" w:date="2025-02-07T15:38:00Z">
                                <w:del w:id="3518" w:author="Moriyama, Shoya/森山 翔也" w:date="2025-03-10T11:08:00Z">
                                  <w:r w:rsidRPr="007C3599" w:rsidDel="00D339EF">
                                    <w:rPr>
                                      <w:rFonts w:ascii="Meiryo UI" w:hAnsi="Meiryo UI"/>
                                      <w:rPrChange w:id="3519"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3520" w:author="Moriyama, Shoya/森山 翔也" w:date="2025-04-02T21:09:00Z">
                                        <w:rPr>
                                          <w:rFonts w:hint="eastAsia"/>
                                        </w:rPr>
                                      </w:rPrChange>
                                    </w:rPr>
                                    <w:delText>性能要求</w:delText>
                                  </w:r>
                                  <w:r w:rsidRPr="007C3599" w:rsidDel="00D339EF">
                                    <w:rPr>
                                      <w:rFonts w:ascii="Meiryo UI" w:hAnsi="Meiryo UI"/>
                                      <w:rPrChange w:id="3521" w:author="Moriyama, Shoya/森山 翔也" w:date="2025-04-02T21:09:00Z">
                                        <w:rPr/>
                                      </w:rPrChange>
                                    </w:rPr>
                                    <w:delText>_Performance_Requirement"</w:delText>
                                  </w:r>
                                </w:del>
                              </w:ins>
                            </w:p>
                            <w:p w14:paraId="43675079" w14:textId="6E362F0F" w:rsidR="00495270" w:rsidRPr="007C3599" w:rsidDel="00D339EF" w:rsidRDefault="00495270" w:rsidP="00495270">
                              <w:pPr>
                                <w:pStyle w:val="Web"/>
                                <w:ind w:left="800"/>
                                <w:rPr>
                                  <w:ins w:id="3522" w:author="Sasaki, Kenji/佐々木 研二" w:date="2025-02-07T15:38:00Z"/>
                                  <w:del w:id="3523" w:author="Moriyama, Shoya/森山 翔也" w:date="2025-03-10T11:08:00Z"/>
                                  <w:rFonts w:ascii="Meiryo UI" w:hAnsi="Meiryo UI"/>
                                  <w:rPrChange w:id="3524" w:author="Moriyama, Shoya/森山 翔也" w:date="2025-04-02T21:09:00Z">
                                    <w:rPr>
                                      <w:ins w:id="3525" w:author="Sasaki, Kenji/佐々木 研二" w:date="2025-02-07T15:38:00Z"/>
                                      <w:del w:id="3526" w:author="Moriyama, Shoya/森山 翔也" w:date="2025-03-10T11:08:00Z"/>
                                      <w:rFonts w:ascii="Meiryo UI" w:hAnsi="Meiryo UI"/>
                                      <w:color w:val="FF0000"/>
                                    </w:rPr>
                                  </w:rPrChange>
                                </w:rPr>
                              </w:pPr>
                              <w:ins w:id="3527" w:author="Sasaki, Kenji/佐々木 研二" w:date="2025-02-07T15:38:00Z">
                                <w:del w:id="3528" w:author="Moriyama, Shoya/森山 翔也" w:date="2025-03-10T11:08:00Z">
                                  <w:r w:rsidRPr="007C3599" w:rsidDel="00D339EF">
                                    <w:rPr>
                                      <w:rFonts w:ascii="Meiryo UI" w:hAnsi="Meiryo UI" w:hint="eastAsia"/>
                                      <w:rPrChange w:id="3529" w:author="Moriyama, Shoya/森山 翔也" w:date="2025-04-02T21:09:00Z">
                                        <w:rPr>
                                          <w:rFonts w:hint="eastAsia"/>
                                        </w:rPr>
                                      </w:rPrChange>
                                    </w:rPr>
                                    <w:delText>▲</w:delText>
                                  </w:r>
                                  <w:r w:rsidRPr="007C3599" w:rsidDel="00D339EF">
                                    <w:rPr>
                                      <w:rFonts w:ascii="Meiryo UI" w:hAnsi="Meiryo UI"/>
                                      <w:rPrChange w:id="3530" w:author="Moriyama, Shoya/森山 翔也" w:date="2025-04-02T21:09:00Z">
                                        <w:rPr/>
                                      </w:rPrChange>
                                    </w:rPr>
                                    <w:delText>7.11</w:delText>
                                  </w:r>
                                  <w:r w:rsidRPr="007C3599" w:rsidDel="00D339EF">
                                    <w:rPr>
                                      <w:rFonts w:ascii="Meiryo UI" w:hAnsi="Meiryo UI" w:hint="eastAsia"/>
                                      <w:rPrChange w:id="3531" w:author="Moriyama, Shoya/森山 翔也" w:date="2025-04-02T21:09:00Z">
                                        <w:rPr>
                                          <w:rFonts w:hint="eastAsia"/>
                                        </w:rPr>
                                      </w:rPrChange>
                                    </w:rPr>
                                    <w:delText>（</w:delText>
                                  </w:r>
                                  <w:r w:rsidRPr="007C3599" w:rsidDel="00D339EF">
                                    <w:rPr>
                                      <w:rFonts w:ascii="Meiryo UI" w:hAnsi="Meiryo UI"/>
                                      <w:rPrChange w:id="3532" w:author="Moriyama, Shoya/森山 翔也" w:date="2025-04-02T21:09:00Z">
                                        <w:rPr/>
                                      </w:rPrChange>
                                    </w:rPr>
                                    <w:delText>24MM</w:delText>
                                  </w:r>
                                  <w:r w:rsidRPr="007C3599" w:rsidDel="00D339EF">
                                    <w:rPr>
                                      <w:rFonts w:ascii="Meiryo UI" w:hAnsi="Meiryo UI" w:hint="eastAsia"/>
                                      <w:rPrChange w:id="3533" w:author="Moriyama, Shoya/森山 翔也" w:date="2025-04-02T21:09:00Z">
                                        <w:rPr>
                                          <w:rFonts w:hint="eastAsia"/>
                                        </w:rPr>
                                      </w:rPrChange>
                                    </w:rPr>
                                    <w:delText>：</w:delText>
                                  </w:r>
                                  <w:r w:rsidRPr="007C3599" w:rsidDel="00D339EF">
                                    <w:rPr>
                                      <w:rFonts w:ascii="Meiryo UI" w:hAnsi="Meiryo UI"/>
                                      <w:rPrChange w:id="3534" w:author="Moriyama, Shoya/森山 翔也" w:date="2025-04-02T21:09:00Z">
                                        <w:rPr/>
                                      </w:rPrChange>
                                    </w:rPr>
                                    <w:delText>1A</w:delText>
                                  </w:r>
                                  <w:r w:rsidRPr="007C3599" w:rsidDel="00D339EF">
                                    <w:rPr>
                                      <w:rFonts w:ascii="Meiryo UI" w:hAnsi="Meiryo UI" w:hint="eastAsia"/>
                                      <w:rPrChange w:id="3535" w:author="Moriyama, Shoya/森山 翔也" w:date="2025-04-02T21:09:00Z">
                                        <w:rPr>
                                          <w:rFonts w:hint="eastAsia"/>
                                        </w:rPr>
                                      </w:rPrChange>
                                    </w:rPr>
                                    <w:delText>、</w:delText>
                                  </w:r>
                                  <w:r w:rsidRPr="007C3599" w:rsidDel="00D339EF">
                                    <w:rPr>
                                      <w:rFonts w:ascii="Meiryo UI" w:hAnsi="Meiryo UI"/>
                                      <w:rPrChange w:id="3536" w:author="Moriyama, Shoya/森山 翔也" w:date="2025-04-02T21:09:00Z">
                                        <w:rPr/>
                                      </w:rPrChange>
                                    </w:rPr>
                                    <w:delText>24SU/CDC</w:delText>
                                  </w:r>
                                  <w:r w:rsidRPr="007C3599" w:rsidDel="00D339EF">
                                    <w:rPr>
                                      <w:rFonts w:ascii="Meiryo UI" w:hAnsi="Meiryo UI" w:hint="eastAsia"/>
                                      <w:rPrChange w:id="3537" w:author="Moriyama, Shoya/森山 翔也" w:date="2025-04-02T21:09:00Z">
                                        <w:rPr>
                                          <w:rFonts w:hint="eastAsia"/>
                                        </w:rPr>
                                      </w:rPrChange>
                                    </w:rPr>
                                    <w:delText>：</w:delText>
                                  </w:r>
                                  <w:r w:rsidRPr="007C3599" w:rsidDel="00D339EF">
                                    <w:rPr>
                                      <w:rFonts w:ascii="Meiryo UI" w:hAnsi="Meiryo UI"/>
                                      <w:rPrChange w:id="3538" w:author="Moriyama, Shoya/森山 翔也" w:date="2025-04-02T21:09:00Z">
                                        <w:rPr/>
                                      </w:rPrChange>
                                    </w:rPr>
                                    <w:delText>CV</w:delText>
                                  </w:r>
                                  <w:r w:rsidRPr="007C3599" w:rsidDel="00D339EF">
                                    <w:rPr>
                                      <w:rFonts w:ascii="Meiryo UI" w:hAnsi="Meiryo UI" w:hint="eastAsia"/>
                                      <w:rPrChange w:id="3539" w:author="Moriyama, Shoya/森山 翔也" w:date="2025-04-02T21:09:00Z">
                                        <w:rPr>
                                          <w:rFonts w:hint="eastAsia"/>
                                        </w:rPr>
                                      </w:rPrChange>
                                    </w:rPr>
                                    <w:delText>）</w:delText>
                                  </w:r>
                                </w:del>
                              </w:ins>
                            </w:p>
                            <w:p w14:paraId="6D87184E" w14:textId="77777777" w:rsidR="00495270" w:rsidRPr="007C3599" w:rsidRDefault="00495270" w:rsidP="00495270">
                              <w:pPr>
                                <w:rPr>
                                  <w:rPrChange w:id="3540"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70864" id="テキスト ボックス 1445" o:spid="_x0000_s1321" type="#_x0000_t202" style="position:absolute;left:0;text-align:left;margin-left:-19.8pt;margin-top:-480.15pt;width:501.5pt;height:647.25pt;z-index:25165830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" fillcolor="#7f7f7f" strokeweight=".5pt">
                  <v:fill opacity="32896f"/>
                  <v:path arrowok="t"/>
                  <v:textbox>
                    <w:txbxContent>
                      <w:p w14:paraId="2FB84D55" w14:textId="77777777" w:rsidR="00D339EF" w:rsidRPr="007C3599" w:rsidRDefault="00D339EF" w:rsidP="00D339EF">
                        <w:pPr>
                          <w:rPr>
                            <w:ins w:id="3541" w:author="Moriyama, Shoya/森山 翔也" w:date="2025-03-10T11:08:00Z"/>
                            <w:rPrChange w:id="3542" w:author="Moriyama, Shoya/森山 翔也" w:date="2025-04-02T21:09:00Z">
                              <w:rPr>
                                <w:ins w:id="3543" w:author="Moriyama, Shoya/森山 翔也" w:date="2025-03-10T11:08:00Z"/>
                                <w:color w:val="FF0000"/>
                              </w:rPr>
                            </w:rPrChange>
                          </w:rPr>
                        </w:pPr>
                        <w:ins w:id="3544" w:author="Moriyama, Shoya/森山 翔也" w:date="2025-03-10T11:08:00Z">
                          <w:r w:rsidRPr="007C3599">
                            <w:rPr>
                              <w:rFonts w:hint="eastAsia"/>
                              <w:rPrChange w:id="3545" w:author="Moriyama, Shoya/森山 翔也" w:date="2025-04-02T21:09:00Z">
                                <w:rPr>
                                  <w:rFonts w:hint="eastAsia"/>
                                  <w:color w:val="FF0000"/>
                                </w:rPr>
                              </w:rPrChange>
                            </w:rPr>
                            <w:t>各種サービス要求仕様書から</w:t>
                          </w:r>
                          <w:r w:rsidRPr="007C3599">
                            <w:rPr>
                              <w:rPrChange w:id="3546" w:author="Moriyama, Shoya/森山 翔也" w:date="2025-04-02T21:09:00Z">
                                <w:rPr>
                                  <w:color w:val="FF0000"/>
                                </w:rPr>
                              </w:rPrChange>
                            </w:rPr>
                            <w:t>006_性能要求_Performance_Requirement</w:t>
                          </w:r>
                          <w:r w:rsidRPr="007C3599">
                            <w:rPr>
                              <w:rFonts w:hint="eastAsia"/>
                              <w:rPrChange w:id="3547" w:author="Moriyama, Shoya/森山 翔也" w:date="2025-04-02T21:09:00Z">
                                <w:rPr>
                                  <w:rFonts w:hint="eastAsia"/>
                                  <w:color w:val="FF0000"/>
                                </w:rPr>
                              </w:rPrChange>
                            </w:rPr>
                            <w:t>に</w:t>
                          </w:r>
                          <w:r w:rsidRPr="007C3599">
                            <w:rPr>
                              <w:rPrChange w:id="3548" w:author="Moriyama, Shoya/森山 翔也" w:date="2025-04-02T21:09:00Z">
                                <w:rPr>
                                  <w:color w:val="FF0000"/>
                                </w:rPr>
                              </w:rPrChange>
                            </w:rPr>
                            <w:t>QOSを統合</w:t>
                          </w:r>
                        </w:ins>
                      </w:p>
                      <w:p w14:paraId="4C7B8B86" w14:textId="77777777" w:rsidR="00D339EF" w:rsidRPr="007C3599" w:rsidRDefault="00D339EF" w:rsidP="00D339EF">
                        <w:pPr>
                          <w:rPr>
                            <w:ins w:id="3549" w:author="Moriyama, Shoya/森山 翔也" w:date="2025-03-10T11:08:00Z"/>
                            <w:rPrChange w:id="3550" w:author="Moriyama, Shoya/森山 翔也" w:date="2025-04-02T21:09:00Z">
                              <w:rPr>
                                <w:ins w:id="3551" w:author="Moriyama, Shoya/森山 翔也" w:date="2025-03-10T11:08:00Z"/>
                                <w:color w:val="FF0000"/>
                              </w:rPr>
                            </w:rPrChange>
                          </w:rPr>
                        </w:pPr>
                        <w:ins w:id="3552" w:author="Moriyama, Shoya/森山 翔也" w:date="2025-03-10T11:08:00Z">
                          <w:r w:rsidRPr="007C3599">
                            <w:rPr>
                              <w:rPrChange w:id="3553" w:author="Moriyama, Shoya/森山 翔也" w:date="2025-04-02T21:09:00Z">
                                <w:rPr>
                                  <w:color w:val="FF0000"/>
                                </w:rPr>
                              </w:rPrChange>
                            </w:rPr>
                            <w:t>Integrate QOS from various service requirement specifications into "006_性能要求_Performance_Requirement"</w:t>
                          </w:r>
                        </w:ins>
                      </w:p>
                      <w:p w14:paraId="3AA45EC2" w14:textId="77777777" w:rsidR="00D339EF" w:rsidRPr="007C3599" w:rsidRDefault="00D339EF" w:rsidP="00D339EF">
                        <w:pPr>
                          <w:rPr>
                            <w:ins w:id="3554" w:author="Moriyama, Shoya/森山 翔也" w:date="2025-03-10T11:08:00Z"/>
                            <w:rPrChange w:id="3555" w:author="Moriyama, Shoya/森山 翔也" w:date="2025-04-02T21:09:00Z">
                              <w:rPr>
                                <w:ins w:id="3556" w:author="Moriyama, Shoya/森山 翔也" w:date="2025-03-10T11:08:00Z"/>
                                <w:color w:val="000000"/>
                              </w:rPr>
                            </w:rPrChange>
                          </w:rPr>
                        </w:pPr>
                        <w:ins w:id="3557" w:author="Moriyama, Shoya/森山 翔也" w:date="2025-03-10T11:08:00Z">
                          <w:r w:rsidRPr="007C3599">
                            <w:rPr>
                              <w:rFonts w:hint="eastAsia"/>
                              <w:rPrChange w:id="3558" w:author="Moriyama, Shoya/森山 翔也" w:date="2025-04-02T21:09:00Z">
                                <w:rPr>
                                  <w:rFonts w:hint="eastAsia"/>
                                  <w:color w:val="FF0000"/>
                                </w:rPr>
                              </w:rPrChange>
                            </w:rPr>
                            <w:t>▲</w:t>
                          </w:r>
                          <w:r w:rsidRPr="007C3599">
                            <w:rPr>
                              <w:rPrChange w:id="3559" w:author="Moriyama, Shoya/森山 翔也" w:date="2025-04-02T21:09:00Z">
                                <w:rPr>
                                  <w:color w:val="FF0000"/>
                                </w:rPr>
                              </w:rPrChange>
                            </w:rPr>
                            <w:t>7.20（24SU/CDC：CV）</w:t>
                          </w:r>
                        </w:ins>
                      </w:p>
                      <w:p w14:paraId="19E66F51" w14:textId="4FD56A16" w:rsidR="00495270" w:rsidRPr="007C3599" w:rsidDel="00D339EF" w:rsidRDefault="00495270" w:rsidP="00495270">
                        <w:pPr>
                          <w:rPr>
                            <w:ins w:id="3560" w:author="Shimizu, Yuya/清水 裕也" w:date="2025-02-08T19:29:00Z"/>
                            <w:del w:id="3561" w:author="Moriyama, Shoya/森山 翔也" w:date="2025-03-10T11:08:00Z"/>
                            <w:rPrChange w:id="3562" w:author="Moriyama, Shoya/森山 翔也" w:date="2025-04-02T21:09:00Z">
                              <w:rPr>
                                <w:ins w:id="3563" w:author="Shimizu, Yuya/清水 裕也" w:date="2025-02-08T19:29:00Z"/>
                                <w:del w:id="3564" w:author="Moriyama, Shoya/森山 翔也" w:date="2025-03-10T11:08:00Z"/>
                                <w:color w:val="FF0000"/>
                              </w:rPr>
                            </w:rPrChange>
                          </w:rPr>
                        </w:pPr>
                        <w:ins w:id="3565" w:author="Shimizu, Yuya/清水 裕也" w:date="2025-02-08T19:29:00Z">
                          <w:del w:id="3566" w:author="Moriyama, Shoya/森山 翔也" w:date="2025-03-10T11:08:00Z">
                            <w:r w:rsidRPr="007C3599" w:rsidDel="00D339EF">
                              <w:rPr>
                                <w:rFonts w:hint="eastAsia"/>
                                <w:rPrChange w:id="3567" w:author="Moriyama, Shoya/森山 翔也" w:date="2025-04-02T21:09:00Z">
                                  <w:rPr>
                                    <w:rFonts w:hint="eastAsia"/>
                                    <w:color w:val="FF0000"/>
                                  </w:rPr>
                                </w:rPrChange>
                              </w:rPr>
                              <w:delText>各種サービス要求仕様書から</w:delText>
                            </w:r>
                            <w:r w:rsidRPr="007C3599" w:rsidDel="00D339EF">
                              <w:rPr>
                                <w:rPrChange w:id="3568" w:author="Moriyama, Shoya/森山 翔也" w:date="2025-04-02T21:09:00Z">
                                  <w:rPr>
                                    <w:color w:val="FF0000"/>
                                  </w:rPr>
                                </w:rPrChange>
                              </w:rPr>
                              <w:delText>006_性能要求_Performance_Requirementに</w:delText>
                            </w:r>
                          </w:del>
                        </w:ins>
                      </w:p>
                      <w:p w14:paraId="384923D5" w14:textId="6EF56B67" w:rsidR="00495270" w:rsidRPr="007C3599" w:rsidDel="00D339EF" w:rsidRDefault="00495270" w:rsidP="00495270">
                        <w:pPr>
                          <w:rPr>
                            <w:ins w:id="3569" w:author="Shimizu, Yuya/清水 裕也" w:date="2025-02-08T19:29:00Z"/>
                            <w:del w:id="3570" w:author="Moriyama, Shoya/森山 翔也" w:date="2025-03-10T11:08:00Z"/>
                            <w:rPrChange w:id="3571" w:author="Moriyama, Shoya/森山 翔也" w:date="2025-04-02T21:09:00Z">
                              <w:rPr>
                                <w:ins w:id="3572" w:author="Shimizu, Yuya/清水 裕也" w:date="2025-02-08T19:29:00Z"/>
                                <w:del w:id="3573" w:author="Moriyama, Shoya/森山 翔也" w:date="2025-03-10T11:08:00Z"/>
                                <w:color w:val="FF0000"/>
                              </w:rPr>
                            </w:rPrChange>
                          </w:rPr>
                        </w:pPr>
                        <w:ins w:id="3574" w:author="Shimizu, Yuya/清水 裕也" w:date="2025-02-08T19:29:00Z">
                          <w:del w:id="3575" w:author="Moriyama, Shoya/森山 翔也" w:date="2025-03-10T11:08:00Z">
                            <w:r w:rsidRPr="007C3599" w:rsidDel="00D339EF">
                              <w:rPr>
                                <w:rPrChange w:id="3576" w:author="Moriyama, Shoya/森山 翔也" w:date="2025-04-02T21:09:00Z">
                                  <w:rPr>
                                    <w:color w:val="FF0000"/>
                                  </w:rPr>
                                </w:rPrChange>
                              </w:rPr>
                              <w:delText>QOSを統合</w:delText>
                            </w:r>
                          </w:del>
                        </w:ins>
                      </w:p>
                      <w:p w14:paraId="68F07F10" w14:textId="4B6718CF" w:rsidR="00495270" w:rsidRPr="007C3599" w:rsidDel="00D339EF" w:rsidRDefault="00495270" w:rsidP="00495270">
                        <w:pPr>
                          <w:rPr>
                            <w:ins w:id="3577" w:author="Shimizu, Yuya/清水 裕也" w:date="2025-02-08T19:29:00Z"/>
                            <w:del w:id="3578" w:author="Moriyama, Shoya/森山 翔也" w:date="2025-03-10T11:08:00Z"/>
                            <w:rPrChange w:id="3579" w:author="Moriyama, Shoya/森山 翔也" w:date="2025-04-02T21:09:00Z">
                              <w:rPr>
                                <w:ins w:id="3580" w:author="Shimizu, Yuya/清水 裕也" w:date="2025-02-08T19:29:00Z"/>
                                <w:del w:id="3581" w:author="Moriyama, Shoya/森山 翔也" w:date="2025-03-10T11:08:00Z"/>
                                <w:color w:val="FF0000"/>
                              </w:rPr>
                            </w:rPrChange>
                          </w:rPr>
                        </w:pPr>
                        <w:ins w:id="3582" w:author="Shimizu, Yuya/清水 裕也" w:date="2025-02-08T19:29:00Z">
                          <w:del w:id="3583" w:author="Moriyama, Shoya/森山 翔也" w:date="2025-03-10T11:08:00Z">
                            <w:r w:rsidRPr="007C3599" w:rsidDel="00D339EF">
                              <w:rPr>
                                <w:rPrChange w:id="3584" w:author="Moriyama, Shoya/森山 翔也" w:date="2025-04-02T21:09:00Z">
                                  <w:rPr>
                                    <w:color w:val="FF0000"/>
                                  </w:rPr>
                                </w:rPrChange>
                              </w:rPr>
                              <w:delText>Integrate QOS from various service requirement specifications into "006_性能要求_Performance_Requirement"</w:delText>
                            </w:r>
                          </w:del>
                        </w:ins>
                      </w:p>
                      <w:p w14:paraId="6D477D19" w14:textId="706F9994" w:rsidR="00495270" w:rsidRPr="007C3599" w:rsidDel="00D339EF" w:rsidRDefault="00495270" w:rsidP="00495270">
                        <w:pPr>
                          <w:pStyle w:val="Web"/>
                          <w:ind w:left="800"/>
                          <w:rPr>
                            <w:ins w:id="3585" w:author="Sasaki, Kenji/佐々木 研二" w:date="2025-02-07T15:38:00Z"/>
                            <w:del w:id="3586" w:author="Moriyama, Shoya/森山 翔也" w:date="2025-03-10T11:08:00Z"/>
                            <w:rFonts w:ascii="Meiryo UI" w:hAnsi="Meiryo UI"/>
                            <w:rPrChange w:id="3587" w:author="Moriyama, Shoya/森山 翔也" w:date="2025-04-02T21:09:00Z">
                              <w:rPr>
                                <w:ins w:id="3588" w:author="Sasaki, Kenji/佐々木 研二" w:date="2025-02-07T15:38:00Z"/>
                                <w:del w:id="3589" w:author="Moriyama, Shoya/森山 翔也" w:date="2025-03-10T11:08:00Z"/>
                                <w:rFonts w:ascii="Meiryo UI" w:hAnsi="Meiryo UI"/>
                                <w:color w:val="FF0000"/>
                              </w:rPr>
                            </w:rPrChange>
                          </w:rPr>
                        </w:pPr>
                        <w:ins w:id="3590" w:author="Shimizu, Yuya/清水 裕也" w:date="2025-02-08T19:29:00Z">
                          <w:del w:id="3591" w:author="Moriyama, Shoya/森山 翔也" w:date="2025-03-10T11:08:00Z">
                            <w:r w:rsidRPr="007C3599" w:rsidDel="00D339EF">
                              <w:rPr>
                                <w:rFonts w:hint="eastAsia"/>
                                <w:rPrChange w:id="3592" w:author="Moriyama, Shoya/森山 翔也" w:date="2025-04-02T21:09:00Z">
                                  <w:rPr>
                                    <w:rFonts w:hint="eastAsia"/>
                                    <w:color w:val="FF0000"/>
                                  </w:rPr>
                                </w:rPrChange>
                              </w:rPr>
                              <w:delText>▲</w:delText>
                            </w:r>
                            <w:r w:rsidRPr="007C3599" w:rsidDel="00D339EF">
                              <w:rPr>
                                <w:rPrChange w:id="3593" w:author="Moriyama, Shoya/森山 翔也" w:date="2025-04-02T21:09:00Z">
                                  <w:rPr>
                                    <w:color w:val="FF0000"/>
                                  </w:rPr>
                                </w:rPrChange>
                              </w:rPr>
                              <w:delText>7.11</w:delText>
                            </w:r>
                            <w:r w:rsidRPr="007C3599" w:rsidDel="00D339EF">
                              <w:rPr>
                                <w:rFonts w:hint="eastAsia"/>
                                <w:rPrChange w:id="3594" w:author="Moriyama, Shoya/森山 翔也" w:date="2025-04-02T21:09:00Z">
                                  <w:rPr>
                                    <w:rFonts w:hint="eastAsia"/>
                                    <w:color w:val="FF0000"/>
                                  </w:rPr>
                                </w:rPrChange>
                              </w:rPr>
                              <w:delText>（</w:delText>
                            </w:r>
                            <w:r w:rsidRPr="007C3599" w:rsidDel="00D339EF">
                              <w:rPr>
                                <w:rPrChange w:id="3595" w:author="Moriyama, Shoya/森山 翔也" w:date="2025-04-02T21:09:00Z">
                                  <w:rPr>
                                    <w:color w:val="FF0000"/>
                                  </w:rPr>
                                </w:rPrChange>
                              </w:rPr>
                              <w:delText>24MM</w:delText>
                            </w:r>
                            <w:r w:rsidRPr="007C3599" w:rsidDel="00D339EF">
                              <w:rPr>
                                <w:rFonts w:hint="eastAsia"/>
                                <w:rPrChange w:id="3596" w:author="Moriyama, Shoya/森山 翔也" w:date="2025-04-02T21:09:00Z">
                                  <w:rPr>
                                    <w:rFonts w:hint="eastAsia"/>
                                    <w:color w:val="FF0000"/>
                                  </w:rPr>
                                </w:rPrChange>
                              </w:rPr>
                              <w:delText>：</w:delText>
                            </w:r>
                            <w:r w:rsidRPr="007C3599" w:rsidDel="00D339EF">
                              <w:rPr>
                                <w:rPrChange w:id="3597" w:author="Moriyama, Shoya/森山 翔也" w:date="2025-04-02T21:09:00Z">
                                  <w:rPr>
                                    <w:color w:val="FF0000"/>
                                  </w:rPr>
                                </w:rPrChange>
                              </w:rPr>
                              <w:delText>1A</w:delText>
                            </w:r>
                            <w:r w:rsidRPr="007C3599" w:rsidDel="00D339EF">
                              <w:rPr>
                                <w:rFonts w:hint="eastAsia"/>
                                <w:rPrChange w:id="3598" w:author="Moriyama, Shoya/森山 翔也" w:date="2025-04-02T21:09:00Z">
                                  <w:rPr>
                                    <w:rFonts w:hint="eastAsia"/>
                                    <w:color w:val="FF0000"/>
                                  </w:rPr>
                                </w:rPrChange>
                              </w:rPr>
                              <w:delText>、</w:delText>
                            </w:r>
                            <w:r w:rsidRPr="007C3599" w:rsidDel="00D339EF">
                              <w:rPr>
                                <w:rPrChange w:id="3599" w:author="Moriyama, Shoya/森山 翔也" w:date="2025-04-02T21:09:00Z">
                                  <w:rPr>
                                    <w:color w:val="FF0000"/>
                                  </w:rPr>
                                </w:rPrChange>
                              </w:rPr>
                              <w:delText>24SU/CDC</w:delText>
                            </w:r>
                            <w:r w:rsidRPr="007C3599" w:rsidDel="00D339EF">
                              <w:rPr>
                                <w:rFonts w:hint="eastAsia"/>
                                <w:rPrChange w:id="3600" w:author="Moriyama, Shoya/森山 翔也" w:date="2025-04-02T21:09:00Z">
                                  <w:rPr>
                                    <w:rFonts w:hint="eastAsia"/>
                                    <w:color w:val="FF0000"/>
                                  </w:rPr>
                                </w:rPrChange>
                              </w:rPr>
                              <w:delText>：</w:delText>
                            </w:r>
                            <w:r w:rsidRPr="007C3599" w:rsidDel="00D339EF">
                              <w:rPr>
                                <w:rPrChange w:id="3601" w:author="Moriyama, Shoya/森山 翔也" w:date="2025-04-02T21:09:00Z">
                                  <w:rPr>
                                    <w:color w:val="FF0000"/>
                                  </w:rPr>
                                </w:rPrChange>
                              </w:rPr>
                              <w:delText>CV</w:delText>
                            </w:r>
                            <w:r w:rsidRPr="007C3599" w:rsidDel="00D339EF">
                              <w:rPr>
                                <w:rFonts w:hint="eastAsia"/>
                                <w:rPrChange w:id="3602" w:author="Moriyama, Shoya/森山 翔也" w:date="2025-04-02T21:09:00Z">
                                  <w:rPr>
                                    <w:rFonts w:hint="eastAsia"/>
                                    <w:color w:val="FF0000"/>
                                  </w:rPr>
                                </w:rPrChange>
                              </w:rPr>
                              <w:delText>）</w:delText>
                            </w:r>
                          </w:del>
                        </w:ins>
                        <w:ins w:id="3603" w:author="Sasaki, Kenji/佐々木 研二" w:date="2025-02-07T15:38:00Z">
                          <w:del w:id="3604" w:author="Moriyama, Shoya/森山 翔也" w:date="2025-03-10T11:08:00Z">
                            <w:r w:rsidRPr="007C3599" w:rsidDel="00D339EF">
                              <w:rPr>
                                <w:rFonts w:ascii="Meiryo UI" w:hAnsi="Meiryo UI" w:hint="eastAsia"/>
                                <w:rPrChange w:id="3605" w:author="Moriyama, Shoya/森山 翔也" w:date="2025-04-02T21:09:00Z">
                                  <w:rPr>
                                    <w:rFonts w:hint="eastAsia"/>
                                  </w:rPr>
                                </w:rPrChange>
                              </w:rPr>
                              <w:delText>各種サービス要求仕様書から</w:delText>
                            </w:r>
                            <w:r w:rsidRPr="007C3599" w:rsidDel="00D339EF">
                              <w:rPr>
                                <w:rFonts w:ascii="Meiryo UI" w:hAnsi="Meiryo UI"/>
                                <w:rPrChange w:id="3606" w:author="Moriyama, Shoya/森山 翔也" w:date="2025-04-02T21:09:00Z">
                                  <w:rPr/>
                                </w:rPrChange>
                              </w:rPr>
                              <w:delText>006_</w:delText>
                            </w:r>
                            <w:r w:rsidRPr="007C3599" w:rsidDel="00D339EF">
                              <w:rPr>
                                <w:rFonts w:ascii="Meiryo UI" w:hAnsi="Meiryo UI" w:hint="eastAsia"/>
                                <w:rPrChange w:id="3607" w:author="Moriyama, Shoya/森山 翔也" w:date="2025-04-02T21:09:00Z">
                                  <w:rPr>
                                    <w:rFonts w:hint="eastAsia"/>
                                  </w:rPr>
                                </w:rPrChange>
                              </w:rPr>
                              <w:delText>性能要求</w:delText>
                            </w:r>
                            <w:r w:rsidRPr="007C3599" w:rsidDel="00D339EF">
                              <w:rPr>
                                <w:rFonts w:ascii="Meiryo UI" w:hAnsi="Meiryo UI"/>
                                <w:rPrChange w:id="3608" w:author="Moriyama, Shoya/森山 翔也" w:date="2025-04-02T21:09:00Z">
                                  <w:rPr/>
                                </w:rPrChange>
                              </w:rPr>
                              <w:delText>_Performance_Requirement</w:delText>
                            </w:r>
                            <w:r w:rsidRPr="007C3599" w:rsidDel="00D339EF">
                              <w:rPr>
                                <w:rFonts w:ascii="Meiryo UI" w:hAnsi="Meiryo UI" w:hint="eastAsia"/>
                                <w:rPrChange w:id="3609" w:author="Moriyama, Shoya/森山 翔也" w:date="2025-04-02T21:09:00Z">
                                  <w:rPr>
                                    <w:rFonts w:hint="eastAsia"/>
                                  </w:rPr>
                                </w:rPrChange>
                              </w:rPr>
                              <w:delText>に</w:delText>
                            </w:r>
                            <w:r w:rsidRPr="007C3599" w:rsidDel="00D339EF">
                              <w:rPr>
                                <w:rFonts w:ascii="Meiryo UI" w:hAnsi="Meiryo UI"/>
                                <w:rPrChange w:id="3610" w:author="Moriyama, Shoya/森山 翔也" w:date="2025-04-02T21:09:00Z">
                                  <w:rPr/>
                                </w:rPrChange>
                              </w:rPr>
                              <w:delText>QOS</w:delText>
                            </w:r>
                            <w:r w:rsidRPr="007C3599" w:rsidDel="00D339EF">
                              <w:rPr>
                                <w:rFonts w:ascii="Meiryo UI" w:hAnsi="Meiryo UI" w:hint="eastAsia"/>
                                <w:rPrChange w:id="3611" w:author="Moriyama, Shoya/森山 翔也" w:date="2025-04-02T21:09:00Z">
                                  <w:rPr>
                                    <w:rFonts w:hint="eastAsia"/>
                                  </w:rPr>
                                </w:rPrChange>
                              </w:rPr>
                              <w:delText>を統合</w:delText>
                            </w:r>
                          </w:del>
                        </w:ins>
                      </w:p>
                      <w:p w14:paraId="6A9724AF" w14:textId="59E98077" w:rsidR="00495270" w:rsidRPr="007C3599" w:rsidDel="00D339EF" w:rsidRDefault="00495270" w:rsidP="00495270">
                        <w:pPr>
                          <w:pStyle w:val="Web"/>
                          <w:ind w:left="800"/>
                          <w:rPr>
                            <w:ins w:id="3612" w:author="Sasaki, Kenji/佐々木 研二" w:date="2025-02-07T15:38:00Z"/>
                            <w:del w:id="3613" w:author="Moriyama, Shoya/森山 翔也" w:date="2025-03-10T11:08:00Z"/>
                            <w:rFonts w:ascii="Meiryo UI" w:hAnsi="Meiryo UI"/>
                            <w:rPrChange w:id="3614" w:author="Moriyama, Shoya/森山 翔也" w:date="2025-04-02T21:09:00Z">
                              <w:rPr>
                                <w:ins w:id="3615" w:author="Sasaki, Kenji/佐々木 研二" w:date="2025-02-07T15:38:00Z"/>
                                <w:del w:id="3616" w:author="Moriyama, Shoya/森山 翔也" w:date="2025-03-10T11:08:00Z"/>
                                <w:rFonts w:ascii="Meiryo UI" w:hAnsi="Meiryo UI"/>
                                <w:color w:val="FF0000"/>
                              </w:rPr>
                            </w:rPrChange>
                          </w:rPr>
                        </w:pPr>
                        <w:ins w:id="3617" w:author="Sasaki, Kenji/佐々木 研二" w:date="2025-02-07T15:38:00Z">
                          <w:del w:id="3618" w:author="Moriyama, Shoya/森山 翔也" w:date="2025-03-10T11:08:00Z">
                            <w:r w:rsidRPr="007C3599" w:rsidDel="00D339EF">
                              <w:rPr>
                                <w:rFonts w:ascii="Meiryo UI" w:hAnsi="Meiryo UI"/>
                                <w:rPrChange w:id="3619"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3620" w:author="Moriyama, Shoya/森山 翔也" w:date="2025-04-02T21:09:00Z">
                                  <w:rPr>
                                    <w:rFonts w:hint="eastAsia"/>
                                  </w:rPr>
                                </w:rPrChange>
                              </w:rPr>
                              <w:delText>性能要求</w:delText>
                            </w:r>
                            <w:r w:rsidRPr="007C3599" w:rsidDel="00D339EF">
                              <w:rPr>
                                <w:rFonts w:ascii="Meiryo UI" w:hAnsi="Meiryo UI"/>
                                <w:rPrChange w:id="3621" w:author="Moriyama, Shoya/森山 翔也" w:date="2025-04-02T21:09:00Z">
                                  <w:rPr/>
                                </w:rPrChange>
                              </w:rPr>
                              <w:delText>_Performance_Requirement"</w:delText>
                            </w:r>
                          </w:del>
                        </w:ins>
                      </w:p>
                      <w:p w14:paraId="43675079" w14:textId="6E362F0F" w:rsidR="00495270" w:rsidRPr="007C3599" w:rsidDel="00D339EF" w:rsidRDefault="00495270" w:rsidP="00495270">
                        <w:pPr>
                          <w:pStyle w:val="Web"/>
                          <w:ind w:left="800"/>
                          <w:rPr>
                            <w:ins w:id="3622" w:author="Sasaki, Kenji/佐々木 研二" w:date="2025-02-07T15:38:00Z"/>
                            <w:del w:id="3623" w:author="Moriyama, Shoya/森山 翔也" w:date="2025-03-10T11:08:00Z"/>
                            <w:rFonts w:ascii="Meiryo UI" w:hAnsi="Meiryo UI"/>
                            <w:rPrChange w:id="3624" w:author="Moriyama, Shoya/森山 翔也" w:date="2025-04-02T21:09:00Z">
                              <w:rPr>
                                <w:ins w:id="3625" w:author="Sasaki, Kenji/佐々木 研二" w:date="2025-02-07T15:38:00Z"/>
                                <w:del w:id="3626" w:author="Moriyama, Shoya/森山 翔也" w:date="2025-03-10T11:08:00Z"/>
                                <w:rFonts w:ascii="Meiryo UI" w:hAnsi="Meiryo UI"/>
                                <w:color w:val="FF0000"/>
                              </w:rPr>
                            </w:rPrChange>
                          </w:rPr>
                        </w:pPr>
                        <w:ins w:id="3627" w:author="Sasaki, Kenji/佐々木 研二" w:date="2025-02-07T15:38:00Z">
                          <w:del w:id="3628" w:author="Moriyama, Shoya/森山 翔也" w:date="2025-03-10T11:08:00Z">
                            <w:r w:rsidRPr="007C3599" w:rsidDel="00D339EF">
                              <w:rPr>
                                <w:rFonts w:ascii="Meiryo UI" w:hAnsi="Meiryo UI" w:hint="eastAsia"/>
                                <w:rPrChange w:id="3629" w:author="Moriyama, Shoya/森山 翔也" w:date="2025-04-02T21:09:00Z">
                                  <w:rPr>
                                    <w:rFonts w:hint="eastAsia"/>
                                  </w:rPr>
                                </w:rPrChange>
                              </w:rPr>
                              <w:delText>▲</w:delText>
                            </w:r>
                            <w:r w:rsidRPr="007C3599" w:rsidDel="00D339EF">
                              <w:rPr>
                                <w:rFonts w:ascii="Meiryo UI" w:hAnsi="Meiryo UI"/>
                                <w:rPrChange w:id="3630" w:author="Moriyama, Shoya/森山 翔也" w:date="2025-04-02T21:09:00Z">
                                  <w:rPr/>
                                </w:rPrChange>
                              </w:rPr>
                              <w:delText>7.11</w:delText>
                            </w:r>
                            <w:r w:rsidRPr="007C3599" w:rsidDel="00D339EF">
                              <w:rPr>
                                <w:rFonts w:ascii="Meiryo UI" w:hAnsi="Meiryo UI" w:hint="eastAsia"/>
                                <w:rPrChange w:id="3631" w:author="Moriyama, Shoya/森山 翔也" w:date="2025-04-02T21:09:00Z">
                                  <w:rPr>
                                    <w:rFonts w:hint="eastAsia"/>
                                  </w:rPr>
                                </w:rPrChange>
                              </w:rPr>
                              <w:delText>（</w:delText>
                            </w:r>
                            <w:r w:rsidRPr="007C3599" w:rsidDel="00D339EF">
                              <w:rPr>
                                <w:rFonts w:ascii="Meiryo UI" w:hAnsi="Meiryo UI"/>
                                <w:rPrChange w:id="3632" w:author="Moriyama, Shoya/森山 翔也" w:date="2025-04-02T21:09:00Z">
                                  <w:rPr/>
                                </w:rPrChange>
                              </w:rPr>
                              <w:delText>24MM</w:delText>
                            </w:r>
                            <w:r w:rsidRPr="007C3599" w:rsidDel="00D339EF">
                              <w:rPr>
                                <w:rFonts w:ascii="Meiryo UI" w:hAnsi="Meiryo UI" w:hint="eastAsia"/>
                                <w:rPrChange w:id="3633" w:author="Moriyama, Shoya/森山 翔也" w:date="2025-04-02T21:09:00Z">
                                  <w:rPr>
                                    <w:rFonts w:hint="eastAsia"/>
                                  </w:rPr>
                                </w:rPrChange>
                              </w:rPr>
                              <w:delText>：</w:delText>
                            </w:r>
                            <w:r w:rsidRPr="007C3599" w:rsidDel="00D339EF">
                              <w:rPr>
                                <w:rFonts w:ascii="Meiryo UI" w:hAnsi="Meiryo UI"/>
                                <w:rPrChange w:id="3634" w:author="Moriyama, Shoya/森山 翔也" w:date="2025-04-02T21:09:00Z">
                                  <w:rPr/>
                                </w:rPrChange>
                              </w:rPr>
                              <w:delText>1A</w:delText>
                            </w:r>
                            <w:r w:rsidRPr="007C3599" w:rsidDel="00D339EF">
                              <w:rPr>
                                <w:rFonts w:ascii="Meiryo UI" w:hAnsi="Meiryo UI" w:hint="eastAsia"/>
                                <w:rPrChange w:id="3635" w:author="Moriyama, Shoya/森山 翔也" w:date="2025-04-02T21:09:00Z">
                                  <w:rPr>
                                    <w:rFonts w:hint="eastAsia"/>
                                  </w:rPr>
                                </w:rPrChange>
                              </w:rPr>
                              <w:delText>、</w:delText>
                            </w:r>
                            <w:r w:rsidRPr="007C3599" w:rsidDel="00D339EF">
                              <w:rPr>
                                <w:rFonts w:ascii="Meiryo UI" w:hAnsi="Meiryo UI"/>
                                <w:rPrChange w:id="3636" w:author="Moriyama, Shoya/森山 翔也" w:date="2025-04-02T21:09:00Z">
                                  <w:rPr/>
                                </w:rPrChange>
                              </w:rPr>
                              <w:delText>24SU/CDC</w:delText>
                            </w:r>
                            <w:r w:rsidRPr="007C3599" w:rsidDel="00D339EF">
                              <w:rPr>
                                <w:rFonts w:ascii="Meiryo UI" w:hAnsi="Meiryo UI" w:hint="eastAsia"/>
                                <w:rPrChange w:id="3637" w:author="Moriyama, Shoya/森山 翔也" w:date="2025-04-02T21:09:00Z">
                                  <w:rPr>
                                    <w:rFonts w:hint="eastAsia"/>
                                  </w:rPr>
                                </w:rPrChange>
                              </w:rPr>
                              <w:delText>：</w:delText>
                            </w:r>
                            <w:r w:rsidRPr="007C3599" w:rsidDel="00D339EF">
                              <w:rPr>
                                <w:rFonts w:ascii="Meiryo UI" w:hAnsi="Meiryo UI"/>
                                <w:rPrChange w:id="3638" w:author="Moriyama, Shoya/森山 翔也" w:date="2025-04-02T21:09:00Z">
                                  <w:rPr/>
                                </w:rPrChange>
                              </w:rPr>
                              <w:delText>CV</w:delText>
                            </w:r>
                            <w:r w:rsidRPr="007C3599" w:rsidDel="00D339EF">
                              <w:rPr>
                                <w:rFonts w:ascii="Meiryo UI" w:hAnsi="Meiryo UI" w:hint="eastAsia"/>
                                <w:rPrChange w:id="3639" w:author="Moriyama, Shoya/森山 翔也" w:date="2025-04-02T21:09:00Z">
                                  <w:rPr>
                                    <w:rFonts w:hint="eastAsia"/>
                                  </w:rPr>
                                </w:rPrChange>
                              </w:rPr>
                              <w:delText>）</w:delText>
                            </w:r>
                          </w:del>
                        </w:ins>
                      </w:p>
                      <w:p w14:paraId="6D87184E" w14:textId="77777777" w:rsidR="00495270" w:rsidRPr="007C3599" w:rsidRDefault="00495270" w:rsidP="00495270">
                        <w:pPr>
                          <w:rPr>
                            <w:rPrChange w:id="3640" w:author="Moriyama, Shoya/森山 翔也" w:date="2025-04-02T21:09:00Z">
                              <w:rPr>
                                <w:color w:val="000000"/>
                              </w:rPr>
                            </w:rPrChange>
                          </w:rPr>
                        </w:pPr>
                      </w:p>
                    </w:txbxContent>
                  </v:textbox>
                  <w10:wrap anchorx="margin"/>
                </v:shape>
              </w:pict>
            </mc:Fallback>
          </mc:AlternateContent>
        </w:r>
      </w:ins>
      <w:r w:rsidR="00D61401" w:rsidRPr="007C3599">
        <w:rPr>
          <w:rFonts w:hint="eastAsia"/>
        </w:rPr>
        <w:t>１　詳細は『付録：地図更新コンテンツ要求仕様書</w:t>
      </w:r>
      <w:r w:rsidR="00D61401" w:rsidRPr="007C3599">
        <w:rPr>
          <w:strike/>
        </w:rPr>
        <w:t>_海外</w:t>
      </w:r>
      <w:r w:rsidR="00D61401" w:rsidRPr="007C3599">
        <w:rPr>
          <w:rFonts w:hint="eastAsia"/>
        </w:rPr>
        <w:t>』を参照　▲</w:t>
      </w:r>
      <w:r w:rsidR="00D61401" w:rsidRPr="007C3599">
        <w:t>3.00</w:t>
      </w:r>
    </w:p>
    <w:p w14:paraId="56DA9B2F" w14:textId="77777777" w:rsidR="00D61401" w:rsidRPr="007C3599" w:rsidRDefault="00D61401" w:rsidP="00D61401">
      <w:pPr>
        <w:numPr>
          <w:ilvl w:val="0"/>
          <w:numId w:val="59"/>
        </w:numPr>
        <w:ind w:left="958" w:hanging="357"/>
      </w:pPr>
      <w:r w:rsidRPr="007C3599">
        <w:rPr>
          <w:rFonts w:hint="eastAsia"/>
        </w:rPr>
        <w:t>２　詳細は『付録：基地図評価項目』、『付録：地図オーサリング検査項目』を参照　▲</w:t>
      </w:r>
      <w:r w:rsidRPr="007C3599">
        <w:t>3.00</w:t>
      </w:r>
    </w:p>
    <w:p w14:paraId="1B80339E" w14:textId="77777777" w:rsidR="00D61401" w:rsidRPr="007C3599" w:rsidRDefault="00D61401" w:rsidP="00D61401">
      <w:pPr>
        <w:numPr>
          <w:ilvl w:val="0"/>
          <w:numId w:val="59"/>
        </w:numPr>
        <w:ind w:left="958" w:hanging="357"/>
      </w:pPr>
      <w:r w:rsidRPr="007C3599">
        <w:rPr>
          <w:rFonts w:hint="eastAsia"/>
          <w:strike/>
        </w:rPr>
        <w:t>２</w:t>
      </w:r>
      <w:r w:rsidRPr="007C3599">
        <w:rPr>
          <w:rFonts w:hint="eastAsia"/>
        </w:rPr>
        <w:t>３　暗号化方法は標準規格で定められたものとする</w:t>
      </w:r>
    </w:p>
    <w:p w14:paraId="2048EA33" w14:textId="77777777" w:rsidR="00D61401" w:rsidRPr="007C3599" w:rsidRDefault="00D61401" w:rsidP="00D61401">
      <w:pPr>
        <w:ind w:left="960"/>
      </w:pPr>
      <w:r w:rsidRPr="007C3599">
        <w:rPr>
          <w:rFonts w:hint="eastAsia"/>
        </w:rPr>
        <w:t>セキュリティ対策要件については、以下仕様書を参照とする。</w:t>
      </w:r>
    </w:p>
    <w:p w14:paraId="284D6A0A" w14:textId="45DB52AD" w:rsidR="00D61401" w:rsidRPr="007C3599" w:rsidRDefault="00D61401" w:rsidP="00D61401">
      <w:pPr>
        <w:ind w:left="960"/>
      </w:pPr>
      <w:r w:rsidRPr="007C3599">
        <w:rPr>
          <w:rFonts w:hint="eastAsia"/>
        </w:rPr>
        <w:t>『</w:t>
      </w:r>
      <w:r w:rsidRPr="007C3599">
        <w:t>190_</w:t>
      </w:r>
      <w:r w:rsidRPr="007C3599">
        <w:rPr>
          <w:strike/>
          <w:rPrChange w:id="3641" w:author="Moriyama, Shoya/森山 翔也" w:date="2025-04-02T21:08:00Z">
            <w:rPr/>
          </w:rPrChange>
        </w:rPr>
        <w:t>21CY</w:t>
      </w:r>
      <w:ins w:id="3642" w:author="Kashima, Takuya/鹿島 卓也" w:date="2024-05-20T09:58:00Z">
        <w:r w:rsidR="00034D71" w:rsidRPr="007C3599">
          <w:rPr>
            <w:rPrChange w:id="3643" w:author="Moriyama, Shoya/森山 翔也" w:date="2025-04-02T21:08:00Z">
              <w:rPr>
                <w:color w:val="000000" w:themeColor="text1"/>
              </w:rPr>
            </w:rPrChange>
          </w:rPr>
          <w:t>24CY</w:t>
        </w:r>
      </w:ins>
      <w:r w:rsidRPr="007C3599">
        <w:t>_情報セキュリティ要求仕様書</w:t>
      </w:r>
      <w:r w:rsidRPr="007C3599">
        <w:rPr>
          <w:rFonts w:hint="eastAsia"/>
        </w:rPr>
        <w:t xml:space="preserve">』　</w:t>
      </w:r>
      <w:ins w:id="3644" w:author="Kashima, Takuya/鹿島 卓也" w:date="2024-05-20T09:57:00Z">
        <w:r w:rsidR="00034D71" w:rsidRPr="007C3599">
          <w:rPr>
            <w:rFonts w:hint="eastAsia"/>
            <w:rPrChange w:id="3645" w:author="Moriyama, Shoya/森山 翔也" w:date="2025-04-02T21:08:00Z">
              <w:rPr>
                <w:rFonts w:hint="eastAsia"/>
                <w:color w:val="000000" w:themeColor="text1"/>
              </w:rPr>
            </w:rPrChange>
          </w:rPr>
          <w:t>▲</w:t>
        </w:r>
        <w:r w:rsidR="00034D71" w:rsidRPr="007C3599">
          <w:rPr>
            <w:rPrChange w:id="3646" w:author="Moriyama, Shoya/森山 翔也" w:date="2025-04-02T21:08:00Z">
              <w:rPr>
                <w:color w:val="000000" w:themeColor="text1"/>
              </w:rPr>
            </w:rPrChange>
          </w:rPr>
          <w:t>Ver</w:t>
        </w:r>
      </w:ins>
      <w:ins w:id="3647" w:author="Kashima, Takuya/鹿島 卓也" w:date="2024-06-14T09:46:00Z">
        <w:r w:rsidR="00CC52DF" w:rsidRPr="007C3599">
          <w:rPr>
            <w:rPrChange w:id="3648" w:author="Moriyama, Shoya/森山 翔也" w:date="2025-04-02T21:08:00Z">
              <w:rPr>
                <w:color w:val="FF0000"/>
                <w:highlight w:val="yellow"/>
              </w:rPr>
            </w:rPrChange>
          </w:rPr>
          <w:t>6</w:t>
        </w:r>
      </w:ins>
      <w:ins w:id="3649" w:author="Kashima, Takuya/鹿島 卓也" w:date="2024-05-20T09:57:00Z">
        <w:r w:rsidR="00034D71" w:rsidRPr="007C3599">
          <w:rPr>
            <w:rPrChange w:id="3650" w:author="Moriyama, Shoya/森山 翔也" w:date="2025-04-02T21:08:00Z">
              <w:rPr>
                <w:color w:val="000000" w:themeColor="text1"/>
              </w:rPr>
            </w:rPrChange>
          </w:rPr>
          <w:t>.</w:t>
        </w:r>
      </w:ins>
      <w:ins w:id="3651" w:author="Kashima, Takuya/鹿島 卓也" w:date="2024-06-14T09:46:00Z">
        <w:r w:rsidR="00CC52DF" w:rsidRPr="007C3599">
          <w:rPr>
            <w:rPrChange w:id="3652" w:author="Moriyama, Shoya/森山 翔也" w:date="2025-04-02T21:08:00Z">
              <w:rPr>
                <w:color w:val="FF0000"/>
                <w:highlight w:val="yellow"/>
              </w:rPr>
            </w:rPrChange>
          </w:rPr>
          <w:t>20</w:t>
        </w:r>
      </w:ins>
      <w:ins w:id="3653" w:author="Kashima, Takuya/鹿島 卓也" w:date="2024-05-20T10:02:00Z">
        <w:r w:rsidR="00034D71" w:rsidRPr="007C3599">
          <w:rPr>
            <w:rFonts w:hint="eastAsia"/>
            <w:rPrChange w:id="3654" w:author="Moriyama, Shoya/森山 翔也" w:date="2025-04-02T21:08:00Z">
              <w:rPr>
                <w:rFonts w:hint="eastAsia"/>
                <w:color w:val="FF0000"/>
                <w:highlight w:val="yellow"/>
              </w:rPr>
            </w:rPrChange>
          </w:rPr>
          <w:t xml:space="preserve">　▽</w:t>
        </w:r>
        <w:r w:rsidR="00034D71" w:rsidRPr="007C3599">
          <w:rPr>
            <w:rPrChange w:id="3655" w:author="Moriyama, Shoya/森山 翔也" w:date="2025-04-02T21:08:00Z">
              <w:rPr>
                <w:color w:val="FF0000"/>
              </w:rPr>
            </w:rPrChange>
          </w:rPr>
          <w:t>R</w:t>
        </w:r>
      </w:ins>
      <w:ins w:id="3656" w:author="Kashima, Takuya/鹿島 卓也" w:date="2024-06-14T09:46:00Z">
        <w:r w:rsidR="00CC52DF" w:rsidRPr="007C3599">
          <w:rPr>
            <w:rPrChange w:id="3657" w:author="Moriyama, Shoya/森山 翔也" w:date="2025-04-02T21:08:00Z">
              <w:rPr>
                <w:color w:val="FF0000"/>
              </w:rPr>
            </w:rPrChange>
          </w:rPr>
          <w:t xml:space="preserve"> </w:t>
        </w:r>
        <w:r w:rsidR="00CC52DF" w:rsidRPr="007C3599">
          <w:rPr>
            <w:szCs w:val="20"/>
            <w:rPrChange w:id="3658" w:author="Moriyama, Shoya/森山 翔也" w:date="2025-04-02T21:08:00Z">
              <w:rPr>
                <w:color w:val="FF0000"/>
              </w:rPr>
            </w:rPrChange>
          </w:rPr>
          <w:t>(</w:t>
        </w:r>
      </w:ins>
      <w:ins w:id="3659" w:author="Kashima, Takuya/鹿島 卓也" w:date="2024-06-17T19:12:00Z">
        <w:r w:rsidR="009A5411" w:rsidRPr="007C3599">
          <w:rPr>
            <w:szCs w:val="20"/>
            <w:rPrChange w:id="3660" w:author="Moriyama, Shoya/森山 翔也" w:date="2025-04-02T21:08:00Z">
              <w:rPr>
                <w:sz w:val="18"/>
              </w:rPr>
            </w:rPrChange>
          </w:rPr>
          <w:t>24MM(CV#2)/SU(</w:t>
        </w:r>
        <w:proofErr w:type="spellStart"/>
        <w:r w:rsidR="009A5411" w:rsidRPr="007C3599">
          <w:rPr>
            <w:szCs w:val="20"/>
            <w:rPrChange w:id="3661" w:author="Moriyama, Shoya/森山 翔也" w:date="2025-04-02T21:08:00Z">
              <w:rPr>
                <w:sz w:val="18"/>
              </w:rPr>
            </w:rPrChange>
          </w:rPr>
          <w:t>PreCV</w:t>
        </w:r>
        <w:proofErr w:type="spellEnd"/>
        <w:r w:rsidR="009A5411" w:rsidRPr="007C3599">
          <w:rPr>
            <w:szCs w:val="20"/>
            <w:rPrChange w:id="3662" w:author="Moriyama, Shoya/森山 翔也" w:date="2025-04-02T21:08:00Z">
              <w:rPr>
                <w:sz w:val="18"/>
              </w:rPr>
            </w:rPrChange>
          </w:rPr>
          <w:t>)</w:t>
        </w:r>
      </w:ins>
      <w:ins w:id="3663" w:author="Kashima, Takuya/鹿島 卓也" w:date="2024-06-17T19:11:00Z">
        <w:r w:rsidR="009A5411" w:rsidRPr="007C3599">
          <w:rPr>
            <w:szCs w:val="20"/>
            <w:rPrChange w:id="3664" w:author="Moriyama, Shoya/森山 翔也" w:date="2025-04-02T21:08:00Z">
              <w:rPr>
                <w:color w:val="000000" w:themeColor="text1"/>
                <w:szCs w:val="20"/>
              </w:rPr>
            </w:rPrChange>
          </w:rPr>
          <w:t>/</w:t>
        </w:r>
      </w:ins>
      <w:ins w:id="3665" w:author="Kashima, Takuya/鹿島 卓也" w:date="2024-06-14T09:46:00Z">
        <w:r w:rsidR="00CC52DF" w:rsidRPr="007C3599">
          <w:rPr>
            <w:szCs w:val="20"/>
            <w:rPrChange w:id="3666" w:author="Moriyama, Shoya/森山 翔也" w:date="2025-04-02T21:08:00Z">
              <w:rPr>
                <w:sz w:val="18"/>
              </w:rPr>
            </w:rPrChange>
          </w:rPr>
          <w:t>CDC(</w:t>
        </w:r>
        <w:proofErr w:type="spellStart"/>
        <w:r w:rsidR="00CC52DF" w:rsidRPr="007C3599">
          <w:rPr>
            <w:szCs w:val="20"/>
            <w:rPrChange w:id="3667" w:author="Moriyama, Shoya/森山 翔也" w:date="2025-04-02T21:08:00Z">
              <w:rPr>
                <w:sz w:val="18"/>
              </w:rPr>
            </w:rPrChange>
          </w:rPr>
          <w:t>PreCV</w:t>
        </w:r>
        <w:proofErr w:type="spellEnd"/>
        <w:r w:rsidR="00CC52DF" w:rsidRPr="007C3599">
          <w:rPr>
            <w:szCs w:val="20"/>
            <w:rPrChange w:id="3668" w:author="Moriyama, Shoya/森山 翔也" w:date="2025-04-02T21:08:00Z">
              <w:rPr>
                <w:sz w:val="18"/>
              </w:rPr>
            </w:rPrChange>
          </w:rPr>
          <w:t>))</w:t>
        </w:r>
      </w:ins>
      <w:ins w:id="3669" w:author="Kashima, Takuya/鹿島 卓也" w:date="2024-06-17T19:12:00Z">
        <w:r w:rsidR="009A5411" w:rsidRPr="007C3599">
          <w:rPr>
            <w:szCs w:val="20"/>
            <w:rPrChange w:id="3670" w:author="Moriyama, Shoya/森山 翔也" w:date="2025-04-02T21:08:00Z">
              <w:rPr>
                <w:color w:val="000000" w:themeColor="text1"/>
                <w:sz w:val="18"/>
              </w:rPr>
            </w:rPrChange>
          </w:rPr>
          <w:t xml:space="preserve"> </w:t>
        </w:r>
        <w:r w:rsidR="009A5411" w:rsidRPr="007C3599">
          <w:rPr>
            <w:rFonts w:hint="eastAsia"/>
            <w:szCs w:val="20"/>
            <w:rPrChange w:id="3671" w:author="Moriyama, Shoya/森山 翔也" w:date="2025-04-02T21:08:00Z">
              <w:rPr>
                <w:rFonts w:hint="eastAsia"/>
                <w:color w:val="000000" w:themeColor="text1"/>
                <w:sz w:val="18"/>
              </w:rPr>
            </w:rPrChange>
          </w:rPr>
          <w:t>▲</w:t>
        </w:r>
        <w:r w:rsidR="009A5411" w:rsidRPr="007C3599">
          <w:rPr>
            <w:szCs w:val="20"/>
            <w:rPrChange w:id="3672" w:author="Moriyama, Shoya/森山 翔也" w:date="2025-04-02T21:08:00Z">
              <w:rPr>
                <w:color w:val="000000" w:themeColor="text1"/>
                <w:sz w:val="18"/>
              </w:rPr>
            </w:rPrChange>
          </w:rPr>
          <w:t>Ver6.30</w:t>
        </w:r>
      </w:ins>
    </w:p>
    <w:p w14:paraId="3CE9CE5C" w14:textId="77777777" w:rsidR="00D61401" w:rsidRPr="007C3599" w:rsidRDefault="00D61401" w:rsidP="00D61401">
      <w:pPr>
        <w:numPr>
          <w:ilvl w:val="0"/>
          <w:numId w:val="59"/>
        </w:numPr>
        <w:ind w:left="958" w:hanging="357"/>
        <w:rPr>
          <w:strike/>
        </w:rPr>
      </w:pPr>
      <w:r w:rsidRPr="007C3599">
        <w:rPr>
          <w:rFonts w:hint="eastAsia"/>
          <w:strike/>
        </w:rPr>
        <w:t>３　詳細は『付録：基地図評価項目』、『付録：地図オーサリング検査項目』を参照</w:t>
      </w:r>
    </w:p>
    <w:p w14:paraId="0288B0A3" w14:textId="22583DD2" w:rsidR="005C6B78" w:rsidRPr="007C3599" w:rsidRDefault="005C6B78" w:rsidP="005C6B78">
      <w:pPr>
        <w:numPr>
          <w:ilvl w:val="0"/>
          <w:numId w:val="59"/>
        </w:numPr>
        <w:rPr>
          <w:ins w:id="3673" w:author="Kashima, Takuya/鹿島 卓也" w:date="2023-10-16T11:02:00Z"/>
          <w:rPrChange w:id="3674" w:author="Moriyama, Shoya/森山 翔也" w:date="2025-04-02T21:08:00Z">
            <w:rPr>
              <w:ins w:id="3675" w:author="Kashima, Takuya/鹿島 卓也" w:date="2023-10-16T11:02:00Z"/>
              <w:color w:val="000000" w:themeColor="text1"/>
            </w:rPr>
          </w:rPrChange>
        </w:rPr>
      </w:pPr>
      <w:ins w:id="3676" w:author="Kashima, Takuya/鹿島 卓也" w:date="2023-10-16T11:03:00Z">
        <w:r w:rsidRPr="007C3599">
          <w:rPr>
            <w:rPrChange w:id="3677" w:author="Moriyama, Shoya/森山 翔也" w:date="2025-04-02T21:08:00Z">
              <w:rPr>
                <w:color w:val="000000" w:themeColor="text1"/>
              </w:rPr>
            </w:rPrChange>
          </w:rPr>
          <w:t xml:space="preserve">4 </w:t>
        </w:r>
        <w:r w:rsidRPr="007C3599">
          <w:rPr>
            <w:rFonts w:hint="eastAsia"/>
            <w:rPrChange w:id="3678" w:author="Moriyama, Shoya/森山 翔也" w:date="2025-04-02T21:08:00Z">
              <w:rPr>
                <w:rFonts w:hint="eastAsia"/>
                <w:color w:val="000000" w:themeColor="text1"/>
              </w:rPr>
            </w:rPrChange>
          </w:rPr>
          <w:t>全更新サービスにおいて、『</w:t>
        </w:r>
        <w:r w:rsidRPr="007C3599">
          <w:rPr>
            <w:strike/>
            <w:rPrChange w:id="3679" w:author="Moriyama, Shoya/森山 翔也" w:date="2025-04-02T21:08:00Z">
              <w:rPr>
                <w:color w:val="000000" w:themeColor="text1"/>
              </w:rPr>
            </w:rPrChange>
          </w:rPr>
          <w:t>RSASSA-PKCS1-v1_5</w:t>
        </w:r>
      </w:ins>
      <w:ins w:id="3680" w:author="Kashima, Takuya/鹿島 卓也" w:date="2024-05-20T09:58:00Z">
        <w:r w:rsidR="00034D71" w:rsidRPr="007C3599">
          <w:t>ECDSA</w:t>
        </w:r>
      </w:ins>
      <w:ins w:id="3681" w:author="Kashima, Takuya/鹿島 卓也" w:date="2023-10-16T11:03:00Z">
        <w:r w:rsidRPr="007C3599">
          <w:rPr>
            <w:rFonts w:hint="eastAsia"/>
            <w:rPrChange w:id="3682" w:author="Moriyama, Shoya/森山 翔也" w:date="2025-04-02T21:08:00Z">
              <w:rPr>
                <w:rFonts w:hint="eastAsia"/>
                <w:color w:val="000000" w:themeColor="text1"/>
              </w:rPr>
            </w:rPrChange>
          </w:rPr>
          <w:t>』</w:t>
        </w:r>
      </w:ins>
      <w:ins w:id="3683" w:author="Kashima, Takuya/鹿島 卓也" w:date="2023-10-16T11:04:00Z">
        <w:r w:rsidRPr="007C3599">
          <w:rPr>
            <w:rFonts w:hint="eastAsia"/>
            <w:rPrChange w:id="3684" w:author="Moriyama, Shoya/森山 翔也" w:date="2025-04-02T21:08:00Z">
              <w:rPr>
                <w:rFonts w:hint="eastAsia"/>
                <w:color w:val="000000" w:themeColor="text1"/>
              </w:rPr>
            </w:rPrChange>
          </w:rPr>
          <w:t>に</w:t>
        </w:r>
      </w:ins>
      <w:ins w:id="3685" w:author="Kashima, Takuya/鹿島 卓也" w:date="2023-10-16T11:05:00Z">
        <w:r w:rsidRPr="007C3599">
          <w:rPr>
            <w:rFonts w:hint="eastAsia"/>
            <w:rPrChange w:id="3686" w:author="Moriyama, Shoya/森山 翔也" w:date="2025-04-02T21:08:00Z">
              <w:rPr>
                <w:rFonts w:hint="eastAsia"/>
                <w:color w:val="000000" w:themeColor="text1"/>
              </w:rPr>
            </w:rPrChange>
          </w:rPr>
          <w:t>て</w:t>
        </w:r>
      </w:ins>
      <w:ins w:id="3687" w:author="Kashima, Takuya/鹿島 卓也" w:date="2023-10-16T11:04:00Z">
        <w:r w:rsidRPr="007C3599">
          <w:rPr>
            <w:rFonts w:hint="eastAsia"/>
            <w:rPrChange w:id="3688" w:author="Moriyama, Shoya/森山 翔也" w:date="2025-04-02T21:08:00Z">
              <w:rPr>
                <w:rFonts w:hint="eastAsia"/>
                <w:color w:val="000000" w:themeColor="text1"/>
              </w:rPr>
            </w:rPrChange>
          </w:rPr>
          <w:t>対応すること。</w:t>
        </w:r>
      </w:ins>
      <w:ins w:id="3689" w:author="Kashima, Takuya/鹿島 卓也" w:date="2023-10-16T11:05:00Z">
        <w:r w:rsidRPr="007C3599">
          <w:rPr>
            <w:rFonts w:hint="eastAsia"/>
            <w:rPrChange w:id="3690" w:author="Moriyama, Shoya/森山 翔也" w:date="2025-04-02T21:08:00Z">
              <w:rPr>
                <w:rFonts w:hint="eastAsia"/>
                <w:color w:val="000000" w:themeColor="text1"/>
              </w:rPr>
            </w:rPrChange>
          </w:rPr>
          <w:t>ハッシュ値は『</w:t>
        </w:r>
        <w:r w:rsidRPr="007C3599">
          <w:rPr>
            <w:rPrChange w:id="3691" w:author="Moriyama, Shoya/森山 翔也" w:date="2025-04-02T21:08:00Z">
              <w:rPr>
                <w:color w:val="000000" w:themeColor="text1"/>
              </w:rPr>
            </w:rPrChange>
          </w:rPr>
          <w:t>SHA-256</w:t>
        </w:r>
      </w:ins>
      <w:ins w:id="3692" w:author="Kashima, Takuya/鹿島 卓也" w:date="2023-10-16T11:06:00Z">
        <w:r w:rsidRPr="007C3599">
          <w:rPr>
            <w:rFonts w:hint="eastAsia"/>
            <w:rPrChange w:id="3693" w:author="Moriyama, Shoya/森山 翔也" w:date="2025-04-02T21:08:00Z">
              <w:rPr>
                <w:rFonts w:hint="eastAsia"/>
                <w:color w:val="000000" w:themeColor="text1"/>
              </w:rPr>
            </w:rPrChange>
          </w:rPr>
          <w:t>』</w:t>
        </w:r>
      </w:ins>
      <w:ins w:id="3694" w:author="Kashima, Takuya/鹿島 卓也" w:date="2023-10-16T11:05:00Z">
        <w:r w:rsidRPr="007C3599">
          <w:rPr>
            <w:rFonts w:hint="eastAsia"/>
            <w:rPrChange w:id="3695" w:author="Moriyama, Shoya/森山 翔也" w:date="2025-04-02T21:08:00Z">
              <w:rPr>
                <w:rFonts w:hint="eastAsia"/>
                <w:color w:val="000000" w:themeColor="text1"/>
              </w:rPr>
            </w:rPrChange>
          </w:rPr>
          <w:t>仕様を使用する事</w:t>
        </w:r>
      </w:ins>
      <w:ins w:id="3696" w:author="Kashima, Takuya/鹿島 卓也" w:date="2023-10-16T11:06:00Z">
        <w:r w:rsidRPr="007C3599">
          <w:rPr>
            <w:rFonts w:hint="eastAsia"/>
            <w:rPrChange w:id="3697" w:author="Moriyama, Shoya/森山 翔也" w:date="2025-04-02T21:08:00Z">
              <w:rPr>
                <w:rFonts w:hint="eastAsia"/>
                <w:color w:val="000000" w:themeColor="text1"/>
              </w:rPr>
            </w:rPrChange>
          </w:rPr>
          <w:t>。</w:t>
        </w:r>
        <w:r w:rsidRPr="007C3599">
          <w:rPr>
            <w:rPrChange w:id="3698" w:author="Moriyama, Shoya/森山 翔也" w:date="2025-04-02T21:08:00Z">
              <w:rPr>
                <w:color w:val="000000" w:themeColor="text1"/>
              </w:rPr>
            </w:rPrChange>
          </w:rPr>
          <w:t>(本内容はUN-R156 SU</w:t>
        </w:r>
        <w:r w:rsidRPr="007C3599">
          <w:rPr>
            <w:rFonts w:hint="eastAsia"/>
            <w:rPrChange w:id="3699" w:author="Moriyama, Shoya/森山 翔也" w:date="2025-04-02T21:08:00Z">
              <w:rPr>
                <w:rFonts w:hint="eastAsia"/>
                <w:color w:val="000000" w:themeColor="text1"/>
              </w:rPr>
            </w:rPrChange>
          </w:rPr>
          <w:t>法規の認証届け出内容</w:t>
        </w:r>
      </w:ins>
      <w:ins w:id="3700" w:author="Kashima, Takuya/鹿島 卓也" w:date="2024-05-20T09:59:00Z">
        <w:r w:rsidR="00034D71" w:rsidRPr="007C3599">
          <w:rPr>
            <w:rFonts w:hint="eastAsia"/>
          </w:rPr>
          <w:t>且つ</w:t>
        </w:r>
        <w:r w:rsidR="00034D71" w:rsidRPr="007C3599">
          <w:t xml:space="preserve"> </w:t>
        </w:r>
      </w:ins>
      <w:ins w:id="3701" w:author="Moriyama, Shoya/森山 翔也" w:date="2025-02-10T16:30:00Z">
        <w:r w:rsidR="00495270" w:rsidRPr="007C3599">
          <w:rPr>
            <w:rFonts w:ascii="ＭＳ Ｐゴシック" w:eastAsia="ＭＳ Ｐゴシック" w:hAnsi="ＭＳ Ｐゴシック" w:cs="ＭＳ Ｐゴシック"/>
            <w:noProof/>
            <w:kern w:val="0"/>
            <w:sz w:val="24"/>
          </w:rPr>
          <w:lastRenderedPageBreak/>
          <mc:AlternateContent>
            <mc:Choice Requires="wps">
              <w:drawing>
                <wp:anchor distT="0" distB="0" distL="114300" distR="114300" simplePos="0" relativeHeight="251658303" behindDoc="0" locked="0" layoutInCell="1" allowOverlap="1" wp14:anchorId="1B678949" wp14:editId="469FEB67">
                  <wp:simplePos x="0" y="0"/>
                  <wp:positionH relativeFrom="margin">
                    <wp:posOffset>-156210</wp:posOffset>
                  </wp:positionH>
                  <wp:positionV relativeFrom="paragraph">
                    <wp:posOffset>-14606</wp:posOffset>
                  </wp:positionV>
                  <wp:extent cx="6369050" cy="8296275"/>
                  <wp:effectExtent l="0" t="0" r="12700" b="28575"/>
                  <wp:wrapNone/>
                  <wp:docPr id="1446" name="テキスト ボックス 1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8296275"/>
                          </a:xfrm>
                          <a:prstGeom prst="rect">
                            <a:avLst/>
                          </a:prstGeom>
                          <a:solidFill>
                            <a:srgbClr val="7F7F7F">
                              <a:alpha val="50196"/>
                            </a:srgbClr>
                          </a:solidFill>
                          <a:ln w="6350">
                            <a:solidFill>
                              <a:prstClr val="black"/>
                            </a:solidFill>
                          </a:ln>
                        </wps:spPr>
                        <wps:txbx>
                          <w:txbxContent>
                            <w:p w14:paraId="4B325138" w14:textId="77777777" w:rsidR="00D339EF" w:rsidRPr="007C3599" w:rsidRDefault="00D339EF" w:rsidP="00D339EF">
                              <w:pPr>
                                <w:rPr>
                                  <w:ins w:id="3702" w:author="Moriyama, Shoya/森山 翔也" w:date="2025-03-10T11:08:00Z"/>
                                  <w:rPrChange w:id="3703" w:author="Moriyama, Shoya/森山 翔也" w:date="2025-04-02T21:09:00Z">
                                    <w:rPr>
                                      <w:ins w:id="3704" w:author="Moriyama, Shoya/森山 翔也" w:date="2025-03-10T11:08:00Z"/>
                                      <w:color w:val="FF0000"/>
                                    </w:rPr>
                                  </w:rPrChange>
                                </w:rPr>
                              </w:pPr>
                              <w:ins w:id="3705" w:author="Moriyama, Shoya/森山 翔也" w:date="2025-03-10T11:08:00Z">
                                <w:r w:rsidRPr="007C3599">
                                  <w:rPr>
                                    <w:rFonts w:hint="eastAsia"/>
                                    <w:rPrChange w:id="3706" w:author="Moriyama, Shoya/森山 翔也" w:date="2025-04-02T21:09:00Z">
                                      <w:rPr>
                                        <w:rFonts w:hint="eastAsia"/>
                                        <w:color w:val="FF0000"/>
                                      </w:rPr>
                                    </w:rPrChange>
                                  </w:rPr>
                                  <w:t>各種サービス要求仕様書から</w:t>
                                </w:r>
                                <w:r w:rsidRPr="007C3599">
                                  <w:rPr>
                                    <w:rPrChange w:id="3707" w:author="Moriyama, Shoya/森山 翔也" w:date="2025-04-02T21:09:00Z">
                                      <w:rPr>
                                        <w:color w:val="FF0000"/>
                                      </w:rPr>
                                    </w:rPrChange>
                                  </w:rPr>
                                  <w:t>006_性能要求_Performance_Requirement</w:t>
                                </w:r>
                                <w:r w:rsidRPr="007C3599">
                                  <w:rPr>
                                    <w:rFonts w:hint="eastAsia"/>
                                    <w:rPrChange w:id="3708" w:author="Moriyama, Shoya/森山 翔也" w:date="2025-04-02T21:09:00Z">
                                      <w:rPr>
                                        <w:rFonts w:hint="eastAsia"/>
                                        <w:color w:val="FF0000"/>
                                      </w:rPr>
                                    </w:rPrChange>
                                  </w:rPr>
                                  <w:t>に</w:t>
                                </w:r>
                                <w:r w:rsidRPr="007C3599">
                                  <w:rPr>
                                    <w:rPrChange w:id="3709" w:author="Moriyama, Shoya/森山 翔也" w:date="2025-04-02T21:09:00Z">
                                      <w:rPr>
                                        <w:color w:val="FF0000"/>
                                      </w:rPr>
                                    </w:rPrChange>
                                  </w:rPr>
                                  <w:t>QOSを統合</w:t>
                                </w:r>
                              </w:ins>
                            </w:p>
                            <w:p w14:paraId="6462B512" w14:textId="77777777" w:rsidR="00D339EF" w:rsidRPr="007C3599" w:rsidRDefault="00D339EF" w:rsidP="00D339EF">
                              <w:pPr>
                                <w:rPr>
                                  <w:ins w:id="3710" w:author="Moriyama, Shoya/森山 翔也" w:date="2025-03-10T11:08:00Z"/>
                                  <w:rPrChange w:id="3711" w:author="Moriyama, Shoya/森山 翔也" w:date="2025-04-02T21:09:00Z">
                                    <w:rPr>
                                      <w:ins w:id="3712" w:author="Moriyama, Shoya/森山 翔也" w:date="2025-03-10T11:08:00Z"/>
                                      <w:color w:val="FF0000"/>
                                    </w:rPr>
                                  </w:rPrChange>
                                </w:rPr>
                              </w:pPr>
                              <w:ins w:id="3713" w:author="Moriyama, Shoya/森山 翔也" w:date="2025-03-10T11:08:00Z">
                                <w:r w:rsidRPr="007C3599">
                                  <w:rPr>
                                    <w:rPrChange w:id="3714" w:author="Moriyama, Shoya/森山 翔也" w:date="2025-04-02T21:09:00Z">
                                      <w:rPr>
                                        <w:color w:val="FF0000"/>
                                      </w:rPr>
                                    </w:rPrChange>
                                  </w:rPr>
                                  <w:t>Integrate QOS from various service requirement specifications into "006_性能要求_Performance_Requirement"</w:t>
                                </w:r>
                              </w:ins>
                            </w:p>
                            <w:p w14:paraId="39C96AAD" w14:textId="77777777" w:rsidR="00D339EF" w:rsidRPr="007C3599" w:rsidRDefault="00D339EF" w:rsidP="00D339EF">
                              <w:pPr>
                                <w:rPr>
                                  <w:ins w:id="3715" w:author="Moriyama, Shoya/森山 翔也" w:date="2025-03-10T11:08:00Z"/>
                                  <w:rPrChange w:id="3716" w:author="Moriyama, Shoya/森山 翔也" w:date="2025-04-02T21:09:00Z">
                                    <w:rPr>
                                      <w:ins w:id="3717" w:author="Moriyama, Shoya/森山 翔也" w:date="2025-03-10T11:08:00Z"/>
                                      <w:color w:val="000000"/>
                                    </w:rPr>
                                  </w:rPrChange>
                                </w:rPr>
                              </w:pPr>
                              <w:ins w:id="3718" w:author="Moriyama, Shoya/森山 翔也" w:date="2025-03-10T11:08:00Z">
                                <w:r w:rsidRPr="007C3599">
                                  <w:rPr>
                                    <w:rFonts w:hint="eastAsia"/>
                                    <w:rPrChange w:id="3719" w:author="Moriyama, Shoya/森山 翔也" w:date="2025-04-02T21:09:00Z">
                                      <w:rPr>
                                        <w:rFonts w:hint="eastAsia"/>
                                        <w:color w:val="FF0000"/>
                                      </w:rPr>
                                    </w:rPrChange>
                                  </w:rPr>
                                  <w:t>▲</w:t>
                                </w:r>
                                <w:r w:rsidRPr="007C3599">
                                  <w:rPr>
                                    <w:rPrChange w:id="3720" w:author="Moriyama, Shoya/森山 翔也" w:date="2025-04-02T21:09:00Z">
                                      <w:rPr>
                                        <w:color w:val="FF0000"/>
                                      </w:rPr>
                                    </w:rPrChange>
                                  </w:rPr>
                                  <w:t>7.20（24SU/CDC：CV）</w:t>
                                </w:r>
                              </w:ins>
                            </w:p>
                            <w:p w14:paraId="05E1C6E3" w14:textId="05250691" w:rsidR="00495270" w:rsidRPr="007C3599" w:rsidDel="00D339EF" w:rsidRDefault="00495270" w:rsidP="00495270">
                              <w:pPr>
                                <w:rPr>
                                  <w:ins w:id="3721" w:author="Shimizu, Yuya/清水 裕也" w:date="2025-02-08T19:29:00Z"/>
                                  <w:del w:id="3722" w:author="Moriyama, Shoya/森山 翔也" w:date="2025-03-10T11:08:00Z"/>
                                  <w:rPrChange w:id="3723" w:author="Moriyama, Shoya/森山 翔也" w:date="2025-04-02T21:09:00Z">
                                    <w:rPr>
                                      <w:ins w:id="3724" w:author="Shimizu, Yuya/清水 裕也" w:date="2025-02-08T19:29:00Z"/>
                                      <w:del w:id="3725" w:author="Moriyama, Shoya/森山 翔也" w:date="2025-03-10T11:08:00Z"/>
                                      <w:color w:val="FF0000"/>
                                    </w:rPr>
                                  </w:rPrChange>
                                </w:rPr>
                              </w:pPr>
                              <w:ins w:id="3726" w:author="Shimizu, Yuya/清水 裕也" w:date="2025-02-08T19:29:00Z">
                                <w:del w:id="3727" w:author="Moriyama, Shoya/森山 翔也" w:date="2025-03-10T11:08:00Z">
                                  <w:r w:rsidRPr="007C3599" w:rsidDel="00D339EF">
                                    <w:rPr>
                                      <w:rFonts w:hint="eastAsia"/>
                                      <w:rPrChange w:id="3728" w:author="Moriyama, Shoya/森山 翔也" w:date="2025-04-02T21:09:00Z">
                                        <w:rPr>
                                          <w:rFonts w:hint="eastAsia"/>
                                          <w:color w:val="FF0000"/>
                                        </w:rPr>
                                      </w:rPrChange>
                                    </w:rPr>
                                    <w:delText>各種サービス要求仕様書から</w:delText>
                                  </w:r>
                                  <w:r w:rsidRPr="007C3599" w:rsidDel="00D339EF">
                                    <w:rPr>
                                      <w:rPrChange w:id="3729" w:author="Moriyama, Shoya/森山 翔也" w:date="2025-04-02T21:09:00Z">
                                        <w:rPr>
                                          <w:color w:val="FF0000"/>
                                        </w:rPr>
                                      </w:rPrChange>
                                    </w:rPr>
                                    <w:delText>006_性能要求_Performance_Requirementに</w:delText>
                                  </w:r>
                                </w:del>
                              </w:ins>
                            </w:p>
                            <w:p w14:paraId="41979F7F" w14:textId="05F516B5" w:rsidR="00495270" w:rsidRPr="007C3599" w:rsidDel="00D339EF" w:rsidRDefault="00495270" w:rsidP="00495270">
                              <w:pPr>
                                <w:rPr>
                                  <w:ins w:id="3730" w:author="Shimizu, Yuya/清水 裕也" w:date="2025-02-08T19:29:00Z"/>
                                  <w:del w:id="3731" w:author="Moriyama, Shoya/森山 翔也" w:date="2025-03-10T11:08:00Z"/>
                                  <w:rPrChange w:id="3732" w:author="Moriyama, Shoya/森山 翔也" w:date="2025-04-02T21:09:00Z">
                                    <w:rPr>
                                      <w:ins w:id="3733" w:author="Shimizu, Yuya/清水 裕也" w:date="2025-02-08T19:29:00Z"/>
                                      <w:del w:id="3734" w:author="Moriyama, Shoya/森山 翔也" w:date="2025-03-10T11:08:00Z"/>
                                      <w:color w:val="FF0000"/>
                                    </w:rPr>
                                  </w:rPrChange>
                                </w:rPr>
                              </w:pPr>
                              <w:ins w:id="3735" w:author="Shimizu, Yuya/清水 裕也" w:date="2025-02-08T19:29:00Z">
                                <w:del w:id="3736" w:author="Moriyama, Shoya/森山 翔也" w:date="2025-03-10T11:08:00Z">
                                  <w:r w:rsidRPr="007C3599" w:rsidDel="00D339EF">
                                    <w:rPr>
                                      <w:rPrChange w:id="3737" w:author="Moriyama, Shoya/森山 翔也" w:date="2025-04-02T21:09:00Z">
                                        <w:rPr>
                                          <w:color w:val="FF0000"/>
                                        </w:rPr>
                                      </w:rPrChange>
                                    </w:rPr>
                                    <w:delText>QOSを統合</w:delText>
                                  </w:r>
                                </w:del>
                              </w:ins>
                            </w:p>
                            <w:p w14:paraId="70CEAB58" w14:textId="4A5DD7E4" w:rsidR="00495270" w:rsidRPr="007C3599" w:rsidDel="00D339EF" w:rsidRDefault="00495270" w:rsidP="00495270">
                              <w:pPr>
                                <w:rPr>
                                  <w:ins w:id="3738" w:author="Shimizu, Yuya/清水 裕也" w:date="2025-02-08T19:29:00Z"/>
                                  <w:del w:id="3739" w:author="Moriyama, Shoya/森山 翔也" w:date="2025-03-10T11:08:00Z"/>
                                  <w:rPrChange w:id="3740" w:author="Moriyama, Shoya/森山 翔也" w:date="2025-04-02T21:09:00Z">
                                    <w:rPr>
                                      <w:ins w:id="3741" w:author="Shimizu, Yuya/清水 裕也" w:date="2025-02-08T19:29:00Z"/>
                                      <w:del w:id="3742" w:author="Moriyama, Shoya/森山 翔也" w:date="2025-03-10T11:08:00Z"/>
                                      <w:color w:val="FF0000"/>
                                    </w:rPr>
                                  </w:rPrChange>
                                </w:rPr>
                              </w:pPr>
                              <w:ins w:id="3743" w:author="Shimizu, Yuya/清水 裕也" w:date="2025-02-08T19:29:00Z">
                                <w:del w:id="3744" w:author="Moriyama, Shoya/森山 翔也" w:date="2025-03-10T11:08:00Z">
                                  <w:r w:rsidRPr="007C3599" w:rsidDel="00D339EF">
                                    <w:rPr>
                                      <w:rPrChange w:id="3745" w:author="Moriyama, Shoya/森山 翔也" w:date="2025-04-02T21:09:00Z">
                                        <w:rPr>
                                          <w:color w:val="FF0000"/>
                                        </w:rPr>
                                      </w:rPrChange>
                                    </w:rPr>
                                    <w:delText>Integrate QOS from various service requirement specifications into "006_性能要求_Performance_Requirement"</w:delText>
                                  </w:r>
                                </w:del>
                              </w:ins>
                            </w:p>
                            <w:p w14:paraId="43903180" w14:textId="7377F8BB" w:rsidR="00495270" w:rsidRPr="007C3599" w:rsidDel="00D339EF" w:rsidRDefault="00495270" w:rsidP="00495270">
                              <w:pPr>
                                <w:pStyle w:val="Web"/>
                                <w:ind w:left="800"/>
                                <w:rPr>
                                  <w:ins w:id="3746" w:author="Sasaki, Kenji/佐々木 研二" w:date="2025-02-07T15:38:00Z"/>
                                  <w:del w:id="3747" w:author="Moriyama, Shoya/森山 翔也" w:date="2025-03-10T11:08:00Z"/>
                                  <w:rFonts w:ascii="Meiryo UI" w:hAnsi="Meiryo UI"/>
                                  <w:rPrChange w:id="3748" w:author="Moriyama, Shoya/森山 翔也" w:date="2025-04-02T21:09:00Z">
                                    <w:rPr>
                                      <w:ins w:id="3749" w:author="Sasaki, Kenji/佐々木 研二" w:date="2025-02-07T15:38:00Z"/>
                                      <w:del w:id="3750" w:author="Moriyama, Shoya/森山 翔也" w:date="2025-03-10T11:08:00Z"/>
                                      <w:rFonts w:ascii="Meiryo UI" w:hAnsi="Meiryo UI"/>
                                      <w:color w:val="FF0000"/>
                                    </w:rPr>
                                  </w:rPrChange>
                                </w:rPr>
                              </w:pPr>
                              <w:ins w:id="3751" w:author="Shimizu, Yuya/清水 裕也" w:date="2025-02-08T19:29:00Z">
                                <w:del w:id="3752" w:author="Moriyama, Shoya/森山 翔也" w:date="2025-03-10T11:08:00Z">
                                  <w:r w:rsidRPr="007C3599" w:rsidDel="00D339EF">
                                    <w:rPr>
                                      <w:rFonts w:hint="eastAsia"/>
                                      <w:rPrChange w:id="3753" w:author="Moriyama, Shoya/森山 翔也" w:date="2025-04-02T21:09:00Z">
                                        <w:rPr>
                                          <w:rFonts w:hint="eastAsia"/>
                                          <w:color w:val="FF0000"/>
                                        </w:rPr>
                                      </w:rPrChange>
                                    </w:rPr>
                                    <w:delText>▲</w:delText>
                                  </w:r>
                                  <w:r w:rsidRPr="007C3599" w:rsidDel="00D339EF">
                                    <w:rPr>
                                      <w:rPrChange w:id="3754" w:author="Moriyama, Shoya/森山 翔也" w:date="2025-04-02T21:09:00Z">
                                        <w:rPr>
                                          <w:color w:val="FF0000"/>
                                        </w:rPr>
                                      </w:rPrChange>
                                    </w:rPr>
                                    <w:delText>7.11</w:delText>
                                  </w:r>
                                  <w:r w:rsidRPr="007C3599" w:rsidDel="00D339EF">
                                    <w:rPr>
                                      <w:rFonts w:hint="eastAsia"/>
                                      <w:rPrChange w:id="3755" w:author="Moriyama, Shoya/森山 翔也" w:date="2025-04-02T21:09:00Z">
                                        <w:rPr>
                                          <w:rFonts w:hint="eastAsia"/>
                                          <w:color w:val="FF0000"/>
                                        </w:rPr>
                                      </w:rPrChange>
                                    </w:rPr>
                                    <w:delText>（</w:delText>
                                  </w:r>
                                  <w:r w:rsidRPr="007C3599" w:rsidDel="00D339EF">
                                    <w:rPr>
                                      <w:rPrChange w:id="3756" w:author="Moriyama, Shoya/森山 翔也" w:date="2025-04-02T21:09:00Z">
                                        <w:rPr>
                                          <w:color w:val="FF0000"/>
                                        </w:rPr>
                                      </w:rPrChange>
                                    </w:rPr>
                                    <w:delText>24MM</w:delText>
                                  </w:r>
                                  <w:r w:rsidRPr="007C3599" w:rsidDel="00D339EF">
                                    <w:rPr>
                                      <w:rFonts w:hint="eastAsia"/>
                                      <w:rPrChange w:id="3757" w:author="Moriyama, Shoya/森山 翔也" w:date="2025-04-02T21:09:00Z">
                                        <w:rPr>
                                          <w:rFonts w:hint="eastAsia"/>
                                          <w:color w:val="FF0000"/>
                                        </w:rPr>
                                      </w:rPrChange>
                                    </w:rPr>
                                    <w:delText>：</w:delText>
                                  </w:r>
                                  <w:r w:rsidRPr="007C3599" w:rsidDel="00D339EF">
                                    <w:rPr>
                                      <w:rPrChange w:id="3758" w:author="Moriyama, Shoya/森山 翔也" w:date="2025-04-02T21:09:00Z">
                                        <w:rPr>
                                          <w:color w:val="FF0000"/>
                                        </w:rPr>
                                      </w:rPrChange>
                                    </w:rPr>
                                    <w:delText>1A</w:delText>
                                  </w:r>
                                  <w:r w:rsidRPr="007C3599" w:rsidDel="00D339EF">
                                    <w:rPr>
                                      <w:rFonts w:hint="eastAsia"/>
                                      <w:rPrChange w:id="3759" w:author="Moriyama, Shoya/森山 翔也" w:date="2025-04-02T21:09:00Z">
                                        <w:rPr>
                                          <w:rFonts w:hint="eastAsia"/>
                                          <w:color w:val="FF0000"/>
                                        </w:rPr>
                                      </w:rPrChange>
                                    </w:rPr>
                                    <w:delText>、</w:delText>
                                  </w:r>
                                  <w:r w:rsidRPr="007C3599" w:rsidDel="00D339EF">
                                    <w:rPr>
                                      <w:rPrChange w:id="3760" w:author="Moriyama, Shoya/森山 翔也" w:date="2025-04-02T21:09:00Z">
                                        <w:rPr>
                                          <w:color w:val="FF0000"/>
                                        </w:rPr>
                                      </w:rPrChange>
                                    </w:rPr>
                                    <w:delText>24SU/CDC</w:delText>
                                  </w:r>
                                  <w:r w:rsidRPr="007C3599" w:rsidDel="00D339EF">
                                    <w:rPr>
                                      <w:rFonts w:hint="eastAsia"/>
                                      <w:rPrChange w:id="3761" w:author="Moriyama, Shoya/森山 翔也" w:date="2025-04-02T21:09:00Z">
                                        <w:rPr>
                                          <w:rFonts w:hint="eastAsia"/>
                                          <w:color w:val="FF0000"/>
                                        </w:rPr>
                                      </w:rPrChange>
                                    </w:rPr>
                                    <w:delText>：</w:delText>
                                  </w:r>
                                  <w:r w:rsidRPr="007C3599" w:rsidDel="00D339EF">
                                    <w:rPr>
                                      <w:rPrChange w:id="3762" w:author="Moriyama, Shoya/森山 翔也" w:date="2025-04-02T21:09:00Z">
                                        <w:rPr>
                                          <w:color w:val="FF0000"/>
                                        </w:rPr>
                                      </w:rPrChange>
                                    </w:rPr>
                                    <w:delText>CV</w:delText>
                                  </w:r>
                                  <w:r w:rsidRPr="007C3599" w:rsidDel="00D339EF">
                                    <w:rPr>
                                      <w:rFonts w:hint="eastAsia"/>
                                      <w:rPrChange w:id="3763" w:author="Moriyama, Shoya/森山 翔也" w:date="2025-04-02T21:09:00Z">
                                        <w:rPr>
                                          <w:rFonts w:hint="eastAsia"/>
                                          <w:color w:val="FF0000"/>
                                        </w:rPr>
                                      </w:rPrChange>
                                    </w:rPr>
                                    <w:delText>）</w:delText>
                                  </w:r>
                                </w:del>
                              </w:ins>
                              <w:ins w:id="3764" w:author="Sasaki, Kenji/佐々木 研二" w:date="2025-02-07T15:38:00Z">
                                <w:del w:id="3765" w:author="Moriyama, Shoya/森山 翔也" w:date="2025-03-10T11:08:00Z">
                                  <w:r w:rsidRPr="007C3599" w:rsidDel="00D339EF">
                                    <w:rPr>
                                      <w:rFonts w:ascii="Meiryo UI" w:hAnsi="Meiryo UI" w:hint="eastAsia"/>
                                      <w:rPrChange w:id="3766" w:author="Moriyama, Shoya/森山 翔也" w:date="2025-04-02T21:09:00Z">
                                        <w:rPr>
                                          <w:rFonts w:hint="eastAsia"/>
                                        </w:rPr>
                                      </w:rPrChange>
                                    </w:rPr>
                                    <w:delText>各種サービス要求仕様書から</w:delText>
                                  </w:r>
                                  <w:r w:rsidRPr="007C3599" w:rsidDel="00D339EF">
                                    <w:rPr>
                                      <w:rFonts w:ascii="Meiryo UI" w:hAnsi="Meiryo UI"/>
                                      <w:rPrChange w:id="3767" w:author="Moriyama, Shoya/森山 翔也" w:date="2025-04-02T21:09:00Z">
                                        <w:rPr/>
                                      </w:rPrChange>
                                    </w:rPr>
                                    <w:delText>006_</w:delText>
                                  </w:r>
                                  <w:r w:rsidRPr="007C3599" w:rsidDel="00D339EF">
                                    <w:rPr>
                                      <w:rFonts w:ascii="Meiryo UI" w:hAnsi="Meiryo UI" w:hint="eastAsia"/>
                                      <w:rPrChange w:id="3768" w:author="Moriyama, Shoya/森山 翔也" w:date="2025-04-02T21:09:00Z">
                                        <w:rPr>
                                          <w:rFonts w:hint="eastAsia"/>
                                        </w:rPr>
                                      </w:rPrChange>
                                    </w:rPr>
                                    <w:delText>性能要求</w:delText>
                                  </w:r>
                                  <w:r w:rsidRPr="007C3599" w:rsidDel="00D339EF">
                                    <w:rPr>
                                      <w:rFonts w:ascii="Meiryo UI" w:hAnsi="Meiryo UI"/>
                                      <w:rPrChange w:id="3769" w:author="Moriyama, Shoya/森山 翔也" w:date="2025-04-02T21:09:00Z">
                                        <w:rPr/>
                                      </w:rPrChange>
                                    </w:rPr>
                                    <w:delText>_Performance_Requirement</w:delText>
                                  </w:r>
                                  <w:r w:rsidRPr="007C3599" w:rsidDel="00D339EF">
                                    <w:rPr>
                                      <w:rFonts w:ascii="Meiryo UI" w:hAnsi="Meiryo UI" w:hint="eastAsia"/>
                                      <w:rPrChange w:id="3770" w:author="Moriyama, Shoya/森山 翔也" w:date="2025-04-02T21:09:00Z">
                                        <w:rPr>
                                          <w:rFonts w:hint="eastAsia"/>
                                        </w:rPr>
                                      </w:rPrChange>
                                    </w:rPr>
                                    <w:delText>に</w:delText>
                                  </w:r>
                                  <w:r w:rsidRPr="007C3599" w:rsidDel="00D339EF">
                                    <w:rPr>
                                      <w:rFonts w:ascii="Meiryo UI" w:hAnsi="Meiryo UI"/>
                                      <w:rPrChange w:id="3771" w:author="Moriyama, Shoya/森山 翔也" w:date="2025-04-02T21:09:00Z">
                                        <w:rPr/>
                                      </w:rPrChange>
                                    </w:rPr>
                                    <w:delText>QOS</w:delText>
                                  </w:r>
                                  <w:r w:rsidRPr="007C3599" w:rsidDel="00D339EF">
                                    <w:rPr>
                                      <w:rFonts w:ascii="Meiryo UI" w:hAnsi="Meiryo UI" w:hint="eastAsia"/>
                                      <w:rPrChange w:id="3772" w:author="Moriyama, Shoya/森山 翔也" w:date="2025-04-02T21:09:00Z">
                                        <w:rPr>
                                          <w:rFonts w:hint="eastAsia"/>
                                        </w:rPr>
                                      </w:rPrChange>
                                    </w:rPr>
                                    <w:delText>を統合</w:delText>
                                  </w:r>
                                </w:del>
                              </w:ins>
                            </w:p>
                            <w:p w14:paraId="0DC7CFF3" w14:textId="09D49120" w:rsidR="00495270" w:rsidRPr="007C3599" w:rsidDel="00D339EF" w:rsidRDefault="00495270" w:rsidP="00495270">
                              <w:pPr>
                                <w:pStyle w:val="Web"/>
                                <w:ind w:left="800"/>
                                <w:rPr>
                                  <w:ins w:id="3773" w:author="Sasaki, Kenji/佐々木 研二" w:date="2025-02-07T15:38:00Z"/>
                                  <w:del w:id="3774" w:author="Moriyama, Shoya/森山 翔也" w:date="2025-03-10T11:08:00Z"/>
                                  <w:rFonts w:ascii="Meiryo UI" w:hAnsi="Meiryo UI"/>
                                  <w:rPrChange w:id="3775" w:author="Moriyama, Shoya/森山 翔也" w:date="2025-04-02T21:09:00Z">
                                    <w:rPr>
                                      <w:ins w:id="3776" w:author="Sasaki, Kenji/佐々木 研二" w:date="2025-02-07T15:38:00Z"/>
                                      <w:del w:id="3777" w:author="Moriyama, Shoya/森山 翔也" w:date="2025-03-10T11:08:00Z"/>
                                      <w:rFonts w:ascii="Meiryo UI" w:hAnsi="Meiryo UI"/>
                                      <w:color w:val="FF0000"/>
                                    </w:rPr>
                                  </w:rPrChange>
                                </w:rPr>
                              </w:pPr>
                              <w:ins w:id="3778" w:author="Sasaki, Kenji/佐々木 研二" w:date="2025-02-07T15:38:00Z">
                                <w:del w:id="3779" w:author="Moriyama, Shoya/森山 翔也" w:date="2025-03-10T11:08:00Z">
                                  <w:r w:rsidRPr="007C3599" w:rsidDel="00D339EF">
                                    <w:rPr>
                                      <w:rFonts w:ascii="Meiryo UI" w:hAnsi="Meiryo UI"/>
                                      <w:rPrChange w:id="3780"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3781" w:author="Moriyama, Shoya/森山 翔也" w:date="2025-04-02T21:09:00Z">
                                        <w:rPr>
                                          <w:rFonts w:hint="eastAsia"/>
                                        </w:rPr>
                                      </w:rPrChange>
                                    </w:rPr>
                                    <w:delText>性能要求</w:delText>
                                  </w:r>
                                  <w:r w:rsidRPr="007C3599" w:rsidDel="00D339EF">
                                    <w:rPr>
                                      <w:rFonts w:ascii="Meiryo UI" w:hAnsi="Meiryo UI"/>
                                      <w:rPrChange w:id="3782" w:author="Moriyama, Shoya/森山 翔也" w:date="2025-04-02T21:09:00Z">
                                        <w:rPr/>
                                      </w:rPrChange>
                                    </w:rPr>
                                    <w:delText>_Performance_Requirement"</w:delText>
                                  </w:r>
                                </w:del>
                              </w:ins>
                            </w:p>
                            <w:p w14:paraId="45814597" w14:textId="65A6CDCE" w:rsidR="00495270" w:rsidRPr="007C3599" w:rsidDel="00D339EF" w:rsidRDefault="00495270" w:rsidP="00495270">
                              <w:pPr>
                                <w:pStyle w:val="Web"/>
                                <w:ind w:left="800"/>
                                <w:rPr>
                                  <w:ins w:id="3783" w:author="Sasaki, Kenji/佐々木 研二" w:date="2025-02-07T15:38:00Z"/>
                                  <w:del w:id="3784" w:author="Moriyama, Shoya/森山 翔也" w:date="2025-03-10T11:08:00Z"/>
                                  <w:rFonts w:ascii="Meiryo UI" w:hAnsi="Meiryo UI"/>
                                  <w:rPrChange w:id="3785" w:author="Moriyama, Shoya/森山 翔也" w:date="2025-04-02T21:09:00Z">
                                    <w:rPr>
                                      <w:ins w:id="3786" w:author="Sasaki, Kenji/佐々木 研二" w:date="2025-02-07T15:38:00Z"/>
                                      <w:del w:id="3787" w:author="Moriyama, Shoya/森山 翔也" w:date="2025-03-10T11:08:00Z"/>
                                      <w:rFonts w:ascii="Meiryo UI" w:hAnsi="Meiryo UI"/>
                                      <w:color w:val="FF0000"/>
                                    </w:rPr>
                                  </w:rPrChange>
                                </w:rPr>
                              </w:pPr>
                              <w:ins w:id="3788" w:author="Sasaki, Kenji/佐々木 研二" w:date="2025-02-07T15:38:00Z">
                                <w:del w:id="3789" w:author="Moriyama, Shoya/森山 翔也" w:date="2025-03-10T11:08:00Z">
                                  <w:r w:rsidRPr="007C3599" w:rsidDel="00D339EF">
                                    <w:rPr>
                                      <w:rFonts w:ascii="Meiryo UI" w:hAnsi="Meiryo UI" w:hint="eastAsia"/>
                                      <w:rPrChange w:id="3790" w:author="Moriyama, Shoya/森山 翔也" w:date="2025-04-02T21:09:00Z">
                                        <w:rPr>
                                          <w:rFonts w:hint="eastAsia"/>
                                        </w:rPr>
                                      </w:rPrChange>
                                    </w:rPr>
                                    <w:delText>▲</w:delText>
                                  </w:r>
                                  <w:r w:rsidRPr="007C3599" w:rsidDel="00D339EF">
                                    <w:rPr>
                                      <w:rFonts w:ascii="Meiryo UI" w:hAnsi="Meiryo UI"/>
                                      <w:rPrChange w:id="3791" w:author="Moriyama, Shoya/森山 翔也" w:date="2025-04-02T21:09:00Z">
                                        <w:rPr/>
                                      </w:rPrChange>
                                    </w:rPr>
                                    <w:delText>7.11</w:delText>
                                  </w:r>
                                  <w:r w:rsidRPr="007C3599" w:rsidDel="00D339EF">
                                    <w:rPr>
                                      <w:rFonts w:ascii="Meiryo UI" w:hAnsi="Meiryo UI" w:hint="eastAsia"/>
                                      <w:rPrChange w:id="3792" w:author="Moriyama, Shoya/森山 翔也" w:date="2025-04-02T21:09:00Z">
                                        <w:rPr>
                                          <w:rFonts w:hint="eastAsia"/>
                                        </w:rPr>
                                      </w:rPrChange>
                                    </w:rPr>
                                    <w:delText>（</w:delText>
                                  </w:r>
                                  <w:r w:rsidRPr="007C3599" w:rsidDel="00D339EF">
                                    <w:rPr>
                                      <w:rFonts w:ascii="Meiryo UI" w:hAnsi="Meiryo UI"/>
                                      <w:rPrChange w:id="3793" w:author="Moriyama, Shoya/森山 翔也" w:date="2025-04-02T21:09:00Z">
                                        <w:rPr/>
                                      </w:rPrChange>
                                    </w:rPr>
                                    <w:delText>24MM</w:delText>
                                  </w:r>
                                  <w:r w:rsidRPr="007C3599" w:rsidDel="00D339EF">
                                    <w:rPr>
                                      <w:rFonts w:ascii="Meiryo UI" w:hAnsi="Meiryo UI" w:hint="eastAsia"/>
                                      <w:rPrChange w:id="3794" w:author="Moriyama, Shoya/森山 翔也" w:date="2025-04-02T21:09:00Z">
                                        <w:rPr>
                                          <w:rFonts w:hint="eastAsia"/>
                                        </w:rPr>
                                      </w:rPrChange>
                                    </w:rPr>
                                    <w:delText>：</w:delText>
                                  </w:r>
                                  <w:r w:rsidRPr="007C3599" w:rsidDel="00D339EF">
                                    <w:rPr>
                                      <w:rFonts w:ascii="Meiryo UI" w:hAnsi="Meiryo UI"/>
                                      <w:rPrChange w:id="3795" w:author="Moriyama, Shoya/森山 翔也" w:date="2025-04-02T21:09:00Z">
                                        <w:rPr/>
                                      </w:rPrChange>
                                    </w:rPr>
                                    <w:delText>1A</w:delText>
                                  </w:r>
                                  <w:r w:rsidRPr="007C3599" w:rsidDel="00D339EF">
                                    <w:rPr>
                                      <w:rFonts w:ascii="Meiryo UI" w:hAnsi="Meiryo UI" w:hint="eastAsia"/>
                                      <w:rPrChange w:id="3796" w:author="Moriyama, Shoya/森山 翔也" w:date="2025-04-02T21:09:00Z">
                                        <w:rPr>
                                          <w:rFonts w:hint="eastAsia"/>
                                        </w:rPr>
                                      </w:rPrChange>
                                    </w:rPr>
                                    <w:delText>、</w:delText>
                                  </w:r>
                                  <w:r w:rsidRPr="007C3599" w:rsidDel="00D339EF">
                                    <w:rPr>
                                      <w:rFonts w:ascii="Meiryo UI" w:hAnsi="Meiryo UI"/>
                                      <w:rPrChange w:id="3797" w:author="Moriyama, Shoya/森山 翔也" w:date="2025-04-02T21:09:00Z">
                                        <w:rPr/>
                                      </w:rPrChange>
                                    </w:rPr>
                                    <w:delText>24SU/CDC</w:delText>
                                  </w:r>
                                  <w:r w:rsidRPr="007C3599" w:rsidDel="00D339EF">
                                    <w:rPr>
                                      <w:rFonts w:ascii="Meiryo UI" w:hAnsi="Meiryo UI" w:hint="eastAsia"/>
                                      <w:rPrChange w:id="3798" w:author="Moriyama, Shoya/森山 翔也" w:date="2025-04-02T21:09:00Z">
                                        <w:rPr>
                                          <w:rFonts w:hint="eastAsia"/>
                                        </w:rPr>
                                      </w:rPrChange>
                                    </w:rPr>
                                    <w:delText>：</w:delText>
                                  </w:r>
                                  <w:r w:rsidRPr="007C3599" w:rsidDel="00D339EF">
                                    <w:rPr>
                                      <w:rFonts w:ascii="Meiryo UI" w:hAnsi="Meiryo UI"/>
                                      <w:rPrChange w:id="3799" w:author="Moriyama, Shoya/森山 翔也" w:date="2025-04-02T21:09:00Z">
                                        <w:rPr/>
                                      </w:rPrChange>
                                    </w:rPr>
                                    <w:delText>CV</w:delText>
                                  </w:r>
                                  <w:r w:rsidRPr="007C3599" w:rsidDel="00D339EF">
                                    <w:rPr>
                                      <w:rFonts w:ascii="Meiryo UI" w:hAnsi="Meiryo UI" w:hint="eastAsia"/>
                                      <w:rPrChange w:id="3800" w:author="Moriyama, Shoya/森山 翔也" w:date="2025-04-02T21:09:00Z">
                                        <w:rPr>
                                          <w:rFonts w:hint="eastAsia"/>
                                        </w:rPr>
                                      </w:rPrChange>
                                    </w:rPr>
                                    <w:delText>）</w:delText>
                                  </w:r>
                                </w:del>
                              </w:ins>
                            </w:p>
                            <w:p w14:paraId="0B57810F" w14:textId="77777777" w:rsidR="00495270" w:rsidRPr="007C3599" w:rsidRDefault="00495270" w:rsidP="00495270">
                              <w:pPr>
                                <w:rPr>
                                  <w:rPrChange w:id="3801"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78949" id="テキスト ボックス 1446" o:spid="_x0000_s1322" type="#_x0000_t202" style="position:absolute;left:0;text-align:left;margin-left:-12.3pt;margin-top:-1.15pt;width:501.5pt;height:653.25pt;z-index:2516583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" fillcolor="#7f7f7f" strokeweight=".5pt">
                  <v:fill opacity="32896f"/>
                  <v:path arrowok="t"/>
                  <v:textbox>
                    <w:txbxContent>
                      <w:p w14:paraId="4B325138" w14:textId="77777777" w:rsidR="00D339EF" w:rsidRPr="007C3599" w:rsidRDefault="00D339EF" w:rsidP="00D339EF">
                        <w:pPr>
                          <w:rPr>
                            <w:ins w:id="3802" w:author="Moriyama, Shoya/森山 翔也" w:date="2025-03-10T11:08:00Z"/>
                            <w:rPrChange w:id="3803" w:author="Moriyama, Shoya/森山 翔也" w:date="2025-04-02T21:09:00Z">
                              <w:rPr>
                                <w:ins w:id="3804" w:author="Moriyama, Shoya/森山 翔也" w:date="2025-03-10T11:08:00Z"/>
                                <w:color w:val="FF0000"/>
                              </w:rPr>
                            </w:rPrChange>
                          </w:rPr>
                        </w:pPr>
                        <w:ins w:id="3805" w:author="Moriyama, Shoya/森山 翔也" w:date="2025-03-10T11:08:00Z">
                          <w:r w:rsidRPr="007C3599">
                            <w:rPr>
                              <w:rFonts w:hint="eastAsia"/>
                              <w:rPrChange w:id="3806" w:author="Moriyama, Shoya/森山 翔也" w:date="2025-04-02T21:09:00Z">
                                <w:rPr>
                                  <w:rFonts w:hint="eastAsia"/>
                                  <w:color w:val="FF0000"/>
                                </w:rPr>
                              </w:rPrChange>
                            </w:rPr>
                            <w:t>各種サービス要求仕様書から</w:t>
                          </w:r>
                          <w:r w:rsidRPr="007C3599">
                            <w:rPr>
                              <w:rPrChange w:id="3807" w:author="Moriyama, Shoya/森山 翔也" w:date="2025-04-02T21:09:00Z">
                                <w:rPr>
                                  <w:color w:val="FF0000"/>
                                </w:rPr>
                              </w:rPrChange>
                            </w:rPr>
                            <w:t>006_性能要求_Performance_Requirement</w:t>
                          </w:r>
                          <w:r w:rsidRPr="007C3599">
                            <w:rPr>
                              <w:rFonts w:hint="eastAsia"/>
                              <w:rPrChange w:id="3808" w:author="Moriyama, Shoya/森山 翔也" w:date="2025-04-02T21:09:00Z">
                                <w:rPr>
                                  <w:rFonts w:hint="eastAsia"/>
                                  <w:color w:val="FF0000"/>
                                </w:rPr>
                              </w:rPrChange>
                            </w:rPr>
                            <w:t>に</w:t>
                          </w:r>
                          <w:r w:rsidRPr="007C3599">
                            <w:rPr>
                              <w:rPrChange w:id="3809" w:author="Moriyama, Shoya/森山 翔也" w:date="2025-04-02T21:09:00Z">
                                <w:rPr>
                                  <w:color w:val="FF0000"/>
                                </w:rPr>
                              </w:rPrChange>
                            </w:rPr>
                            <w:t>QOSを統合</w:t>
                          </w:r>
                        </w:ins>
                      </w:p>
                      <w:p w14:paraId="6462B512" w14:textId="77777777" w:rsidR="00D339EF" w:rsidRPr="007C3599" w:rsidRDefault="00D339EF" w:rsidP="00D339EF">
                        <w:pPr>
                          <w:rPr>
                            <w:ins w:id="3810" w:author="Moriyama, Shoya/森山 翔也" w:date="2025-03-10T11:08:00Z"/>
                            <w:rPrChange w:id="3811" w:author="Moriyama, Shoya/森山 翔也" w:date="2025-04-02T21:09:00Z">
                              <w:rPr>
                                <w:ins w:id="3812" w:author="Moriyama, Shoya/森山 翔也" w:date="2025-03-10T11:08:00Z"/>
                                <w:color w:val="FF0000"/>
                              </w:rPr>
                            </w:rPrChange>
                          </w:rPr>
                        </w:pPr>
                        <w:ins w:id="3813" w:author="Moriyama, Shoya/森山 翔也" w:date="2025-03-10T11:08:00Z">
                          <w:r w:rsidRPr="007C3599">
                            <w:rPr>
                              <w:rPrChange w:id="3814" w:author="Moriyama, Shoya/森山 翔也" w:date="2025-04-02T21:09:00Z">
                                <w:rPr>
                                  <w:color w:val="FF0000"/>
                                </w:rPr>
                              </w:rPrChange>
                            </w:rPr>
                            <w:t>Integrate QOS from various service requirement specifications into "006_性能要求_Performance_Requirement"</w:t>
                          </w:r>
                        </w:ins>
                      </w:p>
                      <w:p w14:paraId="39C96AAD" w14:textId="77777777" w:rsidR="00D339EF" w:rsidRPr="007C3599" w:rsidRDefault="00D339EF" w:rsidP="00D339EF">
                        <w:pPr>
                          <w:rPr>
                            <w:ins w:id="3815" w:author="Moriyama, Shoya/森山 翔也" w:date="2025-03-10T11:08:00Z"/>
                            <w:rPrChange w:id="3816" w:author="Moriyama, Shoya/森山 翔也" w:date="2025-04-02T21:09:00Z">
                              <w:rPr>
                                <w:ins w:id="3817" w:author="Moriyama, Shoya/森山 翔也" w:date="2025-03-10T11:08:00Z"/>
                                <w:color w:val="000000"/>
                              </w:rPr>
                            </w:rPrChange>
                          </w:rPr>
                        </w:pPr>
                        <w:ins w:id="3818" w:author="Moriyama, Shoya/森山 翔也" w:date="2025-03-10T11:08:00Z">
                          <w:r w:rsidRPr="007C3599">
                            <w:rPr>
                              <w:rFonts w:hint="eastAsia"/>
                              <w:rPrChange w:id="3819" w:author="Moriyama, Shoya/森山 翔也" w:date="2025-04-02T21:09:00Z">
                                <w:rPr>
                                  <w:rFonts w:hint="eastAsia"/>
                                  <w:color w:val="FF0000"/>
                                </w:rPr>
                              </w:rPrChange>
                            </w:rPr>
                            <w:t>▲</w:t>
                          </w:r>
                          <w:r w:rsidRPr="007C3599">
                            <w:rPr>
                              <w:rPrChange w:id="3820" w:author="Moriyama, Shoya/森山 翔也" w:date="2025-04-02T21:09:00Z">
                                <w:rPr>
                                  <w:color w:val="FF0000"/>
                                </w:rPr>
                              </w:rPrChange>
                            </w:rPr>
                            <w:t>7.20（24SU/CDC：CV）</w:t>
                          </w:r>
                        </w:ins>
                      </w:p>
                      <w:p w14:paraId="05E1C6E3" w14:textId="05250691" w:rsidR="00495270" w:rsidRPr="007C3599" w:rsidDel="00D339EF" w:rsidRDefault="00495270" w:rsidP="00495270">
                        <w:pPr>
                          <w:rPr>
                            <w:ins w:id="3821" w:author="Shimizu, Yuya/清水 裕也" w:date="2025-02-08T19:29:00Z"/>
                            <w:del w:id="3822" w:author="Moriyama, Shoya/森山 翔也" w:date="2025-03-10T11:08:00Z"/>
                            <w:rPrChange w:id="3823" w:author="Moriyama, Shoya/森山 翔也" w:date="2025-04-02T21:09:00Z">
                              <w:rPr>
                                <w:ins w:id="3824" w:author="Shimizu, Yuya/清水 裕也" w:date="2025-02-08T19:29:00Z"/>
                                <w:del w:id="3825" w:author="Moriyama, Shoya/森山 翔也" w:date="2025-03-10T11:08:00Z"/>
                                <w:color w:val="FF0000"/>
                              </w:rPr>
                            </w:rPrChange>
                          </w:rPr>
                        </w:pPr>
                        <w:ins w:id="3826" w:author="Shimizu, Yuya/清水 裕也" w:date="2025-02-08T19:29:00Z">
                          <w:del w:id="3827" w:author="Moriyama, Shoya/森山 翔也" w:date="2025-03-10T11:08:00Z">
                            <w:r w:rsidRPr="007C3599" w:rsidDel="00D339EF">
                              <w:rPr>
                                <w:rFonts w:hint="eastAsia"/>
                                <w:rPrChange w:id="3828" w:author="Moriyama, Shoya/森山 翔也" w:date="2025-04-02T21:09:00Z">
                                  <w:rPr>
                                    <w:rFonts w:hint="eastAsia"/>
                                    <w:color w:val="FF0000"/>
                                  </w:rPr>
                                </w:rPrChange>
                              </w:rPr>
                              <w:delText>各種サービス要求仕様書から</w:delText>
                            </w:r>
                            <w:r w:rsidRPr="007C3599" w:rsidDel="00D339EF">
                              <w:rPr>
                                <w:rPrChange w:id="3829" w:author="Moriyama, Shoya/森山 翔也" w:date="2025-04-02T21:09:00Z">
                                  <w:rPr>
                                    <w:color w:val="FF0000"/>
                                  </w:rPr>
                                </w:rPrChange>
                              </w:rPr>
                              <w:delText>006_性能要求_Performance_Requirementに</w:delText>
                            </w:r>
                          </w:del>
                        </w:ins>
                      </w:p>
                      <w:p w14:paraId="41979F7F" w14:textId="05F516B5" w:rsidR="00495270" w:rsidRPr="007C3599" w:rsidDel="00D339EF" w:rsidRDefault="00495270" w:rsidP="00495270">
                        <w:pPr>
                          <w:rPr>
                            <w:ins w:id="3830" w:author="Shimizu, Yuya/清水 裕也" w:date="2025-02-08T19:29:00Z"/>
                            <w:del w:id="3831" w:author="Moriyama, Shoya/森山 翔也" w:date="2025-03-10T11:08:00Z"/>
                            <w:rPrChange w:id="3832" w:author="Moriyama, Shoya/森山 翔也" w:date="2025-04-02T21:09:00Z">
                              <w:rPr>
                                <w:ins w:id="3833" w:author="Shimizu, Yuya/清水 裕也" w:date="2025-02-08T19:29:00Z"/>
                                <w:del w:id="3834" w:author="Moriyama, Shoya/森山 翔也" w:date="2025-03-10T11:08:00Z"/>
                                <w:color w:val="FF0000"/>
                              </w:rPr>
                            </w:rPrChange>
                          </w:rPr>
                        </w:pPr>
                        <w:ins w:id="3835" w:author="Shimizu, Yuya/清水 裕也" w:date="2025-02-08T19:29:00Z">
                          <w:del w:id="3836" w:author="Moriyama, Shoya/森山 翔也" w:date="2025-03-10T11:08:00Z">
                            <w:r w:rsidRPr="007C3599" w:rsidDel="00D339EF">
                              <w:rPr>
                                <w:rPrChange w:id="3837" w:author="Moriyama, Shoya/森山 翔也" w:date="2025-04-02T21:09:00Z">
                                  <w:rPr>
                                    <w:color w:val="FF0000"/>
                                  </w:rPr>
                                </w:rPrChange>
                              </w:rPr>
                              <w:delText>QOSを統合</w:delText>
                            </w:r>
                          </w:del>
                        </w:ins>
                      </w:p>
                      <w:p w14:paraId="70CEAB58" w14:textId="4A5DD7E4" w:rsidR="00495270" w:rsidRPr="007C3599" w:rsidDel="00D339EF" w:rsidRDefault="00495270" w:rsidP="00495270">
                        <w:pPr>
                          <w:rPr>
                            <w:ins w:id="3838" w:author="Shimizu, Yuya/清水 裕也" w:date="2025-02-08T19:29:00Z"/>
                            <w:del w:id="3839" w:author="Moriyama, Shoya/森山 翔也" w:date="2025-03-10T11:08:00Z"/>
                            <w:rPrChange w:id="3840" w:author="Moriyama, Shoya/森山 翔也" w:date="2025-04-02T21:09:00Z">
                              <w:rPr>
                                <w:ins w:id="3841" w:author="Shimizu, Yuya/清水 裕也" w:date="2025-02-08T19:29:00Z"/>
                                <w:del w:id="3842" w:author="Moriyama, Shoya/森山 翔也" w:date="2025-03-10T11:08:00Z"/>
                                <w:color w:val="FF0000"/>
                              </w:rPr>
                            </w:rPrChange>
                          </w:rPr>
                        </w:pPr>
                        <w:ins w:id="3843" w:author="Shimizu, Yuya/清水 裕也" w:date="2025-02-08T19:29:00Z">
                          <w:del w:id="3844" w:author="Moriyama, Shoya/森山 翔也" w:date="2025-03-10T11:08:00Z">
                            <w:r w:rsidRPr="007C3599" w:rsidDel="00D339EF">
                              <w:rPr>
                                <w:rPrChange w:id="3845" w:author="Moriyama, Shoya/森山 翔也" w:date="2025-04-02T21:09:00Z">
                                  <w:rPr>
                                    <w:color w:val="FF0000"/>
                                  </w:rPr>
                                </w:rPrChange>
                              </w:rPr>
                              <w:delText>Integrate QOS from various service requirement specifications into "006_性能要求_Performance_Requirement"</w:delText>
                            </w:r>
                          </w:del>
                        </w:ins>
                      </w:p>
                      <w:p w14:paraId="43903180" w14:textId="7377F8BB" w:rsidR="00495270" w:rsidRPr="007C3599" w:rsidDel="00D339EF" w:rsidRDefault="00495270" w:rsidP="00495270">
                        <w:pPr>
                          <w:pStyle w:val="Web"/>
                          <w:ind w:left="800"/>
                          <w:rPr>
                            <w:ins w:id="3846" w:author="Sasaki, Kenji/佐々木 研二" w:date="2025-02-07T15:38:00Z"/>
                            <w:del w:id="3847" w:author="Moriyama, Shoya/森山 翔也" w:date="2025-03-10T11:08:00Z"/>
                            <w:rFonts w:ascii="Meiryo UI" w:hAnsi="Meiryo UI"/>
                            <w:rPrChange w:id="3848" w:author="Moriyama, Shoya/森山 翔也" w:date="2025-04-02T21:09:00Z">
                              <w:rPr>
                                <w:ins w:id="3849" w:author="Sasaki, Kenji/佐々木 研二" w:date="2025-02-07T15:38:00Z"/>
                                <w:del w:id="3850" w:author="Moriyama, Shoya/森山 翔也" w:date="2025-03-10T11:08:00Z"/>
                                <w:rFonts w:ascii="Meiryo UI" w:hAnsi="Meiryo UI"/>
                                <w:color w:val="FF0000"/>
                              </w:rPr>
                            </w:rPrChange>
                          </w:rPr>
                        </w:pPr>
                        <w:ins w:id="3851" w:author="Shimizu, Yuya/清水 裕也" w:date="2025-02-08T19:29:00Z">
                          <w:del w:id="3852" w:author="Moriyama, Shoya/森山 翔也" w:date="2025-03-10T11:08:00Z">
                            <w:r w:rsidRPr="007C3599" w:rsidDel="00D339EF">
                              <w:rPr>
                                <w:rFonts w:hint="eastAsia"/>
                                <w:rPrChange w:id="3853" w:author="Moriyama, Shoya/森山 翔也" w:date="2025-04-02T21:09:00Z">
                                  <w:rPr>
                                    <w:rFonts w:hint="eastAsia"/>
                                    <w:color w:val="FF0000"/>
                                  </w:rPr>
                                </w:rPrChange>
                              </w:rPr>
                              <w:delText>▲</w:delText>
                            </w:r>
                            <w:r w:rsidRPr="007C3599" w:rsidDel="00D339EF">
                              <w:rPr>
                                <w:rPrChange w:id="3854" w:author="Moriyama, Shoya/森山 翔也" w:date="2025-04-02T21:09:00Z">
                                  <w:rPr>
                                    <w:color w:val="FF0000"/>
                                  </w:rPr>
                                </w:rPrChange>
                              </w:rPr>
                              <w:delText>7.11</w:delText>
                            </w:r>
                            <w:r w:rsidRPr="007C3599" w:rsidDel="00D339EF">
                              <w:rPr>
                                <w:rFonts w:hint="eastAsia"/>
                                <w:rPrChange w:id="3855" w:author="Moriyama, Shoya/森山 翔也" w:date="2025-04-02T21:09:00Z">
                                  <w:rPr>
                                    <w:rFonts w:hint="eastAsia"/>
                                    <w:color w:val="FF0000"/>
                                  </w:rPr>
                                </w:rPrChange>
                              </w:rPr>
                              <w:delText>（</w:delText>
                            </w:r>
                            <w:r w:rsidRPr="007C3599" w:rsidDel="00D339EF">
                              <w:rPr>
                                <w:rPrChange w:id="3856" w:author="Moriyama, Shoya/森山 翔也" w:date="2025-04-02T21:09:00Z">
                                  <w:rPr>
                                    <w:color w:val="FF0000"/>
                                  </w:rPr>
                                </w:rPrChange>
                              </w:rPr>
                              <w:delText>24MM</w:delText>
                            </w:r>
                            <w:r w:rsidRPr="007C3599" w:rsidDel="00D339EF">
                              <w:rPr>
                                <w:rFonts w:hint="eastAsia"/>
                                <w:rPrChange w:id="3857" w:author="Moriyama, Shoya/森山 翔也" w:date="2025-04-02T21:09:00Z">
                                  <w:rPr>
                                    <w:rFonts w:hint="eastAsia"/>
                                    <w:color w:val="FF0000"/>
                                  </w:rPr>
                                </w:rPrChange>
                              </w:rPr>
                              <w:delText>：</w:delText>
                            </w:r>
                            <w:r w:rsidRPr="007C3599" w:rsidDel="00D339EF">
                              <w:rPr>
                                <w:rPrChange w:id="3858" w:author="Moriyama, Shoya/森山 翔也" w:date="2025-04-02T21:09:00Z">
                                  <w:rPr>
                                    <w:color w:val="FF0000"/>
                                  </w:rPr>
                                </w:rPrChange>
                              </w:rPr>
                              <w:delText>1A</w:delText>
                            </w:r>
                            <w:r w:rsidRPr="007C3599" w:rsidDel="00D339EF">
                              <w:rPr>
                                <w:rFonts w:hint="eastAsia"/>
                                <w:rPrChange w:id="3859" w:author="Moriyama, Shoya/森山 翔也" w:date="2025-04-02T21:09:00Z">
                                  <w:rPr>
                                    <w:rFonts w:hint="eastAsia"/>
                                    <w:color w:val="FF0000"/>
                                  </w:rPr>
                                </w:rPrChange>
                              </w:rPr>
                              <w:delText>、</w:delText>
                            </w:r>
                            <w:r w:rsidRPr="007C3599" w:rsidDel="00D339EF">
                              <w:rPr>
                                <w:rPrChange w:id="3860" w:author="Moriyama, Shoya/森山 翔也" w:date="2025-04-02T21:09:00Z">
                                  <w:rPr>
                                    <w:color w:val="FF0000"/>
                                  </w:rPr>
                                </w:rPrChange>
                              </w:rPr>
                              <w:delText>24SU/CDC</w:delText>
                            </w:r>
                            <w:r w:rsidRPr="007C3599" w:rsidDel="00D339EF">
                              <w:rPr>
                                <w:rFonts w:hint="eastAsia"/>
                                <w:rPrChange w:id="3861" w:author="Moriyama, Shoya/森山 翔也" w:date="2025-04-02T21:09:00Z">
                                  <w:rPr>
                                    <w:rFonts w:hint="eastAsia"/>
                                    <w:color w:val="FF0000"/>
                                  </w:rPr>
                                </w:rPrChange>
                              </w:rPr>
                              <w:delText>：</w:delText>
                            </w:r>
                            <w:r w:rsidRPr="007C3599" w:rsidDel="00D339EF">
                              <w:rPr>
                                <w:rPrChange w:id="3862" w:author="Moriyama, Shoya/森山 翔也" w:date="2025-04-02T21:09:00Z">
                                  <w:rPr>
                                    <w:color w:val="FF0000"/>
                                  </w:rPr>
                                </w:rPrChange>
                              </w:rPr>
                              <w:delText>CV</w:delText>
                            </w:r>
                            <w:r w:rsidRPr="007C3599" w:rsidDel="00D339EF">
                              <w:rPr>
                                <w:rFonts w:hint="eastAsia"/>
                                <w:rPrChange w:id="3863" w:author="Moriyama, Shoya/森山 翔也" w:date="2025-04-02T21:09:00Z">
                                  <w:rPr>
                                    <w:rFonts w:hint="eastAsia"/>
                                    <w:color w:val="FF0000"/>
                                  </w:rPr>
                                </w:rPrChange>
                              </w:rPr>
                              <w:delText>）</w:delText>
                            </w:r>
                          </w:del>
                        </w:ins>
                        <w:ins w:id="3864" w:author="Sasaki, Kenji/佐々木 研二" w:date="2025-02-07T15:38:00Z">
                          <w:del w:id="3865" w:author="Moriyama, Shoya/森山 翔也" w:date="2025-03-10T11:08:00Z">
                            <w:r w:rsidRPr="007C3599" w:rsidDel="00D339EF">
                              <w:rPr>
                                <w:rFonts w:ascii="Meiryo UI" w:hAnsi="Meiryo UI" w:hint="eastAsia"/>
                                <w:rPrChange w:id="3866" w:author="Moriyama, Shoya/森山 翔也" w:date="2025-04-02T21:09:00Z">
                                  <w:rPr>
                                    <w:rFonts w:hint="eastAsia"/>
                                  </w:rPr>
                                </w:rPrChange>
                              </w:rPr>
                              <w:delText>各種サービス要求仕様書から</w:delText>
                            </w:r>
                            <w:r w:rsidRPr="007C3599" w:rsidDel="00D339EF">
                              <w:rPr>
                                <w:rFonts w:ascii="Meiryo UI" w:hAnsi="Meiryo UI"/>
                                <w:rPrChange w:id="3867" w:author="Moriyama, Shoya/森山 翔也" w:date="2025-04-02T21:09:00Z">
                                  <w:rPr/>
                                </w:rPrChange>
                              </w:rPr>
                              <w:delText>006_</w:delText>
                            </w:r>
                            <w:r w:rsidRPr="007C3599" w:rsidDel="00D339EF">
                              <w:rPr>
                                <w:rFonts w:ascii="Meiryo UI" w:hAnsi="Meiryo UI" w:hint="eastAsia"/>
                                <w:rPrChange w:id="3868" w:author="Moriyama, Shoya/森山 翔也" w:date="2025-04-02T21:09:00Z">
                                  <w:rPr>
                                    <w:rFonts w:hint="eastAsia"/>
                                  </w:rPr>
                                </w:rPrChange>
                              </w:rPr>
                              <w:delText>性能要求</w:delText>
                            </w:r>
                            <w:r w:rsidRPr="007C3599" w:rsidDel="00D339EF">
                              <w:rPr>
                                <w:rFonts w:ascii="Meiryo UI" w:hAnsi="Meiryo UI"/>
                                <w:rPrChange w:id="3869" w:author="Moriyama, Shoya/森山 翔也" w:date="2025-04-02T21:09:00Z">
                                  <w:rPr/>
                                </w:rPrChange>
                              </w:rPr>
                              <w:delText>_Performance_Requirement</w:delText>
                            </w:r>
                            <w:r w:rsidRPr="007C3599" w:rsidDel="00D339EF">
                              <w:rPr>
                                <w:rFonts w:ascii="Meiryo UI" w:hAnsi="Meiryo UI" w:hint="eastAsia"/>
                                <w:rPrChange w:id="3870" w:author="Moriyama, Shoya/森山 翔也" w:date="2025-04-02T21:09:00Z">
                                  <w:rPr>
                                    <w:rFonts w:hint="eastAsia"/>
                                  </w:rPr>
                                </w:rPrChange>
                              </w:rPr>
                              <w:delText>に</w:delText>
                            </w:r>
                            <w:r w:rsidRPr="007C3599" w:rsidDel="00D339EF">
                              <w:rPr>
                                <w:rFonts w:ascii="Meiryo UI" w:hAnsi="Meiryo UI"/>
                                <w:rPrChange w:id="3871" w:author="Moriyama, Shoya/森山 翔也" w:date="2025-04-02T21:09:00Z">
                                  <w:rPr/>
                                </w:rPrChange>
                              </w:rPr>
                              <w:delText>QOS</w:delText>
                            </w:r>
                            <w:r w:rsidRPr="007C3599" w:rsidDel="00D339EF">
                              <w:rPr>
                                <w:rFonts w:ascii="Meiryo UI" w:hAnsi="Meiryo UI" w:hint="eastAsia"/>
                                <w:rPrChange w:id="3872" w:author="Moriyama, Shoya/森山 翔也" w:date="2025-04-02T21:09:00Z">
                                  <w:rPr>
                                    <w:rFonts w:hint="eastAsia"/>
                                  </w:rPr>
                                </w:rPrChange>
                              </w:rPr>
                              <w:delText>を統合</w:delText>
                            </w:r>
                          </w:del>
                        </w:ins>
                      </w:p>
                      <w:p w14:paraId="0DC7CFF3" w14:textId="09D49120" w:rsidR="00495270" w:rsidRPr="007C3599" w:rsidDel="00D339EF" w:rsidRDefault="00495270" w:rsidP="00495270">
                        <w:pPr>
                          <w:pStyle w:val="Web"/>
                          <w:ind w:left="800"/>
                          <w:rPr>
                            <w:ins w:id="3873" w:author="Sasaki, Kenji/佐々木 研二" w:date="2025-02-07T15:38:00Z"/>
                            <w:del w:id="3874" w:author="Moriyama, Shoya/森山 翔也" w:date="2025-03-10T11:08:00Z"/>
                            <w:rFonts w:ascii="Meiryo UI" w:hAnsi="Meiryo UI"/>
                            <w:rPrChange w:id="3875" w:author="Moriyama, Shoya/森山 翔也" w:date="2025-04-02T21:09:00Z">
                              <w:rPr>
                                <w:ins w:id="3876" w:author="Sasaki, Kenji/佐々木 研二" w:date="2025-02-07T15:38:00Z"/>
                                <w:del w:id="3877" w:author="Moriyama, Shoya/森山 翔也" w:date="2025-03-10T11:08:00Z"/>
                                <w:rFonts w:ascii="Meiryo UI" w:hAnsi="Meiryo UI"/>
                                <w:color w:val="FF0000"/>
                              </w:rPr>
                            </w:rPrChange>
                          </w:rPr>
                        </w:pPr>
                        <w:ins w:id="3878" w:author="Sasaki, Kenji/佐々木 研二" w:date="2025-02-07T15:38:00Z">
                          <w:del w:id="3879" w:author="Moriyama, Shoya/森山 翔也" w:date="2025-03-10T11:08:00Z">
                            <w:r w:rsidRPr="007C3599" w:rsidDel="00D339EF">
                              <w:rPr>
                                <w:rFonts w:ascii="Meiryo UI" w:hAnsi="Meiryo UI"/>
                                <w:rPrChange w:id="3880"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3881" w:author="Moriyama, Shoya/森山 翔也" w:date="2025-04-02T21:09:00Z">
                                  <w:rPr>
                                    <w:rFonts w:hint="eastAsia"/>
                                  </w:rPr>
                                </w:rPrChange>
                              </w:rPr>
                              <w:delText>性能要求</w:delText>
                            </w:r>
                            <w:r w:rsidRPr="007C3599" w:rsidDel="00D339EF">
                              <w:rPr>
                                <w:rFonts w:ascii="Meiryo UI" w:hAnsi="Meiryo UI"/>
                                <w:rPrChange w:id="3882" w:author="Moriyama, Shoya/森山 翔也" w:date="2025-04-02T21:09:00Z">
                                  <w:rPr/>
                                </w:rPrChange>
                              </w:rPr>
                              <w:delText>_Performance_Requirement"</w:delText>
                            </w:r>
                          </w:del>
                        </w:ins>
                      </w:p>
                      <w:p w14:paraId="45814597" w14:textId="65A6CDCE" w:rsidR="00495270" w:rsidRPr="007C3599" w:rsidDel="00D339EF" w:rsidRDefault="00495270" w:rsidP="00495270">
                        <w:pPr>
                          <w:pStyle w:val="Web"/>
                          <w:ind w:left="800"/>
                          <w:rPr>
                            <w:ins w:id="3883" w:author="Sasaki, Kenji/佐々木 研二" w:date="2025-02-07T15:38:00Z"/>
                            <w:del w:id="3884" w:author="Moriyama, Shoya/森山 翔也" w:date="2025-03-10T11:08:00Z"/>
                            <w:rFonts w:ascii="Meiryo UI" w:hAnsi="Meiryo UI"/>
                            <w:rPrChange w:id="3885" w:author="Moriyama, Shoya/森山 翔也" w:date="2025-04-02T21:09:00Z">
                              <w:rPr>
                                <w:ins w:id="3886" w:author="Sasaki, Kenji/佐々木 研二" w:date="2025-02-07T15:38:00Z"/>
                                <w:del w:id="3887" w:author="Moriyama, Shoya/森山 翔也" w:date="2025-03-10T11:08:00Z"/>
                                <w:rFonts w:ascii="Meiryo UI" w:hAnsi="Meiryo UI"/>
                                <w:color w:val="FF0000"/>
                              </w:rPr>
                            </w:rPrChange>
                          </w:rPr>
                        </w:pPr>
                        <w:ins w:id="3888" w:author="Sasaki, Kenji/佐々木 研二" w:date="2025-02-07T15:38:00Z">
                          <w:del w:id="3889" w:author="Moriyama, Shoya/森山 翔也" w:date="2025-03-10T11:08:00Z">
                            <w:r w:rsidRPr="007C3599" w:rsidDel="00D339EF">
                              <w:rPr>
                                <w:rFonts w:ascii="Meiryo UI" w:hAnsi="Meiryo UI" w:hint="eastAsia"/>
                                <w:rPrChange w:id="3890" w:author="Moriyama, Shoya/森山 翔也" w:date="2025-04-02T21:09:00Z">
                                  <w:rPr>
                                    <w:rFonts w:hint="eastAsia"/>
                                  </w:rPr>
                                </w:rPrChange>
                              </w:rPr>
                              <w:delText>▲</w:delText>
                            </w:r>
                            <w:r w:rsidRPr="007C3599" w:rsidDel="00D339EF">
                              <w:rPr>
                                <w:rFonts w:ascii="Meiryo UI" w:hAnsi="Meiryo UI"/>
                                <w:rPrChange w:id="3891" w:author="Moriyama, Shoya/森山 翔也" w:date="2025-04-02T21:09:00Z">
                                  <w:rPr/>
                                </w:rPrChange>
                              </w:rPr>
                              <w:delText>7.11</w:delText>
                            </w:r>
                            <w:r w:rsidRPr="007C3599" w:rsidDel="00D339EF">
                              <w:rPr>
                                <w:rFonts w:ascii="Meiryo UI" w:hAnsi="Meiryo UI" w:hint="eastAsia"/>
                                <w:rPrChange w:id="3892" w:author="Moriyama, Shoya/森山 翔也" w:date="2025-04-02T21:09:00Z">
                                  <w:rPr>
                                    <w:rFonts w:hint="eastAsia"/>
                                  </w:rPr>
                                </w:rPrChange>
                              </w:rPr>
                              <w:delText>（</w:delText>
                            </w:r>
                            <w:r w:rsidRPr="007C3599" w:rsidDel="00D339EF">
                              <w:rPr>
                                <w:rFonts w:ascii="Meiryo UI" w:hAnsi="Meiryo UI"/>
                                <w:rPrChange w:id="3893" w:author="Moriyama, Shoya/森山 翔也" w:date="2025-04-02T21:09:00Z">
                                  <w:rPr/>
                                </w:rPrChange>
                              </w:rPr>
                              <w:delText>24MM</w:delText>
                            </w:r>
                            <w:r w:rsidRPr="007C3599" w:rsidDel="00D339EF">
                              <w:rPr>
                                <w:rFonts w:ascii="Meiryo UI" w:hAnsi="Meiryo UI" w:hint="eastAsia"/>
                                <w:rPrChange w:id="3894" w:author="Moriyama, Shoya/森山 翔也" w:date="2025-04-02T21:09:00Z">
                                  <w:rPr>
                                    <w:rFonts w:hint="eastAsia"/>
                                  </w:rPr>
                                </w:rPrChange>
                              </w:rPr>
                              <w:delText>：</w:delText>
                            </w:r>
                            <w:r w:rsidRPr="007C3599" w:rsidDel="00D339EF">
                              <w:rPr>
                                <w:rFonts w:ascii="Meiryo UI" w:hAnsi="Meiryo UI"/>
                                <w:rPrChange w:id="3895" w:author="Moriyama, Shoya/森山 翔也" w:date="2025-04-02T21:09:00Z">
                                  <w:rPr/>
                                </w:rPrChange>
                              </w:rPr>
                              <w:delText>1A</w:delText>
                            </w:r>
                            <w:r w:rsidRPr="007C3599" w:rsidDel="00D339EF">
                              <w:rPr>
                                <w:rFonts w:ascii="Meiryo UI" w:hAnsi="Meiryo UI" w:hint="eastAsia"/>
                                <w:rPrChange w:id="3896" w:author="Moriyama, Shoya/森山 翔也" w:date="2025-04-02T21:09:00Z">
                                  <w:rPr>
                                    <w:rFonts w:hint="eastAsia"/>
                                  </w:rPr>
                                </w:rPrChange>
                              </w:rPr>
                              <w:delText>、</w:delText>
                            </w:r>
                            <w:r w:rsidRPr="007C3599" w:rsidDel="00D339EF">
                              <w:rPr>
                                <w:rFonts w:ascii="Meiryo UI" w:hAnsi="Meiryo UI"/>
                                <w:rPrChange w:id="3897" w:author="Moriyama, Shoya/森山 翔也" w:date="2025-04-02T21:09:00Z">
                                  <w:rPr/>
                                </w:rPrChange>
                              </w:rPr>
                              <w:delText>24SU/CDC</w:delText>
                            </w:r>
                            <w:r w:rsidRPr="007C3599" w:rsidDel="00D339EF">
                              <w:rPr>
                                <w:rFonts w:ascii="Meiryo UI" w:hAnsi="Meiryo UI" w:hint="eastAsia"/>
                                <w:rPrChange w:id="3898" w:author="Moriyama, Shoya/森山 翔也" w:date="2025-04-02T21:09:00Z">
                                  <w:rPr>
                                    <w:rFonts w:hint="eastAsia"/>
                                  </w:rPr>
                                </w:rPrChange>
                              </w:rPr>
                              <w:delText>：</w:delText>
                            </w:r>
                            <w:r w:rsidRPr="007C3599" w:rsidDel="00D339EF">
                              <w:rPr>
                                <w:rFonts w:ascii="Meiryo UI" w:hAnsi="Meiryo UI"/>
                                <w:rPrChange w:id="3899" w:author="Moriyama, Shoya/森山 翔也" w:date="2025-04-02T21:09:00Z">
                                  <w:rPr/>
                                </w:rPrChange>
                              </w:rPr>
                              <w:delText>CV</w:delText>
                            </w:r>
                            <w:r w:rsidRPr="007C3599" w:rsidDel="00D339EF">
                              <w:rPr>
                                <w:rFonts w:ascii="Meiryo UI" w:hAnsi="Meiryo UI" w:hint="eastAsia"/>
                                <w:rPrChange w:id="3900" w:author="Moriyama, Shoya/森山 翔也" w:date="2025-04-02T21:09:00Z">
                                  <w:rPr>
                                    <w:rFonts w:hint="eastAsia"/>
                                  </w:rPr>
                                </w:rPrChange>
                              </w:rPr>
                              <w:delText>）</w:delText>
                            </w:r>
                          </w:del>
                        </w:ins>
                      </w:p>
                      <w:p w14:paraId="0B57810F" w14:textId="77777777" w:rsidR="00495270" w:rsidRPr="007C3599" w:rsidRDefault="00495270" w:rsidP="00495270">
                        <w:pPr>
                          <w:rPr>
                            <w:rPrChange w:id="3901" w:author="Moriyama, Shoya/森山 翔也" w:date="2025-04-02T21:09:00Z">
                              <w:rPr>
                                <w:color w:val="000000"/>
                              </w:rPr>
                            </w:rPrChange>
                          </w:rPr>
                        </w:pPr>
                      </w:p>
                    </w:txbxContent>
                  </v:textbox>
                  <w10:wrap anchorx="margin"/>
                </v:shape>
              </w:pict>
            </mc:Fallback>
          </mc:AlternateContent>
        </w:r>
      </w:ins>
      <w:ins w:id="3902" w:author="Kashima, Takuya/鹿島 卓也" w:date="2024-05-20T09:59:00Z">
        <w:r w:rsidR="00034D71" w:rsidRPr="007C3599">
          <w:t xml:space="preserve">UN-R155 </w:t>
        </w:r>
        <w:r w:rsidR="00034D71" w:rsidRPr="007C3599">
          <w:rPr>
            <w:rFonts w:hint="eastAsia"/>
          </w:rPr>
          <w:t>サイバーセキュリティ</w:t>
        </w:r>
      </w:ins>
      <w:ins w:id="3903" w:author="Kashima, Takuya/鹿島 卓也" w:date="2024-05-20T10:02:00Z">
        <w:r w:rsidR="00034D71" w:rsidRPr="007C3599">
          <w:rPr>
            <w:rFonts w:hint="eastAsia"/>
            <w:rPrChange w:id="3904" w:author="Moriyama, Shoya/森山 翔也" w:date="2025-04-02T21:08:00Z">
              <w:rPr>
                <w:rFonts w:hint="eastAsia"/>
                <w:color w:val="FF0000"/>
                <w:highlight w:val="yellow"/>
              </w:rPr>
            </w:rPrChange>
          </w:rPr>
          <w:t>法規</w:t>
        </w:r>
      </w:ins>
      <w:ins w:id="3905" w:author="Kashima, Takuya/鹿島 卓也" w:date="2024-05-20T10:03:00Z">
        <w:r w:rsidR="00036115" w:rsidRPr="007C3599">
          <w:rPr>
            <w:rFonts w:hint="eastAsia"/>
            <w:rPrChange w:id="3906" w:author="Moriyama, Shoya/森山 翔也" w:date="2025-04-02T21:08:00Z">
              <w:rPr>
                <w:rFonts w:hint="eastAsia"/>
                <w:color w:val="FF0000"/>
                <w:highlight w:val="yellow"/>
              </w:rPr>
            </w:rPrChange>
          </w:rPr>
          <w:t>内容</w:t>
        </w:r>
      </w:ins>
      <w:ins w:id="3907" w:author="Kashima, Takuya/鹿島 卓也" w:date="2023-10-16T11:06:00Z">
        <w:r w:rsidRPr="007C3599">
          <w:rPr>
            <w:rPrChange w:id="3908" w:author="Moriyama, Shoya/森山 翔也" w:date="2025-04-02T21:08:00Z">
              <w:rPr>
                <w:color w:val="000000" w:themeColor="text1"/>
              </w:rPr>
            </w:rPrChange>
          </w:rPr>
          <w:t>)</w:t>
        </w:r>
        <w:r w:rsidRPr="007C3599">
          <w:rPr>
            <w:rFonts w:hint="eastAsia"/>
            <w:rPrChange w:id="3909" w:author="Moriyama, Shoya/森山 翔也" w:date="2025-04-02T21:08:00Z">
              <w:rPr>
                <w:rFonts w:hint="eastAsia"/>
                <w:color w:val="000000" w:themeColor="text1"/>
              </w:rPr>
            </w:rPrChange>
          </w:rPr>
          <w:t>。</w:t>
        </w:r>
      </w:ins>
      <w:ins w:id="3910" w:author="Kashima, Takuya/鹿島 卓也" w:date="2023-10-16T11:07:00Z">
        <w:r w:rsidRPr="007C3599">
          <w:rPr>
            <w:rFonts w:hint="eastAsia"/>
            <w:rPrChange w:id="3911" w:author="Moriyama, Shoya/森山 翔也" w:date="2025-04-02T21:08:00Z">
              <w:rPr>
                <w:rFonts w:hint="eastAsia"/>
                <w:color w:val="000000" w:themeColor="text1"/>
              </w:rPr>
            </w:rPrChange>
          </w:rPr>
          <w:t>▲</w:t>
        </w:r>
      </w:ins>
      <w:ins w:id="3912" w:author="Kashima, Takuya/鹿島 卓也" w:date="2023-12-11T13:22:00Z">
        <w:r w:rsidR="00745DF3" w:rsidRPr="007C3599">
          <w:rPr>
            <w:rPrChange w:id="3913" w:author="Moriyama, Shoya/森山 翔也" w:date="2025-04-02T21:08:00Z">
              <w:rPr>
                <w:color w:val="FF0000"/>
              </w:rPr>
            </w:rPrChange>
          </w:rPr>
          <w:t>3</w:t>
        </w:r>
      </w:ins>
      <w:ins w:id="3914" w:author="Kashima, Takuya/鹿島 卓也" w:date="2023-10-16T11:07:00Z">
        <w:r w:rsidRPr="007C3599">
          <w:rPr>
            <w:rPrChange w:id="3915" w:author="Moriyama, Shoya/森山 翔也" w:date="2025-04-02T21:08:00Z">
              <w:rPr>
                <w:color w:val="000000" w:themeColor="text1"/>
              </w:rPr>
            </w:rPrChange>
          </w:rPr>
          <w:t>.</w:t>
        </w:r>
      </w:ins>
      <w:ins w:id="3916" w:author="Kashima, Takuya/鹿島 卓也" w:date="2023-12-11T13:22:00Z">
        <w:r w:rsidR="00745DF3" w:rsidRPr="007C3599">
          <w:rPr>
            <w:rPrChange w:id="3917" w:author="Moriyama, Shoya/森山 翔也" w:date="2025-04-02T21:08:00Z">
              <w:rPr>
                <w:color w:val="FF0000"/>
              </w:rPr>
            </w:rPrChange>
          </w:rPr>
          <w:t>50</w:t>
        </w:r>
      </w:ins>
      <w:ins w:id="3918" w:author="Kashima, Takuya/鹿島 卓也" w:date="2024-05-20T10:01:00Z">
        <w:r w:rsidR="00034D71" w:rsidRPr="007C3599">
          <w:t xml:space="preserve"> </w:t>
        </w:r>
        <w:r w:rsidR="00034D71" w:rsidRPr="007C3599">
          <w:rPr>
            <w:rFonts w:hint="eastAsia"/>
          </w:rPr>
          <w:t>▲</w:t>
        </w:r>
        <w:r w:rsidR="00034D71" w:rsidRPr="007C3599">
          <w:t>Ver.</w:t>
        </w:r>
      </w:ins>
      <w:ins w:id="3919" w:author="Kashima, Takuya/鹿島 卓也" w:date="2024-06-14T09:47:00Z">
        <w:r w:rsidR="00CC52DF" w:rsidRPr="007C3599">
          <w:rPr>
            <w:rPrChange w:id="3920" w:author="Moriyama, Shoya/森山 翔也" w:date="2025-04-02T21:08:00Z">
              <w:rPr>
                <w:color w:val="FF0000"/>
              </w:rPr>
            </w:rPrChange>
          </w:rPr>
          <w:t>6</w:t>
        </w:r>
      </w:ins>
      <w:ins w:id="3921" w:author="Kashima, Takuya/鹿島 卓也" w:date="2024-05-20T10:01:00Z">
        <w:r w:rsidR="00034D71" w:rsidRPr="007C3599">
          <w:t>.</w:t>
        </w:r>
      </w:ins>
      <w:ins w:id="3922" w:author="Kashima, Takuya/鹿島 卓也" w:date="2024-06-14T09:47:00Z">
        <w:r w:rsidR="00CC52DF" w:rsidRPr="007C3599">
          <w:rPr>
            <w:rPrChange w:id="3923" w:author="Moriyama, Shoya/森山 翔也" w:date="2025-04-02T21:08:00Z">
              <w:rPr>
                <w:color w:val="FF0000"/>
              </w:rPr>
            </w:rPrChange>
          </w:rPr>
          <w:t>20</w:t>
        </w:r>
      </w:ins>
      <w:ins w:id="3924" w:author="Kashima, Takuya/鹿島 卓也" w:date="2024-05-20T10:01:00Z">
        <w:r w:rsidR="00034D71" w:rsidRPr="007C3599">
          <w:rPr>
            <w:rFonts w:hint="eastAsia"/>
            <w:rPrChange w:id="3925" w:author="Moriyama, Shoya/森山 翔也" w:date="2025-04-02T21:08:00Z">
              <w:rPr>
                <w:rFonts w:hint="eastAsia"/>
                <w:color w:val="FF0000"/>
                <w:highlight w:val="yellow"/>
              </w:rPr>
            </w:rPrChange>
          </w:rPr>
          <w:t xml:space="preserve">　▽</w:t>
        </w:r>
      </w:ins>
      <w:ins w:id="3926" w:author="Kashima, Takuya/鹿島 卓也" w:date="2024-05-20T10:02:00Z">
        <w:r w:rsidR="00034D71" w:rsidRPr="007C3599">
          <w:rPr>
            <w:rPrChange w:id="3927" w:author="Moriyama, Shoya/森山 翔也" w:date="2025-04-02T21:08:00Z">
              <w:rPr>
                <w:color w:val="FF0000"/>
              </w:rPr>
            </w:rPrChange>
          </w:rPr>
          <w:t>R</w:t>
        </w:r>
      </w:ins>
      <w:ins w:id="3928" w:author="Kashima, Takuya/鹿島 卓也" w:date="2024-06-14T09:46:00Z">
        <w:r w:rsidR="00CC52DF" w:rsidRPr="007C3599">
          <w:rPr>
            <w:rPrChange w:id="3929" w:author="Moriyama, Shoya/森山 翔也" w:date="2025-04-02T21:08:00Z">
              <w:rPr>
                <w:color w:val="FF0000"/>
              </w:rPr>
            </w:rPrChange>
          </w:rPr>
          <w:t xml:space="preserve"> </w:t>
        </w:r>
        <w:r w:rsidR="00CC52DF" w:rsidRPr="007C3599">
          <w:rPr>
            <w:szCs w:val="20"/>
            <w:rPrChange w:id="3930" w:author="Moriyama, Shoya/森山 翔也" w:date="2025-04-02T21:08:00Z">
              <w:rPr>
                <w:color w:val="FF0000"/>
              </w:rPr>
            </w:rPrChange>
          </w:rPr>
          <w:t>(</w:t>
        </w:r>
      </w:ins>
      <w:ins w:id="3931" w:author="Kashima, Takuya/鹿島 卓也" w:date="2024-06-17T19:13:00Z">
        <w:r w:rsidR="009A5411" w:rsidRPr="007C3599">
          <w:rPr>
            <w:szCs w:val="20"/>
            <w:rPrChange w:id="3932" w:author="Moriyama, Shoya/森山 翔也" w:date="2025-04-02T21:08:00Z">
              <w:rPr>
                <w:color w:val="FF0000"/>
                <w:szCs w:val="20"/>
              </w:rPr>
            </w:rPrChange>
          </w:rPr>
          <w:t>24MM(CV#2)/SU(</w:t>
        </w:r>
        <w:proofErr w:type="spellStart"/>
        <w:r w:rsidR="009A5411" w:rsidRPr="007C3599">
          <w:rPr>
            <w:szCs w:val="20"/>
            <w:rPrChange w:id="3933" w:author="Moriyama, Shoya/森山 翔也" w:date="2025-04-02T21:08:00Z">
              <w:rPr>
                <w:color w:val="FF0000"/>
                <w:szCs w:val="20"/>
              </w:rPr>
            </w:rPrChange>
          </w:rPr>
          <w:t>PreCV</w:t>
        </w:r>
        <w:proofErr w:type="spellEnd"/>
        <w:r w:rsidR="009A5411" w:rsidRPr="007C3599">
          <w:rPr>
            <w:szCs w:val="20"/>
            <w:rPrChange w:id="3934" w:author="Moriyama, Shoya/森山 翔也" w:date="2025-04-02T21:08:00Z">
              <w:rPr>
                <w:color w:val="FF0000"/>
                <w:szCs w:val="20"/>
              </w:rPr>
            </w:rPrChange>
          </w:rPr>
          <w:t>)/</w:t>
        </w:r>
      </w:ins>
      <w:ins w:id="3935" w:author="Kashima, Takuya/鹿島 卓也" w:date="2024-06-14T09:46:00Z">
        <w:r w:rsidR="00CC52DF" w:rsidRPr="007C3599">
          <w:rPr>
            <w:szCs w:val="20"/>
            <w:rPrChange w:id="3936" w:author="Moriyama, Shoya/森山 翔也" w:date="2025-04-02T21:08:00Z">
              <w:rPr>
                <w:sz w:val="18"/>
              </w:rPr>
            </w:rPrChange>
          </w:rPr>
          <w:t>CDC(</w:t>
        </w:r>
        <w:proofErr w:type="spellStart"/>
        <w:r w:rsidR="00CC52DF" w:rsidRPr="007C3599">
          <w:rPr>
            <w:szCs w:val="20"/>
            <w:rPrChange w:id="3937" w:author="Moriyama, Shoya/森山 翔也" w:date="2025-04-02T21:08:00Z">
              <w:rPr>
                <w:sz w:val="18"/>
              </w:rPr>
            </w:rPrChange>
          </w:rPr>
          <w:t>PreCV</w:t>
        </w:r>
        <w:proofErr w:type="spellEnd"/>
        <w:r w:rsidR="00CC52DF" w:rsidRPr="007C3599">
          <w:rPr>
            <w:szCs w:val="20"/>
            <w:rPrChange w:id="3938" w:author="Moriyama, Shoya/森山 翔也" w:date="2025-04-02T21:08:00Z">
              <w:rPr>
                <w:sz w:val="18"/>
              </w:rPr>
            </w:rPrChange>
          </w:rPr>
          <w:t>))</w:t>
        </w:r>
      </w:ins>
      <w:ins w:id="3939" w:author="Kashima, Takuya/鹿島 卓也" w:date="2024-06-17T19:13:00Z">
        <w:r w:rsidR="009A5411" w:rsidRPr="007C3599">
          <w:rPr>
            <w:szCs w:val="20"/>
            <w:rPrChange w:id="3940" w:author="Moriyama, Shoya/森山 翔也" w:date="2025-04-02T21:08:00Z">
              <w:rPr>
                <w:sz w:val="18"/>
              </w:rPr>
            </w:rPrChange>
          </w:rPr>
          <w:t xml:space="preserve"> </w:t>
        </w:r>
        <w:r w:rsidR="009A5411" w:rsidRPr="007C3599">
          <w:rPr>
            <w:rFonts w:hint="eastAsia"/>
            <w:szCs w:val="20"/>
            <w:rPrChange w:id="3941" w:author="Moriyama, Shoya/森山 翔也" w:date="2025-04-02T21:08:00Z">
              <w:rPr>
                <w:rFonts w:hint="eastAsia"/>
                <w:sz w:val="18"/>
              </w:rPr>
            </w:rPrChange>
          </w:rPr>
          <w:t>▲</w:t>
        </w:r>
        <w:r w:rsidR="009A5411" w:rsidRPr="007C3599">
          <w:rPr>
            <w:szCs w:val="20"/>
            <w:rPrChange w:id="3942" w:author="Moriyama, Shoya/森山 翔也" w:date="2025-04-02T21:08:00Z">
              <w:rPr>
                <w:sz w:val="18"/>
              </w:rPr>
            </w:rPrChange>
          </w:rPr>
          <w:t>Ver6.30</w:t>
        </w:r>
      </w:ins>
    </w:p>
    <w:p w14:paraId="53C77883" w14:textId="5666D02C" w:rsidR="00D61401" w:rsidRPr="007C3599" w:rsidDel="005C6B78" w:rsidRDefault="00D61401" w:rsidP="004403E2">
      <w:pPr>
        <w:rPr>
          <w:del w:id="3943" w:author="Kashima, Takuya/鹿島 卓也" w:date="2023-10-16T11:02:00Z"/>
        </w:rPr>
      </w:pPr>
    </w:p>
    <w:p w14:paraId="3E81F853" w14:textId="15D21B41" w:rsidR="00D61401" w:rsidRPr="007C3599" w:rsidDel="005C6B78" w:rsidRDefault="00D61401" w:rsidP="004403E2">
      <w:pPr>
        <w:rPr>
          <w:del w:id="3944" w:author="Kashima, Takuya/鹿島 卓也" w:date="2023-10-16T11:02:00Z"/>
        </w:rPr>
      </w:pPr>
    </w:p>
    <w:p w14:paraId="386C5213" w14:textId="77777777" w:rsidR="00D61401" w:rsidRPr="007C3599" w:rsidDel="005C6B78" w:rsidRDefault="00D61401" w:rsidP="004403E2">
      <w:pPr>
        <w:rPr>
          <w:del w:id="3945" w:author="Kashima, Takuya/鹿島 卓也" w:date="2023-10-16T11:02:00Z"/>
        </w:rPr>
      </w:pPr>
    </w:p>
    <w:p w14:paraId="6874DF17" w14:textId="0BCB81FD" w:rsidR="00D61401" w:rsidRPr="007C3599" w:rsidDel="005C6B78" w:rsidRDefault="00D61401" w:rsidP="004403E2">
      <w:pPr>
        <w:rPr>
          <w:del w:id="3946" w:author="Kashima, Takuya/鹿島 卓也" w:date="2023-10-16T11:02:00Z"/>
        </w:rPr>
      </w:pPr>
    </w:p>
    <w:p w14:paraId="19468661" w14:textId="19D33A6D" w:rsidR="00D61401" w:rsidRPr="007C3599" w:rsidDel="005C6B78" w:rsidRDefault="00D61401" w:rsidP="004403E2">
      <w:pPr>
        <w:rPr>
          <w:del w:id="3947" w:author="Kashima, Takuya/鹿島 卓也" w:date="2023-10-16T11:02:00Z"/>
        </w:rPr>
      </w:pPr>
    </w:p>
    <w:p w14:paraId="57751BAC" w14:textId="7CC847B7" w:rsidR="00D61401" w:rsidRPr="007C3599" w:rsidDel="005C6B78" w:rsidRDefault="00D61401" w:rsidP="004403E2">
      <w:pPr>
        <w:rPr>
          <w:del w:id="3948" w:author="Kashima, Takuya/鹿島 卓也" w:date="2023-10-16T11:02:00Z"/>
        </w:rPr>
      </w:pPr>
    </w:p>
    <w:p w14:paraId="2A742660" w14:textId="5EA7AACF" w:rsidR="00D61401" w:rsidRPr="007C3599" w:rsidDel="005C6B78" w:rsidRDefault="00D61401" w:rsidP="004403E2">
      <w:pPr>
        <w:rPr>
          <w:del w:id="3949" w:author="Kashima, Takuya/鹿島 卓也" w:date="2023-10-16T11:02:00Z"/>
        </w:rPr>
      </w:pPr>
    </w:p>
    <w:p w14:paraId="6150A1DC" w14:textId="77777777" w:rsidR="00D61401" w:rsidRPr="007C3599" w:rsidRDefault="00D61401" w:rsidP="004403E2"/>
    <w:tbl>
      <w:tblPr>
        <w:tblW w:w="8402" w:type="dxa"/>
        <w:tblInd w:w="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09"/>
        <w:gridCol w:w="1275"/>
        <w:gridCol w:w="1687"/>
        <w:gridCol w:w="1496"/>
        <w:gridCol w:w="1612"/>
        <w:gridCol w:w="1720"/>
      </w:tblGrid>
      <w:tr w:rsidR="007C3599" w:rsidRPr="007C3599" w14:paraId="3A628AE1" w14:textId="77777777" w:rsidTr="004403E2">
        <w:tc>
          <w:tcPr>
            <w:tcW w:w="736" w:type="dxa"/>
            <w:tcBorders>
              <w:top w:val="single" w:sz="4" w:space="0" w:color="auto"/>
              <w:left w:val="single" w:sz="4" w:space="0" w:color="auto"/>
              <w:bottom w:val="single" w:sz="4" w:space="0" w:color="auto"/>
              <w:right w:val="single" w:sz="4" w:space="0" w:color="auto"/>
            </w:tcBorders>
          </w:tcPr>
          <w:p w14:paraId="7AD8834B" w14:textId="77777777" w:rsidR="00BC714B" w:rsidRPr="007C3599" w:rsidRDefault="00BC714B" w:rsidP="004403E2">
            <w:pPr>
              <w:tabs>
                <w:tab w:val="num" w:pos="960"/>
              </w:tabs>
            </w:pPr>
          </w:p>
        </w:tc>
        <w:tc>
          <w:tcPr>
            <w:tcW w:w="2126" w:type="dxa"/>
            <w:gridSpan w:val="2"/>
            <w:tcBorders>
              <w:top w:val="single" w:sz="4" w:space="0" w:color="auto"/>
              <w:left w:val="single" w:sz="4" w:space="0" w:color="auto"/>
              <w:bottom w:val="single" w:sz="4" w:space="0" w:color="auto"/>
              <w:right w:val="single" w:sz="4" w:space="0" w:color="auto"/>
            </w:tcBorders>
            <w:hideMark/>
          </w:tcPr>
          <w:p w14:paraId="5F31D98B" w14:textId="77777777" w:rsidR="00BC714B" w:rsidRPr="007C3599" w:rsidRDefault="00BC714B" w:rsidP="004403E2">
            <w:pPr>
              <w:tabs>
                <w:tab w:val="num" w:pos="960"/>
              </w:tabs>
            </w:pPr>
            <w:r w:rsidRPr="007C3599">
              <w:rPr>
                <w:lang w:val="en"/>
              </w:rPr>
              <w:t>This service applies to</w:t>
            </w:r>
          </w:p>
          <w:p w14:paraId="167388BC" w14:textId="77777777" w:rsidR="00BC714B" w:rsidRPr="007C3599" w:rsidRDefault="00BC714B" w:rsidP="004403E2">
            <w:pPr>
              <w:tabs>
                <w:tab w:val="num" w:pos="960"/>
              </w:tabs>
            </w:pPr>
            <w:r w:rsidRPr="007C3599">
              <w:rPr>
                <w:lang w:val="en"/>
              </w:rPr>
              <w:t>QOS projects</w:t>
            </w:r>
          </w:p>
        </w:tc>
        <w:tc>
          <w:tcPr>
            <w:tcW w:w="3016" w:type="dxa"/>
            <w:gridSpan w:val="2"/>
            <w:tcBorders>
              <w:top w:val="single" w:sz="4" w:space="0" w:color="auto"/>
              <w:left w:val="single" w:sz="4" w:space="0" w:color="auto"/>
              <w:bottom w:val="single" w:sz="4" w:space="0" w:color="auto"/>
              <w:right w:val="single" w:sz="4" w:space="0" w:color="auto"/>
            </w:tcBorders>
            <w:hideMark/>
          </w:tcPr>
          <w:p w14:paraId="6951429A" w14:textId="77777777" w:rsidR="00BC714B" w:rsidRPr="007C3599" w:rsidRDefault="00BC714B" w:rsidP="004403E2">
            <w:pPr>
              <w:tabs>
                <w:tab w:val="num" w:pos="960"/>
              </w:tabs>
            </w:pPr>
            <w:r w:rsidRPr="007C3599">
              <w:rPr>
                <w:lang w:val="en"/>
              </w:rPr>
              <w:t>Target behavior, function</w:t>
            </w:r>
          </w:p>
        </w:tc>
        <w:tc>
          <w:tcPr>
            <w:tcW w:w="2524" w:type="dxa"/>
            <w:tcBorders>
              <w:top w:val="single" w:sz="4" w:space="0" w:color="auto"/>
              <w:left w:val="single" w:sz="4" w:space="0" w:color="auto"/>
              <w:bottom w:val="single" w:sz="4" w:space="0" w:color="auto"/>
              <w:right w:val="single" w:sz="4" w:space="0" w:color="auto"/>
            </w:tcBorders>
            <w:hideMark/>
          </w:tcPr>
          <w:p w14:paraId="6D74F186" w14:textId="77777777" w:rsidR="00BC714B" w:rsidRPr="007C3599" w:rsidRDefault="00BC714B" w:rsidP="004403E2">
            <w:pPr>
              <w:tabs>
                <w:tab w:val="num" w:pos="960"/>
              </w:tabs>
            </w:pPr>
            <w:r w:rsidRPr="007C3599">
              <w:rPr>
                <w:lang w:val="en"/>
              </w:rPr>
              <w:t>level</w:t>
            </w:r>
          </w:p>
        </w:tc>
      </w:tr>
      <w:tr w:rsidR="007C3599" w:rsidRPr="007C3599" w14:paraId="2E951D4B" w14:textId="77777777" w:rsidTr="004403E2">
        <w:tc>
          <w:tcPr>
            <w:tcW w:w="736" w:type="dxa"/>
            <w:tcBorders>
              <w:top w:val="single" w:sz="4" w:space="0" w:color="auto"/>
              <w:left w:val="single" w:sz="4" w:space="0" w:color="auto"/>
              <w:bottom w:val="single" w:sz="4" w:space="0" w:color="auto"/>
              <w:right w:val="single" w:sz="4" w:space="0" w:color="auto"/>
            </w:tcBorders>
          </w:tcPr>
          <w:p w14:paraId="7176B479" w14:textId="77777777" w:rsidR="00BC714B" w:rsidRPr="007C3599" w:rsidRDefault="00BC714B" w:rsidP="004403E2">
            <w:pPr>
              <w:tabs>
                <w:tab w:val="num" w:pos="960"/>
              </w:tabs>
            </w:pPr>
            <w:r w:rsidRPr="007C3599">
              <w:rPr>
                <w:lang w:val="en"/>
              </w:rPr>
              <w:t>action</w:t>
            </w:r>
          </w:p>
        </w:tc>
        <w:tc>
          <w:tcPr>
            <w:tcW w:w="2126" w:type="dxa"/>
            <w:gridSpan w:val="2"/>
            <w:tcBorders>
              <w:top w:val="single" w:sz="4" w:space="0" w:color="auto"/>
              <w:left w:val="single" w:sz="4" w:space="0" w:color="auto"/>
              <w:bottom w:val="single" w:sz="4" w:space="0" w:color="auto"/>
              <w:right w:val="single" w:sz="4" w:space="0" w:color="auto"/>
            </w:tcBorders>
            <w:hideMark/>
          </w:tcPr>
          <w:p w14:paraId="71F684E2" w14:textId="77777777" w:rsidR="00BC714B" w:rsidRPr="007C3599" w:rsidRDefault="00BC714B" w:rsidP="004403E2">
            <w:pPr>
              <w:tabs>
                <w:tab w:val="num" w:pos="960"/>
              </w:tabs>
            </w:pPr>
            <w:r w:rsidRPr="007C3599">
              <w:rPr>
                <w:lang w:val="en"/>
              </w:rPr>
              <w:t>Speed of action</w:t>
            </w:r>
          </w:p>
        </w:tc>
        <w:tc>
          <w:tcPr>
            <w:tcW w:w="3016" w:type="dxa"/>
            <w:gridSpan w:val="2"/>
            <w:tcBorders>
              <w:top w:val="single" w:sz="4" w:space="0" w:color="auto"/>
              <w:left w:val="single" w:sz="4" w:space="0" w:color="auto"/>
              <w:bottom w:val="single" w:sz="4" w:space="0" w:color="auto"/>
              <w:right w:val="single" w:sz="4" w:space="0" w:color="auto"/>
            </w:tcBorders>
            <w:hideMark/>
          </w:tcPr>
          <w:p w14:paraId="1954C6EB" w14:textId="77777777" w:rsidR="00BC714B" w:rsidRPr="007C3599" w:rsidRDefault="00BC714B" w:rsidP="004403E2">
            <w:pPr>
              <w:tabs>
                <w:tab w:val="num" w:pos="960"/>
              </w:tabs>
            </w:pPr>
            <w:r w:rsidRPr="007C3599">
              <w:rPr>
                <w:lang w:val="en"/>
              </w:rPr>
              <w:t>Full update process</w:t>
            </w:r>
          </w:p>
          <w:p w14:paraId="645FDFBD" w14:textId="77777777" w:rsidR="00BC714B" w:rsidRPr="007C3599" w:rsidRDefault="00BC714B" w:rsidP="004403E2">
            <w:pPr>
              <w:tabs>
                <w:tab w:val="num" w:pos="960"/>
              </w:tabs>
            </w:pPr>
            <w:r w:rsidRPr="347E5CEB">
              <w:t>(All update map data copy start ~ All update map data copy end)</w:t>
            </w:r>
          </w:p>
          <w:p w14:paraId="4D17429B" w14:textId="77777777" w:rsidR="00BC714B" w:rsidRPr="007C3599" w:rsidRDefault="00BC714B" w:rsidP="004403E2">
            <w:pPr>
              <w:tabs>
                <w:tab w:val="num" w:pos="960"/>
              </w:tabs>
            </w:pPr>
          </w:p>
          <w:p w14:paraId="10631232" w14:textId="77777777" w:rsidR="00BC714B" w:rsidRPr="007C3599" w:rsidRDefault="00BC714B" w:rsidP="004403E2">
            <w:pPr>
              <w:tabs>
                <w:tab w:val="num" w:pos="960"/>
              </w:tabs>
            </w:pPr>
            <w:r w:rsidRPr="007C3599">
              <w:rPr>
                <w:lang w:val="en"/>
              </w:rPr>
              <w:t>* Map data copy time regardless of the presence or absence of repro</w:t>
            </w:r>
          </w:p>
          <w:p w14:paraId="43BDD27E" w14:textId="77777777" w:rsidR="00BC714B" w:rsidRPr="007C3599" w:rsidRDefault="00BC714B" w:rsidP="00BC714B">
            <w:pPr>
              <w:tabs>
                <w:tab w:val="num" w:pos="960"/>
              </w:tabs>
              <w:ind w:left="958" w:hanging="357"/>
            </w:pPr>
          </w:p>
        </w:tc>
        <w:tc>
          <w:tcPr>
            <w:tcW w:w="2524" w:type="dxa"/>
            <w:tcBorders>
              <w:top w:val="single" w:sz="4" w:space="0" w:color="auto"/>
              <w:left w:val="single" w:sz="4" w:space="0" w:color="auto"/>
              <w:bottom w:val="single" w:sz="4" w:space="0" w:color="auto"/>
              <w:right w:val="single" w:sz="4" w:space="0" w:color="auto"/>
            </w:tcBorders>
            <w:hideMark/>
          </w:tcPr>
          <w:p w14:paraId="64410CCE" w14:textId="77777777" w:rsidR="00BC714B" w:rsidRPr="007C3599" w:rsidRDefault="00BC714B" w:rsidP="004403E2">
            <w:pPr>
              <w:tabs>
                <w:tab w:val="num" w:pos="960"/>
              </w:tabs>
            </w:pPr>
            <w:r w:rsidRPr="007C3599">
              <w:rPr>
                <w:lang w:val="en"/>
              </w:rPr>
              <w:t>Within 30 minutes</w:t>
            </w:r>
          </w:p>
        </w:tc>
      </w:tr>
      <w:tr w:rsidR="007C3599" w:rsidRPr="007C3599" w14:paraId="0BFC7683" w14:textId="77777777" w:rsidTr="004403E2">
        <w:tc>
          <w:tcPr>
            <w:tcW w:w="736" w:type="dxa"/>
            <w:tcBorders>
              <w:top w:val="single" w:sz="4" w:space="0" w:color="auto"/>
              <w:left w:val="single" w:sz="4" w:space="0" w:color="auto"/>
              <w:bottom w:val="single" w:sz="4" w:space="0" w:color="auto"/>
              <w:right w:val="single" w:sz="4" w:space="0" w:color="auto"/>
            </w:tcBorders>
          </w:tcPr>
          <w:p w14:paraId="299193A6" w14:textId="77777777" w:rsidR="00BC714B" w:rsidRPr="007C3599" w:rsidRDefault="00BC714B" w:rsidP="00BC714B">
            <w:pPr>
              <w:tabs>
                <w:tab w:val="num" w:pos="960"/>
              </w:tabs>
              <w:ind w:left="958" w:hanging="357"/>
            </w:pPr>
          </w:p>
        </w:tc>
        <w:tc>
          <w:tcPr>
            <w:tcW w:w="2126" w:type="dxa"/>
            <w:gridSpan w:val="2"/>
            <w:tcBorders>
              <w:top w:val="single" w:sz="4" w:space="0" w:color="auto"/>
              <w:left w:val="single" w:sz="4" w:space="0" w:color="auto"/>
              <w:bottom w:val="single" w:sz="4" w:space="0" w:color="auto"/>
              <w:right w:val="single" w:sz="4" w:space="0" w:color="auto"/>
            </w:tcBorders>
            <w:hideMark/>
          </w:tcPr>
          <w:p w14:paraId="50DA1322" w14:textId="77777777" w:rsidR="00BC714B" w:rsidRPr="007C3599" w:rsidRDefault="00BC714B" w:rsidP="00BC714B">
            <w:pPr>
              <w:tabs>
                <w:tab w:val="num" w:pos="960"/>
              </w:tabs>
              <w:ind w:left="958" w:hanging="357"/>
            </w:pPr>
          </w:p>
        </w:tc>
        <w:tc>
          <w:tcPr>
            <w:tcW w:w="3016" w:type="dxa"/>
            <w:gridSpan w:val="2"/>
            <w:tcBorders>
              <w:top w:val="single" w:sz="4" w:space="0" w:color="auto"/>
              <w:left w:val="single" w:sz="4" w:space="0" w:color="auto"/>
              <w:bottom w:val="single" w:sz="4" w:space="0" w:color="auto"/>
              <w:right w:val="single" w:sz="4" w:space="0" w:color="auto"/>
            </w:tcBorders>
            <w:hideMark/>
          </w:tcPr>
          <w:p w14:paraId="591CD24C" w14:textId="77777777" w:rsidR="00BC714B" w:rsidRPr="007C3599" w:rsidRDefault="00BC714B" w:rsidP="004403E2">
            <w:pPr>
              <w:tabs>
                <w:tab w:val="num" w:pos="960"/>
              </w:tabs>
              <w:rPr>
                <w:strike/>
              </w:rPr>
            </w:pPr>
            <w:r w:rsidRPr="007C3599">
              <w:rPr>
                <w:strike/>
                <w:lang w:val="en"/>
              </w:rPr>
              <w:t>DCM</w:t>
            </w:r>
          </w:p>
          <w:p w14:paraId="41BC8A5F" w14:textId="77777777" w:rsidR="00BC714B" w:rsidRPr="007C3599" w:rsidRDefault="00285DAA" w:rsidP="004403E2">
            <w:pPr>
              <w:tabs>
                <w:tab w:val="num" w:pos="960"/>
              </w:tabs>
              <w:rPr>
                <w:strike/>
              </w:rPr>
            </w:pPr>
            <w:r w:rsidRPr="007C3599">
              <w:rPr>
                <w:strike/>
                <w:lang w:val="en"/>
              </w:rPr>
              <w:t>From the start of distribution package download to the end of</w:t>
            </w:r>
            <w:r w:rsidRPr="007C3599">
              <w:rPr>
                <w:lang w:val="en"/>
              </w:rPr>
              <w:t xml:space="preserve"> map data update</w:t>
            </w:r>
          </w:p>
        </w:tc>
        <w:tc>
          <w:tcPr>
            <w:tcW w:w="2524" w:type="dxa"/>
            <w:tcBorders>
              <w:top w:val="single" w:sz="4" w:space="0" w:color="auto"/>
              <w:left w:val="single" w:sz="4" w:space="0" w:color="auto"/>
              <w:bottom w:val="single" w:sz="4" w:space="0" w:color="auto"/>
              <w:right w:val="single" w:sz="4" w:space="0" w:color="auto"/>
            </w:tcBorders>
            <w:hideMark/>
          </w:tcPr>
          <w:p w14:paraId="79153367" w14:textId="77777777" w:rsidR="00BC714B" w:rsidRPr="007C3599" w:rsidRDefault="00BC714B" w:rsidP="004403E2">
            <w:pPr>
              <w:tabs>
                <w:tab w:val="num" w:pos="960"/>
              </w:tabs>
              <w:rPr>
                <w:strike/>
              </w:rPr>
            </w:pPr>
            <w:r w:rsidRPr="007C3599">
              <w:rPr>
                <w:strike/>
                <w:lang w:val="en"/>
              </w:rPr>
              <w:t>Within 75 minutes</w:t>
            </w:r>
          </w:p>
          <w:p w14:paraId="3D61EEE7" w14:textId="77777777" w:rsidR="00BC714B" w:rsidRPr="007C3599" w:rsidRDefault="00BC714B" w:rsidP="004403E2">
            <w:pPr>
              <w:tabs>
                <w:tab w:val="num" w:pos="960"/>
              </w:tabs>
              <w:rPr>
                <w:strike/>
              </w:rPr>
            </w:pPr>
            <w:r w:rsidRPr="007C3599">
              <w:rPr>
                <w:strike/>
                <w:lang w:val="en"/>
              </w:rPr>
              <w:t>Target data:</w:t>
            </w:r>
          </w:p>
          <w:p w14:paraId="7116F0C0" w14:textId="77777777" w:rsidR="00BC714B" w:rsidRPr="007C3599" w:rsidRDefault="00BC714B" w:rsidP="004403E2">
            <w:pPr>
              <w:tabs>
                <w:tab w:val="num" w:pos="960"/>
              </w:tabs>
              <w:rPr>
                <w:strike/>
              </w:rPr>
            </w:pPr>
            <w:r w:rsidRPr="007C3599">
              <w:rPr>
                <w:strike/>
                <w:lang w:val="en"/>
              </w:rPr>
              <w:t xml:space="preserve">Renewal </w:t>
            </w:r>
            <w:r w:rsidR="00285DAA" w:rsidRPr="007C3599">
              <w:rPr>
                <w:strike/>
                <w:lang w:val="en"/>
              </w:rPr>
              <w:t>for 2</w:t>
            </w:r>
            <w:r w:rsidRPr="007C3599">
              <w:rPr>
                <w:lang w:val="en"/>
              </w:rPr>
              <w:t xml:space="preserve"> prefectures and 3 years</w:t>
            </w:r>
          </w:p>
          <w:p w14:paraId="181EF7FA" w14:textId="77777777" w:rsidR="00BC714B" w:rsidRPr="007C3599" w:rsidRDefault="00285DAA" w:rsidP="004403E2">
            <w:pPr>
              <w:tabs>
                <w:tab w:val="num" w:pos="960"/>
              </w:tabs>
              <w:rPr>
                <w:strike/>
              </w:rPr>
            </w:pPr>
            <w:r w:rsidRPr="007C3599">
              <w:rPr>
                <w:rFonts w:hint="eastAsia"/>
                <w:strike/>
                <w:lang w:val="en"/>
              </w:rPr>
              <w:t>・</w:t>
            </w:r>
            <w:r w:rsidRPr="007C3599">
              <w:rPr>
                <w:strike/>
                <w:lang w:val="en"/>
              </w:rPr>
              <w:t xml:space="preserve"> Nationwide distribution target, renewal</w:t>
            </w:r>
            <w:r w:rsidRPr="007C3599">
              <w:rPr>
                <w:lang w:val="en"/>
              </w:rPr>
              <w:t xml:space="preserve"> for 3 years</w:t>
            </w:r>
          </w:p>
          <w:p w14:paraId="771BFFF8" w14:textId="77777777" w:rsidR="00BC714B" w:rsidRPr="007C3599" w:rsidRDefault="00BC714B" w:rsidP="004403E2">
            <w:pPr>
              <w:tabs>
                <w:tab w:val="num" w:pos="960"/>
              </w:tabs>
              <w:rPr>
                <w:strike/>
              </w:rPr>
            </w:pPr>
          </w:p>
          <w:p w14:paraId="0837B83F" w14:textId="77777777" w:rsidR="00BC714B" w:rsidRPr="007C3599" w:rsidRDefault="00BC714B" w:rsidP="004403E2">
            <w:pPr>
              <w:tabs>
                <w:tab w:val="num" w:pos="960"/>
              </w:tabs>
              <w:rPr>
                <w:strike/>
              </w:rPr>
            </w:pPr>
            <w:r w:rsidRPr="007C3599">
              <w:rPr>
                <w:strike/>
                <w:lang w:val="en"/>
              </w:rPr>
              <w:t>Reference values:</w:t>
            </w:r>
          </w:p>
          <w:p w14:paraId="5CA3F2C5" w14:textId="77777777" w:rsidR="00BC714B" w:rsidRPr="007C3599" w:rsidRDefault="00BC714B" w:rsidP="004403E2">
            <w:pPr>
              <w:tabs>
                <w:tab w:val="num" w:pos="960"/>
              </w:tabs>
              <w:rPr>
                <w:strike/>
              </w:rPr>
            </w:pPr>
            <w:r w:rsidRPr="007C3599">
              <w:rPr>
                <w:strike/>
                <w:lang w:val="en"/>
              </w:rPr>
              <w:t>* Since the update time depends on the amount of data, the following is a numerical value of the standard.</w:t>
            </w:r>
          </w:p>
          <w:p w14:paraId="18A55E03" w14:textId="6B41FC02" w:rsidR="00BC714B" w:rsidRPr="007C3599" w:rsidRDefault="00BC714B" w:rsidP="004403E2">
            <w:pPr>
              <w:tabs>
                <w:tab w:val="num" w:pos="960"/>
              </w:tabs>
              <w:rPr>
                <w:strike/>
              </w:rPr>
            </w:pPr>
            <w:r w:rsidRPr="007C3599">
              <w:rPr>
                <w:rFonts w:hint="eastAsia"/>
                <w:strike/>
                <w:lang w:val="en"/>
              </w:rPr>
              <w:t>・</w:t>
            </w:r>
            <w:r w:rsidRPr="007C3599">
              <w:rPr>
                <w:strike/>
                <w:lang w:val="en"/>
              </w:rPr>
              <w:t xml:space="preserve"> 80km square </w:t>
            </w:r>
            <w:r w:rsidRPr="007C3599">
              <w:rPr>
                <w:strike/>
                <w:lang w:val="en"/>
              </w:rPr>
              <w:lastRenderedPageBreak/>
              <w:t xml:space="preserve">around the home, </w:t>
            </w:r>
            <w:r w:rsidR="00285DAA" w:rsidRPr="007C3599">
              <w:rPr>
                <w:strike/>
                <w:lang w:val="en"/>
              </w:rPr>
              <w:t>updated</w:t>
            </w:r>
            <w:r w:rsidRPr="007C3599">
              <w:rPr>
                <w:lang w:val="en"/>
              </w:rPr>
              <w:t xml:space="preserve"> for one week</w:t>
            </w:r>
          </w:p>
          <w:p w14:paraId="1B1468E4" w14:textId="77777777" w:rsidR="00BC714B" w:rsidRPr="007C3599" w:rsidRDefault="00BC714B" w:rsidP="004403E2">
            <w:pPr>
              <w:tabs>
                <w:tab w:val="num" w:pos="960"/>
              </w:tabs>
              <w:ind w:firstLineChars="100" w:firstLine="200"/>
              <w:rPr>
                <w:strike/>
              </w:rPr>
            </w:pPr>
            <w:r w:rsidRPr="007C3599">
              <w:rPr>
                <w:rFonts w:hint="eastAsia"/>
                <w:strike/>
                <w:lang w:val="en"/>
              </w:rPr>
              <w:t>→</w:t>
            </w:r>
            <w:r w:rsidRPr="007C3599">
              <w:rPr>
                <w:strike/>
                <w:lang w:val="en"/>
              </w:rPr>
              <w:t xml:space="preserve"> is about 15 minutes</w:t>
            </w:r>
          </w:p>
          <w:p w14:paraId="7908B776" w14:textId="77777777" w:rsidR="00BC714B" w:rsidRPr="007C3599" w:rsidRDefault="00BC714B" w:rsidP="004403E2">
            <w:pPr>
              <w:tabs>
                <w:tab w:val="num" w:pos="960"/>
              </w:tabs>
              <w:rPr>
                <w:strike/>
              </w:rPr>
            </w:pPr>
            <w:r w:rsidRPr="007C3599">
              <w:rPr>
                <w:rFonts w:hint="eastAsia"/>
                <w:strike/>
                <w:lang w:val="en"/>
              </w:rPr>
              <w:t>・</w:t>
            </w:r>
            <w:r w:rsidRPr="007C3599">
              <w:rPr>
                <w:strike/>
                <w:lang w:val="en"/>
              </w:rPr>
              <w:t xml:space="preserve"> 10km around the destination, renewal for 3 years</w:t>
            </w:r>
          </w:p>
          <w:p w14:paraId="5E731264" w14:textId="77777777" w:rsidR="00BC714B" w:rsidRPr="007C3599" w:rsidRDefault="00BC714B" w:rsidP="004403E2">
            <w:pPr>
              <w:tabs>
                <w:tab w:val="num" w:pos="960"/>
              </w:tabs>
              <w:ind w:firstLineChars="100" w:firstLine="200"/>
              <w:rPr>
                <w:strike/>
              </w:rPr>
            </w:pPr>
            <w:r w:rsidRPr="007C3599">
              <w:rPr>
                <w:rFonts w:hint="eastAsia"/>
                <w:strike/>
                <w:lang w:val="en"/>
              </w:rPr>
              <w:t>→</w:t>
            </w:r>
            <w:r w:rsidRPr="007C3599">
              <w:rPr>
                <w:strike/>
                <w:lang w:val="en"/>
              </w:rPr>
              <w:t xml:space="preserve"> about 10 minutes</w:t>
            </w:r>
          </w:p>
          <w:p w14:paraId="7F956F26" w14:textId="77777777" w:rsidR="00BC714B" w:rsidRPr="007C3599" w:rsidRDefault="00BC714B" w:rsidP="004403E2">
            <w:pPr>
              <w:tabs>
                <w:tab w:val="num" w:pos="960"/>
              </w:tabs>
              <w:rPr>
                <w:strike/>
              </w:rPr>
            </w:pPr>
            <w:r w:rsidRPr="007C3599">
              <w:rPr>
                <w:rFonts w:hint="eastAsia"/>
                <w:strike/>
                <w:lang w:val="en"/>
              </w:rPr>
              <w:t>・</w:t>
            </w:r>
            <w:r w:rsidRPr="007C3599">
              <w:rPr>
                <w:strike/>
                <w:lang w:val="en"/>
              </w:rPr>
              <w:t xml:space="preserve"> Nationwide distribution target, </w:t>
            </w:r>
            <w:r w:rsidR="00285DAA" w:rsidRPr="007C3599">
              <w:rPr>
                <w:strike/>
                <w:lang w:val="en"/>
              </w:rPr>
              <w:t>update</w:t>
            </w:r>
            <w:r w:rsidRPr="007C3599">
              <w:rPr>
                <w:lang w:val="en"/>
              </w:rPr>
              <w:t xml:space="preserve"> </w:t>
            </w:r>
            <w:r w:rsidRPr="007C3599">
              <w:rPr>
                <w:strike/>
                <w:lang w:val="en"/>
              </w:rPr>
              <w:t>for one week</w:t>
            </w:r>
          </w:p>
          <w:p w14:paraId="22D6096E" w14:textId="77777777" w:rsidR="00BC714B" w:rsidRPr="007C3599" w:rsidRDefault="00BC714B" w:rsidP="004403E2">
            <w:pPr>
              <w:tabs>
                <w:tab w:val="num" w:pos="960"/>
              </w:tabs>
              <w:ind w:firstLineChars="100" w:firstLine="200"/>
              <w:rPr>
                <w:strike/>
              </w:rPr>
            </w:pPr>
            <w:r w:rsidRPr="007C3599">
              <w:rPr>
                <w:rFonts w:hint="eastAsia"/>
                <w:strike/>
                <w:lang w:val="en"/>
              </w:rPr>
              <w:t>→</w:t>
            </w:r>
            <w:r w:rsidRPr="007C3599">
              <w:rPr>
                <w:strike/>
                <w:lang w:val="en"/>
              </w:rPr>
              <w:t xml:space="preserve"> is about 15 minutes</w:t>
            </w:r>
          </w:p>
          <w:p w14:paraId="083487EC" w14:textId="77777777" w:rsidR="00BC714B" w:rsidRPr="007C3599" w:rsidRDefault="00BC714B" w:rsidP="004403E2">
            <w:pPr>
              <w:tabs>
                <w:tab w:val="num" w:pos="960"/>
              </w:tabs>
              <w:rPr>
                <w:strike/>
              </w:rPr>
            </w:pPr>
            <w:r w:rsidRPr="007C3599">
              <w:rPr>
                <w:strike/>
                <w:lang w:val="en"/>
              </w:rPr>
              <w:t>Target data: 300Kbyte</w:t>
            </w:r>
          </w:p>
          <w:p w14:paraId="624F1CBC" w14:textId="77777777" w:rsidR="00BC714B" w:rsidRPr="007C3599" w:rsidRDefault="00BC714B" w:rsidP="004403E2">
            <w:pPr>
              <w:tabs>
                <w:tab w:val="num" w:pos="960"/>
              </w:tabs>
              <w:ind w:firstLineChars="100" w:firstLine="200"/>
              <w:rPr>
                <w:strike/>
              </w:rPr>
            </w:pPr>
            <w:r w:rsidRPr="007C3599">
              <w:rPr>
                <w:rFonts w:hint="eastAsia"/>
                <w:strike/>
                <w:lang w:val="en"/>
              </w:rPr>
              <w:t>→</w:t>
            </w:r>
            <w:r w:rsidRPr="007C3599">
              <w:rPr>
                <w:strike/>
                <w:lang w:val="en"/>
              </w:rPr>
              <w:t xml:space="preserve"> about 10 minutes</w:t>
            </w:r>
          </w:p>
          <w:p w14:paraId="100E3463" w14:textId="77777777" w:rsidR="00BC714B" w:rsidRPr="007C3599" w:rsidRDefault="00BC714B" w:rsidP="004403E2">
            <w:pPr>
              <w:tabs>
                <w:tab w:val="num" w:pos="960"/>
              </w:tabs>
              <w:rPr>
                <w:strike/>
              </w:rPr>
            </w:pPr>
          </w:p>
        </w:tc>
      </w:tr>
      <w:tr w:rsidR="007C3599" w:rsidRPr="007C3599" w14:paraId="0B81FB61" w14:textId="77777777" w:rsidTr="004403E2">
        <w:tc>
          <w:tcPr>
            <w:tcW w:w="736" w:type="dxa"/>
            <w:tcBorders>
              <w:top w:val="single" w:sz="4" w:space="0" w:color="auto"/>
              <w:left w:val="single" w:sz="4" w:space="0" w:color="auto"/>
              <w:bottom w:val="single" w:sz="4" w:space="0" w:color="auto"/>
              <w:right w:val="single" w:sz="4" w:space="0" w:color="auto"/>
            </w:tcBorders>
          </w:tcPr>
          <w:p w14:paraId="6F5B2A12" w14:textId="5D6DC8AB" w:rsidR="00BC714B" w:rsidRPr="007C3599" w:rsidRDefault="00495270" w:rsidP="00BC714B">
            <w:pPr>
              <w:tabs>
                <w:tab w:val="num" w:pos="960"/>
              </w:tabs>
              <w:ind w:left="958" w:hanging="357"/>
            </w:pPr>
            <w:ins w:id="3950" w:author="Moriyama, Shoya/森山 翔也" w:date="2025-02-10T16:30:00Z">
              <w:r w:rsidRPr="007C3599">
                <w:rPr>
                  <w:rFonts w:ascii="ＭＳ Ｐゴシック" w:eastAsia="ＭＳ Ｐゴシック" w:hAnsi="ＭＳ Ｐゴシック" w:cs="ＭＳ Ｐゴシック"/>
                  <w:noProof/>
                  <w:kern w:val="0"/>
                  <w:sz w:val="24"/>
                </w:rPr>
                <w:lastRenderedPageBreak/>
                <mc:AlternateContent>
                  <mc:Choice Requires="wps">
                    <w:drawing>
                      <wp:anchor distT="0" distB="0" distL="114300" distR="114300" simplePos="0" relativeHeight="251658304" behindDoc="0" locked="0" layoutInCell="1" allowOverlap="1" wp14:anchorId="6D455556" wp14:editId="6F167002">
                        <wp:simplePos x="0" y="0"/>
                        <wp:positionH relativeFrom="margin">
                          <wp:posOffset>-475615</wp:posOffset>
                        </wp:positionH>
                        <wp:positionV relativeFrom="paragraph">
                          <wp:posOffset>-4846955</wp:posOffset>
                        </wp:positionV>
                        <wp:extent cx="6369050" cy="8362950"/>
                        <wp:effectExtent l="0" t="0" r="12700" b="19050"/>
                        <wp:wrapNone/>
                        <wp:docPr id="1447" name="テキスト ボックス 1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8362950"/>
                                </a:xfrm>
                                <a:prstGeom prst="rect">
                                  <a:avLst/>
                                </a:prstGeom>
                                <a:solidFill>
                                  <a:srgbClr val="7F7F7F">
                                    <a:alpha val="50196"/>
                                  </a:srgbClr>
                                </a:solidFill>
                                <a:ln w="6350">
                                  <a:solidFill>
                                    <a:prstClr val="black"/>
                                  </a:solidFill>
                                </a:ln>
                              </wps:spPr>
                              <wps:txbx>
                                <w:txbxContent>
                                  <w:p w14:paraId="463DCB00" w14:textId="77777777" w:rsidR="00D339EF" w:rsidRPr="007C3599" w:rsidRDefault="00D339EF" w:rsidP="00D339EF">
                                    <w:pPr>
                                      <w:rPr>
                                        <w:ins w:id="3951" w:author="Moriyama, Shoya/森山 翔也" w:date="2025-03-10T11:08:00Z"/>
                                        <w:rPrChange w:id="3952" w:author="Moriyama, Shoya/森山 翔也" w:date="2025-04-02T21:09:00Z">
                                          <w:rPr>
                                            <w:ins w:id="3953" w:author="Moriyama, Shoya/森山 翔也" w:date="2025-03-10T11:08:00Z"/>
                                            <w:color w:val="FF0000"/>
                                          </w:rPr>
                                        </w:rPrChange>
                                      </w:rPr>
                                    </w:pPr>
                                    <w:ins w:id="3954" w:author="Moriyama, Shoya/森山 翔也" w:date="2025-03-10T11:08:00Z">
                                      <w:r w:rsidRPr="007C3599">
                                        <w:rPr>
                                          <w:rFonts w:hint="eastAsia"/>
                                          <w:rPrChange w:id="3955" w:author="Moriyama, Shoya/森山 翔也" w:date="2025-04-02T21:09:00Z">
                                            <w:rPr>
                                              <w:rFonts w:hint="eastAsia"/>
                                              <w:color w:val="FF0000"/>
                                            </w:rPr>
                                          </w:rPrChange>
                                        </w:rPr>
                                        <w:t>各種サービス要求仕様書から</w:t>
                                      </w:r>
                                      <w:r w:rsidRPr="007C3599">
                                        <w:rPr>
                                          <w:rPrChange w:id="3956" w:author="Moriyama, Shoya/森山 翔也" w:date="2025-04-02T21:09:00Z">
                                            <w:rPr>
                                              <w:color w:val="FF0000"/>
                                            </w:rPr>
                                          </w:rPrChange>
                                        </w:rPr>
                                        <w:t>006_性能要求_Performance_Requirement</w:t>
                                      </w:r>
                                      <w:r w:rsidRPr="007C3599">
                                        <w:rPr>
                                          <w:rFonts w:hint="eastAsia"/>
                                          <w:rPrChange w:id="3957" w:author="Moriyama, Shoya/森山 翔也" w:date="2025-04-02T21:09:00Z">
                                            <w:rPr>
                                              <w:rFonts w:hint="eastAsia"/>
                                              <w:color w:val="FF0000"/>
                                            </w:rPr>
                                          </w:rPrChange>
                                        </w:rPr>
                                        <w:t>に</w:t>
                                      </w:r>
                                      <w:r w:rsidRPr="007C3599">
                                        <w:rPr>
                                          <w:rPrChange w:id="3958" w:author="Moriyama, Shoya/森山 翔也" w:date="2025-04-02T21:09:00Z">
                                            <w:rPr>
                                              <w:color w:val="FF0000"/>
                                            </w:rPr>
                                          </w:rPrChange>
                                        </w:rPr>
                                        <w:t>QOSを統合</w:t>
                                      </w:r>
                                    </w:ins>
                                  </w:p>
                                  <w:p w14:paraId="4BA1A1FB" w14:textId="77777777" w:rsidR="00D339EF" w:rsidRPr="007C3599" w:rsidRDefault="00D339EF" w:rsidP="00D339EF">
                                    <w:pPr>
                                      <w:rPr>
                                        <w:ins w:id="3959" w:author="Moriyama, Shoya/森山 翔也" w:date="2025-03-10T11:08:00Z"/>
                                        <w:rPrChange w:id="3960" w:author="Moriyama, Shoya/森山 翔也" w:date="2025-04-02T21:09:00Z">
                                          <w:rPr>
                                            <w:ins w:id="3961" w:author="Moriyama, Shoya/森山 翔也" w:date="2025-03-10T11:08:00Z"/>
                                            <w:color w:val="FF0000"/>
                                          </w:rPr>
                                        </w:rPrChange>
                                      </w:rPr>
                                    </w:pPr>
                                    <w:ins w:id="3962" w:author="Moriyama, Shoya/森山 翔也" w:date="2025-03-10T11:08:00Z">
                                      <w:r w:rsidRPr="007C3599">
                                        <w:rPr>
                                          <w:rPrChange w:id="3963" w:author="Moriyama, Shoya/森山 翔也" w:date="2025-04-02T21:09:00Z">
                                            <w:rPr>
                                              <w:color w:val="FF0000"/>
                                            </w:rPr>
                                          </w:rPrChange>
                                        </w:rPr>
                                        <w:t>Integrate QOS from various service requirement specifications into "006_性能要求_Performance_Requirement"</w:t>
                                      </w:r>
                                    </w:ins>
                                  </w:p>
                                  <w:p w14:paraId="12CFF201" w14:textId="77777777" w:rsidR="00D339EF" w:rsidRPr="007C3599" w:rsidRDefault="00D339EF" w:rsidP="00D339EF">
                                    <w:pPr>
                                      <w:rPr>
                                        <w:ins w:id="3964" w:author="Moriyama, Shoya/森山 翔也" w:date="2025-03-10T11:08:00Z"/>
                                        <w:rPrChange w:id="3965" w:author="Moriyama, Shoya/森山 翔也" w:date="2025-04-02T21:09:00Z">
                                          <w:rPr>
                                            <w:ins w:id="3966" w:author="Moriyama, Shoya/森山 翔也" w:date="2025-03-10T11:08:00Z"/>
                                            <w:color w:val="000000"/>
                                          </w:rPr>
                                        </w:rPrChange>
                                      </w:rPr>
                                    </w:pPr>
                                    <w:ins w:id="3967" w:author="Moriyama, Shoya/森山 翔也" w:date="2025-03-10T11:08:00Z">
                                      <w:r w:rsidRPr="007C3599">
                                        <w:rPr>
                                          <w:rFonts w:hint="eastAsia"/>
                                          <w:rPrChange w:id="3968" w:author="Moriyama, Shoya/森山 翔也" w:date="2025-04-02T21:09:00Z">
                                            <w:rPr>
                                              <w:rFonts w:hint="eastAsia"/>
                                              <w:color w:val="FF0000"/>
                                            </w:rPr>
                                          </w:rPrChange>
                                        </w:rPr>
                                        <w:t>▲</w:t>
                                      </w:r>
                                      <w:r w:rsidRPr="007C3599">
                                        <w:rPr>
                                          <w:rPrChange w:id="3969" w:author="Moriyama, Shoya/森山 翔也" w:date="2025-04-02T21:09:00Z">
                                            <w:rPr>
                                              <w:color w:val="FF0000"/>
                                            </w:rPr>
                                          </w:rPrChange>
                                        </w:rPr>
                                        <w:t>7.20（24SU/CDC：CV）</w:t>
                                      </w:r>
                                    </w:ins>
                                  </w:p>
                                  <w:p w14:paraId="7BBC87FD" w14:textId="0D74BFD7" w:rsidR="00495270" w:rsidRPr="007C3599" w:rsidDel="00D339EF" w:rsidRDefault="00495270" w:rsidP="00495270">
                                    <w:pPr>
                                      <w:rPr>
                                        <w:ins w:id="3970" w:author="Shimizu, Yuya/清水 裕也" w:date="2025-02-08T19:29:00Z"/>
                                        <w:del w:id="3971" w:author="Moriyama, Shoya/森山 翔也" w:date="2025-03-10T11:08:00Z"/>
                                        <w:rPrChange w:id="3972" w:author="Moriyama, Shoya/森山 翔也" w:date="2025-04-02T21:09:00Z">
                                          <w:rPr>
                                            <w:ins w:id="3973" w:author="Shimizu, Yuya/清水 裕也" w:date="2025-02-08T19:29:00Z"/>
                                            <w:del w:id="3974" w:author="Moriyama, Shoya/森山 翔也" w:date="2025-03-10T11:08:00Z"/>
                                            <w:color w:val="FF0000"/>
                                          </w:rPr>
                                        </w:rPrChange>
                                      </w:rPr>
                                    </w:pPr>
                                    <w:ins w:id="3975" w:author="Shimizu, Yuya/清水 裕也" w:date="2025-02-08T19:29:00Z">
                                      <w:del w:id="3976" w:author="Moriyama, Shoya/森山 翔也" w:date="2025-03-10T11:08:00Z">
                                        <w:r w:rsidRPr="007C3599" w:rsidDel="00D339EF">
                                          <w:rPr>
                                            <w:rFonts w:hint="eastAsia"/>
                                            <w:rPrChange w:id="3977" w:author="Moriyama, Shoya/森山 翔也" w:date="2025-04-02T21:09:00Z">
                                              <w:rPr>
                                                <w:rFonts w:hint="eastAsia"/>
                                                <w:color w:val="FF0000"/>
                                              </w:rPr>
                                            </w:rPrChange>
                                          </w:rPr>
                                          <w:delText>各種サービス要求仕様書から</w:delText>
                                        </w:r>
                                        <w:r w:rsidRPr="007C3599" w:rsidDel="00D339EF">
                                          <w:rPr>
                                            <w:rPrChange w:id="3978" w:author="Moriyama, Shoya/森山 翔也" w:date="2025-04-02T21:09:00Z">
                                              <w:rPr>
                                                <w:color w:val="FF0000"/>
                                              </w:rPr>
                                            </w:rPrChange>
                                          </w:rPr>
                                          <w:delText>006_性能要求_Performance_Requirementに</w:delText>
                                        </w:r>
                                      </w:del>
                                    </w:ins>
                                  </w:p>
                                  <w:p w14:paraId="0AB9F950" w14:textId="7252D249" w:rsidR="00495270" w:rsidRPr="007C3599" w:rsidDel="00D339EF" w:rsidRDefault="00495270" w:rsidP="00495270">
                                    <w:pPr>
                                      <w:rPr>
                                        <w:ins w:id="3979" w:author="Shimizu, Yuya/清水 裕也" w:date="2025-02-08T19:29:00Z"/>
                                        <w:del w:id="3980" w:author="Moriyama, Shoya/森山 翔也" w:date="2025-03-10T11:08:00Z"/>
                                        <w:rPrChange w:id="3981" w:author="Moriyama, Shoya/森山 翔也" w:date="2025-04-02T21:09:00Z">
                                          <w:rPr>
                                            <w:ins w:id="3982" w:author="Shimizu, Yuya/清水 裕也" w:date="2025-02-08T19:29:00Z"/>
                                            <w:del w:id="3983" w:author="Moriyama, Shoya/森山 翔也" w:date="2025-03-10T11:08:00Z"/>
                                            <w:color w:val="FF0000"/>
                                          </w:rPr>
                                        </w:rPrChange>
                                      </w:rPr>
                                    </w:pPr>
                                    <w:ins w:id="3984" w:author="Shimizu, Yuya/清水 裕也" w:date="2025-02-08T19:29:00Z">
                                      <w:del w:id="3985" w:author="Moriyama, Shoya/森山 翔也" w:date="2025-03-10T11:08:00Z">
                                        <w:r w:rsidRPr="007C3599" w:rsidDel="00D339EF">
                                          <w:rPr>
                                            <w:rPrChange w:id="3986" w:author="Moriyama, Shoya/森山 翔也" w:date="2025-04-02T21:09:00Z">
                                              <w:rPr>
                                                <w:color w:val="FF0000"/>
                                              </w:rPr>
                                            </w:rPrChange>
                                          </w:rPr>
                                          <w:delText>QOSを統合</w:delText>
                                        </w:r>
                                      </w:del>
                                    </w:ins>
                                  </w:p>
                                  <w:p w14:paraId="1B9E240B" w14:textId="4D286052" w:rsidR="00495270" w:rsidRPr="007C3599" w:rsidDel="00D339EF" w:rsidRDefault="00495270" w:rsidP="00495270">
                                    <w:pPr>
                                      <w:rPr>
                                        <w:ins w:id="3987" w:author="Shimizu, Yuya/清水 裕也" w:date="2025-02-08T19:29:00Z"/>
                                        <w:del w:id="3988" w:author="Moriyama, Shoya/森山 翔也" w:date="2025-03-10T11:08:00Z"/>
                                        <w:rPrChange w:id="3989" w:author="Moriyama, Shoya/森山 翔也" w:date="2025-04-02T21:09:00Z">
                                          <w:rPr>
                                            <w:ins w:id="3990" w:author="Shimizu, Yuya/清水 裕也" w:date="2025-02-08T19:29:00Z"/>
                                            <w:del w:id="3991" w:author="Moriyama, Shoya/森山 翔也" w:date="2025-03-10T11:08:00Z"/>
                                            <w:color w:val="FF0000"/>
                                          </w:rPr>
                                        </w:rPrChange>
                                      </w:rPr>
                                    </w:pPr>
                                    <w:ins w:id="3992" w:author="Shimizu, Yuya/清水 裕也" w:date="2025-02-08T19:29:00Z">
                                      <w:del w:id="3993" w:author="Moriyama, Shoya/森山 翔也" w:date="2025-03-10T11:08:00Z">
                                        <w:r w:rsidRPr="007C3599" w:rsidDel="00D339EF">
                                          <w:rPr>
                                            <w:rPrChange w:id="3994" w:author="Moriyama, Shoya/森山 翔也" w:date="2025-04-02T21:09:00Z">
                                              <w:rPr>
                                                <w:color w:val="FF0000"/>
                                              </w:rPr>
                                            </w:rPrChange>
                                          </w:rPr>
                                          <w:delText>Integrate QOS from various service requirement specifications into "006_性能要求_Performance_Requirement"</w:delText>
                                        </w:r>
                                      </w:del>
                                    </w:ins>
                                  </w:p>
                                  <w:p w14:paraId="1CD97365" w14:textId="07DBE93A" w:rsidR="00495270" w:rsidRPr="007C3599" w:rsidDel="00D339EF" w:rsidRDefault="00495270" w:rsidP="00495270">
                                    <w:pPr>
                                      <w:pStyle w:val="Web"/>
                                      <w:ind w:left="800"/>
                                      <w:rPr>
                                        <w:ins w:id="3995" w:author="Sasaki, Kenji/佐々木 研二" w:date="2025-02-07T15:38:00Z"/>
                                        <w:del w:id="3996" w:author="Moriyama, Shoya/森山 翔也" w:date="2025-03-10T11:08:00Z"/>
                                        <w:rFonts w:ascii="Meiryo UI" w:hAnsi="Meiryo UI"/>
                                        <w:rPrChange w:id="3997" w:author="Moriyama, Shoya/森山 翔也" w:date="2025-04-02T21:09:00Z">
                                          <w:rPr>
                                            <w:ins w:id="3998" w:author="Sasaki, Kenji/佐々木 研二" w:date="2025-02-07T15:38:00Z"/>
                                            <w:del w:id="3999" w:author="Moriyama, Shoya/森山 翔也" w:date="2025-03-10T11:08:00Z"/>
                                            <w:rFonts w:ascii="Meiryo UI" w:hAnsi="Meiryo UI"/>
                                            <w:color w:val="FF0000"/>
                                          </w:rPr>
                                        </w:rPrChange>
                                      </w:rPr>
                                    </w:pPr>
                                    <w:ins w:id="4000" w:author="Shimizu, Yuya/清水 裕也" w:date="2025-02-08T19:29:00Z">
                                      <w:del w:id="4001" w:author="Moriyama, Shoya/森山 翔也" w:date="2025-03-10T11:08:00Z">
                                        <w:r w:rsidRPr="007C3599" w:rsidDel="00D339EF">
                                          <w:rPr>
                                            <w:rFonts w:hint="eastAsia"/>
                                            <w:rPrChange w:id="4002" w:author="Moriyama, Shoya/森山 翔也" w:date="2025-04-02T21:09:00Z">
                                              <w:rPr>
                                                <w:rFonts w:hint="eastAsia"/>
                                                <w:color w:val="FF0000"/>
                                              </w:rPr>
                                            </w:rPrChange>
                                          </w:rPr>
                                          <w:delText>▲</w:delText>
                                        </w:r>
                                        <w:r w:rsidRPr="007C3599" w:rsidDel="00D339EF">
                                          <w:rPr>
                                            <w:rPrChange w:id="4003" w:author="Moriyama, Shoya/森山 翔也" w:date="2025-04-02T21:09:00Z">
                                              <w:rPr>
                                                <w:color w:val="FF0000"/>
                                              </w:rPr>
                                            </w:rPrChange>
                                          </w:rPr>
                                          <w:delText>7.11</w:delText>
                                        </w:r>
                                        <w:r w:rsidRPr="007C3599" w:rsidDel="00D339EF">
                                          <w:rPr>
                                            <w:rFonts w:hint="eastAsia"/>
                                            <w:rPrChange w:id="4004" w:author="Moriyama, Shoya/森山 翔也" w:date="2025-04-02T21:09:00Z">
                                              <w:rPr>
                                                <w:rFonts w:hint="eastAsia"/>
                                                <w:color w:val="FF0000"/>
                                              </w:rPr>
                                            </w:rPrChange>
                                          </w:rPr>
                                          <w:delText>（</w:delText>
                                        </w:r>
                                        <w:r w:rsidRPr="007C3599" w:rsidDel="00D339EF">
                                          <w:rPr>
                                            <w:rPrChange w:id="4005" w:author="Moriyama, Shoya/森山 翔也" w:date="2025-04-02T21:09:00Z">
                                              <w:rPr>
                                                <w:color w:val="FF0000"/>
                                              </w:rPr>
                                            </w:rPrChange>
                                          </w:rPr>
                                          <w:delText>24MM</w:delText>
                                        </w:r>
                                        <w:r w:rsidRPr="007C3599" w:rsidDel="00D339EF">
                                          <w:rPr>
                                            <w:rFonts w:hint="eastAsia"/>
                                            <w:rPrChange w:id="4006" w:author="Moriyama, Shoya/森山 翔也" w:date="2025-04-02T21:09:00Z">
                                              <w:rPr>
                                                <w:rFonts w:hint="eastAsia"/>
                                                <w:color w:val="FF0000"/>
                                              </w:rPr>
                                            </w:rPrChange>
                                          </w:rPr>
                                          <w:delText>：</w:delText>
                                        </w:r>
                                        <w:r w:rsidRPr="007C3599" w:rsidDel="00D339EF">
                                          <w:rPr>
                                            <w:rPrChange w:id="4007" w:author="Moriyama, Shoya/森山 翔也" w:date="2025-04-02T21:09:00Z">
                                              <w:rPr>
                                                <w:color w:val="FF0000"/>
                                              </w:rPr>
                                            </w:rPrChange>
                                          </w:rPr>
                                          <w:delText>1A</w:delText>
                                        </w:r>
                                        <w:r w:rsidRPr="007C3599" w:rsidDel="00D339EF">
                                          <w:rPr>
                                            <w:rFonts w:hint="eastAsia"/>
                                            <w:rPrChange w:id="4008" w:author="Moriyama, Shoya/森山 翔也" w:date="2025-04-02T21:09:00Z">
                                              <w:rPr>
                                                <w:rFonts w:hint="eastAsia"/>
                                                <w:color w:val="FF0000"/>
                                              </w:rPr>
                                            </w:rPrChange>
                                          </w:rPr>
                                          <w:delText>、</w:delText>
                                        </w:r>
                                        <w:r w:rsidRPr="007C3599" w:rsidDel="00D339EF">
                                          <w:rPr>
                                            <w:rPrChange w:id="4009" w:author="Moriyama, Shoya/森山 翔也" w:date="2025-04-02T21:09:00Z">
                                              <w:rPr>
                                                <w:color w:val="FF0000"/>
                                              </w:rPr>
                                            </w:rPrChange>
                                          </w:rPr>
                                          <w:delText>24SU/CDC</w:delText>
                                        </w:r>
                                        <w:r w:rsidRPr="007C3599" w:rsidDel="00D339EF">
                                          <w:rPr>
                                            <w:rFonts w:hint="eastAsia"/>
                                            <w:rPrChange w:id="4010" w:author="Moriyama, Shoya/森山 翔也" w:date="2025-04-02T21:09:00Z">
                                              <w:rPr>
                                                <w:rFonts w:hint="eastAsia"/>
                                                <w:color w:val="FF0000"/>
                                              </w:rPr>
                                            </w:rPrChange>
                                          </w:rPr>
                                          <w:delText>：</w:delText>
                                        </w:r>
                                        <w:r w:rsidRPr="007C3599" w:rsidDel="00D339EF">
                                          <w:rPr>
                                            <w:rPrChange w:id="4011" w:author="Moriyama, Shoya/森山 翔也" w:date="2025-04-02T21:09:00Z">
                                              <w:rPr>
                                                <w:color w:val="FF0000"/>
                                              </w:rPr>
                                            </w:rPrChange>
                                          </w:rPr>
                                          <w:delText>CV</w:delText>
                                        </w:r>
                                        <w:r w:rsidRPr="007C3599" w:rsidDel="00D339EF">
                                          <w:rPr>
                                            <w:rFonts w:hint="eastAsia"/>
                                            <w:rPrChange w:id="4012" w:author="Moriyama, Shoya/森山 翔也" w:date="2025-04-02T21:09:00Z">
                                              <w:rPr>
                                                <w:rFonts w:hint="eastAsia"/>
                                                <w:color w:val="FF0000"/>
                                              </w:rPr>
                                            </w:rPrChange>
                                          </w:rPr>
                                          <w:delText>）</w:delText>
                                        </w:r>
                                      </w:del>
                                    </w:ins>
                                    <w:ins w:id="4013" w:author="Sasaki, Kenji/佐々木 研二" w:date="2025-02-07T15:38:00Z">
                                      <w:del w:id="4014" w:author="Moriyama, Shoya/森山 翔也" w:date="2025-03-10T11:08:00Z">
                                        <w:r w:rsidRPr="007C3599" w:rsidDel="00D339EF">
                                          <w:rPr>
                                            <w:rFonts w:ascii="Meiryo UI" w:hAnsi="Meiryo UI" w:hint="eastAsia"/>
                                            <w:rPrChange w:id="4015" w:author="Moriyama, Shoya/森山 翔也" w:date="2025-04-02T21:09:00Z">
                                              <w:rPr>
                                                <w:rFonts w:hint="eastAsia"/>
                                              </w:rPr>
                                            </w:rPrChange>
                                          </w:rPr>
                                          <w:delText>各種サービス要求仕様書から</w:delText>
                                        </w:r>
                                        <w:r w:rsidRPr="007C3599" w:rsidDel="00D339EF">
                                          <w:rPr>
                                            <w:rFonts w:ascii="Meiryo UI" w:hAnsi="Meiryo UI"/>
                                            <w:rPrChange w:id="4016" w:author="Moriyama, Shoya/森山 翔也" w:date="2025-04-02T21:09:00Z">
                                              <w:rPr/>
                                            </w:rPrChange>
                                          </w:rPr>
                                          <w:delText>006_</w:delText>
                                        </w:r>
                                        <w:r w:rsidRPr="007C3599" w:rsidDel="00D339EF">
                                          <w:rPr>
                                            <w:rFonts w:ascii="Meiryo UI" w:hAnsi="Meiryo UI" w:hint="eastAsia"/>
                                            <w:rPrChange w:id="4017" w:author="Moriyama, Shoya/森山 翔也" w:date="2025-04-02T21:09:00Z">
                                              <w:rPr>
                                                <w:rFonts w:hint="eastAsia"/>
                                              </w:rPr>
                                            </w:rPrChange>
                                          </w:rPr>
                                          <w:delText>性能要求</w:delText>
                                        </w:r>
                                        <w:r w:rsidRPr="007C3599" w:rsidDel="00D339EF">
                                          <w:rPr>
                                            <w:rFonts w:ascii="Meiryo UI" w:hAnsi="Meiryo UI"/>
                                            <w:rPrChange w:id="4018" w:author="Moriyama, Shoya/森山 翔也" w:date="2025-04-02T21:09:00Z">
                                              <w:rPr/>
                                            </w:rPrChange>
                                          </w:rPr>
                                          <w:delText>_Performance_Requirement</w:delText>
                                        </w:r>
                                        <w:r w:rsidRPr="007C3599" w:rsidDel="00D339EF">
                                          <w:rPr>
                                            <w:rFonts w:ascii="Meiryo UI" w:hAnsi="Meiryo UI" w:hint="eastAsia"/>
                                            <w:rPrChange w:id="4019" w:author="Moriyama, Shoya/森山 翔也" w:date="2025-04-02T21:09:00Z">
                                              <w:rPr>
                                                <w:rFonts w:hint="eastAsia"/>
                                              </w:rPr>
                                            </w:rPrChange>
                                          </w:rPr>
                                          <w:delText>に</w:delText>
                                        </w:r>
                                        <w:r w:rsidRPr="007C3599" w:rsidDel="00D339EF">
                                          <w:rPr>
                                            <w:rFonts w:ascii="Meiryo UI" w:hAnsi="Meiryo UI"/>
                                            <w:rPrChange w:id="4020" w:author="Moriyama, Shoya/森山 翔也" w:date="2025-04-02T21:09:00Z">
                                              <w:rPr/>
                                            </w:rPrChange>
                                          </w:rPr>
                                          <w:delText>QOS</w:delText>
                                        </w:r>
                                        <w:r w:rsidRPr="007C3599" w:rsidDel="00D339EF">
                                          <w:rPr>
                                            <w:rFonts w:ascii="Meiryo UI" w:hAnsi="Meiryo UI" w:hint="eastAsia"/>
                                            <w:rPrChange w:id="4021" w:author="Moriyama, Shoya/森山 翔也" w:date="2025-04-02T21:09:00Z">
                                              <w:rPr>
                                                <w:rFonts w:hint="eastAsia"/>
                                              </w:rPr>
                                            </w:rPrChange>
                                          </w:rPr>
                                          <w:delText>を統合</w:delText>
                                        </w:r>
                                      </w:del>
                                    </w:ins>
                                  </w:p>
                                  <w:p w14:paraId="5D2CA269" w14:textId="2EF9E55D" w:rsidR="00495270" w:rsidRPr="007C3599" w:rsidDel="00D339EF" w:rsidRDefault="00495270" w:rsidP="00495270">
                                    <w:pPr>
                                      <w:pStyle w:val="Web"/>
                                      <w:ind w:left="800"/>
                                      <w:rPr>
                                        <w:ins w:id="4022" w:author="Sasaki, Kenji/佐々木 研二" w:date="2025-02-07T15:38:00Z"/>
                                        <w:del w:id="4023" w:author="Moriyama, Shoya/森山 翔也" w:date="2025-03-10T11:08:00Z"/>
                                        <w:rFonts w:ascii="Meiryo UI" w:hAnsi="Meiryo UI"/>
                                        <w:rPrChange w:id="4024" w:author="Moriyama, Shoya/森山 翔也" w:date="2025-04-02T21:09:00Z">
                                          <w:rPr>
                                            <w:ins w:id="4025" w:author="Sasaki, Kenji/佐々木 研二" w:date="2025-02-07T15:38:00Z"/>
                                            <w:del w:id="4026" w:author="Moriyama, Shoya/森山 翔也" w:date="2025-03-10T11:08:00Z"/>
                                            <w:rFonts w:ascii="Meiryo UI" w:hAnsi="Meiryo UI"/>
                                            <w:color w:val="FF0000"/>
                                          </w:rPr>
                                        </w:rPrChange>
                                      </w:rPr>
                                    </w:pPr>
                                    <w:ins w:id="4027" w:author="Sasaki, Kenji/佐々木 研二" w:date="2025-02-07T15:38:00Z">
                                      <w:del w:id="4028" w:author="Moriyama, Shoya/森山 翔也" w:date="2025-03-10T11:08:00Z">
                                        <w:r w:rsidRPr="007C3599" w:rsidDel="00D339EF">
                                          <w:rPr>
                                            <w:rFonts w:ascii="Meiryo UI" w:hAnsi="Meiryo UI"/>
                                            <w:rPrChange w:id="4029"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4030" w:author="Moriyama, Shoya/森山 翔也" w:date="2025-04-02T21:09:00Z">
                                              <w:rPr>
                                                <w:rFonts w:hint="eastAsia"/>
                                              </w:rPr>
                                            </w:rPrChange>
                                          </w:rPr>
                                          <w:delText>性能要求</w:delText>
                                        </w:r>
                                        <w:r w:rsidRPr="007C3599" w:rsidDel="00D339EF">
                                          <w:rPr>
                                            <w:rFonts w:ascii="Meiryo UI" w:hAnsi="Meiryo UI"/>
                                            <w:rPrChange w:id="4031" w:author="Moriyama, Shoya/森山 翔也" w:date="2025-04-02T21:09:00Z">
                                              <w:rPr/>
                                            </w:rPrChange>
                                          </w:rPr>
                                          <w:delText>_Performance_Requirement"</w:delText>
                                        </w:r>
                                      </w:del>
                                    </w:ins>
                                  </w:p>
                                  <w:p w14:paraId="145F833E" w14:textId="6DBEA7F1" w:rsidR="00495270" w:rsidRPr="007C3599" w:rsidDel="00D339EF" w:rsidRDefault="00495270" w:rsidP="00495270">
                                    <w:pPr>
                                      <w:pStyle w:val="Web"/>
                                      <w:ind w:left="800"/>
                                      <w:rPr>
                                        <w:ins w:id="4032" w:author="Sasaki, Kenji/佐々木 研二" w:date="2025-02-07T15:38:00Z"/>
                                        <w:del w:id="4033" w:author="Moriyama, Shoya/森山 翔也" w:date="2025-03-10T11:08:00Z"/>
                                        <w:rFonts w:ascii="Meiryo UI" w:hAnsi="Meiryo UI"/>
                                        <w:rPrChange w:id="4034" w:author="Moriyama, Shoya/森山 翔也" w:date="2025-04-02T21:09:00Z">
                                          <w:rPr>
                                            <w:ins w:id="4035" w:author="Sasaki, Kenji/佐々木 研二" w:date="2025-02-07T15:38:00Z"/>
                                            <w:del w:id="4036" w:author="Moriyama, Shoya/森山 翔也" w:date="2025-03-10T11:08:00Z"/>
                                            <w:rFonts w:ascii="Meiryo UI" w:hAnsi="Meiryo UI"/>
                                            <w:color w:val="FF0000"/>
                                          </w:rPr>
                                        </w:rPrChange>
                                      </w:rPr>
                                    </w:pPr>
                                    <w:ins w:id="4037" w:author="Sasaki, Kenji/佐々木 研二" w:date="2025-02-07T15:38:00Z">
                                      <w:del w:id="4038" w:author="Moriyama, Shoya/森山 翔也" w:date="2025-03-10T11:08:00Z">
                                        <w:r w:rsidRPr="007C3599" w:rsidDel="00D339EF">
                                          <w:rPr>
                                            <w:rFonts w:ascii="Meiryo UI" w:hAnsi="Meiryo UI" w:hint="eastAsia"/>
                                            <w:rPrChange w:id="4039" w:author="Moriyama, Shoya/森山 翔也" w:date="2025-04-02T21:09:00Z">
                                              <w:rPr>
                                                <w:rFonts w:hint="eastAsia"/>
                                              </w:rPr>
                                            </w:rPrChange>
                                          </w:rPr>
                                          <w:delText>▲</w:delText>
                                        </w:r>
                                        <w:r w:rsidRPr="007C3599" w:rsidDel="00D339EF">
                                          <w:rPr>
                                            <w:rFonts w:ascii="Meiryo UI" w:hAnsi="Meiryo UI"/>
                                            <w:rPrChange w:id="4040" w:author="Moriyama, Shoya/森山 翔也" w:date="2025-04-02T21:09:00Z">
                                              <w:rPr/>
                                            </w:rPrChange>
                                          </w:rPr>
                                          <w:delText>7.11</w:delText>
                                        </w:r>
                                        <w:r w:rsidRPr="007C3599" w:rsidDel="00D339EF">
                                          <w:rPr>
                                            <w:rFonts w:ascii="Meiryo UI" w:hAnsi="Meiryo UI" w:hint="eastAsia"/>
                                            <w:rPrChange w:id="4041" w:author="Moriyama, Shoya/森山 翔也" w:date="2025-04-02T21:09:00Z">
                                              <w:rPr>
                                                <w:rFonts w:hint="eastAsia"/>
                                              </w:rPr>
                                            </w:rPrChange>
                                          </w:rPr>
                                          <w:delText>（</w:delText>
                                        </w:r>
                                        <w:r w:rsidRPr="007C3599" w:rsidDel="00D339EF">
                                          <w:rPr>
                                            <w:rFonts w:ascii="Meiryo UI" w:hAnsi="Meiryo UI"/>
                                            <w:rPrChange w:id="4042" w:author="Moriyama, Shoya/森山 翔也" w:date="2025-04-02T21:09:00Z">
                                              <w:rPr/>
                                            </w:rPrChange>
                                          </w:rPr>
                                          <w:delText>24MM</w:delText>
                                        </w:r>
                                        <w:r w:rsidRPr="007C3599" w:rsidDel="00D339EF">
                                          <w:rPr>
                                            <w:rFonts w:ascii="Meiryo UI" w:hAnsi="Meiryo UI" w:hint="eastAsia"/>
                                            <w:rPrChange w:id="4043" w:author="Moriyama, Shoya/森山 翔也" w:date="2025-04-02T21:09:00Z">
                                              <w:rPr>
                                                <w:rFonts w:hint="eastAsia"/>
                                              </w:rPr>
                                            </w:rPrChange>
                                          </w:rPr>
                                          <w:delText>：</w:delText>
                                        </w:r>
                                        <w:r w:rsidRPr="007C3599" w:rsidDel="00D339EF">
                                          <w:rPr>
                                            <w:rFonts w:ascii="Meiryo UI" w:hAnsi="Meiryo UI"/>
                                            <w:rPrChange w:id="4044" w:author="Moriyama, Shoya/森山 翔也" w:date="2025-04-02T21:09:00Z">
                                              <w:rPr/>
                                            </w:rPrChange>
                                          </w:rPr>
                                          <w:delText>1A</w:delText>
                                        </w:r>
                                        <w:r w:rsidRPr="007C3599" w:rsidDel="00D339EF">
                                          <w:rPr>
                                            <w:rFonts w:ascii="Meiryo UI" w:hAnsi="Meiryo UI" w:hint="eastAsia"/>
                                            <w:rPrChange w:id="4045" w:author="Moriyama, Shoya/森山 翔也" w:date="2025-04-02T21:09:00Z">
                                              <w:rPr>
                                                <w:rFonts w:hint="eastAsia"/>
                                              </w:rPr>
                                            </w:rPrChange>
                                          </w:rPr>
                                          <w:delText>、</w:delText>
                                        </w:r>
                                        <w:r w:rsidRPr="007C3599" w:rsidDel="00D339EF">
                                          <w:rPr>
                                            <w:rFonts w:ascii="Meiryo UI" w:hAnsi="Meiryo UI"/>
                                            <w:rPrChange w:id="4046" w:author="Moriyama, Shoya/森山 翔也" w:date="2025-04-02T21:09:00Z">
                                              <w:rPr/>
                                            </w:rPrChange>
                                          </w:rPr>
                                          <w:delText>24SU/CDC</w:delText>
                                        </w:r>
                                        <w:r w:rsidRPr="007C3599" w:rsidDel="00D339EF">
                                          <w:rPr>
                                            <w:rFonts w:ascii="Meiryo UI" w:hAnsi="Meiryo UI" w:hint="eastAsia"/>
                                            <w:rPrChange w:id="4047" w:author="Moriyama, Shoya/森山 翔也" w:date="2025-04-02T21:09:00Z">
                                              <w:rPr>
                                                <w:rFonts w:hint="eastAsia"/>
                                              </w:rPr>
                                            </w:rPrChange>
                                          </w:rPr>
                                          <w:delText>：</w:delText>
                                        </w:r>
                                        <w:r w:rsidRPr="007C3599" w:rsidDel="00D339EF">
                                          <w:rPr>
                                            <w:rFonts w:ascii="Meiryo UI" w:hAnsi="Meiryo UI"/>
                                            <w:rPrChange w:id="4048" w:author="Moriyama, Shoya/森山 翔也" w:date="2025-04-02T21:09:00Z">
                                              <w:rPr/>
                                            </w:rPrChange>
                                          </w:rPr>
                                          <w:delText>CV</w:delText>
                                        </w:r>
                                        <w:r w:rsidRPr="007C3599" w:rsidDel="00D339EF">
                                          <w:rPr>
                                            <w:rFonts w:ascii="Meiryo UI" w:hAnsi="Meiryo UI" w:hint="eastAsia"/>
                                            <w:rPrChange w:id="4049" w:author="Moriyama, Shoya/森山 翔也" w:date="2025-04-02T21:09:00Z">
                                              <w:rPr>
                                                <w:rFonts w:hint="eastAsia"/>
                                              </w:rPr>
                                            </w:rPrChange>
                                          </w:rPr>
                                          <w:delText>）</w:delText>
                                        </w:r>
                                      </w:del>
                                    </w:ins>
                                  </w:p>
                                  <w:p w14:paraId="2F3AA6FC" w14:textId="77777777" w:rsidR="00495270" w:rsidRPr="007C3599" w:rsidRDefault="00495270" w:rsidP="00495270">
                                    <w:pPr>
                                      <w:rPr>
                                        <w:rPrChange w:id="4050"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55556" id="テキスト ボックス 1447" o:spid="_x0000_s1323" type="#_x0000_t202" style="position:absolute;left:0;text-align:left;margin-left:-37.45pt;margin-top:-381.65pt;width:501.5pt;height:658.5pt;z-index:25165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" fillcolor="#7f7f7f" strokeweight=".5pt">
                        <v:fill opacity="32896f"/>
                        <v:path arrowok="t"/>
                        <v:textbox>
                          <w:txbxContent>
                            <w:p w14:paraId="463DCB00" w14:textId="77777777" w:rsidR="00D339EF" w:rsidRPr="007C3599" w:rsidRDefault="00D339EF" w:rsidP="00D339EF">
                              <w:pPr>
                                <w:rPr>
                                  <w:ins w:id="4051" w:author="Moriyama, Shoya/森山 翔也" w:date="2025-03-10T11:08:00Z"/>
                                  <w:rPrChange w:id="4052" w:author="Moriyama, Shoya/森山 翔也" w:date="2025-04-02T21:09:00Z">
                                    <w:rPr>
                                      <w:ins w:id="4053" w:author="Moriyama, Shoya/森山 翔也" w:date="2025-03-10T11:08:00Z"/>
                                      <w:color w:val="FF0000"/>
                                    </w:rPr>
                                  </w:rPrChange>
                                </w:rPr>
                              </w:pPr>
                              <w:ins w:id="4054" w:author="Moriyama, Shoya/森山 翔也" w:date="2025-03-10T11:08:00Z">
                                <w:r w:rsidRPr="007C3599">
                                  <w:rPr>
                                    <w:rFonts w:hint="eastAsia"/>
                                    <w:rPrChange w:id="4055" w:author="Moriyama, Shoya/森山 翔也" w:date="2025-04-02T21:09:00Z">
                                      <w:rPr>
                                        <w:rFonts w:hint="eastAsia"/>
                                        <w:color w:val="FF0000"/>
                                      </w:rPr>
                                    </w:rPrChange>
                                  </w:rPr>
                                  <w:t>各種サービス要求仕様書から</w:t>
                                </w:r>
                                <w:r w:rsidRPr="007C3599">
                                  <w:rPr>
                                    <w:rPrChange w:id="4056" w:author="Moriyama, Shoya/森山 翔也" w:date="2025-04-02T21:09:00Z">
                                      <w:rPr>
                                        <w:color w:val="FF0000"/>
                                      </w:rPr>
                                    </w:rPrChange>
                                  </w:rPr>
                                  <w:t>006_性能要求_Performance_Requirement</w:t>
                                </w:r>
                                <w:r w:rsidRPr="007C3599">
                                  <w:rPr>
                                    <w:rFonts w:hint="eastAsia"/>
                                    <w:rPrChange w:id="4057" w:author="Moriyama, Shoya/森山 翔也" w:date="2025-04-02T21:09:00Z">
                                      <w:rPr>
                                        <w:rFonts w:hint="eastAsia"/>
                                        <w:color w:val="FF0000"/>
                                      </w:rPr>
                                    </w:rPrChange>
                                  </w:rPr>
                                  <w:t>に</w:t>
                                </w:r>
                                <w:r w:rsidRPr="007C3599">
                                  <w:rPr>
                                    <w:rPrChange w:id="4058" w:author="Moriyama, Shoya/森山 翔也" w:date="2025-04-02T21:09:00Z">
                                      <w:rPr>
                                        <w:color w:val="FF0000"/>
                                      </w:rPr>
                                    </w:rPrChange>
                                  </w:rPr>
                                  <w:t>QOSを統合</w:t>
                                </w:r>
                              </w:ins>
                            </w:p>
                            <w:p w14:paraId="4BA1A1FB" w14:textId="77777777" w:rsidR="00D339EF" w:rsidRPr="007C3599" w:rsidRDefault="00D339EF" w:rsidP="00D339EF">
                              <w:pPr>
                                <w:rPr>
                                  <w:ins w:id="4059" w:author="Moriyama, Shoya/森山 翔也" w:date="2025-03-10T11:08:00Z"/>
                                  <w:rPrChange w:id="4060" w:author="Moriyama, Shoya/森山 翔也" w:date="2025-04-02T21:09:00Z">
                                    <w:rPr>
                                      <w:ins w:id="4061" w:author="Moriyama, Shoya/森山 翔也" w:date="2025-03-10T11:08:00Z"/>
                                      <w:color w:val="FF0000"/>
                                    </w:rPr>
                                  </w:rPrChange>
                                </w:rPr>
                              </w:pPr>
                              <w:ins w:id="4062" w:author="Moriyama, Shoya/森山 翔也" w:date="2025-03-10T11:08:00Z">
                                <w:r w:rsidRPr="007C3599">
                                  <w:rPr>
                                    <w:rPrChange w:id="4063" w:author="Moriyama, Shoya/森山 翔也" w:date="2025-04-02T21:09:00Z">
                                      <w:rPr>
                                        <w:color w:val="FF0000"/>
                                      </w:rPr>
                                    </w:rPrChange>
                                  </w:rPr>
                                  <w:t>Integrate QOS from various service requirement specifications into "006_性能要求_Performance_Requirement"</w:t>
                                </w:r>
                              </w:ins>
                            </w:p>
                            <w:p w14:paraId="12CFF201" w14:textId="77777777" w:rsidR="00D339EF" w:rsidRPr="007C3599" w:rsidRDefault="00D339EF" w:rsidP="00D339EF">
                              <w:pPr>
                                <w:rPr>
                                  <w:ins w:id="4064" w:author="Moriyama, Shoya/森山 翔也" w:date="2025-03-10T11:08:00Z"/>
                                  <w:rPrChange w:id="4065" w:author="Moriyama, Shoya/森山 翔也" w:date="2025-04-02T21:09:00Z">
                                    <w:rPr>
                                      <w:ins w:id="4066" w:author="Moriyama, Shoya/森山 翔也" w:date="2025-03-10T11:08:00Z"/>
                                      <w:color w:val="000000"/>
                                    </w:rPr>
                                  </w:rPrChange>
                                </w:rPr>
                              </w:pPr>
                              <w:ins w:id="4067" w:author="Moriyama, Shoya/森山 翔也" w:date="2025-03-10T11:08:00Z">
                                <w:r w:rsidRPr="007C3599">
                                  <w:rPr>
                                    <w:rFonts w:hint="eastAsia"/>
                                    <w:rPrChange w:id="4068" w:author="Moriyama, Shoya/森山 翔也" w:date="2025-04-02T21:09:00Z">
                                      <w:rPr>
                                        <w:rFonts w:hint="eastAsia"/>
                                        <w:color w:val="FF0000"/>
                                      </w:rPr>
                                    </w:rPrChange>
                                  </w:rPr>
                                  <w:t>▲</w:t>
                                </w:r>
                                <w:r w:rsidRPr="007C3599">
                                  <w:rPr>
                                    <w:rPrChange w:id="4069" w:author="Moriyama, Shoya/森山 翔也" w:date="2025-04-02T21:09:00Z">
                                      <w:rPr>
                                        <w:color w:val="FF0000"/>
                                      </w:rPr>
                                    </w:rPrChange>
                                  </w:rPr>
                                  <w:t>7.20（24SU/CDC：CV）</w:t>
                                </w:r>
                              </w:ins>
                            </w:p>
                            <w:p w14:paraId="7BBC87FD" w14:textId="0D74BFD7" w:rsidR="00495270" w:rsidRPr="007C3599" w:rsidDel="00D339EF" w:rsidRDefault="00495270" w:rsidP="00495270">
                              <w:pPr>
                                <w:rPr>
                                  <w:ins w:id="4070" w:author="Shimizu, Yuya/清水 裕也" w:date="2025-02-08T19:29:00Z"/>
                                  <w:del w:id="4071" w:author="Moriyama, Shoya/森山 翔也" w:date="2025-03-10T11:08:00Z"/>
                                  <w:rPrChange w:id="4072" w:author="Moriyama, Shoya/森山 翔也" w:date="2025-04-02T21:09:00Z">
                                    <w:rPr>
                                      <w:ins w:id="4073" w:author="Shimizu, Yuya/清水 裕也" w:date="2025-02-08T19:29:00Z"/>
                                      <w:del w:id="4074" w:author="Moriyama, Shoya/森山 翔也" w:date="2025-03-10T11:08:00Z"/>
                                      <w:color w:val="FF0000"/>
                                    </w:rPr>
                                  </w:rPrChange>
                                </w:rPr>
                              </w:pPr>
                              <w:ins w:id="4075" w:author="Shimizu, Yuya/清水 裕也" w:date="2025-02-08T19:29:00Z">
                                <w:del w:id="4076" w:author="Moriyama, Shoya/森山 翔也" w:date="2025-03-10T11:08:00Z">
                                  <w:r w:rsidRPr="007C3599" w:rsidDel="00D339EF">
                                    <w:rPr>
                                      <w:rFonts w:hint="eastAsia"/>
                                      <w:rPrChange w:id="4077" w:author="Moriyama, Shoya/森山 翔也" w:date="2025-04-02T21:09:00Z">
                                        <w:rPr>
                                          <w:rFonts w:hint="eastAsia"/>
                                          <w:color w:val="FF0000"/>
                                        </w:rPr>
                                      </w:rPrChange>
                                    </w:rPr>
                                    <w:delText>各種サービス要求仕様書から</w:delText>
                                  </w:r>
                                  <w:r w:rsidRPr="007C3599" w:rsidDel="00D339EF">
                                    <w:rPr>
                                      <w:rPrChange w:id="4078" w:author="Moriyama, Shoya/森山 翔也" w:date="2025-04-02T21:09:00Z">
                                        <w:rPr>
                                          <w:color w:val="FF0000"/>
                                        </w:rPr>
                                      </w:rPrChange>
                                    </w:rPr>
                                    <w:delText>006_性能要求_Performance_Requirementに</w:delText>
                                  </w:r>
                                </w:del>
                              </w:ins>
                            </w:p>
                            <w:p w14:paraId="0AB9F950" w14:textId="7252D249" w:rsidR="00495270" w:rsidRPr="007C3599" w:rsidDel="00D339EF" w:rsidRDefault="00495270" w:rsidP="00495270">
                              <w:pPr>
                                <w:rPr>
                                  <w:ins w:id="4079" w:author="Shimizu, Yuya/清水 裕也" w:date="2025-02-08T19:29:00Z"/>
                                  <w:del w:id="4080" w:author="Moriyama, Shoya/森山 翔也" w:date="2025-03-10T11:08:00Z"/>
                                  <w:rPrChange w:id="4081" w:author="Moriyama, Shoya/森山 翔也" w:date="2025-04-02T21:09:00Z">
                                    <w:rPr>
                                      <w:ins w:id="4082" w:author="Shimizu, Yuya/清水 裕也" w:date="2025-02-08T19:29:00Z"/>
                                      <w:del w:id="4083" w:author="Moriyama, Shoya/森山 翔也" w:date="2025-03-10T11:08:00Z"/>
                                      <w:color w:val="FF0000"/>
                                    </w:rPr>
                                  </w:rPrChange>
                                </w:rPr>
                              </w:pPr>
                              <w:ins w:id="4084" w:author="Shimizu, Yuya/清水 裕也" w:date="2025-02-08T19:29:00Z">
                                <w:del w:id="4085" w:author="Moriyama, Shoya/森山 翔也" w:date="2025-03-10T11:08:00Z">
                                  <w:r w:rsidRPr="007C3599" w:rsidDel="00D339EF">
                                    <w:rPr>
                                      <w:rPrChange w:id="4086" w:author="Moriyama, Shoya/森山 翔也" w:date="2025-04-02T21:09:00Z">
                                        <w:rPr>
                                          <w:color w:val="FF0000"/>
                                        </w:rPr>
                                      </w:rPrChange>
                                    </w:rPr>
                                    <w:delText>QOSを統合</w:delText>
                                  </w:r>
                                </w:del>
                              </w:ins>
                            </w:p>
                            <w:p w14:paraId="1B9E240B" w14:textId="4D286052" w:rsidR="00495270" w:rsidRPr="007C3599" w:rsidDel="00D339EF" w:rsidRDefault="00495270" w:rsidP="00495270">
                              <w:pPr>
                                <w:rPr>
                                  <w:ins w:id="4087" w:author="Shimizu, Yuya/清水 裕也" w:date="2025-02-08T19:29:00Z"/>
                                  <w:del w:id="4088" w:author="Moriyama, Shoya/森山 翔也" w:date="2025-03-10T11:08:00Z"/>
                                  <w:rPrChange w:id="4089" w:author="Moriyama, Shoya/森山 翔也" w:date="2025-04-02T21:09:00Z">
                                    <w:rPr>
                                      <w:ins w:id="4090" w:author="Shimizu, Yuya/清水 裕也" w:date="2025-02-08T19:29:00Z"/>
                                      <w:del w:id="4091" w:author="Moriyama, Shoya/森山 翔也" w:date="2025-03-10T11:08:00Z"/>
                                      <w:color w:val="FF0000"/>
                                    </w:rPr>
                                  </w:rPrChange>
                                </w:rPr>
                              </w:pPr>
                              <w:ins w:id="4092" w:author="Shimizu, Yuya/清水 裕也" w:date="2025-02-08T19:29:00Z">
                                <w:del w:id="4093" w:author="Moriyama, Shoya/森山 翔也" w:date="2025-03-10T11:08:00Z">
                                  <w:r w:rsidRPr="007C3599" w:rsidDel="00D339EF">
                                    <w:rPr>
                                      <w:rPrChange w:id="4094" w:author="Moriyama, Shoya/森山 翔也" w:date="2025-04-02T21:09:00Z">
                                        <w:rPr>
                                          <w:color w:val="FF0000"/>
                                        </w:rPr>
                                      </w:rPrChange>
                                    </w:rPr>
                                    <w:delText>Integrate QOS from various service requirement specifications into "006_性能要求_Performance_Requirement"</w:delText>
                                  </w:r>
                                </w:del>
                              </w:ins>
                            </w:p>
                            <w:p w14:paraId="1CD97365" w14:textId="07DBE93A" w:rsidR="00495270" w:rsidRPr="007C3599" w:rsidDel="00D339EF" w:rsidRDefault="00495270" w:rsidP="00495270">
                              <w:pPr>
                                <w:pStyle w:val="Web"/>
                                <w:ind w:left="800"/>
                                <w:rPr>
                                  <w:ins w:id="4095" w:author="Sasaki, Kenji/佐々木 研二" w:date="2025-02-07T15:38:00Z"/>
                                  <w:del w:id="4096" w:author="Moriyama, Shoya/森山 翔也" w:date="2025-03-10T11:08:00Z"/>
                                  <w:rFonts w:ascii="Meiryo UI" w:hAnsi="Meiryo UI"/>
                                  <w:rPrChange w:id="4097" w:author="Moriyama, Shoya/森山 翔也" w:date="2025-04-02T21:09:00Z">
                                    <w:rPr>
                                      <w:ins w:id="4098" w:author="Sasaki, Kenji/佐々木 研二" w:date="2025-02-07T15:38:00Z"/>
                                      <w:del w:id="4099" w:author="Moriyama, Shoya/森山 翔也" w:date="2025-03-10T11:08:00Z"/>
                                      <w:rFonts w:ascii="Meiryo UI" w:hAnsi="Meiryo UI"/>
                                      <w:color w:val="FF0000"/>
                                    </w:rPr>
                                  </w:rPrChange>
                                </w:rPr>
                              </w:pPr>
                              <w:ins w:id="4100" w:author="Shimizu, Yuya/清水 裕也" w:date="2025-02-08T19:29:00Z">
                                <w:del w:id="4101" w:author="Moriyama, Shoya/森山 翔也" w:date="2025-03-10T11:08:00Z">
                                  <w:r w:rsidRPr="007C3599" w:rsidDel="00D339EF">
                                    <w:rPr>
                                      <w:rFonts w:hint="eastAsia"/>
                                      <w:rPrChange w:id="4102" w:author="Moriyama, Shoya/森山 翔也" w:date="2025-04-02T21:09:00Z">
                                        <w:rPr>
                                          <w:rFonts w:hint="eastAsia"/>
                                          <w:color w:val="FF0000"/>
                                        </w:rPr>
                                      </w:rPrChange>
                                    </w:rPr>
                                    <w:delText>▲</w:delText>
                                  </w:r>
                                  <w:r w:rsidRPr="007C3599" w:rsidDel="00D339EF">
                                    <w:rPr>
                                      <w:rPrChange w:id="4103" w:author="Moriyama, Shoya/森山 翔也" w:date="2025-04-02T21:09:00Z">
                                        <w:rPr>
                                          <w:color w:val="FF0000"/>
                                        </w:rPr>
                                      </w:rPrChange>
                                    </w:rPr>
                                    <w:delText>7.11</w:delText>
                                  </w:r>
                                  <w:r w:rsidRPr="007C3599" w:rsidDel="00D339EF">
                                    <w:rPr>
                                      <w:rFonts w:hint="eastAsia"/>
                                      <w:rPrChange w:id="4104" w:author="Moriyama, Shoya/森山 翔也" w:date="2025-04-02T21:09:00Z">
                                        <w:rPr>
                                          <w:rFonts w:hint="eastAsia"/>
                                          <w:color w:val="FF0000"/>
                                        </w:rPr>
                                      </w:rPrChange>
                                    </w:rPr>
                                    <w:delText>（</w:delText>
                                  </w:r>
                                  <w:r w:rsidRPr="007C3599" w:rsidDel="00D339EF">
                                    <w:rPr>
                                      <w:rPrChange w:id="4105" w:author="Moriyama, Shoya/森山 翔也" w:date="2025-04-02T21:09:00Z">
                                        <w:rPr>
                                          <w:color w:val="FF0000"/>
                                        </w:rPr>
                                      </w:rPrChange>
                                    </w:rPr>
                                    <w:delText>24MM</w:delText>
                                  </w:r>
                                  <w:r w:rsidRPr="007C3599" w:rsidDel="00D339EF">
                                    <w:rPr>
                                      <w:rFonts w:hint="eastAsia"/>
                                      <w:rPrChange w:id="4106" w:author="Moriyama, Shoya/森山 翔也" w:date="2025-04-02T21:09:00Z">
                                        <w:rPr>
                                          <w:rFonts w:hint="eastAsia"/>
                                          <w:color w:val="FF0000"/>
                                        </w:rPr>
                                      </w:rPrChange>
                                    </w:rPr>
                                    <w:delText>：</w:delText>
                                  </w:r>
                                  <w:r w:rsidRPr="007C3599" w:rsidDel="00D339EF">
                                    <w:rPr>
                                      <w:rPrChange w:id="4107" w:author="Moriyama, Shoya/森山 翔也" w:date="2025-04-02T21:09:00Z">
                                        <w:rPr>
                                          <w:color w:val="FF0000"/>
                                        </w:rPr>
                                      </w:rPrChange>
                                    </w:rPr>
                                    <w:delText>1A</w:delText>
                                  </w:r>
                                  <w:r w:rsidRPr="007C3599" w:rsidDel="00D339EF">
                                    <w:rPr>
                                      <w:rFonts w:hint="eastAsia"/>
                                      <w:rPrChange w:id="4108" w:author="Moriyama, Shoya/森山 翔也" w:date="2025-04-02T21:09:00Z">
                                        <w:rPr>
                                          <w:rFonts w:hint="eastAsia"/>
                                          <w:color w:val="FF0000"/>
                                        </w:rPr>
                                      </w:rPrChange>
                                    </w:rPr>
                                    <w:delText>、</w:delText>
                                  </w:r>
                                  <w:r w:rsidRPr="007C3599" w:rsidDel="00D339EF">
                                    <w:rPr>
                                      <w:rPrChange w:id="4109" w:author="Moriyama, Shoya/森山 翔也" w:date="2025-04-02T21:09:00Z">
                                        <w:rPr>
                                          <w:color w:val="FF0000"/>
                                        </w:rPr>
                                      </w:rPrChange>
                                    </w:rPr>
                                    <w:delText>24SU/CDC</w:delText>
                                  </w:r>
                                  <w:r w:rsidRPr="007C3599" w:rsidDel="00D339EF">
                                    <w:rPr>
                                      <w:rFonts w:hint="eastAsia"/>
                                      <w:rPrChange w:id="4110" w:author="Moriyama, Shoya/森山 翔也" w:date="2025-04-02T21:09:00Z">
                                        <w:rPr>
                                          <w:rFonts w:hint="eastAsia"/>
                                          <w:color w:val="FF0000"/>
                                        </w:rPr>
                                      </w:rPrChange>
                                    </w:rPr>
                                    <w:delText>：</w:delText>
                                  </w:r>
                                  <w:r w:rsidRPr="007C3599" w:rsidDel="00D339EF">
                                    <w:rPr>
                                      <w:rPrChange w:id="4111" w:author="Moriyama, Shoya/森山 翔也" w:date="2025-04-02T21:09:00Z">
                                        <w:rPr>
                                          <w:color w:val="FF0000"/>
                                        </w:rPr>
                                      </w:rPrChange>
                                    </w:rPr>
                                    <w:delText>CV</w:delText>
                                  </w:r>
                                  <w:r w:rsidRPr="007C3599" w:rsidDel="00D339EF">
                                    <w:rPr>
                                      <w:rFonts w:hint="eastAsia"/>
                                      <w:rPrChange w:id="4112" w:author="Moriyama, Shoya/森山 翔也" w:date="2025-04-02T21:09:00Z">
                                        <w:rPr>
                                          <w:rFonts w:hint="eastAsia"/>
                                          <w:color w:val="FF0000"/>
                                        </w:rPr>
                                      </w:rPrChange>
                                    </w:rPr>
                                    <w:delText>）</w:delText>
                                  </w:r>
                                </w:del>
                              </w:ins>
                              <w:ins w:id="4113" w:author="Sasaki, Kenji/佐々木 研二" w:date="2025-02-07T15:38:00Z">
                                <w:del w:id="4114" w:author="Moriyama, Shoya/森山 翔也" w:date="2025-03-10T11:08:00Z">
                                  <w:r w:rsidRPr="007C3599" w:rsidDel="00D339EF">
                                    <w:rPr>
                                      <w:rFonts w:ascii="Meiryo UI" w:hAnsi="Meiryo UI" w:hint="eastAsia"/>
                                      <w:rPrChange w:id="4115" w:author="Moriyama, Shoya/森山 翔也" w:date="2025-04-02T21:09:00Z">
                                        <w:rPr>
                                          <w:rFonts w:hint="eastAsia"/>
                                        </w:rPr>
                                      </w:rPrChange>
                                    </w:rPr>
                                    <w:delText>各種サービス要求仕様書から</w:delText>
                                  </w:r>
                                  <w:r w:rsidRPr="007C3599" w:rsidDel="00D339EF">
                                    <w:rPr>
                                      <w:rFonts w:ascii="Meiryo UI" w:hAnsi="Meiryo UI"/>
                                      <w:rPrChange w:id="4116" w:author="Moriyama, Shoya/森山 翔也" w:date="2025-04-02T21:09:00Z">
                                        <w:rPr/>
                                      </w:rPrChange>
                                    </w:rPr>
                                    <w:delText>006_</w:delText>
                                  </w:r>
                                  <w:r w:rsidRPr="007C3599" w:rsidDel="00D339EF">
                                    <w:rPr>
                                      <w:rFonts w:ascii="Meiryo UI" w:hAnsi="Meiryo UI" w:hint="eastAsia"/>
                                      <w:rPrChange w:id="4117" w:author="Moriyama, Shoya/森山 翔也" w:date="2025-04-02T21:09:00Z">
                                        <w:rPr>
                                          <w:rFonts w:hint="eastAsia"/>
                                        </w:rPr>
                                      </w:rPrChange>
                                    </w:rPr>
                                    <w:delText>性能要求</w:delText>
                                  </w:r>
                                  <w:r w:rsidRPr="007C3599" w:rsidDel="00D339EF">
                                    <w:rPr>
                                      <w:rFonts w:ascii="Meiryo UI" w:hAnsi="Meiryo UI"/>
                                      <w:rPrChange w:id="4118" w:author="Moriyama, Shoya/森山 翔也" w:date="2025-04-02T21:09:00Z">
                                        <w:rPr/>
                                      </w:rPrChange>
                                    </w:rPr>
                                    <w:delText>_Performance_Requirement</w:delText>
                                  </w:r>
                                  <w:r w:rsidRPr="007C3599" w:rsidDel="00D339EF">
                                    <w:rPr>
                                      <w:rFonts w:ascii="Meiryo UI" w:hAnsi="Meiryo UI" w:hint="eastAsia"/>
                                      <w:rPrChange w:id="4119" w:author="Moriyama, Shoya/森山 翔也" w:date="2025-04-02T21:09:00Z">
                                        <w:rPr>
                                          <w:rFonts w:hint="eastAsia"/>
                                        </w:rPr>
                                      </w:rPrChange>
                                    </w:rPr>
                                    <w:delText>に</w:delText>
                                  </w:r>
                                  <w:r w:rsidRPr="007C3599" w:rsidDel="00D339EF">
                                    <w:rPr>
                                      <w:rFonts w:ascii="Meiryo UI" w:hAnsi="Meiryo UI"/>
                                      <w:rPrChange w:id="4120" w:author="Moriyama, Shoya/森山 翔也" w:date="2025-04-02T21:09:00Z">
                                        <w:rPr/>
                                      </w:rPrChange>
                                    </w:rPr>
                                    <w:delText>QOS</w:delText>
                                  </w:r>
                                  <w:r w:rsidRPr="007C3599" w:rsidDel="00D339EF">
                                    <w:rPr>
                                      <w:rFonts w:ascii="Meiryo UI" w:hAnsi="Meiryo UI" w:hint="eastAsia"/>
                                      <w:rPrChange w:id="4121" w:author="Moriyama, Shoya/森山 翔也" w:date="2025-04-02T21:09:00Z">
                                        <w:rPr>
                                          <w:rFonts w:hint="eastAsia"/>
                                        </w:rPr>
                                      </w:rPrChange>
                                    </w:rPr>
                                    <w:delText>を統合</w:delText>
                                  </w:r>
                                </w:del>
                              </w:ins>
                            </w:p>
                            <w:p w14:paraId="5D2CA269" w14:textId="2EF9E55D" w:rsidR="00495270" w:rsidRPr="007C3599" w:rsidDel="00D339EF" w:rsidRDefault="00495270" w:rsidP="00495270">
                              <w:pPr>
                                <w:pStyle w:val="Web"/>
                                <w:ind w:left="800"/>
                                <w:rPr>
                                  <w:ins w:id="4122" w:author="Sasaki, Kenji/佐々木 研二" w:date="2025-02-07T15:38:00Z"/>
                                  <w:del w:id="4123" w:author="Moriyama, Shoya/森山 翔也" w:date="2025-03-10T11:08:00Z"/>
                                  <w:rFonts w:ascii="Meiryo UI" w:hAnsi="Meiryo UI"/>
                                  <w:rPrChange w:id="4124" w:author="Moriyama, Shoya/森山 翔也" w:date="2025-04-02T21:09:00Z">
                                    <w:rPr>
                                      <w:ins w:id="4125" w:author="Sasaki, Kenji/佐々木 研二" w:date="2025-02-07T15:38:00Z"/>
                                      <w:del w:id="4126" w:author="Moriyama, Shoya/森山 翔也" w:date="2025-03-10T11:08:00Z"/>
                                      <w:rFonts w:ascii="Meiryo UI" w:hAnsi="Meiryo UI"/>
                                      <w:color w:val="FF0000"/>
                                    </w:rPr>
                                  </w:rPrChange>
                                </w:rPr>
                              </w:pPr>
                              <w:ins w:id="4127" w:author="Sasaki, Kenji/佐々木 研二" w:date="2025-02-07T15:38:00Z">
                                <w:del w:id="4128" w:author="Moriyama, Shoya/森山 翔也" w:date="2025-03-10T11:08:00Z">
                                  <w:r w:rsidRPr="007C3599" w:rsidDel="00D339EF">
                                    <w:rPr>
                                      <w:rFonts w:ascii="Meiryo UI" w:hAnsi="Meiryo UI"/>
                                      <w:rPrChange w:id="4129"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4130" w:author="Moriyama, Shoya/森山 翔也" w:date="2025-04-02T21:09:00Z">
                                        <w:rPr>
                                          <w:rFonts w:hint="eastAsia"/>
                                        </w:rPr>
                                      </w:rPrChange>
                                    </w:rPr>
                                    <w:delText>性能要求</w:delText>
                                  </w:r>
                                  <w:r w:rsidRPr="007C3599" w:rsidDel="00D339EF">
                                    <w:rPr>
                                      <w:rFonts w:ascii="Meiryo UI" w:hAnsi="Meiryo UI"/>
                                      <w:rPrChange w:id="4131" w:author="Moriyama, Shoya/森山 翔也" w:date="2025-04-02T21:09:00Z">
                                        <w:rPr/>
                                      </w:rPrChange>
                                    </w:rPr>
                                    <w:delText>_Performance_Requirement"</w:delText>
                                  </w:r>
                                </w:del>
                              </w:ins>
                            </w:p>
                            <w:p w14:paraId="145F833E" w14:textId="6DBEA7F1" w:rsidR="00495270" w:rsidRPr="007C3599" w:rsidDel="00D339EF" w:rsidRDefault="00495270" w:rsidP="00495270">
                              <w:pPr>
                                <w:pStyle w:val="Web"/>
                                <w:ind w:left="800"/>
                                <w:rPr>
                                  <w:ins w:id="4132" w:author="Sasaki, Kenji/佐々木 研二" w:date="2025-02-07T15:38:00Z"/>
                                  <w:del w:id="4133" w:author="Moriyama, Shoya/森山 翔也" w:date="2025-03-10T11:08:00Z"/>
                                  <w:rFonts w:ascii="Meiryo UI" w:hAnsi="Meiryo UI"/>
                                  <w:rPrChange w:id="4134" w:author="Moriyama, Shoya/森山 翔也" w:date="2025-04-02T21:09:00Z">
                                    <w:rPr>
                                      <w:ins w:id="4135" w:author="Sasaki, Kenji/佐々木 研二" w:date="2025-02-07T15:38:00Z"/>
                                      <w:del w:id="4136" w:author="Moriyama, Shoya/森山 翔也" w:date="2025-03-10T11:08:00Z"/>
                                      <w:rFonts w:ascii="Meiryo UI" w:hAnsi="Meiryo UI"/>
                                      <w:color w:val="FF0000"/>
                                    </w:rPr>
                                  </w:rPrChange>
                                </w:rPr>
                              </w:pPr>
                              <w:ins w:id="4137" w:author="Sasaki, Kenji/佐々木 研二" w:date="2025-02-07T15:38:00Z">
                                <w:del w:id="4138" w:author="Moriyama, Shoya/森山 翔也" w:date="2025-03-10T11:08:00Z">
                                  <w:r w:rsidRPr="007C3599" w:rsidDel="00D339EF">
                                    <w:rPr>
                                      <w:rFonts w:ascii="Meiryo UI" w:hAnsi="Meiryo UI" w:hint="eastAsia"/>
                                      <w:rPrChange w:id="4139" w:author="Moriyama, Shoya/森山 翔也" w:date="2025-04-02T21:09:00Z">
                                        <w:rPr>
                                          <w:rFonts w:hint="eastAsia"/>
                                        </w:rPr>
                                      </w:rPrChange>
                                    </w:rPr>
                                    <w:delText>▲</w:delText>
                                  </w:r>
                                  <w:r w:rsidRPr="007C3599" w:rsidDel="00D339EF">
                                    <w:rPr>
                                      <w:rFonts w:ascii="Meiryo UI" w:hAnsi="Meiryo UI"/>
                                      <w:rPrChange w:id="4140" w:author="Moriyama, Shoya/森山 翔也" w:date="2025-04-02T21:09:00Z">
                                        <w:rPr/>
                                      </w:rPrChange>
                                    </w:rPr>
                                    <w:delText>7.11</w:delText>
                                  </w:r>
                                  <w:r w:rsidRPr="007C3599" w:rsidDel="00D339EF">
                                    <w:rPr>
                                      <w:rFonts w:ascii="Meiryo UI" w:hAnsi="Meiryo UI" w:hint="eastAsia"/>
                                      <w:rPrChange w:id="4141" w:author="Moriyama, Shoya/森山 翔也" w:date="2025-04-02T21:09:00Z">
                                        <w:rPr>
                                          <w:rFonts w:hint="eastAsia"/>
                                        </w:rPr>
                                      </w:rPrChange>
                                    </w:rPr>
                                    <w:delText>（</w:delText>
                                  </w:r>
                                  <w:r w:rsidRPr="007C3599" w:rsidDel="00D339EF">
                                    <w:rPr>
                                      <w:rFonts w:ascii="Meiryo UI" w:hAnsi="Meiryo UI"/>
                                      <w:rPrChange w:id="4142" w:author="Moriyama, Shoya/森山 翔也" w:date="2025-04-02T21:09:00Z">
                                        <w:rPr/>
                                      </w:rPrChange>
                                    </w:rPr>
                                    <w:delText>24MM</w:delText>
                                  </w:r>
                                  <w:r w:rsidRPr="007C3599" w:rsidDel="00D339EF">
                                    <w:rPr>
                                      <w:rFonts w:ascii="Meiryo UI" w:hAnsi="Meiryo UI" w:hint="eastAsia"/>
                                      <w:rPrChange w:id="4143" w:author="Moriyama, Shoya/森山 翔也" w:date="2025-04-02T21:09:00Z">
                                        <w:rPr>
                                          <w:rFonts w:hint="eastAsia"/>
                                        </w:rPr>
                                      </w:rPrChange>
                                    </w:rPr>
                                    <w:delText>：</w:delText>
                                  </w:r>
                                  <w:r w:rsidRPr="007C3599" w:rsidDel="00D339EF">
                                    <w:rPr>
                                      <w:rFonts w:ascii="Meiryo UI" w:hAnsi="Meiryo UI"/>
                                      <w:rPrChange w:id="4144" w:author="Moriyama, Shoya/森山 翔也" w:date="2025-04-02T21:09:00Z">
                                        <w:rPr/>
                                      </w:rPrChange>
                                    </w:rPr>
                                    <w:delText>1A</w:delText>
                                  </w:r>
                                  <w:r w:rsidRPr="007C3599" w:rsidDel="00D339EF">
                                    <w:rPr>
                                      <w:rFonts w:ascii="Meiryo UI" w:hAnsi="Meiryo UI" w:hint="eastAsia"/>
                                      <w:rPrChange w:id="4145" w:author="Moriyama, Shoya/森山 翔也" w:date="2025-04-02T21:09:00Z">
                                        <w:rPr>
                                          <w:rFonts w:hint="eastAsia"/>
                                        </w:rPr>
                                      </w:rPrChange>
                                    </w:rPr>
                                    <w:delText>、</w:delText>
                                  </w:r>
                                  <w:r w:rsidRPr="007C3599" w:rsidDel="00D339EF">
                                    <w:rPr>
                                      <w:rFonts w:ascii="Meiryo UI" w:hAnsi="Meiryo UI"/>
                                      <w:rPrChange w:id="4146" w:author="Moriyama, Shoya/森山 翔也" w:date="2025-04-02T21:09:00Z">
                                        <w:rPr/>
                                      </w:rPrChange>
                                    </w:rPr>
                                    <w:delText>24SU/CDC</w:delText>
                                  </w:r>
                                  <w:r w:rsidRPr="007C3599" w:rsidDel="00D339EF">
                                    <w:rPr>
                                      <w:rFonts w:ascii="Meiryo UI" w:hAnsi="Meiryo UI" w:hint="eastAsia"/>
                                      <w:rPrChange w:id="4147" w:author="Moriyama, Shoya/森山 翔也" w:date="2025-04-02T21:09:00Z">
                                        <w:rPr>
                                          <w:rFonts w:hint="eastAsia"/>
                                        </w:rPr>
                                      </w:rPrChange>
                                    </w:rPr>
                                    <w:delText>：</w:delText>
                                  </w:r>
                                  <w:r w:rsidRPr="007C3599" w:rsidDel="00D339EF">
                                    <w:rPr>
                                      <w:rFonts w:ascii="Meiryo UI" w:hAnsi="Meiryo UI"/>
                                      <w:rPrChange w:id="4148" w:author="Moriyama, Shoya/森山 翔也" w:date="2025-04-02T21:09:00Z">
                                        <w:rPr/>
                                      </w:rPrChange>
                                    </w:rPr>
                                    <w:delText>CV</w:delText>
                                  </w:r>
                                  <w:r w:rsidRPr="007C3599" w:rsidDel="00D339EF">
                                    <w:rPr>
                                      <w:rFonts w:ascii="Meiryo UI" w:hAnsi="Meiryo UI" w:hint="eastAsia"/>
                                      <w:rPrChange w:id="4149" w:author="Moriyama, Shoya/森山 翔也" w:date="2025-04-02T21:09:00Z">
                                        <w:rPr>
                                          <w:rFonts w:hint="eastAsia"/>
                                        </w:rPr>
                                      </w:rPrChange>
                                    </w:rPr>
                                    <w:delText>）</w:delText>
                                  </w:r>
                                </w:del>
                              </w:ins>
                            </w:p>
                            <w:p w14:paraId="2F3AA6FC" w14:textId="77777777" w:rsidR="00495270" w:rsidRPr="007C3599" w:rsidRDefault="00495270" w:rsidP="00495270">
                              <w:pPr>
                                <w:rPr>
                                  <w:rPrChange w:id="4150" w:author="Moriyama, Shoya/森山 翔也" w:date="2025-04-02T21:09:00Z">
                                    <w:rPr>
                                      <w:color w:val="000000"/>
                                    </w:rPr>
                                  </w:rPrChange>
                                </w:rPr>
                              </w:pPr>
                            </w:p>
                          </w:txbxContent>
                        </v:textbox>
                        <w10:wrap anchorx="margin"/>
                      </v:shape>
                    </w:pict>
                  </mc:Fallback>
                </mc:AlternateContent>
              </w:r>
            </w:ins>
          </w:p>
        </w:tc>
        <w:tc>
          <w:tcPr>
            <w:tcW w:w="2126" w:type="dxa"/>
            <w:gridSpan w:val="2"/>
            <w:tcBorders>
              <w:top w:val="single" w:sz="4" w:space="0" w:color="auto"/>
              <w:left w:val="single" w:sz="4" w:space="0" w:color="auto"/>
              <w:bottom w:val="single" w:sz="4" w:space="0" w:color="auto"/>
              <w:right w:val="single" w:sz="4" w:space="0" w:color="auto"/>
            </w:tcBorders>
            <w:hideMark/>
          </w:tcPr>
          <w:p w14:paraId="1769F45F" w14:textId="77777777" w:rsidR="00BC714B" w:rsidRPr="007C3599" w:rsidRDefault="00BC714B" w:rsidP="00BC714B">
            <w:pPr>
              <w:tabs>
                <w:tab w:val="num" w:pos="960"/>
              </w:tabs>
              <w:ind w:left="958" w:hanging="357"/>
            </w:pPr>
          </w:p>
        </w:tc>
        <w:tc>
          <w:tcPr>
            <w:tcW w:w="3016" w:type="dxa"/>
            <w:gridSpan w:val="2"/>
            <w:tcBorders>
              <w:top w:val="single" w:sz="4" w:space="0" w:color="auto"/>
              <w:left w:val="single" w:sz="4" w:space="0" w:color="auto"/>
              <w:bottom w:val="single" w:sz="4" w:space="0" w:color="auto"/>
              <w:right w:val="single" w:sz="4" w:space="0" w:color="auto"/>
            </w:tcBorders>
            <w:hideMark/>
          </w:tcPr>
          <w:p w14:paraId="56D08F7E" w14:textId="77777777" w:rsidR="00BC714B" w:rsidRPr="007C3599" w:rsidRDefault="00BC714B" w:rsidP="004403E2">
            <w:pPr>
              <w:tabs>
                <w:tab w:val="num" w:pos="960"/>
              </w:tabs>
              <w:rPr>
                <w:strike/>
              </w:rPr>
            </w:pPr>
            <w:r w:rsidRPr="007C3599">
              <w:rPr>
                <w:strike/>
                <w:lang w:val="en"/>
              </w:rPr>
              <w:t>In-media update delivery package</w:t>
            </w:r>
          </w:p>
          <w:p w14:paraId="1A1DAA58" w14:textId="77777777" w:rsidR="00BC714B" w:rsidRPr="007C3599" w:rsidRDefault="00285DAA" w:rsidP="004403E2">
            <w:pPr>
              <w:tabs>
                <w:tab w:val="num" w:pos="960"/>
              </w:tabs>
              <w:rPr>
                <w:strike/>
              </w:rPr>
            </w:pPr>
            <w:r w:rsidRPr="007C3599">
              <w:rPr>
                <w:strike/>
                <w:lang w:val="en"/>
              </w:rPr>
              <w:t>From the start of transfer to the end of</w:t>
            </w:r>
            <w:r w:rsidRPr="007C3599">
              <w:rPr>
                <w:lang w:val="en"/>
              </w:rPr>
              <w:t xml:space="preserve"> map data update</w:t>
            </w:r>
          </w:p>
        </w:tc>
        <w:tc>
          <w:tcPr>
            <w:tcW w:w="2524" w:type="dxa"/>
            <w:tcBorders>
              <w:top w:val="single" w:sz="4" w:space="0" w:color="auto"/>
              <w:left w:val="single" w:sz="4" w:space="0" w:color="auto"/>
              <w:bottom w:val="single" w:sz="4" w:space="0" w:color="auto"/>
              <w:right w:val="single" w:sz="4" w:space="0" w:color="auto"/>
            </w:tcBorders>
            <w:hideMark/>
          </w:tcPr>
          <w:p w14:paraId="7F1CB613" w14:textId="77777777" w:rsidR="00BC714B" w:rsidRPr="007C3599" w:rsidRDefault="00BC714B" w:rsidP="00BC714B">
            <w:pPr>
              <w:tabs>
                <w:tab w:val="num" w:pos="960"/>
              </w:tabs>
              <w:ind w:left="958" w:hanging="357"/>
              <w:rPr>
                <w:strike/>
              </w:rPr>
            </w:pPr>
          </w:p>
        </w:tc>
      </w:tr>
      <w:tr w:rsidR="007C3599" w:rsidRPr="007C3599" w14:paraId="68A58BF5" w14:textId="77777777" w:rsidTr="004403E2">
        <w:tc>
          <w:tcPr>
            <w:tcW w:w="736" w:type="dxa"/>
            <w:tcBorders>
              <w:top w:val="single" w:sz="4" w:space="0" w:color="auto"/>
              <w:left w:val="single" w:sz="4" w:space="0" w:color="auto"/>
              <w:bottom w:val="single" w:sz="4" w:space="0" w:color="auto"/>
              <w:right w:val="single" w:sz="4" w:space="0" w:color="auto"/>
            </w:tcBorders>
          </w:tcPr>
          <w:p w14:paraId="1495711D" w14:textId="77777777" w:rsidR="00BC714B" w:rsidRPr="007C3599" w:rsidRDefault="00BC714B" w:rsidP="00BC714B">
            <w:pPr>
              <w:tabs>
                <w:tab w:val="num" w:pos="960"/>
              </w:tabs>
              <w:ind w:left="958" w:hanging="357"/>
            </w:pPr>
          </w:p>
        </w:tc>
        <w:tc>
          <w:tcPr>
            <w:tcW w:w="2126" w:type="dxa"/>
            <w:gridSpan w:val="2"/>
            <w:tcBorders>
              <w:top w:val="single" w:sz="4" w:space="0" w:color="auto"/>
              <w:left w:val="single" w:sz="4" w:space="0" w:color="auto"/>
              <w:bottom w:val="single" w:sz="4" w:space="0" w:color="auto"/>
              <w:right w:val="single" w:sz="4" w:space="0" w:color="auto"/>
            </w:tcBorders>
            <w:hideMark/>
          </w:tcPr>
          <w:p w14:paraId="442113D7" w14:textId="77777777" w:rsidR="00BC714B" w:rsidRPr="007C3599" w:rsidRDefault="00BC714B" w:rsidP="00BC714B">
            <w:pPr>
              <w:tabs>
                <w:tab w:val="num" w:pos="960"/>
              </w:tabs>
              <w:ind w:left="958" w:hanging="357"/>
            </w:pPr>
          </w:p>
        </w:tc>
        <w:tc>
          <w:tcPr>
            <w:tcW w:w="3016" w:type="dxa"/>
            <w:gridSpan w:val="2"/>
            <w:tcBorders>
              <w:top w:val="single" w:sz="4" w:space="0" w:color="auto"/>
              <w:left w:val="single" w:sz="4" w:space="0" w:color="auto"/>
              <w:bottom w:val="single" w:sz="4" w:space="0" w:color="auto"/>
              <w:right w:val="single" w:sz="4" w:space="0" w:color="auto"/>
            </w:tcBorders>
            <w:hideMark/>
          </w:tcPr>
          <w:p w14:paraId="440302AF" w14:textId="77777777" w:rsidR="00BC714B" w:rsidRPr="007C3599" w:rsidRDefault="00BC714B" w:rsidP="004403E2">
            <w:pPr>
              <w:tabs>
                <w:tab w:val="num" w:pos="960"/>
              </w:tabs>
              <w:rPr>
                <w:strike/>
              </w:rPr>
            </w:pPr>
            <w:r w:rsidRPr="007C3599">
              <w:rPr>
                <w:strike/>
                <w:lang w:val="en"/>
              </w:rPr>
              <w:t>App Reference DB Replacement</w:t>
            </w:r>
          </w:p>
        </w:tc>
        <w:tc>
          <w:tcPr>
            <w:tcW w:w="2524" w:type="dxa"/>
            <w:tcBorders>
              <w:top w:val="single" w:sz="4" w:space="0" w:color="auto"/>
              <w:left w:val="single" w:sz="4" w:space="0" w:color="auto"/>
              <w:bottom w:val="single" w:sz="4" w:space="0" w:color="auto"/>
              <w:right w:val="single" w:sz="4" w:space="0" w:color="auto"/>
            </w:tcBorders>
            <w:hideMark/>
          </w:tcPr>
          <w:p w14:paraId="428ADCC6" w14:textId="77777777" w:rsidR="00BC714B" w:rsidRPr="007C3599" w:rsidRDefault="00BC714B" w:rsidP="004403E2">
            <w:pPr>
              <w:tabs>
                <w:tab w:val="num" w:pos="960"/>
              </w:tabs>
              <w:rPr>
                <w:strike/>
              </w:rPr>
            </w:pPr>
            <w:r w:rsidRPr="007C3599">
              <w:rPr>
                <w:strike/>
                <w:lang w:val="en"/>
              </w:rPr>
              <w:t>Within 5 seconds</w:t>
            </w:r>
          </w:p>
          <w:p w14:paraId="644472AA" w14:textId="77777777" w:rsidR="00BC714B" w:rsidRPr="007C3599" w:rsidRDefault="00BC714B" w:rsidP="00BC714B">
            <w:pPr>
              <w:tabs>
                <w:tab w:val="num" w:pos="960"/>
              </w:tabs>
              <w:ind w:left="958" w:hanging="357"/>
              <w:rPr>
                <w:strike/>
              </w:rPr>
            </w:pPr>
          </w:p>
          <w:p w14:paraId="30EFE2B0" w14:textId="77777777" w:rsidR="00BC714B" w:rsidRPr="007C3599" w:rsidRDefault="00BC714B" w:rsidP="004403E2">
            <w:pPr>
              <w:tabs>
                <w:tab w:val="num" w:pos="960"/>
              </w:tabs>
              <w:rPr>
                <w:strike/>
              </w:rPr>
            </w:pPr>
            <w:r w:rsidRPr="007C3599">
              <w:rPr>
                <w:strike/>
                <w:lang w:val="en"/>
              </w:rPr>
              <w:t>DB: DB 2004/05-December</w:t>
            </w:r>
          </w:p>
          <w:p w14:paraId="7DD8483C" w14:textId="66C7D311" w:rsidR="00BC714B" w:rsidRPr="007C3599" w:rsidRDefault="00285DAA" w:rsidP="004403E2">
            <w:pPr>
              <w:tabs>
                <w:tab w:val="num" w:pos="960"/>
              </w:tabs>
              <w:rPr>
                <w:strike/>
              </w:rPr>
            </w:pPr>
            <w:r w:rsidRPr="007C3599">
              <w:rPr>
                <w:strike/>
                <w:lang w:val="en"/>
              </w:rPr>
              <w:t>Update data</w:t>
            </w:r>
            <w:r w:rsidR="00BC714B" w:rsidRPr="007C3599">
              <w:rPr>
                <w:strike/>
                <w:lang w:val="en"/>
              </w:rPr>
              <w:t xml:space="preserve">: 1.5 months (other than information retrieval </w:t>
            </w:r>
            <w:r w:rsidR="00BC714B" w:rsidRPr="007C3599">
              <w:rPr>
                <w:strike/>
                <w:lang w:val="en"/>
              </w:rPr>
              <w:lastRenderedPageBreak/>
              <w:t>system)</w:t>
            </w:r>
          </w:p>
          <w:p w14:paraId="6D581EE1" w14:textId="77777777" w:rsidR="00BC714B" w:rsidRPr="007C3599" w:rsidRDefault="00BC714B" w:rsidP="004403E2">
            <w:pPr>
              <w:tabs>
                <w:tab w:val="num" w:pos="960"/>
              </w:tabs>
              <w:rPr>
                <w:strike/>
              </w:rPr>
            </w:pPr>
            <w:r w:rsidRPr="007C3599">
              <w:rPr>
                <w:strike/>
                <w:lang w:val="en"/>
              </w:rPr>
              <w:t>Update area: Toyota City Toyota Town Center 80km*80Km</w:t>
            </w:r>
          </w:p>
        </w:tc>
      </w:tr>
      <w:tr w:rsidR="007C3599" w:rsidRPr="007C3599" w14:paraId="61C0CC82" w14:textId="77777777" w:rsidTr="00BC714B">
        <w:trPr>
          <w:cantSplit/>
          <w:trHeight w:val="1432"/>
        </w:trPr>
        <w:tc>
          <w:tcPr>
            <w:tcW w:w="736" w:type="dxa"/>
            <w:vMerge w:val="restart"/>
            <w:tcBorders>
              <w:top w:val="single" w:sz="4" w:space="0" w:color="auto"/>
              <w:left w:val="single" w:sz="4" w:space="0" w:color="auto"/>
              <w:bottom w:val="single" w:sz="4" w:space="0" w:color="auto"/>
              <w:right w:val="single" w:sz="4" w:space="0" w:color="auto"/>
            </w:tcBorders>
          </w:tcPr>
          <w:p w14:paraId="31F71756" w14:textId="1AF92BD0" w:rsidR="00BC714B" w:rsidRPr="007C3599" w:rsidRDefault="00495270" w:rsidP="00285DAA">
            <w:ins w:id="4151" w:author="Moriyama, Shoya/森山 翔也" w:date="2025-02-10T16:31:00Z">
              <w:r w:rsidRPr="007C3599">
                <w:rPr>
                  <w:rFonts w:ascii="ＭＳ Ｐゴシック" w:eastAsia="ＭＳ Ｐゴシック" w:hAnsi="ＭＳ Ｐゴシック" w:cs="ＭＳ Ｐゴシック"/>
                  <w:noProof/>
                  <w:kern w:val="0"/>
                  <w:sz w:val="24"/>
                </w:rPr>
                <w:lastRenderedPageBreak/>
                <mc:AlternateContent>
                  <mc:Choice Requires="wps">
                    <w:drawing>
                      <wp:anchor distT="0" distB="0" distL="114300" distR="114300" simplePos="0" relativeHeight="251658305" behindDoc="0" locked="0" layoutInCell="1" allowOverlap="1" wp14:anchorId="1F773739" wp14:editId="3B6AA0C2">
                        <wp:simplePos x="0" y="0"/>
                        <wp:positionH relativeFrom="margin">
                          <wp:posOffset>-478790</wp:posOffset>
                        </wp:positionH>
                        <wp:positionV relativeFrom="paragraph">
                          <wp:posOffset>-1417955</wp:posOffset>
                        </wp:positionV>
                        <wp:extent cx="6369050" cy="7810500"/>
                        <wp:effectExtent l="0" t="0" r="12700" b="19050"/>
                        <wp:wrapNone/>
                        <wp:docPr id="1448" name="テキスト ボックス 1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7810500"/>
                                </a:xfrm>
                                <a:prstGeom prst="rect">
                                  <a:avLst/>
                                </a:prstGeom>
                                <a:solidFill>
                                  <a:srgbClr val="7F7F7F">
                                    <a:alpha val="50196"/>
                                  </a:srgbClr>
                                </a:solidFill>
                                <a:ln w="6350">
                                  <a:solidFill>
                                    <a:prstClr val="black"/>
                                  </a:solidFill>
                                </a:ln>
                              </wps:spPr>
                              <wps:txbx>
                                <w:txbxContent>
                                  <w:p w14:paraId="4D77E378" w14:textId="77777777" w:rsidR="00D339EF" w:rsidRPr="007C3599" w:rsidRDefault="00D339EF" w:rsidP="00D339EF">
                                    <w:pPr>
                                      <w:rPr>
                                        <w:ins w:id="4152" w:author="Moriyama, Shoya/森山 翔也" w:date="2025-03-10T11:08:00Z"/>
                                        <w:rPrChange w:id="4153" w:author="Moriyama, Shoya/森山 翔也" w:date="2025-04-02T21:09:00Z">
                                          <w:rPr>
                                            <w:ins w:id="4154" w:author="Moriyama, Shoya/森山 翔也" w:date="2025-03-10T11:08:00Z"/>
                                            <w:color w:val="FF0000"/>
                                          </w:rPr>
                                        </w:rPrChange>
                                      </w:rPr>
                                    </w:pPr>
                                    <w:ins w:id="4155" w:author="Moriyama, Shoya/森山 翔也" w:date="2025-03-10T11:08:00Z">
                                      <w:r w:rsidRPr="007C3599">
                                        <w:rPr>
                                          <w:rFonts w:hint="eastAsia"/>
                                          <w:rPrChange w:id="4156" w:author="Moriyama, Shoya/森山 翔也" w:date="2025-04-02T21:09:00Z">
                                            <w:rPr>
                                              <w:rFonts w:hint="eastAsia"/>
                                              <w:color w:val="FF0000"/>
                                            </w:rPr>
                                          </w:rPrChange>
                                        </w:rPr>
                                        <w:t>各種サービス要求仕様書から</w:t>
                                      </w:r>
                                      <w:r w:rsidRPr="007C3599">
                                        <w:rPr>
                                          <w:rPrChange w:id="4157" w:author="Moriyama, Shoya/森山 翔也" w:date="2025-04-02T21:09:00Z">
                                            <w:rPr>
                                              <w:color w:val="FF0000"/>
                                            </w:rPr>
                                          </w:rPrChange>
                                        </w:rPr>
                                        <w:t>006_性能要求_Performance_Requirement</w:t>
                                      </w:r>
                                      <w:r w:rsidRPr="007C3599">
                                        <w:rPr>
                                          <w:rFonts w:hint="eastAsia"/>
                                          <w:rPrChange w:id="4158" w:author="Moriyama, Shoya/森山 翔也" w:date="2025-04-02T21:09:00Z">
                                            <w:rPr>
                                              <w:rFonts w:hint="eastAsia"/>
                                              <w:color w:val="FF0000"/>
                                            </w:rPr>
                                          </w:rPrChange>
                                        </w:rPr>
                                        <w:t>に</w:t>
                                      </w:r>
                                      <w:r w:rsidRPr="007C3599">
                                        <w:rPr>
                                          <w:rPrChange w:id="4159" w:author="Moriyama, Shoya/森山 翔也" w:date="2025-04-02T21:09:00Z">
                                            <w:rPr>
                                              <w:color w:val="FF0000"/>
                                            </w:rPr>
                                          </w:rPrChange>
                                        </w:rPr>
                                        <w:t>QOSを統合</w:t>
                                      </w:r>
                                    </w:ins>
                                  </w:p>
                                  <w:p w14:paraId="0B5E5C52" w14:textId="77777777" w:rsidR="00D339EF" w:rsidRPr="007C3599" w:rsidRDefault="00D339EF" w:rsidP="00D339EF">
                                    <w:pPr>
                                      <w:rPr>
                                        <w:ins w:id="4160" w:author="Moriyama, Shoya/森山 翔也" w:date="2025-03-10T11:08:00Z"/>
                                        <w:rPrChange w:id="4161" w:author="Moriyama, Shoya/森山 翔也" w:date="2025-04-02T21:09:00Z">
                                          <w:rPr>
                                            <w:ins w:id="4162" w:author="Moriyama, Shoya/森山 翔也" w:date="2025-03-10T11:08:00Z"/>
                                            <w:color w:val="FF0000"/>
                                          </w:rPr>
                                        </w:rPrChange>
                                      </w:rPr>
                                    </w:pPr>
                                    <w:ins w:id="4163" w:author="Moriyama, Shoya/森山 翔也" w:date="2025-03-10T11:08:00Z">
                                      <w:r w:rsidRPr="007C3599">
                                        <w:rPr>
                                          <w:rPrChange w:id="4164" w:author="Moriyama, Shoya/森山 翔也" w:date="2025-04-02T21:09:00Z">
                                            <w:rPr>
                                              <w:color w:val="FF0000"/>
                                            </w:rPr>
                                          </w:rPrChange>
                                        </w:rPr>
                                        <w:t>Integrate QOS from various service requirement specifications into "006_性能要求_Performance_Requirement"</w:t>
                                      </w:r>
                                    </w:ins>
                                  </w:p>
                                  <w:p w14:paraId="3E087494" w14:textId="77777777" w:rsidR="00D339EF" w:rsidRPr="007C3599" w:rsidRDefault="00D339EF" w:rsidP="00D339EF">
                                    <w:pPr>
                                      <w:rPr>
                                        <w:ins w:id="4165" w:author="Moriyama, Shoya/森山 翔也" w:date="2025-03-10T11:08:00Z"/>
                                        <w:rPrChange w:id="4166" w:author="Moriyama, Shoya/森山 翔也" w:date="2025-04-02T21:09:00Z">
                                          <w:rPr>
                                            <w:ins w:id="4167" w:author="Moriyama, Shoya/森山 翔也" w:date="2025-03-10T11:08:00Z"/>
                                            <w:color w:val="000000"/>
                                          </w:rPr>
                                        </w:rPrChange>
                                      </w:rPr>
                                    </w:pPr>
                                    <w:ins w:id="4168" w:author="Moriyama, Shoya/森山 翔也" w:date="2025-03-10T11:08:00Z">
                                      <w:r w:rsidRPr="007C3599">
                                        <w:rPr>
                                          <w:rFonts w:hint="eastAsia"/>
                                          <w:rPrChange w:id="4169" w:author="Moriyama, Shoya/森山 翔也" w:date="2025-04-02T21:09:00Z">
                                            <w:rPr>
                                              <w:rFonts w:hint="eastAsia"/>
                                              <w:color w:val="FF0000"/>
                                            </w:rPr>
                                          </w:rPrChange>
                                        </w:rPr>
                                        <w:t>▲</w:t>
                                      </w:r>
                                      <w:r w:rsidRPr="007C3599">
                                        <w:rPr>
                                          <w:rPrChange w:id="4170" w:author="Moriyama, Shoya/森山 翔也" w:date="2025-04-02T21:09:00Z">
                                            <w:rPr>
                                              <w:color w:val="FF0000"/>
                                            </w:rPr>
                                          </w:rPrChange>
                                        </w:rPr>
                                        <w:t>7.20（24SU/CDC：CV）</w:t>
                                      </w:r>
                                    </w:ins>
                                  </w:p>
                                  <w:p w14:paraId="4DDAC5E4" w14:textId="4CD99590" w:rsidR="00495270" w:rsidRPr="007C3599" w:rsidDel="00D339EF" w:rsidRDefault="00495270" w:rsidP="00495270">
                                    <w:pPr>
                                      <w:rPr>
                                        <w:ins w:id="4171" w:author="Shimizu, Yuya/清水 裕也" w:date="2025-02-08T19:29:00Z"/>
                                        <w:del w:id="4172" w:author="Moriyama, Shoya/森山 翔也" w:date="2025-03-10T11:08:00Z"/>
                                        <w:rPrChange w:id="4173" w:author="Moriyama, Shoya/森山 翔也" w:date="2025-04-02T21:09:00Z">
                                          <w:rPr>
                                            <w:ins w:id="4174" w:author="Shimizu, Yuya/清水 裕也" w:date="2025-02-08T19:29:00Z"/>
                                            <w:del w:id="4175" w:author="Moriyama, Shoya/森山 翔也" w:date="2025-03-10T11:08:00Z"/>
                                            <w:color w:val="FF0000"/>
                                          </w:rPr>
                                        </w:rPrChange>
                                      </w:rPr>
                                    </w:pPr>
                                    <w:ins w:id="4176" w:author="Shimizu, Yuya/清水 裕也" w:date="2025-02-08T19:29:00Z">
                                      <w:del w:id="4177" w:author="Moriyama, Shoya/森山 翔也" w:date="2025-03-10T11:08:00Z">
                                        <w:r w:rsidRPr="007C3599" w:rsidDel="00D339EF">
                                          <w:rPr>
                                            <w:rFonts w:hint="eastAsia"/>
                                            <w:rPrChange w:id="4178" w:author="Moriyama, Shoya/森山 翔也" w:date="2025-04-02T21:09:00Z">
                                              <w:rPr>
                                                <w:rFonts w:hint="eastAsia"/>
                                                <w:color w:val="FF0000"/>
                                              </w:rPr>
                                            </w:rPrChange>
                                          </w:rPr>
                                          <w:delText>各種サービス要求仕様書から</w:delText>
                                        </w:r>
                                        <w:r w:rsidRPr="007C3599" w:rsidDel="00D339EF">
                                          <w:rPr>
                                            <w:rPrChange w:id="4179" w:author="Moriyama, Shoya/森山 翔也" w:date="2025-04-02T21:09:00Z">
                                              <w:rPr>
                                                <w:color w:val="FF0000"/>
                                              </w:rPr>
                                            </w:rPrChange>
                                          </w:rPr>
                                          <w:delText>006_性能要求_Performance_Requirementに</w:delText>
                                        </w:r>
                                      </w:del>
                                    </w:ins>
                                  </w:p>
                                  <w:p w14:paraId="5CE69AC3" w14:textId="5A7F3428" w:rsidR="00495270" w:rsidRPr="007C3599" w:rsidDel="00D339EF" w:rsidRDefault="00495270" w:rsidP="00495270">
                                    <w:pPr>
                                      <w:rPr>
                                        <w:ins w:id="4180" w:author="Shimizu, Yuya/清水 裕也" w:date="2025-02-08T19:29:00Z"/>
                                        <w:del w:id="4181" w:author="Moriyama, Shoya/森山 翔也" w:date="2025-03-10T11:08:00Z"/>
                                        <w:rPrChange w:id="4182" w:author="Moriyama, Shoya/森山 翔也" w:date="2025-04-02T21:09:00Z">
                                          <w:rPr>
                                            <w:ins w:id="4183" w:author="Shimizu, Yuya/清水 裕也" w:date="2025-02-08T19:29:00Z"/>
                                            <w:del w:id="4184" w:author="Moriyama, Shoya/森山 翔也" w:date="2025-03-10T11:08:00Z"/>
                                            <w:color w:val="FF0000"/>
                                          </w:rPr>
                                        </w:rPrChange>
                                      </w:rPr>
                                    </w:pPr>
                                    <w:ins w:id="4185" w:author="Shimizu, Yuya/清水 裕也" w:date="2025-02-08T19:29:00Z">
                                      <w:del w:id="4186" w:author="Moriyama, Shoya/森山 翔也" w:date="2025-03-10T11:08:00Z">
                                        <w:r w:rsidRPr="007C3599" w:rsidDel="00D339EF">
                                          <w:rPr>
                                            <w:rPrChange w:id="4187" w:author="Moriyama, Shoya/森山 翔也" w:date="2025-04-02T21:09:00Z">
                                              <w:rPr>
                                                <w:color w:val="FF0000"/>
                                              </w:rPr>
                                            </w:rPrChange>
                                          </w:rPr>
                                          <w:delText>QOSを統合</w:delText>
                                        </w:r>
                                      </w:del>
                                    </w:ins>
                                  </w:p>
                                  <w:p w14:paraId="15CC0A00" w14:textId="34AA45E6" w:rsidR="00495270" w:rsidRPr="007C3599" w:rsidDel="00D339EF" w:rsidRDefault="00495270" w:rsidP="00495270">
                                    <w:pPr>
                                      <w:rPr>
                                        <w:ins w:id="4188" w:author="Shimizu, Yuya/清水 裕也" w:date="2025-02-08T19:29:00Z"/>
                                        <w:del w:id="4189" w:author="Moriyama, Shoya/森山 翔也" w:date="2025-03-10T11:08:00Z"/>
                                        <w:rPrChange w:id="4190" w:author="Moriyama, Shoya/森山 翔也" w:date="2025-04-02T21:09:00Z">
                                          <w:rPr>
                                            <w:ins w:id="4191" w:author="Shimizu, Yuya/清水 裕也" w:date="2025-02-08T19:29:00Z"/>
                                            <w:del w:id="4192" w:author="Moriyama, Shoya/森山 翔也" w:date="2025-03-10T11:08:00Z"/>
                                            <w:color w:val="FF0000"/>
                                          </w:rPr>
                                        </w:rPrChange>
                                      </w:rPr>
                                    </w:pPr>
                                    <w:ins w:id="4193" w:author="Shimizu, Yuya/清水 裕也" w:date="2025-02-08T19:29:00Z">
                                      <w:del w:id="4194" w:author="Moriyama, Shoya/森山 翔也" w:date="2025-03-10T11:08:00Z">
                                        <w:r w:rsidRPr="007C3599" w:rsidDel="00D339EF">
                                          <w:rPr>
                                            <w:rPrChange w:id="4195" w:author="Moriyama, Shoya/森山 翔也" w:date="2025-04-02T21:09:00Z">
                                              <w:rPr>
                                                <w:color w:val="FF0000"/>
                                              </w:rPr>
                                            </w:rPrChange>
                                          </w:rPr>
                                          <w:delText>Integrate QOS from various service requirement specifications into "006_性能要求_Performance_Requirement"</w:delText>
                                        </w:r>
                                      </w:del>
                                    </w:ins>
                                  </w:p>
                                  <w:p w14:paraId="4FA86FB3" w14:textId="6CE34EF8" w:rsidR="00495270" w:rsidRPr="007C3599" w:rsidDel="00D339EF" w:rsidRDefault="00495270" w:rsidP="00495270">
                                    <w:pPr>
                                      <w:pStyle w:val="Web"/>
                                      <w:ind w:left="800"/>
                                      <w:rPr>
                                        <w:ins w:id="4196" w:author="Sasaki, Kenji/佐々木 研二" w:date="2025-02-07T15:38:00Z"/>
                                        <w:del w:id="4197" w:author="Moriyama, Shoya/森山 翔也" w:date="2025-03-10T11:08:00Z"/>
                                        <w:rFonts w:ascii="Meiryo UI" w:hAnsi="Meiryo UI"/>
                                        <w:rPrChange w:id="4198" w:author="Moriyama, Shoya/森山 翔也" w:date="2025-04-02T21:09:00Z">
                                          <w:rPr>
                                            <w:ins w:id="4199" w:author="Sasaki, Kenji/佐々木 研二" w:date="2025-02-07T15:38:00Z"/>
                                            <w:del w:id="4200" w:author="Moriyama, Shoya/森山 翔也" w:date="2025-03-10T11:08:00Z"/>
                                            <w:rFonts w:ascii="Meiryo UI" w:hAnsi="Meiryo UI"/>
                                            <w:color w:val="FF0000"/>
                                          </w:rPr>
                                        </w:rPrChange>
                                      </w:rPr>
                                    </w:pPr>
                                    <w:ins w:id="4201" w:author="Shimizu, Yuya/清水 裕也" w:date="2025-02-08T19:29:00Z">
                                      <w:del w:id="4202" w:author="Moriyama, Shoya/森山 翔也" w:date="2025-03-10T11:08:00Z">
                                        <w:r w:rsidRPr="007C3599" w:rsidDel="00D339EF">
                                          <w:rPr>
                                            <w:rFonts w:hint="eastAsia"/>
                                            <w:rPrChange w:id="4203" w:author="Moriyama, Shoya/森山 翔也" w:date="2025-04-02T21:09:00Z">
                                              <w:rPr>
                                                <w:rFonts w:hint="eastAsia"/>
                                                <w:color w:val="FF0000"/>
                                              </w:rPr>
                                            </w:rPrChange>
                                          </w:rPr>
                                          <w:delText>▲</w:delText>
                                        </w:r>
                                        <w:r w:rsidRPr="007C3599" w:rsidDel="00D339EF">
                                          <w:rPr>
                                            <w:rPrChange w:id="4204" w:author="Moriyama, Shoya/森山 翔也" w:date="2025-04-02T21:09:00Z">
                                              <w:rPr>
                                                <w:color w:val="FF0000"/>
                                              </w:rPr>
                                            </w:rPrChange>
                                          </w:rPr>
                                          <w:delText>7.11</w:delText>
                                        </w:r>
                                        <w:r w:rsidRPr="007C3599" w:rsidDel="00D339EF">
                                          <w:rPr>
                                            <w:rFonts w:hint="eastAsia"/>
                                            <w:rPrChange w:id="4205" w:author="Moriyama, Shoya/森山 翔也" w:date="2025-04-02T21:09:00Z">
                                              <w:rPr>
                                                <w:rFonts w:hint="eastAsia"/>
                                                <w:color w:val="FF0000"/>
                                              </w:rPr>
                                            </w:rPrChange>
                                          </w:rPr>
                                          <w:delText>（</w:delText>
                                        </w:r>
                                        <w:r w:rsidRPr="007C3599" w:rsidDel="00D339EF">
                                          <w:rPr>
                                            <w:rPrChange w:id="4206" w:author="Moriyama, Shoya/森山 翔也" w:date="2025-04-02T21:09:00Z">
                                              <w:rPr>
                                                <w:color w:val="FF0000"/>
                                              </w:rPr>
                                            </w:rPrChange>
                                          </w:rPr>
                                          <w:delText>24MM</w:delText>
                                        </w:r>
                                        <w:r w:rsidRPr="007C3599" w:rsidDel="00D339EF">
                                          <w:rPr>
                                            <w:rFonts w:hint="eastAsia"/>
                                            <w:rPrChange w:id="4207" w:author="Moriyama, Shoya/森山 翔也" w:date="2025-04-02T21:09:00Z">
                                              <w:rPr>
                                                <w:rFonts w:hint="eastAsia"/>
                                                <w:color w:val="FF0000"/>
                                              </w:rPr>
                                            </w:rPrChange>
                                          </w:rPr>
                                          <w:delText>：</w:delText>
                                        </w:r>
                                        <w:r w:rsidRPr="007C3599" w:rsidDel="00D339EF">
                                          <w:rPr>
                                            <w:rPrChange w:id="4208" w:author="Moriyama, Shoya/森山 翔也" w:date="2025-04-02T21:09:00Z">
                                              <w:rPr>
                                                <w:color w:val="FF0000"/>
                                              </w:rPr>
                                            </w:rPrChange>
                                          </w:rPr>
                                          <w:delText>1A</w:delText>
                                        </w:r>
                                        <w:r w:rsidRPr="007C3599" w:rsidDel="00D339EF">
                                          <w:rPr>
                                            <w:rFonts w:hint="eastAsia"/>
                                            <w:rPrChange w:id="4209" w:author="Moriyama, Shoya/森山 翔也" w:date="2025-04-02T21:09:00Z">
                                              <w:rPr>
                                                <w:rFonts w:hint="eastAsia"/>
                                                <w:color w:val="FF0000"/>
                                              </w:rPr>
                                            </w:rPrChange>
                                          </w:rPr>
                                          <w:delText>、</w:delText>
                                        </w:r>
                                        <w:r w:rsidRPr="007C3599" w:rsidDel="00D339EF">
                                          <w:rPr>
                                            <w:rPrChange w:id="4210" w:author="Moriyama, Shoya/森山 翔也" w:date="2025-04-02T21:09:00Z">
                                              <w:rPr>
                                                <w:color w:val="FF0000"/>
                                              </w:rPr>
                                            </w:rPrChange>
                                          </w:rPr>
                                          <w:delText>24SU/CDC</w:delText>
                                        </w:r>
                                        <w:r w:rsidRPr="007C3599" w:rsidDel="00D339EF">
                                          <w:rPr>
                                            <w:rFonts w:hint="eastAsia"/>
                                            <w:rPrChange w:id="4211" w:author="Moriyama, Shoya/森山 翔也" w:date="2025-04-02T21:09:00Z">
                                              <w:rPr>
                                                <w:rFonts w:hint="eastAsia"/>
                                                <w:color w:val="FF0000"/>
                                              </w:rPr>
                                            </w:rPrChange>
                                          </w:rPr>
                                          <w:delText>：</w:delText>
                                        </w:r>
                                        <w:r w:rsidRPr="007C3599" w:rsidDel="00D339EF">
                                          <w:rPr>
                                            <w:rPrChange w:id="4212" w:author="Moriyama, Shoya/森山 翔也" w:date="2025-04-02T21:09:00Z">
                                              <w:rPr>
                                                <w:color w:val="FF0000"/>
                                              </w:rPr>
                                            </w:rPrChange>
                                          </w:rPr>
                                          <w:delText>CV</w:delText>
                                        </w:r>
                                        <w:r w:rsidRPr="007C3599" w:rsidDel="00D339EF">
                                          <w:rPr>
                                            <w:rFonts w:hint="eastAsia"/>
                                            <w:rPrChange w:id="4213" w:author="Moriyama, Shoya/森山 翔也" w:date="2025-04-02T21:09:00Z">
                                              <w:rPr>
                                                <w:rFonts w:hint="eastAsia"/>
                                                <w:color w:val="FF0000"/>
                                              </w:rPr>
                                            </w:rPrChange>
                                          </w:rPr>
                                          <w:delText>）</w:delText>
                                        </w:r>
                                      </w:del>
                                    </w:ins>
                                    <w:ins w:id="4214" w:author="Sasaki, Kenji/佐々木 研二" w:date="2025-02-07T15:38:00Z">
                                      <w:del w:id="4215" w:author="Moriyama, Shoya/森山 翔也" w:date="2025-03-10T11:08:00Z">
                                        <w:r w:rsidRPr="007C3599" w:rsidDel="00D339EF">
                                          <w:rPr>
                                            <w:rFonts w:ascii="Meiryo UI" w:hAnsi="Meiryo UI" w:hint="eastAsia"/>
                                            <w:rPrChange w:id="4216" w:author="Moriyama, Shoya/森山 翔也" w:date="2025-04-02T21:09:00Z">
                                              <w:rPr>
                                                <w:rFonts w:hint="eastAsia"/>
                                              </w:rPr>
                                            </w:rPrChange>
                                          </w:rPr>
                                          <w:delText>各種サービス要求仕様書から</w:delText>
                                        </w:r>
                                        <w:r w:rsidRPr="007C3599" w:rsidDel="00D339EF">
                                          <w:rPr>
                                            <w:rFonts w:ascii="Meiryo UI" w:hAnsi="Meiryo UI"/>
                                            <w:rPrChange w:id="4217" w:author="Moriyama, Shoya/森山 翔也" w:date="2025-04-02T21:09:00Z">
                                              <w:rPr/>
                                            </w:rPrChange>
                                          </w:rPr>
                                          <w:delText>006_</w:delText>
                                        </w:r>
                                        <w:r w:rsidRPr="007C3599" w:rsidDel="00D339EF">
                                          <w:rPr>
                                            <w:rFonts w:ascii="Meiryo UI" w:hAnsi="Meiryo UI" w:hint="eastAsia"/>
                                            <w:rPrChange w:id="4218" w:author="Moriyama, Shoya/森山 翔也" w:date="2025-04-02T21:09:00Z">
                                              <w:rPr>
                                                <w:rFonts w:hint="eastAsia"/>
                                              </w:rPr>
                                            </w:rPrChange>
                                          </w:rPr>
                                          <w:delText>性能要求</w:delText>
                                        </w:r>
                                        <w:r w:rsidRPr="007C3599" w:rsidDel="00D339EF">
                                          <w:rPr>
                                            <w:rFonts w:ascii="Meiryo UI" w:hAnsi="Meiryo UI"/>
                                            <w:rPrChange w:id="4219" w:author="Moriyama, Shoya/森山 翔也" w:date="2025-04-02T21:09:00Z">
                                              <w:rPr/>
                                            </w:rPrChange>
                                          </w:rPr>
                                          <w:delText>_Performance_Requirement</w:delText>
                                        </w:r>
                                        <w:r w:rsidRPr="007C3599" w:rsidDel="00D339EF">
                                          <w:rPr>
                                            <w:rFonts w:ascii="Meiryo UI" w:hAnsi="Meiryo UI" w:hint="eastAsia"/>
                                            <w:rPrChange w:id="4220" w:author="Moriyama, Shoya/森山 翔也" w:date="2025-04-02T21:09:00Z">
                                              <w:rPr>
                                                <w:rFonts w:hint="eastAsia"/>
                                              </w:rPr>
                                            </w:rPrChange>
                                          </w:rPr>
                                          <w:delText>に</w:delText>
                                        </w:r>
                                        <w:r w:rsidRPr="007C3599" w:rsidDel="00D339EF">
                                          <w:rPr>
                                            <w:rFonts w:ascii="Meiryo UI" w:hAnsi="Meiryo UI"/>
                                            <w:rPrChange w:id="4221" w:author="Moriyama, Shoya/森山 翔也" w:date="2025-04-02T21:09:00Z">
                                              <w:rPr/>
                                            </w:rPrChange>
                                          </w:rPr>
                                          <w:delText>QOS</w:delText>
                                        </w:r>
                                        <w:r w:rsidRPr="007C3599" w:rsidDel="00D339EF">
                                          <w:rPr>
                                            <w:rFonts w:ascii="Meiryo UI" w:hAnsi="Meiryo UI" w:hint="eastAsia"/>
                                            <w:rPrChange w:id="4222" w:author="Moriyama, Shoya/森山 翔也" w:date="2025-04-02T21:09:00Z">
                                              <w:rPr>
                                                <w:rFonts w:hint="eastAsia"/>
                                              </w:rPr>
                                            </w:rPrChange>
                                          </w:rPr>
                                          <w:delText>を統合</w:delText>
                                        </w:r>
                                      </w:del>
                                    </w:ins>
                                  </w:p>
                                  <w:p w14:paraId="0BD20DBB" w14:textId="539CF7F0" w:rsidR="00495270" w:rsidRPr="007C3599" w:rsidDel="00D339EF" w:rsidRDefault="00495270" w:rsidP="00495270">
                                    <w:pPr>
                                      <w:pStyle w:val="Web"/>
                                      <w:ind w:left="800"/>
                                      <w:rPr>
                                        <w:ins w:id="4223" w:author="Sasaki, Kenji/佐々木 研二" w:date="2025-02-07T15:38:00Z"/>
                                        <w:del w:id="4224" w:author="Moriyama, Shoya/森山 翔也" w:date="2025-03-10T11:08:00Z"/>
                                        <w:rFonts w:ascii="Meiryo UI" w:hAnsi="Meiryo UI"/>
                                        <w:rPrChange w:id="4225" w:author="Moriyama, Shoya/森山 翔也" w:date="2025-04-02T21:09:00Z">
                                          <w:rPr>
                                            <w:ins w:id="4226" w:author="Sasaki, Kenji/佐々木 研二" w:date="2025-02-07T15:38:00Z"/>
                                            <w:del w:id="4227" w:author="Moriyama, Shoya/森山 翔也" w:date="2025-03-10T11:08:00Z"/>
                                            <w:rFonts w:ascii="Meiryo UI" w:hAnsi="Meiryo UI"/>
                                            <w:color w:val="FF0000"/>
                                          </w:rPr>
                                        </w:rPrChange>
                                      </w:rPr>
                                    </w:pPr>
                                    <w:ins w:id="4228" w:author="Sasaki, Kenji/佐々木 研二" w:date="2025-02-07T15:38:00Z">
                                      <w:del w:id="4229" w:author="Moriyama, Shoya/森山 翔也" w:date="2025-03-10T11:08:00Z">
                                        <w:r w:rsidRPr="007C3599" w:rsidDel="00D339EF">
                                          <w:rPr>
                                            <w:rFonts w:ascii="Meiryo UI" w:hAnsi="Meiryo UI"/>
                                            <w:rPrChange w:id="4230"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4231" w:author="Moriyama, Shoya/森山 翔也" w:date="2025-04-02T21:09:00Z">
                                              <w:rPr>
                                                <w:rFonts w:hint="eastAsia"/>
                                              </w:rPr>
                                            </w:rPrChange>
                                          </w:rPr>
                                          <w:delText>性能要求</w:delText>
                                        </w:r>
                                        <w:r w:rsidRPr="007C3599" w:rsidDel="00D339EF">
                                          <w:rPr>
                                            <w:rFonts w:ascii="Meiryo UI" w:hAnsi="Meiryo UI"/>
                                            <w:rPrChange w:id="4232" w:author="Moriyama, Shoya/森山 翔也" w:date="2025-04-02T21:09:00Z">
                                              <w:rPr/>
                                            </w:rPrChange>
                                          </w:rPr>
                                          <w:delText>_Performance_Requirement"</w:delText>
                                        </w:r>
                                      </w:del>
                                    </w:ins>
                                  </w:p>
                                  <w:p w14:paraId="14658166" w14:textId="68D84FBD" w:rsidR="00495270" w:rsidRPr="007C3599" w:rsidDel="00D339EF" w:rsidRDefault="00495270" w:rsidP="00495270">
                                    <w:pPr>
                                      <w:pStyle w:val="Web"/>
                                      <w:ind w:left="800"/>
                                      <w:rPr>
                                        <w:ins w:id="4233" w:author="Sasaki, Kenji/佐々木 研二" w:date="2025-02-07T15:38:00Z"/>
                                        <w:del w:id="4234" w:author="Moriyama, Shoya/森山 翔也" w:date="2025-03-10T11:08:00Z"/>
                                        <w:rFonts w:ascii="Meiryo UI" w:hAnsi="Meiryo UI"/>
                                        <w:rPrChange w:id="4235" w:author="Moriyama, Shoya/森山 翔也" w:date="2025-04-02T21:09:00Z">
                                          <w:rPr>
                                            <w:ins w:id="4236" w:author="Sasaki, Kenji/佐々木 研二" w:date="2025-02-07T15:38:00Z"/>
                                            <w:del w:id="4237" w:author="Moriyama, Shoya/森山 翔也" w:date="2025-03-10T11:08:00Z"/>
                                            <w:rFonts w:ascii="Meiryo UI" w:hAnsi="Meiryo UI"/>
                                            <w:color w:val="FF0000"/>
                                          </w:rPr>
                                        </w:rPrChange>
                                      </w:rPr>
                                    </w:pPr>
                                    <w:ins w:id="4238" w:author="Sasaki, Kenji/佐々木 研二" w:date="2025-02-07T15:38:00Z">
                                      <w:del w:id="4239" w:author="Moriyama, Shoya/森山 翔也" w:date="2025-03-10T11:08:00Z">
                                        <w:r w:rsidRPr="007C3599" w:rsidDel="00D339EF">
                                          <w:rPr>
                                            <w:rFonts w:ascii="Meiryo UI" w:hAnsi="Meiryo UI" w:hint="eastAsia"/>
                                            <w:rPrChange w:id="4240" w:author="Moriyama, Shoya/森山 翔也" w:date="2025-04-02T21:09:00Z">
                                              <w:rPr>
                                                <w:rFonts w:hint="eastAsia"/>
                                              </w:rPr>
                                            </w:rPrChange>
                                          </w:rPr>
                                          <w:delText>▲</w:delText>
                                        </w:r>
                                        <w:r w:rsidRPr="007C3599" w:rsidDel="00D339EF">
                                          <w:rPr>
                                            <w:rFonts w:ascii="Meiryo UI" w:hAnsi="Meiryo UI"/>
                                            <w:rPrChange w:id="4241" w:author="Moriyama, Shoya/森山 翔也" w:date="2025-04-02T21:09:00Z">
                                              <w:rPr/>
                                            </w:rPrChange>
                                          </w:rPr>
                                          <w:delText>7.11</w:delText>
                                        </w:r>
                                        <w:r w:rsidRPr="007C3599" w:rsidDel="00D339EF">
                                          <w:rPr>
                                            <w:rFonts w:ascii="Meiryo UI" w:hAnsi="Meiryo UI" w:hint="eastAsia"/>
                                            <w:rPrChange w:id="4242" w:author="Moriyama, Shoya/森山 翔也" w:date="2025-04-02T21:09:00Z">
                                              <w:rPr>
                                                <w:rFonts w:hint="eastAsia"/>
                                              </w:rPr>
                                            </w:rPrChange>
                                          </w:rPr>
                                          <w:delText>（</w:delText>
                                        </w:r>
                                        <w:r w:rsidRPr="007C3599" w:rsidDel="00D339EF">
                                          <w:rPr>
                                            <w:rFonts w:ascii="Meiryo UI" w:hAnsi="Meiryo UI"/>
                                            <w:rPrChange w:id="4243" w:author="Moriyama, Shoya/森山 翔也" w:date="2025-04-02T21:09:00Z">
                                              <w:rPr/>
                                            </w:rPrChange>
                                          </w:rPr>
                                          <w:delText>24MM</w:delText>
                                        </w:r>
                                        <w:r w:rsidRPr="007C3599" w:rsidDel="00D339EF">
                                          <w:rPr>
                                            <w:rFonts w:ascii="Meiryo UI" w:hAnsi="Meiryo UI" w:hint="eastAsia"/>
                                            <w:rPrChange w:id="4244" w:author="Moriyama, Shoya/森山 翔也" w:date="2025-04-02T21:09:00Z">
                                              <w:rPr>
                                                <w:rFonts w:hint="eastAsia"/>
                                              </w:rPr>
                                            </w:rPrChange>
                                          </w:rPr>
                                          <w:delText>：</w:delText>
                                        </w:r>
                                        <w:r w:rsidRPr="007C3599" w:rsidDel="00D339EF">
                                          <w:rPr>
                                            <w:rFonts w:ascii="Meiryo UI" w:hAnsi="Meiryo UI"/>
                                            <w:rPrChange w:id="4245" w:author="Moriyama, Shoya/森山 翔也" w:date="2025-04-02T21:09:00Z">
                                              <w:rPr/>
                                            </w:rPrChange>
                                          </w:rPr>
                                          <w:delText>1A</w:delText>
                                        </w:r>
                                        <w:r w:rsidRPr="007C3599" w:rsidDel="00D339EF">
                                          <w:rPr>
                                            <w:rFonts w:ascii="Meiryo UI" w:hAnsi="Meiryo UI" w:hint="eastAsia"/>
                                            <w:rPrChange w:id="4246" w:author="Moriyama, Shoya/森山 翔也" w:date="2025-04-02T21:09:00Z">
                                              <w:rPr>
                                                <w:rFonts w:hint="eastAsia"/>
                                              </w:rPr>
                                            </w:rPrChange>
                                          </w:rPr>
                                          <w:delText>、</w:delText>
                                        </w:r>
                                        <w:r w:rsidRPr="007C3599" w:rsidDel="00D339EF">
                                          <w:rPr>
                                            <w:rFonts w:ascii="Meiryo UI" w:hAnsi="Meiryo UI"/>
                                            <w:rPrChange w:id="4247" w:author="Moriyama, Shoya/森山 翔也" w:date="2025-04-02T21:09:00Z">
                                              <w:rPr/>
                                            </w:rPrChange>
                                          </w:rPr>
                                          <w:delText>24SU/CDC</w:delText>
                                        </w:r>
                                        <w:r w:rsidRPr="007C3599" w:rsidDel="00D339EF">
                                          <w:rPr>
                                            <w:rFonts w:ascii="Meiryo UI" w:hAnsi="Meiryo UI" w:hint="eastAsia"/>
                                            <w:rPrChange w:id="4248" w:author="Moriyama, Shoya/森山 翔也" w:date="2025-04-02T21:09:00Z">
                                              <w:rPr>
                                                <w:rFonts w:hint="eastAsia"/>
                                              </w:rPr>
                                            </w:rPrChange>
                                          </w:rPr>
                                          <w:delText>：</w:delText>
                                        </w:r>
                                        <w:r w:rsidRPr="007C3599" w:rsidDel="00D339EF">
                                          <w:rPr>
                                            <w:rFonts w:ascii="Meiryo UI" w:hAnsi="Meiryo UI"/>
                                            <w:rPrChange w:id="4249" w:author="Moriyama, Shoya/森山 翔也" w:date="2025-04-02T21:09:00Z">
                                              <w:rPr/>
                                            </w:rPrChange>
                                          </w:rPr>
                                          <w:delText>CV</w:delText>
                                        </w:r>
                                        <w:r w:rsidRPr="007C3599" w:rsidDel="00D339EF">
                                          <w:rPr>
                                            <w:rFonts w:ascii="Meiryo UI" w:hAnsi="Meiryo UI" w:hint="eastAsia"/>
                                            <w:rPrChange w:id="4250" w:author="Moriyama, Shoya/森山 翔也" w:date="2025-04-02T21:09:00Z">
                                              <w:rPr>
                                                <w:rFonts w:hint="eastAsia"/>
                                              </w:rPr>
                                            </w:rPrChange>
                                          </w:rPr>
                                          <w:delText>）</w:delText>
                                        </w:r>
                                      </w:del>
                                    </w:ins>
                                  </w:p>
                                  <w:p w14:paraId="1521DDF4" w14:textId="77777777" w:rsidR="00495270" w:rsidRPr="007C3599" w:rsidRDefault="00495270" w:rsidP="00495270">
                                    <w:pPr>
                                      <w:rPr>
                                        <w:rPrChange w:id="4251"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73739" id="テキスト ボックス 1448" o:spid="_x0000_s1324" type="#_x0000_t202" style="position:absolute;left:0;text-align:left;margin-left:-37.7pt;margin-top:-111.65pt;width:501.5pt;height:615pt;z-index:2516583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" fillcolor="#7f7f7f" strokeweight=".5pt">
                        <v:fill opacity="32896f"/>
                        <v:path arrowok="t"/>
                        <v:textbox>
                          <w:txbxContent>
                            <w:p w14:paraId="4D77E378" w14:textId="77777777" w:rsidR="00D339EF" w:rsidRPr="007C3599" w:rsidRDefault="00D339EF" w:rsidP="00D339EF">
                              <w:pPr>
                                <w:rPr>
                                  <w:ins w:id="4252" w:author="Moriyama, Shoya/森山 翔也" w:date="2025-03-10T11:08:00Z"/>
                                  <w:rPrChange w:id="4253" w:author="Moriyama, Shoya/森山 翔也" w:date="2025-04-02T21:09:00Z">
                                    <w:rPr>
                                      <w:ins w:id="4254" w:author="Moriyama, Shoya/森山 翔也" w:date="2025-03-10T11:08:00Z"/>
                                      <w:color w:val="FF0000"/>
                                    </w:rPr>
                                  </w:rPrChange>
                                </w:rPr>
                              </w:pPr>
                              <w:ins w:id="4255" w:author="Moriyama, Shoya/森山 翔也" w:date="2025-03-10T11:08:00Z">
                                <w:r w:rsidRPr="007C3599">
                                  <w:rPr>
                                    <w:rFonts w:hint="eastAsia"/>
                                    <w:rPrChange w:id="4256" w:author="Moriyama, Shoya/森山 翔也" w:date="2025-04-02T21:09:00Z">
                                      <w:rPr>
                                        <w:rFonts w:hint="eastAsia"/>
                                        <w:color w:val="FF0000"/>
                                      </w:rPr>
                                    </w:rPrChange>
                                  </w:rPr>
                                  <w:t>各種サービス要求仕様書から</w:t>
                                </w:r>
                                <w:r w:rsidRPr="007C3599">
                                  <w:rPr>
                                    <w:rPrChange w:id="4257" w:author="Moriyama, Shoya/森山 翔也" w:date="2025-04-02T21:09:00Z">
                                      <w:rPr>
                                        <w:color w:val="FF0000"/>
                                      </w:rPr>
                                    </w:rPrChange>
                                  </w:rPr>
                                  <w:t>006_性能要求_Performance_Requirement</w:t>
                                </w:r>
                                <w:r w:rsidRPr="007C3599">
                                  <w:rPr>
                                    <w:rFonts w:hint="eastAsia"/>
                                    <w:rPrChange w:id="4258" w:author="Moriyama, Shoya/森山 翔也" w:date="2025-04-02T21:09:00Z">
                                      <w:rPr>
                                        <w:rFonts w:hint="eastAsia"/>
                                        <w:color w:val="FF0000"/>
                                      </w:rPr>
                                    </w:rPrChange>
                                  </w:rPr>
                                  <w:t>に</w:t>
                                </w:r>
                                <w:r w:rsidRPr="007C3599">
                                  <w:rPr>
                                    <w:rPrChange w:id="4259" w:author="Moriyama, Shoya/森山 翔也" w:date="2025-04-02T21:09:00Z">
                                      <w:rPr>
                                        <w:color w:val="FF0000"/>
                                      </w:rPr>
                                    </w:rPrChange>
                                  </w:rPr>
                                  <w:t>QOSを統合</w:t>
                                </w:r>
                              </w:ins>
                            </w:p>
                            <w:p w14:paraId="0B5E5C52" w14:textId="77777777" w:rsidR="00D339EF" w:rsidRPr="007C3599" w:rsidRDefault="00D339EF" w:rsidP="00D339EF">
                              <w:pPr>
                                <w:rPr>
                                  <w:ins w:id="4260" w:author="Moriyama, Shoya/森山 翔也" w:date="2025-03-10T11:08:00Z"/>
                                  <w:rPrChange w:id="4261" w:author="Moriyama, Shoya/森山 翔也" w:date="2025-04-02T21:09:00Z">
                                    <w:rPr>
                                      <w:ins w:id="4262" w:author="Moriyama, Shoya/森山 翔也" w:date="2025-03-10T11:08:00Z"/>
                                      <w:color w:val="FF0000"/>
                                    </w:rPr>
                                  </w:rPrChange>
                                </w:rPr>
                              </w:pPr>
                              <w:ins w:id="4263" w:author="Moriyama, Shoya/森山 翔也" w:date="2025-03-10T11:08:00Z">
                                <w:r w:rsidRPr="007C3599">
                                  <w:rPr>
                                    <w:rPrChange w:id="4264" w:author="Moriyama, Shoya/森山 翔也" w:date="2025-04-02T21:09:00Z">
                                      <w:rPr>
                                        <w:color w:val="FF0000"/>
                                      </w:rPr>
                                    </w:rPrChange>
                                  </w:rPr>
                                  <w:t>Integrate QOS from various service requirement specifications into "006_性能要求_Performance_Requirement"</w:t>
                                </w:r>
                              </w:ins>
                            </w:p>
                            <w:p w14:paraId="3E087494" w14:textId="77777777" w:rsidR="00D339EF" w:rsidRPr="007C3599" w:rsidRDefault="00D339EF" w:rsidP="00D339EF">
                              <w:pPr>
                                <w:rPr>
                                  <w:ins w:id="4265" w:author="Moriyama, Shoya/森山 翔也" w:date="2025-03-10T11:08:00Z"/>
                                  <w:rPrChange w:id="4266" w:author="Moriyama, Shoya/森山 翔也" w:date="2025-04-02T21:09:00Z">
                                    <w:rPr>
                                      <w:ins w:id="4267" w:author="Moriyama, Shoya/森山 翔也" w:date="2025-03-10T11:08:00Z"/>
                                      <w:color w:val="000000"/>
                                    </w:rPr>
                                  </w:rPrChange>
                                </w:rPr>
                              </w:pPr>
                              <w:ins w:id="4268" w:author="Moriyama, Shoya/森山 翔也" w:date="2025-03-10T11:08:00Z">
                                <w:r w:rsidRPr="007C3599">
                                  <w:rPr>
                                    <w:rFonts w:hint="eastAsia"/>
                                    <w:rPrChange w:id="4269" w:author="Moriyama, Shoya/森山 翔也" w:date="2025-04-02T21:09:00Z">
                                      <w:rPr>
                                        <w:rFonts w:hint="eastAsia"/>
                                        <w:color w:val="FF0000"/>
                                      </w:rPr>
                                    </w:rPrChange>
                                  </w:rPr>
                                  <w:t>▲</w:t>
                                </w:r>
                                <w:r w:rsidRPr="007C3599">
                                  <w:rPr>
                                    <w:rPrChange w:id="4270" w:author="Moriyama, Shoya/森山 翔也" w:date="2025-04-02T21:09:00Z">
                                      <w:rPr>
                                        <w:color w:val="FF0000"/>
                                      </w:rPr>
                                    </w:rPrChange>
                                  </w:rPr>
                                  <w:t>7.20（24SU/CDC：CV）</w:t>
                                </w:r>
                              </w:ins>
                            </w:p>
                            <w:p w14:paraId="4DDAC5E4" w14:textId="4CD99590" w:rsidR="00495270" w:rsidRPr="007C3599" w:rsidDel="00D339EF" w:rsidRDefault="00495270" w:rsidP="00495270">
                              <w:pPr>
                                <w:rPr>
                                  <w:ins w:id="4271" w:author="Shimizu, Yuya/清水 裕也" w:date="2025-02-08T19:29:00Z"/>
                                  <w:del w:id="4272" w:author="Moriyama, Shoya/森山 翔也" w:date="2025-03-10T11:08:00Z"/>
                                  <w:rPrChange w:id="4273" w:author="Moriyama, Shoya/森山 翔也" w:date="2025-04-02T21:09:00Z">
                                    <w:rPr>
                                      <w:ins w:id="4274" w:author="Shimizu, Yuya/清水 裕也" w:date="2025-02-08T19:29:00Z"/>
                                      <w:del w:id="4275" w:author="Moriyama, Shoya/森山 翔也" w:date="2025-03-10T11:08:00Z"/>
                                      <w:color w:val="FF0000"/>
                                    </w:rPr>
                                  </w:rPrChange>
                                </w:rPr>
                              </w:pPr>
                              <w:ins w:id="4276" w:author="Shimizu, Yuya/清水 裕也" w:date="2025-02-08T19:29:00Z">
                                <w:del w:id="4277" w:author="Moriyama, Shoya/森山 翔也" w:date="2025-03-10T11:08:00Z">
                                  <w:r w:rsidRPr="007C3599" w:rsidDel="00D339EF">
                                    <w:rPr>
                                      <w:rFonts w:hint="eastAsia"/>
                                      <w:rPrChange w:id="4278" w:author="Moriyama, Shoya/森山 翔也" w:date="2025-04-02T21:09:00Z">
                                        <w:rPr>
                                          <w:rFonts w:hint="eastAsia"/>
                                          <w:color w:val="FF0000"/>
                                        </w:rPr>
                                      </w:rPrChange>
                                    </w:rPr>
                                    <w:delText>各種サービス要求仕様書から</w:delText>
                                  </w:r>
                                  <w:r w:rsidRPr="007C3599" w:rsidDel="00D339EF">
                                    <w:rPr>
                                      <w:rPrChange w:id="4279" w:author="Moriyama, Shoya/森山 翔也" w:date="2025-04-02T21:09:00Z">
                                        <w:rPr>
                                          <w:color w:val="FF0000"/>
                                        </w:rPr>
                                      </w:rPrChange>
                                    </w:rPr>
                                    <w:delText>006_性能要求_Performance_Requirementに</w:delText>
                                  </w:r>
                                </w:del>
                              </w:ins>
                            </w:p>
                            <w:p w14:paraId="5CE69AC3" w14:textId="5A7F3428" w:rsidR="00495270" w:rsidRPr="007C3599" w:rsidDel="00D339EF" w:rsidRDefault="00495270" w:rsidP="00495270">
                              <w:pPr>
                                <w:rPr>
                                  <w:ins w:id="4280" w:author="Shimizu, Yuya/清水 裕也" w:date="2025-02-08T19:29:00Z"/>
                                  <w:del w:id="4281" w:author="Moriyama, Shoya/森山 翔也" w:date="2025-03-10T11:08:00Z"/>
                                  <w:rPrChange w:id="4282" w:author="Moriyama, Shoya/森山 翔也" w:date="2025-04-02T21:09:00Z">
                                    <w:rPr>
                                      <w:ins w:id="4283" w:author="Shimizu, Yuya/清水 裕也" w:date="2025-02-08T19:29:00Z"/>
                                      <w:del w:id="4284" w:author="Moriyama, Shoya/森山 翔也" w:date="2025-03-10T11:08:00Z"/>
                                      <w:color w:val="FF0000"/>
                                    </w:rPr>
                                  </w:rPrChange>
                                </w:rPr>
                              </w:pPr>
                              <w:ins w:id="4285" w:author="Shimizu, Yuya/清水 裕也" w:date="2025-02-08T19:29:00Z">
                                <w:del w:id="4286" w:author="Moriyama, Shoya/森山 翔也" w:date="2025-03-10T11:08:00Z">
                                  <w:r w:rsidRPr="007C3599" w:rsidDel="00D339EF">
                                    <w:rPr>
                                      <w:rPrChange w:id="4287" w:author="Moriyama, Shoya/森山 翔也" w:date="2025-04-02T21:09:00Z">
                                        <w:rPr>
                                          <w:color w:val="FF0000"/>
                                        </w:rPr>
                                      </w:rPrChange>
                                    </w:rPr>
                                    <w:delText>QOSを統合</w:delText>
                                  </w:r>
                                </w:del>
                              </w:ins>
                            </w:p>
                            <w:p w14:paraId="15CC0A00" w14:textId="34AA45E6" w:rsidR="00495270" w:rsidRPr="007C3599" w:rsidDel="00D339EF" w:rsidRDefault="00495270" w:rsidP="00495270">
                              <w:pPr>
                                <w:rPr>
                                  <w:ins w:id="4288" w:author="Shimizu, Yuya/清水 裕也" w:date="2025-02-08T19:29:00Z"/>
                                  <w:del w:id="4289" w:author="Moriyama, Shoya/森山 翔也" w:date="2025-03-10T11:08:00Z"/>
                                  <w:rPrChange w:id="4290" w:author="Moriyama, Shoya/森山 翔也" w:date="2025-04-02T21:09:00Z">
                                    <w:rPr>
                                      <w:ins w:id="4291" w:author="Shimizu, Yuya/清水 裕也" w:date="2025-02-08T19:29:00Z"/>
                                      <w:del w:id="4292" w:author="Moriyama, Shoya/森山 翔也" w:date="2025-03-10T11:08:00Z"/>
                                      <w:color w:val="FF0000"/>
                                    </w:rPr>
                                  </w:rPrChange>
                                </w:rPr>
                              </w:pPr>
                              <w:ins w:id="4293" w:author="Shimizu, Yuya/清水 裕也" w:date="2025-02-08T19:29:00Z">
                                <w:del w:id="4294" w:author="Moriyama, Shoya/森山 翔也" w:date="2025-03-10T11:08:00Z">
                                  <w:r w:rsidRPr="007C3599" w:rsidDel="00D339EF">
                                    <w:rPr>
                                      <w:rPrChange w:id="4295" w:author="Moriyama, Shoya/森山 翔也" w:date="2025-04-02T21:09:00Z">
                                        <w:rPr>
                                          <w:color w:val="FF0000"/>
                                        </w:rPr>
                                      </w:rPrChange>
                                    </w:rPr>
                                    <w:delText>Integrate QOS from various service requirement specifications into "006_性能要求_Performance_Requirement"</w:delText>
                                  </w:r>
                                </w:del>
                              </w:ins>
                            </w:p>
                            <w:p w14:paraId="4FA86FB3" w14:textId="6CE34EF8" w:rsidR="00495270" w:rsidRPr="007C3599" w:rsidDel="00D339EF" w:rsidRDefault="00495270" w:rsidP="00495270">
                              <w:pPr>
                                <w:pStyle w:val="Web"/>
                                <w:ind w:left="800"/>
                                <w:rPr>
                                  <w:ins w:id="4296" w:author="Sasaki, Kenji/佐々木 研二" w:date="2025-02-07T15:38:00Z"/>
                                  <w:del w:id="4297" w:author="Moriyama, Shoya/森山 翔也" w:date="2025-03-10T11:08:00Z"/>
                                  <w:rFonts w:ascii="Meiryo UI" w:hAnsi="Meiryo UI"/>
                                  <w:rPrChange w:id="4298" w:author="Moriyama, Shoya/森山 翔也" w:date="2025-04-02T21:09:00Z">
                                    <w:rPr>
                                      <w:ins w:id="4299" w:author="Sasaki, Kenji/佐々木 研二" w:date="2025-02-07T15:38:00Z"/>
                                      <w:del w:id="4300" w:author="Moriyama, Shoya/森山 翔也" w:date="2025-03-10T11:08:00Z"/>
                                      <w:rFonts w:ascii="Meiryo UI" w:hAnsi="Meiryo UI"/>
                                      <w:color w:val="FF0000"/>
                                    </w:rPr>
                                  </w:rPrChange>
                                </w:rPr>
                              </w:pPr>
                              <w:ins w:id="4301" w:author="Shimizu, Yuya/清水 裕也" w:date="2025-02-08T19:29:00Z">
                                <w:del w:id="4302" w:author="Moriyama, Shoya/森山 翔也" w:date="2025-03-10T11:08:00Z">
                                  <w:r w:rsidRPr="007C3599" w:rsidDel="00D339EF">
                                    <w:rPr>
                                      <w:rFonts w:hint="eastAsia"/>
                                      <w:rPrChange w:id="4303" w:author="Moriyama, Shoya/森山 翔也" w:date="2025-04-02T21:09:00Z">
                                        <w:rPr>
                                          <w:rFonts w:hint="eastAsia"/>
                                          <w:color w:val="FF0000"/>
                                        </w:rPr>
                                      </w:rPrChange>
                                    </w:rPr>
                                    <w:delText>▲</w:delText>
                                  </w:r>
                                  <w:r w:rsidRPr="007C3599" w:rsidDel="00D339EF">
                                    <w:rPr>
                                      <w:rPrChange w:id="4304" w:author="Moriyama, Shoya/森山 翔也" w:date="2025-04-02T21:09:00Z">
                                        <w:rPr>
                                          <w:color w:val="FF0000"/>
                                        </w:rPr>
                                      </w:rPrChange>
                                    </w:rPr>
                                    <w:delText>7.11</w:delText>
                                  </w:r>
                                  <w:r w:rsidRPr="007C3599" w:rsidDel="00D339EF">
                                    <w:rPr>
                                      <w:rFonts w:hint="eastAsia"/>
                                      <w:rPrChange w:id="4305" w:author="Moriyama, Shoya/森山 翔也" w:date="2025-04-02T21:09:00Z">
                                        <w:rPr>
                                          <w:rFonts w:hint="eastAsia"/>
                                          <w:color w:val="FF0000"/>
                                        </w:rPr>
                                      </w:rPrChange>
                                    </w:rPr>
                                    <w:delText>（</w:delText>
                                  </w:r>
                                  <w:r w:rsidRPr="007C3599" w:rsidDel="00D339EF">
                                    <w:rPr>
                                      <w:rPrChange w:id="4306" w:author="Moriyama, Shoya/森山 翔也" w:date="2025-04-02T21:09:00Z">
                                        <w:rPr>
                                          <w:color w:val="FF0000"/>
                                        </w:rPr>
                                      </w:rPrChange>
                                    </w:rPr>
                                    <w:delText>24MM</w:delText>
                                  </w:r>
                                  <w:r w:rsidRPr="007C3599" w:rsidDel="00D339EF">
                                    <w:rPr>
                                      <w:rFonts w:hint="eastAsia"/>
                                      <w:rPrChange w:id="4307" w:author="Moriyama, Shoya/森山 翔也" w:date="2025-04-02T21:09:00Z">
                                        <w:rPr>
                                          <w:rFonts w:hint="eastAsia"/>
                                          <w:color w:val="FF0000"/>
                                        </w:rPr>
                                      </w:rPrChange>
                                    </w:rPr>
                                    <w:delText>：</w:delText>
                                  </w:r>
                                  <w:r w:rsidRPr="007C3599" w:rsidDel="00D339EF">
                                    <w:rPr>
                                      <w:rPrChange w:id="4308" w:author="Moriyama, Shoya/森山 翔也" w:date="2025-04-02T21:09:00Z">
                                        <w:rPr>
                                          <w:color w:val="FF0000"/>
                                        </w:rPr>
                                      </w:rPrChange>
                                    </w:rPr>
                                    <w:delText>1A</w:delText>
                                  </w:r>
                                  <w:r w:rsidRPr="007C3599" w:rsidDel="00D339EF">
                                    <w:rPr>
                                      <w:rFonts w:hint="eastAsia"/>
                                      <w:rPrChange w:id="4309" w:author="Moriyama, Shoya/森山 翔也" w:date="2025-04-02T21:09:00Z">
                                        <w:rPr>
                                          <w:rFonts w:hint="eastAsia"/>
                                          <w:color w:val="FF0000"/>
                                        </w:rPr>
                                      </w:rPrChange>
                                    </w:rPr>
                                    <w:delText>、</w:delText>
                                  </w:r>
                                  <w:r w:rsidRPr="007C3599" w:rsidDel="00D339EF">
                                    <w:rPr>
                                      <w:rPrChange w:id="4310" w:author="Moriyama, Shoya/森山 翔也" w:date="2025-04-02T21:09:00Z">
                                        <w:rPr>
                                          <w:color w:val="FF0000"/>
                                        </w:rPr>
                                      </w:rPrChange>
                                    </w:rPr>
                                    <w:delText>24SU/CDC</w:delText>
                                  </w:r>
                                  <w:r w:rsidRPr="007C3599" w:rsidDel="00D339EF">
                                    <w:rPr>
                                      <w:rFonts w:hint="eastAsia"/>
                                      <w:rPrChange w:id="4311" w:author="Moriyama, Shoya/森山 翔也" w:date="2025-04-02T21:09:00Z">
                                        <w:rPr>
                                          <w:rFonts w:hint="eastAsia"/>
                                          <w:color w:val="FF0000"/>
                                        </w:rPr>
                                      </w:rPrChange>
                                    </w:rPr>
                                    <w:delText>：</w:delText>
                                  </w:r>
                                  <w:r w:rsidRPr="007C3599" w:rsidDel="00D339EF">
                                    <w:rPr>
                                      <w:rPrChange w:id="4312" w:author="Moriyama, Shoya/森山 翔也" w:date="2025-04-02T21:09:00Z">
                                        <w:rPr>
                                          <w:color w:val="FF0000"/>
                                        </w:rPr>
                                      </w:rPrChange>
                                    </w:rPr>
                                    <w:delText>CV</w:delText>
                                  </w:r>
                                  <w:r w:rsidRPr="007C3599" w:rsidDel="00D339EF">
                                    <w:rPr>
                                      <w:rFonts w:hint="eastAsia"/>
                                      <w:rPrChange w:id="4313" w:author="Moriyama, Shoya/森山 翔也" w:date="2025-04-02T21:09:00Z">
                                        <w:rPr>
                                          <w:rFonts w:hint="eastAsia"/>
                                          <w:color w:val="FF0000"/>
                                        </w:rPr>
                                      </w:rPrChange>
                                    </w:rPr>
                                    <w:delText>）</w:delText>
                                  </w:r>
                                </w:del>
                              </w:ins>
                              <w:ins w:id="4314" w:author="Sasaki, Kenji/佐々木 研二" w:date="2025-02-07T15:38:00Z">
                                <w:del w:id="4315" w:author="Moriyama, Shoya/森山 翔也" w:date="2025-03-10T11:08:00Z">
                                  <w:r w:rsidRPr="007C3599" w:rsidDel="00D339EF">
                                    <w:rPr>
                                      <w:rFonts w:ascii="Meiryo UI" w:hAnsi="Meiryo UI" w:hint="eastAsia"/>
                                      <w:rPrChange w:id="4316" w:author="Moriyama, Shoya/森山 翔也" w:date="2025-04-02T21:09:00Z">
                                        <w:rPr>
                                          <w:rFonts w:hint="eastAsia"/>
                                        </w:rPr>
                                      </w:rPrChange>
                                    </w:rPr>
                                    <w:delText>各種サービス要求仕様書から</w:delText>
                                  </w:r>
                                  <w:r w:rsidRPr="007C3599" w:rsidDel="00D339EF">
                                    <w:rPr>
                                      <w:rFonts w:ascii="Meiryo UI" w:hAnsi="Meiryo UI"/>
                                      <w:rPrChange w:id="4317" w:author="Moriyama, Shoya/森山 翔也" w:date="2025-04-02T21:09:00Z">
                                        <w:rPr/>
                                      </w:rPrChange>
                                    </w:rPr>
                                    <w:delText>006_</w:delText>
                                  </w:r>
                                  <w:r w:rsidRPr="007C3599" w:rsidDel="00D339EF">
                                    <w:rPr>
                                      <w:rFonts w:ascii="Meiryo UI" w:hAnsi="Meiryo UI" w:hint="eastAsia"/>
                                      <w:rPrChange w:id="4318" w:author="Moriyama, Shoya/森山 翔也" w:date="2025-04-02T21:09:00Z">
                                        <w:rPr>
                                          <w:rFonts w:hint="eastAsia"/>
                                        </w:rPr>
                                      </w:rPrChange>
                                    </w:rPr>
                                    <w:delText>性能要求</w:delText>
                                  </w:r>
                                  <w:r w:rsidRPr="007C3599" w:rsidDel="00D339EF">
                                    <w:rPr>
                                      <w:rFonts w:ascii="Meiryo UI" w:hAnsi="Meiryo UI"/>
                                      <w:rPrChange w:id="4319" w:author="Moriyama, Shoya/森山 翔也" w:date="2025-04-02T21:09:00Z">
                                        <w:rPr/>
                                      </w:rPrChange>
                                    </w:rPr>
                                    <w:delText>_Performance_Requirement</w:delText>
                                  </w:r>
                                  <w:r w:rsidRPr="007C3599" w:rsidDel="00D339EF">
                                    <w:rPr>
                                      <w:rFonts w:ascii="Meiryo UI" w:hAnsi="Meiryo UI" w:hint="eastAsia"/>
                                      <w:rPrChange w:id="4320" w:author="Moriyama, Shoya/森山 翔也" w:date="2025-04-02T21:09:00Z">
                                        <w:rPr>
                                          <w:rFonts w:hint="eastAsia"/>
                                        </w:rPr>
                                      </w:rPrChange>
                                    </w:rPr>
                                    <w:delText>に</w:delText>
                                  </w:r>
                                  <w:r w:rsidRPr="007C3599" w:rsidDel="00D339EF">
                                    <w:rPr>
                                      <w:rFonts w:ascii="Meiryo UI" w:hAnsi="Meiryo UI"/>
                                      <w:rPrChange w:id="4321" w:author="Moriyama, Shoya/森山 翔也" w:date="2025-04-02T21:09:00Z">
                                        <w:rPr/>
                                      </w:rPrChange>
                                    </w:rPr>
                                    <w:delText>QOS</w:delText>
                                  </w:r>
                                  <w:r w:rsidRPr="007C3599" w:rsidDel="00D339EF">
                                    <w:rPr>
                                      <w:rFonts w:ascii="Meiryo UI" w:hAnsi="Meiryo UI" w:hint="eastAsia"/>
                                      <w:rPrChange w:id="4322" w:author="Moriyama, Shoya/森山 翔也" w:date="2025-04-02T21:09:00Z">
                                        <w:rPr>
                                          <w:rFonts w:hint="eastAsia"/>
                                        </w:rPr>
                                      </w:rPrChange>
                                    </w:rPr>
                                    <w:delText>を統合</w:delText>
                                  </w:r>
                                </w:del>
                              </w:ins>
                            </w:p>
                            <w:p w14:paraId="0BD20DBB" w14:textId="539CF7F0" w:rsidR="00495270" w:rsidRPr="007C3599" w:rsidDel="00D339EF" w:rsidRDefault="00495270" w:rsidP="00495270">
                              <w:pPr>
                                <w:pStyle w:val="Web"/>
                                <w:ind w:left="800"/>
                                <w:rPr>
                                  <w:ins w:id="4323" w:author="Sasaki, Kenji/佐々木 研二" w:date="2025-02-07T15:38:00Z"/>
                                  <w:del w:id="4324" w:author="Moriyama, Shoya/森山 翔也" w:date="2025-03-10T11:08:00Z"/>
                                  <w:rFonts w:ascii="Meiryo UI" w:hAnsi="Meiryo UI"/>
                                  <w:rPrChange w:id="4325" w:author="Moriyama, Shoya/森山 翔也" w:date="2025-04-02T21:09:00Z">
                                    <w:rPr>
                                      <w:ins w:id="4326" w:author="Sasaki, Kenji/佐々木 研二" w:date="2025-02-07T15:38:00Z"/>
                                      <w:del w:id="4327" w:author="Moriyama, Shoya/森山 翔也" w:date="2025-03-10T11:08:00Z"/>
                                      <w:rFonts w:ascii="Meiryo UI" w:hAnsi="Meiryo UI"/>
                                      <w:color w:val="FF0000"/>
                                    </w:rPr>
                                  </w:rPrChange>
                                </w:rPr>
                              </w:pPr>
                              <w:ins w:id="4328" w:author="Sasaki, Kenji/佐々木 研二" w:date="2025-02-07T15:38:00Z">
                                <w:del w:id="4329" w:author="Moriyama, Shoya/森山 翔也" w:date="2025-03-10T11:08:00Z">
                                  <w:r w:rsidRPr="007C3599" w:rsidDel="00D339EF">
                                    <w:rPr>
                                      <w:rFonts w:ascii="Meiryo UI" w:hAnsi="Meiryo UI"/>
                                      <w:rPrChange w:id="4330"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4331" w:author="Moriyama, Shoya/森山 翔也" w:date="2025-04-02T21:09:00Z">
                                        <w:rPr>
                                          <w:rFonts w:hint="eastAsia"/>
                                        </w:rPr>
                                      </w:rPrChange>
                                    </w:rPr>
                                    <w:delText>性能要求</w:delText>
                                  </w:r>
                                  <w:r w:rsidRPr="007C3599" w:rsidDel="00D339EF">
                                    <w:rPr>
                                      <w:rFonts w:ascii="Meiryo UI" w:hAnsi="Meiryo UI"/>
                                      <w:rPrChange w:id="4332" w:author="Moriyama, Shoya/森山 翔也" w:date="2025-04-02T21:09:00Z">
                                        <w:rPr/>
                                      </w:rPrChange>
                                    </w:rPr>
                                    <w:delText>_Performance_Requirement"</w:delText>
                                  </w:r>
                                </w:del>
                              </w:ins>
                            </w:p>
                            <w:p w14:paraId="14658166" w14:textId="68D84FBD" w:rsidR="00495270" w:rsidRPr="007C3599" w:rsidDel="00D339EF" w:rsidRDefault="00495270" w:rsidP="00495270">
                              <w:pPr>
                                <w:pStyle w:val="Web"/>
                                <w:ind w:left="800"/>
                                <w:rPr>
                                  <w:ins w:id="4333" w:author="Sasaki, Kenji/佐々木 研二" w:date="2025-02-07T15:38:00Z"/>
                                  <w:del w:id="4334" w:author="Moriyama, Shoya/森山 翔也" w:date="2025-03-10T11:08:00Z"/>
                                  <w:rFonts w:ascii="Meiryo UI" w:hAnsi="Meiryo UI"/>
                                  <w:rPrChange w:id="4335" w:author="Moriyama, Shoya/森山 翔也" w:date="2025-04-02T21:09:00Z">
                                    <w:rPr>
                                      <w:ins w:id="4336" w:author="Sasaki, Kenji/佐々木 研二" w:date="2025-02-07T15:38:00Z"/>
                                      <w:del w:id="4337" w:author="Moriyama, Shoya/森山 翔也" w:date="2025-03-10T11:08:00Z"/>
                                      <w:rFonts w:ascii="Meiryo UI" w:hAnsi="Meiryo UI"/>
                                      <w:color w:val="FF0000"/>
                                    </w:rPr>
                                  </w:rPrChange>
                                </w:rPr>
                              </w:pPr>
                              <w:ins w:id="4338" w:author="Sasaki, Kenji/佐々木 研二" w:date="2025-02-07T15:38:00Z">
                                <w:del w:id="4339" w:author="Moriyama, Shoya/森山 翔也" w:date="2025-03-10T11:08:00Z">
                                  <w:r w:rsidRPr="007C3599" w:rsidDel="00D339EF">
                                    <w:rPr>
                                      <w:rFonts w:ascii="Meiryo UI" w:hAnsi="Meiryo UI" w:hint="eastAsia"/>
                                      <w:rPrChange w:id="4340" w:author="Moriyama, Shoya/森山 翔也" w:date="2025-04-02T21:09:00Z">
                                        <w:rPr>
                                          <w:rFonts w:hint="eastAsia"/>
                                        </w:rPr>
                                      </w:rPrChange>
                                    </w:rPr>
                                    <w:delText>▲</w:delText>
                                  </w:r>
                                  <w:r w:rsidRPr="007C3599" w:rsidDel="00D339EF">
                                    <w:rPr>
                                      <w:rFonts w:ascii="Meiryo UI" w:hAnsi="Meiryo UI"/>
                                      <w:rPrChange w:id="4341" w:author="Moriyama, Shoya/森山 翔也" w:date="2025-04-02T21:09:00Z">
                                        <w:rPr/>
                                      </w:rPrChange>
                                    </w:rPr>
                                    <w:delText>7.11</w:delText>
                                  </w:r>
                                  <w:r w:rsidRPr="007C3599" w:rsidDel="00D339EF">
                                    <w:rPr>
                                      <w:rFonts w:ascii="Meiryo UI" w:hAnsi="Meiryo UI" w:hint="eastAsia"/>
                                      <w:rPrChange w:id="4342" w:author="Moriyama, Shoya/森山 翔也" w:date="2025-04-02T21:09:00Z">
                                        <w:rPr>
                                          <w:rFonts w:hint="eastAsia"/>
                                        </w:rPr>
                                      </w:rPrChange>
                                    </w:rPr>
                                    <w:delText>（</w:delText>
                                  </w:r>
                                  <w:r w:rsidRPr="007C3599" w:rsidDel="00D339EF">
                                    <w:rPr>
                                      <w:rFonts w:ascii="Meiryo UI" w:hAnsi="Meiryo UI"/>
                                      <w:rPrChange w:id="4343" w:author="Moriyama, Shoya/森山 翔也" w:date="2025-04-02T21:09:00Z">
                                        <w:rPr/>
                                      </w:rPrChange>
                                    </w:rPr>
                                    <w:delText>24MM</w:delText>
                                  </w:r>
                                  <w:r w:rsidRPr="007C3599" w:rsidDel="00D339EF">
                                    <w:rPr>
                                      <w:rFonts w:ascii="Meiryo UI" w:hAnsi="Meiryo UI" w:hint="eastAsia"/>
                                      <w:rPrChange w:id="4344" w:author="Moriyama, Shoya/森山 翔也" w:date="2025-04-02T21:09:00Z">
                                        <w:rPr>
                                          <w:rFonts w:hint="eastAsia"/>
                                        </w:rPr>
                                      </w:rPrChange>
                                    </w:rPr>
                                    <w:delText>：</w:delText>
                                  </w:r>
                                  <w:r w:rsidRPr="007C3599" w:rsidDel="00D339EF">
                                    <w:rPr>
                                      <w:rFonts w:ascii="Meiryo UI" w:hAnsi="Meiryo UI"/>
                                      <w:rPrChange w:id="4345" w:author="Moriyama, Shoya/森山 翔也" w:date="2025-04-02T21:09:00Z">
                                        <w:rPr/>
                                      </w:rPrChange>
                                    </w:rPr>
                                    <w:delText>1A</w:delText>
                                  </w:r>
                                  <w:r w:rsidRPr="007C3599" w:rsidDel="00D339EF">
                                    <w:rPr>
                                      <w:rFonts w:ascii="Meiryo UI" w:hAnsi="Meiryo UI" w:hint="eastAsia"/>
                                      <w:rPrChange w:id="4346" w:author="Moriyama, Shoya/森山 翔也" w:date="2025-04-02T21:09:00Z">
                                        <w:rPr>
                                          <w:rFonts w:hint="eastAsia"/>
                                        </w:rPr>
                                      </w:rPrChange>
                                    </w:rPr>
                                    <w:delText>、</w:delText>
                                  </w:r>
                                  <w:r w:rsidRPr="007C3599" w:rsidDel="00D339EF">
                                    <w:rPr>
                                      <w:rFonts w:ascii="Meiryo UI" w:hAnsi="Meiryo UI"/>
                                      <w:rPrChange w:id="4347" w:author="Moriyama, Shoya/森山 翔也" w:date="2025-04-02T21:09:00Z">
                                        <w:rPr/>
                                      </w:rPrChange>
                                    </w:rPr>
                                    <w:delText>24SU/CDC</w:delText>
                                  </w:r>
                                  <w:r w:rsidRPr="007C3599" w:rsidDel="00D339EF">
                                    <w:rPr>
                                      <w:rFonts w:ascii="Meiryo UI" w:hAnsi="Meiryo UI" w:hint="eastAsia"/>
                                      <w:rPrChange w:id="4348" w:author="Moriyama, Shoya/森山 翔也" w:date="2025-04-02T21:09:00Z">
                                        <w:rPr>
                                          <w:rFonts w:hint="eastAsia"/>
                                        </w:rPr>
                                      </w:rPrChange>
                                    </w:rPr>
                                    <w:delText>：</w:delText>
                                  </w:r>
                                  <w:r w:rsidRPr="007C3599" w:rsidDel="00D339EF">
                                    <w:rPr>
                                      <w:rFonts w:ascii="Meiryo UI" w:hAnsi="Meiryo UI"/>
                                      <w:rPrChange w:id="4349" w:author="Moriyama, Shoya/森山 翔也" w:date="2025-04-02T21:09:00Z">
                                        <w:rPr/>
                                      </w:rPrChange>
                                    </w:rPr>
                                    <w:delText>CV</w:delText>
                                  </w:r>
                                  <w:r w:rsidRPr="007C3599" w:rsidDel="00D339EF">
                                    <w:rPr>
                                      <w:rFonts w:ascii="Meiryo UI" w:hAnsi="Meiryo UI" w:hint="eastAsia"/>
                                      <w:rPrChange w:id="4350" w:author="Moriyama, Shoya/森山 翔也" w:date="2025-04-02T21:09:00Z">
                                        <w:rPr>
                                          <w:rFonts w:hint="eastAsia"/>
                                        </w:rPr>
                                      </w:rPrChange>
                                    </w:rPr>
                                    <w:delText>）</w:delText>
                                  </w:r>
                                </w:del>
                              </w:ins>
                            </w:p>
                            <w:p w14:paraId="1521DDF4" w14:textId="77777777" w:rsidR="00495270" w:rsidRPr="007C3599" w:rsidRDefault="00495270" w:rsidP="00495270">
                              <w:pPr>
                                <w:rPr>
                                  <w:rPrChange w:id="4351" w:author="Moriyama, Shoya/森山 翔也" w:date="2025-04-02T21:09:00Z">
                                    <w:rPr>
                                      <w:color w:val="000000"/>
                                    </w:rPr>
                                  </w:rPrChange>
                                </w:rPr>
                              </w:pPr>
                            </w:p>
                          </w:txbxContent>
                        </v:textbox>
                        <w10:wrap anchorx="margin"/>
                      </v:shape>
                    </w:pict>
                  </mc:Fallback>
                </mc:AlternateContent>
              </w:r>
            </w:ins>
          </w:p>
        </w:tc>
        <w:tc>
          <w:tcPr>
            <w:tcW w:w="2126" w:type="dxa"/>
            <w:gridSpan w:val="2"/>
            <w:vMerge w:val="restart"/>
            <w:tcBorders>
              <w:left w:val="single" w:sz="4" w:space="0" w:color="auto"/>
              <w:right w:val="single" w:sz="4" w:space="0" w:color="auto"/>
            </w:tcBorders>
          </w:tcPr>
          <w:p w14:paraId="6F471635" w14:textId="06AEAB17" w:rsidR="00BC714B" w:rsidRPr="007C3599" w:rsidRDefault="00BC714B" w:rsidP="00285DAA"/>
        </w:tc>
        <w:tc>
          <w:tcPr>
            <w:tcW w:w="1399" w:type="dxa"/>
            <w:tcBorders>
              <w:top w:val="single" w:sz="4" w:space="0" w:color="auto"/>
              <w:left w:val="single" w:sz="4" w:space="0" w:color="auto"/>
              <w:bottom w:val="single" w:sz="4" w:space="0" w:color="auto"/>
              <w:right w:val="single" w:sz="4" w:space="0" w:color="auto"/>
            </w:tcBorders>
          </w:tcPr>
          <w:p w14:paraId="152BD289" w14:textId="01305F8D" w:rsidR="00BC714B" w:rsidRPr="007C3599" w:rsidRDefault="00BC714B" w:rsidP="009F608F">
            <w:pPr>
              <w:rPr>
                <w:rFonts w:cs="ＭＳ Ｐゴシック"/>
              </w:rPr>
            </w:pPr>
            <w:r w:rsidRPr="007C3599">
              <w:rPr>
                <w:lang w:val="en"/>
              </w:rPr>
              <w:t>USB detection</w:t>
            </w:r>
          </w:p>
        </w:tc>
        <w:tc>
          <w:tcPr>
            <w:tcW w:w="1617" w:type="dxa"/>
            <w:tcBorders>
              <w:top w:val="single" w:sz="4" w:space="0" w:color="auto"/>
              <w:left w:val="single" w:sz="4" w:space="0" w:color="auto"/>
              <w:bottom w:val="single" w:sz="4" w:space="0" w:color="auto"/>
              <w:right w:val="single" w:sz="4" w:space="0" w:color="auto"/>
            </w:tcBorders>
          </w:tcPr>
          <w:p w14:paraId="4D389F2C" w14:textId="411BA526" w:rsidR="00BC714B" w:rsidRPr="007C3599" w:rsidRDefault="00BC714B" w:rsidP="008C197C">
            <w:pPr>
              <w:rPr>
                <w:rFonts w:cs="ＭＳ Ｐゴシック"/>
              </w:rPr>
            </w:pPr>
            <w:r w:rsidRPr="007C3599">
              <w:rPr>
                <w:lang w:val="en"/>
              </w:rPr>
              <w:t>USB insertion to update SW display completed</w:t>
            </w:r>
          </w:p>
        </w:tc>
        <w:tc>
          <w:tcPr>
            <w:tcW w:w="2524" w:type="dxa"/>
            <w:tcBorders>
              <w:top w:val="single" w:sz="4" w:space="0" w:color="auto"/>
              <w:left w:val="single" w:sz="4" w:space="0" w:color="auto"/>
              <w:bottom w:val="single" w:sz="4" w:space="0" w:color="auto"/>
              <w:right w:val="single" w:sz="4" w:space="0" w:color="auto"/>
            </w:tcBorders>
          </w:tcPr>
          <w:p w14:paraId="103F26D1" w14:textId="77777777" w:rsidR="00BC714B" w:rsidRPr="007C3599" w:rsidRDefault="00BC714B" w:rsidP="00285DAA">
            <w:pPr>
              <w:rPr>
                <w:rFonts w:cs="ＭＳ Ｐゴシック"/>
              </w:rPr>
            </w:pPr>
            <w:r w:rsidRPr="007C3599">
              <w:rPr>
                <w:lang w:val="en"/>
              </w:rPr>
              <w:t>Within 10 seconds</w:t>
            </w:r>
          </w:p>
        </w:tc>
      </w:tr>
      <w:tr w:rsidR="007C3599" w:rsidRPr="007C3599" w14:paraId="33D7C8AD" w14:textId="77777777" w:rsidTr="347E5CEB">
        <w:trPr>
          <w:cantSplit/>
          <w:trHeight w:val="1432"/>
        </w:trPr>
        <w:tc>
          <w:tcPr>
            <w:tcW w:w="736" w:type="dxa"/>
            <w:vMerge/>
          </w:tcPr>
          <w:p w14:paraId="3C7273FD" w14:textId="77777777" w:rsidR="00BC714B" w:rsidRPr="007C3599" w:rsidRDefault="00BC714B" w:rsidP="00285DAA"/>
        </w:tc>
        <w:tc>
          <w:tcPr>
            <w:tcW w:w="2126" w:type="dxa"/>
            <w:gridSpan w:val="2"/>
            <w:vMerge/>
          </w:tcPr>
          <w:p w14:paraId="0DD885CF" w14:textId="77777777" w:rsidR="00BC714B" w:rsidRPr="007C3599" w:rsidRDefault="00BC714B" w:rsidP="00285DAA"/>
        </w:tc>
        <w:tc>
          <w:tcPr>
            <w:tcW w:w="1399" w:type="dxa"/>
            <w:vMerge w:val="restart"/>
            <w:tcBorders>
              <w:top w:val="single" w:sz="4" w:space="0" w:color="auto"/>
              <w:left w:val="single" w:sz="4" w:space="0" w:color="auto"/>
              <w:right w:val="single" w:sz="4" w:space="0" w:color="auto"/>
            </w:tcBorders>
          </w:tcPr>
          <w:p w14:paraId="469201F5" w14:textId="1C507397" w:rsidR="00BC714B" w:rsidRPr="007C3599" w:rsidRDefault="00495270" w:rsidP="00285DAA">
            <w:pPr>
              <w:rPr>
                <w:rFonts w:cs="ＭＳ Ｐゴシック"/>
                <w:strike/>
              </w:rPr>
            </w:pPr>
            <w:ins w:id="4352" w:author="Moriyama, Shoya/森山 翔也" w:date="2025-02-10T16:31:00Z">
              <w:r w:rsidRPr="007C3599">
                <w:rPr>
                  <w:rFonts w:ascii="ＭＳ Ｐゴシック" w:eastAsia="ＭＳ Ｐゴシック" w:hAnsi="ＭＳ Ｐゴシック" w:cs="ＭＳ Ｐゴシック"/>
                  <w:noProof/>
                  <w:kern w:val="0"/>
                  <w:sz w:val="24"/>
                </w:rPr>
                <mc:AlternateContent>
                  <mc:Choice Requires="wps">
                    <w:drawing>
                      <wp:anchor distT="0" distB="0" distL="114300" distR="114300" simplePos="0" relativeHeight="251658306" behindDoc="0" locked="0" layoutInCell="1" allowOverlap="1" wp14:anchorId="13FD714A" wp14:editId="69C2CC9E">
                        <wp:simplePos x="0" y="0"/>
                        <wp:positionH relativeFrom="margin">
                          <wp:posOffset>-3254375</wp:posOffset>
                        </wp:positionH>
                        <wp:positionV relativeFrom="paragraph">
                          <wp:posOffset>-40005</wp:posOffset>
                        </wp:positionV>
                        <wp:extent cx="6369050" cy="7810500"/>
                        <wp:effectExtent l="0" t="0" r="12700" b="19050"/>
                        <wp:wrapNone/>
                        <wp:docPr id="1449" name="テキスト ボックス 1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7810500"/>
                                </a:xfrm>
                                <a:prstGeom prst="rect">
                                  <a:avLst/>
                                </a:prstGeom>
                                <a:solidFill>
                                  <a:srgbClr val="7F7F7F">
                                    <a:alpha val="50196"/>
                                  </a:srgbClr>
                                </a:solidFill>
                                <a:ln w="6350">
                                  <a:solidFill>
                                    <a:prstClr val="black"/>
                                  </a:solidFill>
                                </a:ln>
                              </wps:spPr>
                              <wps:txbx>
                                <w:txbxContent>
                                  <w:p w14:paraId="6D426C30" w14:textId="77777777" w:rsidR="00D339EF" w:rsidRPr="007C3599" w:rsidRDefault="00D339EF" w:rsidP="00D339EF">
                                    <w:pPr>
                                      <w:rPr>
                                        <w:ins w:id="4353" w:author="Moriyama, Shoya/森山 翔也" w:date="2025-03-10T11:08:00Z"/>
                                        <w:rPrChange w:id="4354" w:author="Moriyama, Shoya/森山 翔也" w:date="2025-04-02T21:09:00Z">
                                          <w:rPr>
                                            <w:ins w:id="4355" w:author="Moriyama, Shoya/森山 翔也" w:date="2025-03-10T11:08:00Z"/>
                                            <w:color w:val="FF0000"/>
                                          </w:rPr>
                                        </w:rPrChange>
                                      </w:rPr>
                                    </w:pPr>
                                    <w:ins w:id="4356" w:author="Moriyama, Shoya/森山 翔也" w:date="2025-03-10T11:08:00Z">
                                      <w:r w:rsidRPr="007C3599">
                                        <w:rPr>
                                          <w:rFonts w:hint="eastAsia"/>
                                          <w:rPrChange w:id="4357" w:author="Moriyama, Shoya/森山 翔也" w:date="2025-04-02T21:09:00Z">
                                            <w:rPr>
                                              <w:rFonts w:hint="eastAsia"/>
                                              <w:color w:val="FF0000"/>
                                            </w:rPr>
                                          </w:rPrChange>
                                        </w:rPr>
                                        <w:t>各種サービス要求仕様書から</w:t>
                                      </w:r>
                                      <w:r w:rsidRPr="007C3599">
                                        <w:rPr>
                                          <w:rPrChange w:id="4358" w:author="Moriyama, Shoya/森山 翔也" w:date="2025-04-02T21:09:00Z">
                                            <w:rPr>
                                              <w:color w:val="FF0000"/>
                                            </w:rPr>
                                          </w:rPrChange>
                                        </w:rPr>
                                        <w:t>006_性能要求_Performance_Requirement</w:t>
                                      </w:r>
                                      <w:r w:rsidRPr="007C3599">
                                        <w:rPr>
                                          <w:rFonts w:hint="eastAsia"/>
                                          <w:rPrChange w:id="4359" w:author="Moriyama, Shoya/森山 翔也" w:date="2025-04-02T21:09:00Z">
                                            <w:rPr>
                                              <w:rFonts w:hint="eastAsia"/>
                                              <w:color w:val="FF0000"/>
                                            </w:rPr>
                                          </w:rPrChange>
                                        </w:rPr>
                                        <w:t>に</w:t>
                                      </w:r>
                                      <w:r w:rsidRPr="007C3599">
                                        <w:rPr>
                                          <w:rPrChange w:id="4360" w:author="Moriyama, Shoya/森山 翔也" w:date="2025-04-02T21:09:00Z">
                                            <w:rPr>
                                              <w:color w:val="FF0000"/>
                                            </w:rPr>
                                          </w:rPrChange>
                                        </w:rPr>
                                        <w:t>QOSを統合</w:t>
                                      </w:r>
                                    </w:ins>
                                  </w:p>
                                  <w:p w14:paraId="283D6F97" w14:textId="77777777" w:rsidR="00D339EF" w:rsidRPr="007C3599" w:rsidRDefault="00D339EF" w:rsidP="00D339EF">
                                    <w:pPr>
                                      <w:rPr>
                                        <w:ins w:id="4361" w:author="Moriyama, Shoya/森山 翔也" w:date="2025-03-10T11:08:00Z"/>
                                        <w:rPrChange w:id="4362" w:author="Moriyama, Shoya/森山 翔也" w:date="2025-04-02T21:09:00Z">
                                          <w:rPr>
                                            <w:ins w:id="4363" w:author="Moriyama, Shoya/森山 翔也" w:date="2025-03-10T11:08:00Z"/>
                                            <w:color w:val="FF0000"/>
                                          </w:rPr>
                                        </w:rPrChange>
                                      </w:rPr>
                                    </w:pPr>
                                    <w:ins w:id="4364" w:author="Moriyama, Shoya/森山 翔也" w:date="2025-03-10T11:08:00Z">
                                      <w:r w:rsidRPr="007C3599">
                                        <w:rPr>
                                          <w:rPrChange w:id="4365" w:author="Moriyama, Shoya/森山 翔也" w:date="2025-04-02T21:09:00Z">
                                            <w:rPr>
                                              <w:color w:val="FF0000"/>
                                            </w:rPr>
                                          </w:rPrChange>
                                        </w:rPr>
                                        <w:t>Integrate QOS from various service requirement specifications into "006_性能要求_Performance_Requirement"</w:t>
                                      </w:r>
                                    </w:ins>
                                  </w:p>
                                  <w:p w14:paraId="57EEBAF6" w14:textId="77777777" w:rsidR="00D339EF" w:rsidRPr="007C3599" w:rsidRDefault="00D339EF" w:rsidP="00D339EF">
                                    <w:pPr>
                                      <w:rPr>
                                        <w:ins w:id="4366" w:author="Moriyama, Shoya/森山 翔也" w:date="2025-03-10T11:08:00Z"/>
                                        <w:rPrChange w:id="4367" w:author="Moriyama, Shoya/森山 翔也" w:date="2025-04-02T21:09:00Z">
                                          <w:rPr>
                                            <w:ins w:id="4368" w:author="Moriyama, Shoya/森山 翔也" w:date="2025-03-10T11:08:00Z"/>
                                            <w:color w:val="000000"/>
                                          </w:rPr>
                                        </w:rPrChange>
                                      </w:rPr>
                                    </w:pPr>
                                    <w:ins w:id="4369" w:author="Moriyama, Shoya/森山 翔也" w:date="2025-03-10T11:08:00Z">
                                      <w:r w:rsidRPr="007C3599">
                                        <w:rPr>
                                          <w:rFonts w:hint="eastAsia"/>
                                          <w:rPrChange w:id="4370" w:author="Moriyama, Shoya/森山 翔也" w:date="2025-04-02T21:09:00Z">
                                            <w:rPr>
                                              <w:rFonts w:hint="eastAsia"/>
                                              <w:color w:val="FF0000"/>
                                            </w:rPr>
                                          </w:rPrChange>
                                        </w:rPr>
                                        <w:t>▲</w:t>
                                      </w:r>
                                      <w:r w:rsidRPr="007C3599">
                                        <w:rPr>
                                          <w:rPrChange w:id="4371" w:author="Moriyama, Shoya/森山 翔也" w:date="2025-04-02T21:09:00Z">
                                            <w:rPr>
                                              <w:color w:val="FF0000"/>
                                            </w:rPr>
                                          </w:rPrChange>
                                        </w:rPr>
                                        <w:t>7.20（24SU/CDC：CV）</w:t>
                                      </w:r>
                                    </w:ins>
                                  </w:p>
                                  <w:p w14:paraId="71603B55" w14:textId="08C6423A" w:rsidR="00495270" w:rsidRPr="007C3599" w:rsidDel="00D339EF" w:rsidRDefault="00495270" w:rsidP="00495270">
                                    <w:pPr>
                                      <w:rPr>
                                        <w:ins w:id="4372" w:author="Shimizu, Yuya/清水 裕也" w:date="2025-02-08T19:29:00Z"/>
                                        <w:del w:id="4373" w:author="Moriyama, Shoya/森山 翔也" w:date="2025-03-10T11:08:00Z"/>
                                        <w:rPrChange w:id="4374" w:author="Moriyama, Shoya/森山 翔也" w:date="2025-04-02T21:09:00Z">
                                          <w:rPr>
                                            <w:ins w:id="4375" w:author="Shimizu, Yuya/清水 裕也" w:date="2025-02-08T19:29:00Z"/>
                                            <w:del w:id="4376" w:author="Moriyama, Shoya/森山 翔也" w:date="2025-03-10T11:08:00Z"/>
                                            <w:color w:val="FF0000"/>
                                          </w:rPr>
                                        </w:rPrChange>
                                      </w:rPr>
                                    </w:pPr>
                                    <w:ins w:id="4377" w:author="Shimizu, Yuya/清水 裕也" w:date="2025-02-08T19:29:00Z">
                                      <w:del w:id="4378" w:author="Moriyama, Shoya/森山 翔也" w:date="2025-03-10T11:08:00Z">
                                        <w:r w:rsidRPr="007C3599" w:rsidDel="00D339EF">
                                          <w:rPr>
                                            <w:rFonts w:hint="eastAsia"/>
                                            <w:rPrChange w:id="4379" w:author="Moriyama, Shoya/森山 翔也" w:date="2025-04-02T21:09:00Z">
                                              <w:rPr>
                                                <w:rFonts w:hint="eastAsia"/>
                                                <w:color w:val="FF0000"/>
                                              </w:rPr>
                                            </w:rPrChange>
                                          </w:rPr>
                                          <w:delText>各種サービス要求仕様書から</w:delText>
                                        </w:r>
                                        <w:r w:rsidRPr="007C3599" w:rsidDel="00D339EF">
                                          <w:rPr>
                                            <w:rPrChange w:id="4380" w:author="Moriyama, Shoya/森山 翔也" w:date="2025-04-02T21:09:00Z">
                                              <w:rPr>
                                                <w:color w:val="FF0000"/>
                                              </w:rPr>
                                            </w:rPrChange>
                                          </w:rPr>
                                          <w:delText>006_性能要求_Performance_Requirementに</w:delText>
                                        </w:r>
                                      </w:del>
                                    </w:ins>
                                  </w:p>
                                  <w:p w14:paraId="13D120B2" w14:textId="26287D2E" w:rsidR="00495270" w:rsidRPr="007C3599" w:rsidDel="00D339EF" w:rsidRDefault="00495270" w:rsidP="00495270">
                                    <w:pPr>
                                      <w:rPr>
                                        <w:ins w:id="4381" w:author="Shimizu, Yuya/清水 裕也" w:date="2025-02-08T19:29:00Z"/>
                                        <w:del w:id="4382" w:author="Moriyama, Shoya/森山 翔也" w:date="2025-03-10T11:08:00Z"/>
                                        <w:rPrChange w:id="4383" w:author="Moriyama, Shoya/森山 翔也" w:date="2025-04-02T21:09:00Z">
                                          <w:rPr>
                                            <w:ins w:id="4384" w:author="Shimizu, Yuya/清水 裕也" w:date="2025-02-08T19:29:00Z"/>
                                            <w:del w:id="4385" w:author="Moriyama, Shoya/森山 翔也" w:date="2025-03-10T11:08:00Z"/>
                                            <w:color w:val="FF0000"/>
                                          </w:rPr>
                                        </w:rPrChange>
                                      </w:rPr>
                                    </w:pPr>
                                    <w:ins w:id="4386" w:author="Shimizu, Yuya/清水 裕也" w:date="2025-02-08T19:29:00Z">
                                      <w:del w:id="4387" w:author="Moriyama, Shoya/森山 翔也" w:date="2025-03-10T11:08:00Z">
                                        <w:r w:rsidRPr="007C3599" w:rsidDel="00D339EF">
                                          <w:rPr>
                                            <w:rPrChange w:id="4388" w:author="Moriyama, Shoya/森山 翔也" w:date="2025-04-02T21:09:00Z">
                                              <w:rPr>
                                                <w:color w:val="FF0000"/>
                                              </w:rPr>
                                            </w:rPrChange>
                                          </w:rPr>
                                          <w:delText>QOSを統合</w:delText>
                                        </w:r>
                                      </w:del>
                                    </w:ins>
                                  </w:p>
                                  <w:p w14:paraId="58E00708" w14:textId="3F7E053A" w:rsidR="00495270" w:rsidRPr="007C3599" w:rsidDel="00D339EF" w:rsidRDefault="00495270" w:rsidP="00495270">
                                    <w:pPr>
                                      <w:rPr>
                                        <w:ins w:id="4389" w:author="Shimizu, Yuya/清水 裕也" w:date="2025-02-08T19:29:00Z"/>
                                        <w:del w:id="4390" w:author="Moriyama, Shoya/森山 翔也" w:date="2025-03-10T11:08:00Z"/>
                                        <w:rPrChange w:id="4391" w:author="Moriyama, Shoya/森山 翔也" w:date="2025-04-02T21:09:00Z">
                                          <w:rPr>
                                            <w:ins w:id="4392" w:author="Shimizu, Yuya/清水 裕也" w:date="2025-02-08T19:29:00Z"/>
                                            <w:del w:id="4393" w:author="Moriyama, Shoya/森山 翔也" w:date="2025-03-10T11:08:00Z"/>
                                            <w:color w:val="FF0000"/>
                                          </w:rPr>
                                        </w:rPrChange>
                                      </w:rPr>
                                    </w:pPr>
                                    <w:ins w:id="4394" w:author="Shimizu, Yuya/清水 裕也" w:date="2025-02-08T19:29:00Z">
                                      <w:del w:id="4395" w:author="Moriyama, Shoya/森山 翔也" w:date="2025-03-10T11:08:00Z">
                                        <w:r w:rsidRPr="007C3599" w:rsidDel="00D339EF">
                                          <w:rPr>
                                            <w:rPrChange w:id="4396" w:author="Moriyama, Shoya/森山 翔也" w:date="2025-04-02T21:09:00Z">
                                              <w:rPr>
                                                <w:color w:val="FF0000"/>
                                              </w:rPr>
                                            </w:rPrChange>
                                          </w:rPr>
                                          <w:delText>Integrate QOS from various service requirement specifications into "006_性能要求_Performance_Requirement"</w:delText>
                                        </w:r>
                                      </w:del>
                                    </w:ins>
                                  </w:p>
                                  <w:p w14:paraId="257AAADB" w14:textId="44EE368F" w:rsidR="00495270" w:rsidRPr="007C3599" w:rsidDel="00D339EF" w:rsidRDefault="00495270" w:rsidP="00495270">
                                    <w:pPr>
                                      <w:pStyle w:val="Web"/>
                                      <w:ind w:left="800"/>
                                      <w:rPr>
                                        <w:ins w:id="4397" w:author="Sasaki, Kenji/佐々木 研二" w:date="2025-02-07T15:38:00Z"/>
                                        <w:del w:id="4398" w:author="Moriyama, Shoya/森山 翔也" w:date="2025-03-10T11:08:00Z"/>
                                        <w:rFonts w:ascii="Meiryo UI" w:hAnsi="Meiryo UI"/>
                                        <w:rPrChange w:id="4399" w:author="Moriyama, Shoya/森山 翔也" w:date="2025-04-02T21:09:00Z">
                                          <w:rPr>
                                            <w:ins w:id="4400" w:author="Sasaki, Kenji/佐々木 研二" w:date="2025-02-07T15:38:00Z"/>
                                            <w:del w:id="4401" w:author="Moriyama, Shoya/森山 翔也" w:date="2025-03-10T11:08:00Z"/>
                                            <w:rFonts w:ascii="Meiryo UI" w:hAnsi="Meiryo UI"/>
                                            <w:color w:val="FF0000"/>
                                          </w:rPr>
                                        </w:rPrChange>
                                      </w:rPr>
                                    </w:pPr>
                                    <w:ins w:id="4402" w:author="Shimizu, Yuya/清水 裕也" w:date="2025-02-08T19:29:00Z">
                                      <w:del w:id="4403" w:author="Moriyama, Shoya/森山 翔也" w:date="2025-03-10T11:08:00Z">
                                        <w:r w:rsidRPr="007C3599" w:rsidDel="00D339EF">
                                          <w:rPr>
                                            <w:rFonts w:hint="eastAsia"/>
                                            <w:rPrChange w:id="4404" w:author="Moriyama, Shoya/森山 翔也" w:date="2025-04-02T21:09:00Z">
                                              <w:rPr>
                                                <w:rFonts w:hint="eastAsia"/>
                                                <w:color w:val="FF0000"/>
                                              </w:rPr>
                                            </w:rPrChange>
                                          </w:rPr>
                                          <w:delText>▲</w:delText>
                                        </w:r>
                                        <w:r w:rsidRPr="007C3599" w:rsidDel="00D339EF">
                                          <w:rPr>
                                            <w:rPrChange w:id="4405" w:author="Moriyama, Shoya/森山 翔也" w:date="2025-04-02T21:09:00Z">
                                              <w:rPr>
                                                <w:color w:val="FF0000"/>
                                              </w:rPr>
                                            </w:rPrChange>
                                          </w:rPr>
                                          <w:delText>7.11</w:delText>
                                        </w:r>
                                        <w:r w:rsidRPr="007C3599" w:rsidDel="00D339EF">
                                          <w:rPr>
                                            <w:rFonts w:hint="eastAsia"/>
                                            <w:rPrChange w:id="4406" w:author="Moriyama, Shoya/森山 翔也" w:date="2025-04-02T21:09:00Z">
                                              <w:rPr>
                                                <w:rFonts w:hint="eastAsia"/>
                                                <w:color w:val="FF0000"/>
                                              </w:rPr>
                                            </w:rPrChange>
                                          </w:rPr>
                                          <w:delText>（</w:delText>
                                        </w:r>
                                        <w:r w:rsidRPr="007C3599" w:rsidDel="00D339EF">
                                          <w:rPr>
                                            <w:rPrChange w:id="4407" w:author="Moriyama, Shoya/森山 翔也" w:date="2025-04-02T21:09:00Z">
                                              <w:rPr>
                                                <w:color w:val="FF0000"/>
                                              </w:rPr>
                                            </w:rPrChange>
                                          </w:rPr>
                                          <w:delText>24MM</w:delText>
                                        </w:r>
                                        <w:r w:rsidRPr="007C3599" w:rsidDel="00D339EF">
                                          <w:rPr>
                                            <w:rFonts w:hint="eastAsia"/>
                                            <w:rPrChange w:id="4408" w:author="Moriyama, Shoya/森山 翔也" w:date="2025-04-02T21:09:00Z">
                                              <w:rPr>
                                                <w:rFonts w:hint="eastAsia"/>
                                                <w:color w:val="FF0000"/>
                                              </w:rPr>
                                            </w:rPrChange>
                                          </w:rPr>
                                          <w:delText>：</w:delText>
                                        </w:r>
                                        <w:r w:rsidRPr="007C3599" w:rsidDel="00D339EF">
                                          <w:rPr>
                                            <w:rPrChange w:id="4409" w:author="Moriyama, Shoya/森山 翔也" w:date="2025-04-02T21:09:00Z">
                                              <w:rPr>
                                                <w:color w:val="FF0000"/>
                                              </w:rPr>
                                            </w:rPrChange>
                                          </w:rPr>
                                          <w:delText>1A</w:delText>
                                        </w:r>
                                        <w:r w:rsidRPr="007C3599" w:rsidDel="00D339EF">
                                          <w:rPr>
                                            <w:rFonts w:hint="eastAsia"/>
                                            <w:rPrChange w:id="4410" w:author="Moriyama, Shoya/森山 翔也" w:date="2025-04-02T21:09:00Z">
                                              <w:rPr>
                                                <w:rFonts w:hint="eastAsia"/>
                                                <w:color w:val="FF0000"/>
                                              </w:rPr>
                                            </w:rPrChange>
                                          </w:rPr>
                                          <w:delText>、</w:delText>
                                        </w:r>
                                        <w:r w:rsidRPr="007C3599" w:rsidDel="00D339EF">
                                          <w:rPr>
                                            <w:rPrChange w:id="4411" w:author="Moriyama, Shoya/森山 翔也" w:date="2025-04-02T21:09:00Z">
                                              <w:rPr>
                                                <w:color w:val="FF0000"/>
                                              </w:rPr>
                                            </w:rPrChange>
                                          </w:rPr>
                                          <w:delText>24SU/CDC</w:delText>
                                        </w:r>
                                        <w:r w:rsidRPr="007C3599" w:rsidDel="00D339EF">
                                          <w:rPr>
                                            <w:rFonts w:hint="eastAsia"/>
                                            <w:rPrChange w:id="4412" w:author="Moriyama, Shoya/森山 翔也" w:date="2025-04-02T21:09:00Z">
                                              <w:rPr>
                                                <w:rFonts w:hint="eastAsia"/>
                                                <w:color w:val="FF0000"/>
                                              </w:rPr>
                                            </w:rPrChange>
                                          </w:rPr>
                                          <w:delText>：</w:delText>
                                        </w:r>
                                        <w:r w:rsidRPr="007C3599" w:rsidDel="00D339EF">
                                          <w:rPr>
                                            <w:rPrChange w:id="4413" w:author="Moriyama, Shoya/森山 翔也" w:date="2025-04-02T21:09:00Z">
                                              <w:rPr>
                                                <w:color w:val="FF0000"/>
                                              </w:rPr>
                                            </w:rPrChange>
                                          </w:rPr>
                                          <w:delText>CV</w:delText>
                                        </w:r>
                                        <w:r w:rsidRPr="007C3599" w:rsidDel="00D339EF">
                                          <w:rPr>
                                            <w:rFonts w:hint="eastAsia"/>
                                            <w:rPrChange w:id="4414" w:author="Moriyama, Shoya/森山 翔也" w:date="2025-04-02T21:09:00Z">
                                              <w:rPr>
                                                <w:rFonts w:hint="eastAsia"/>
                                                <w:color w:val="FF0000"/>
                                              </w:rPr>
                                            </w:rPrChange>
                                          </w:rPr>
                                          <w:delText>）</w:delText>
                                        </w:r>
                                      </w:del>
                                    </w:ins>
                                    <w:ins w:id="4415" w:author="Sasaki, Kenji/佐々木 研二" w:date="2025-02-07T15:38:00Z">
                                      <w:del w:id="4416" w:author="Moriyama, Shoya/森山 翔也" w:date="2025-03-10T11:08:00Z">
                                        <w:r w:rsidRPr="007C3599" w:rsidDel="00D339EF">
                                          <w:rPr>
                                            <w:rFonts w:ascii="Meiryo UI" w:hAnsi="Meiryo UI" w:hint="eastAsia"/>
                                            <w:rPrChange w:id="4417" w:author="Moriyama, Shoya/森山 翔也" w:date="2025-04-02T21:09:00Z">
                                              <w:rPr>
                                                <w:rFonts w:hint="eastAsia"/>
                                              </w:rPr>
                                            </w:rPrChange>
                                          </w:rPr>
                                          <w:delText>各種サービス要求仕様書から</w:delText>
                                        </w:r>
                                        <w:r w:rsidRPr="007C3599" w:rsidDel="00D339EF">
                                          <w:rPr>
                                            <w:rFonts w:ascii="Meiryo UI" w:hAnsi="Meiryo UI"/>
                                            <w:rPrChange w:id="4418" w:author="Moriyama, Shoya/森山 翔也" w:date="2025-04-02T21:09:00Z">
                                              <w:rPr/>
                                            </w:rPrChange>
                                          </w:rPr>
                                          <w:delText>006_</w:delText>
                                        </w:r>
                                        <w:r w:rsidRPr="007C3599" w:rsidDel="00D339EF">
                                          <w:rPr>
                                            <w:rFonts w:ascii="Meiryo UI" w:hAnsi="Meiryo UI" w:hint="eastAsia"/>
                                            <w:rPrChange w:id="4419" w:author="Moriyama, Shoya/森山 翔也" w:date="2025-04-02T21:09:00Z">
                                              <w:rPr>
                                                <w:rFonts w:hint="eastAsia"/>
                                              </w:rPr>
                                            </w:rPrChange>
                                          </w:rPr>
                                          <w:delText>性能要求</w:delText>
                                        </w:r>
                                        <w:r w:rsidRPr="007C3599" w:rsidDel="00D339EF">
                                          <w:rPr>
                                            <w:rFonts w:ascii="Meiryo UI" w:hAnsi="Meiryo UI"/>
                                            <w:rPrChange w:id="4420" w:author="Moriyama, Shoya/森山 翔也" w:date="2025-04-02T21:09:00Z">
                                              <w:rPr/>
                                            </w:rPrChange>
                                          </w:rPr>
                                          <w:delText>_Performance_Requirement</w:delText>
                                        </w:r>
                                        <w:r w:rsidRPr="007C3599" w:rsidDel="00D339EF">
                                          <w:rPr>
                                            <w:rFonts w:ascii="Meiryo UI" w:hAnsi="Meiryo UI" w:hint="eastAsia"/>
                                            <w:rPrChange w:id="4421" w:author="Moriyama, Shoya/森山 翔也" w:date="2025-04-02T21:09:00Z">
                                              <w:rPr>
                                                <w:rFonts w:hint="eastAsia"/>
                                              </w:rPr>
                                            </w:rPrChange>
                                          </w:rPr>
                                          <w:delText>に</w:delText>
                                        </w:r>
                                        <w:r w:rsidRPr="007C3599" w:rsidDel="00D339EF">
                                          <w:rPr>
                                            <w:rFonts w:ascii="Meiryo UI" w:hAnsi="Meiryo UI"/>
                                            <w:rPrChange w:id="4422" w:author="Moriyama, Shoya/森山 翔也" w:date="2025-04-02T21:09:00Z">
                                              <w:rPr/>
                                            </w:rPrChange>
                                          </w:rPr>
                                          <w:delText>QOS</w:delText>
                                        </w:r>
                                        <w:r w:rsidRPr="007C3599" w:rsidDel="00D339EF">
                                          <w:rPr>
                                            <w:rFonts w:ascii="Meiryo UI" w:hAnsi="Meiryo UI" w:hint="eastAsia"/>
                                            <w:rPrChange w:id="4423" w:author="Moriyama, Shoya/森山 翔也" w:date="2025-04-02T21:09:00Z">
                                              <w:rPr>
                                                <w:rFonts w:hint="eastAsia"/>
                                              </w:rPr>
                                            </w:rPrChange>
                                          </w:rPr>
                                          <w:delText>を統合</w:delText>
                                        </w:r>
                                      </w:del>
                                    </w:ins>
                                  </w:p>
                                  <w:p w14:paraId="6DF94B14" w14:textId="10CB9E71" w:rsidR="00495270" w:rsidRPr="007C3599" w:rsidDel="00D339EF" w:rsidRDefault="00495270" w:rsidP="00495270">
                                    <w:pPr>
                                      <w:pStyle w:val="Web"/>
                                      <w:ind w:left="800"/>
                                      <w:rPr>
                                        <w:ins w:id="4424" w:author="Sasaki, Kenji/佐々木 研二" w:date="2025-02-07T15:38:00Z"/>
                                        <w:del w:id="4425" w:author="Moriyama, Shoya/森山 翔也" w:date="2025-03-10T11:08:00Z"/>
                                        <w:rFonts w:ascii="Meiryo UI" w:hAnsi="Meiryo UI"/>
                                        <w:rPrChange w:id="4426" w:author="Moriyama, Shoya/森山 翔也" w:date="2025-04-02T21:09:00Z">
                                          <w:rPr>
                                            <w:ins w:id="4427" w:author="Sasaki, Kenji/佐々木 研二" w:date="2025-02-07T15:38:00Z"/>
                                            <w:del w:id="4428" w:author="Moriyama, Shoya/森山 翔也" w:date="2025-03-10T11:08:00Z"/>
                                            <w:rFonts w:ascii="Meiryo UI" w:hAnsi="Meiryo UI"/>
                                            <w:color w:val="FF0000"/>
                                          </w:rPr>
                                        </w:rPrChange>
                                      </w:rPr>
                                    </w:pPr>
                                    <w:ins w:id="4429" w:author="Sasaki, Kenji/佐々木 研二" w:date="2025-02-07T15:38:00Z">
                                      <w:del w:id="4430" w:author="Moriyama, Shoya/森山 翔也" w:date="2025-03-10T11:08:00Z">
                                        <w:r w:rsidRPr="007C3599" w:rsidDel="00D339EF">
                                          <w:rPr>
                                            <w:rFonts w:ascii="Meiryo UI" w:hAnsi="Meiryo UI"/>
                                            <w:rPrChange w:id="4431"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4432" w:author="Moriyama, Shoya/森山 翔也" w:date="2025-04-02T21:09:00Z">
                                              <w:rPr>
                                                <w:rFonts w:hint="eastAsia"/>
                                              </w:rPr>
                                            </w:rPrChange>
                                          </w:rPr>
                                          <w:delText>性能要求</w:delText>
                                        </w:r>
                                        <w:r w:rsidRPr="007C3599" w:rsidDel="00D339EF">
                                          <w:rPr>
                                            <w:rFonts w:ascii="Meiryo UI" w:hAnsi="Meiryo UI"/>
                                            <w:rPrChange w:id="4433" w:author="Moriyama, Shoya/森山 翔也" w:date="2025-04-02T21:09:00Z">
                                              <w:rPr/>
                                            </w:rPrChange>
                                          </w:rPr>
                                          <w:delText>_Performance_Requirement"</w:delText>
                                        </w:r>
                                      </w:del>
                                    </w:ins>
                                  </w:p>
                                  <w:p w14:paraId="0FC22EF6" w14:textId="46D4D028" w:rsidR="00495270" w:rsidRPr="007C3599" w:rsidDel="00D339EF" w:rsidRDefault="00495270" w:rsidP="00495270">
                                    <w:pPr>
                                      <w:pStyle w:val="Web"/>
                                      <w:ind w:left="800"/>
                                      <w:rPr>
                                        <w:ins w:id="4434" w:author="Sasaki, Kenji/佐々木 研二" w:date="2025-02-07T15:38:00Z"/>
                                        <w:del w:id="4435" w:author="Moriyama, Shoya/森山 翔也" w:date="2025-03-10T11:08:00Z"/>
                                        <w:rFonts w:ascii="Meiryo UI" w:hAnsi="Meiryo UI"/>
                                        <w:rPrChange w:id="4436" w:author="Moriyama, Shoya/森山 翔也" w:date="2025-04-02T21:09:00Z">
                                          <w:rPr>
                                            <w:ins w:id="4437" w:author="Sasaki, Kenji/佐々木 研二" w:date="2025-02-07T15:38:00Z"/>
                                            <w:del w:id="4438" w:author="Moriyama, Shoya/森山 翔也" w:date="2025-03-10T11:08:00Z"/>
                                            <w:rFonts w:ascii="Meiryo UI" w:hAnsi="Meiryo UI"/>
                                            <w:color w:val="FF0000"/>
                                          </w:rPr>
                                        </w:rPrChange>
                                      </w:rPr>
                                    </w:pPr>
                                    <w:ins w:id="4439" w:author="Sasaki, Kenji/佐々木 研二" w:date="2025-02-07T15:38:00Z">
                                      <w:del w:id="4440" w:author="Moriyama, Shoya/森山 翔也" w:date="2025-03-10T11:08:00Z">
                                        <w:r w:rsidRPr="007C3599" w:rsidDel="00D339EF">
                                          <w:rPr>
                                            <w:rFonts w:ascii="Meiryo UI" w:hAnsi="Meiryo UI" w:hint="eastAsia"/>
                                            <w:rPrChange w:id="4441" w:author="Moriyama, Shoya/森山 翔也" w:date="2025-04-02T21:09:00Z">
                                              <w:rPr>
                                                <w:rFonts w:hint="eastAsia"/>
                                              </w:rPr>
                                            </w:rPrChange>
                                          </w:rPr>
                                          <w:delText>▲</w:delText>
                                        </w:r>
                                        <w:r w:rsidRPr="007C3599" w:rsidDel="00D339EF">
                                          <w:rPr>
                                            <w:rFonts w:ascii="Meiryo UI" w:hAnsi="Meiryo UI"/>
                                            <w:rPrChange w:id="4442" w:author="Moriyama, Shoya/森山 翔也" w:date="2025-04-02T21:09:00Z">
                                              <w:rPr/>
                                            </w:rPrChange>
                                          </w:rPr>
                                          <w:delText>7.11</w:delText>
                                        </w:r>
                                        <w:r w:rsidRPr="007C3599" w:rsidDel="00D339EF">
                                          <w:rPr>
                                            <w:rFonts w:ascii="Meiryo UI" w:hAnsi="Meiryo UI" w:hint="eastAsia"/>
                                            <w:rPrChange w:id="4443" w:author="Moriyama, Shoya/森山 翔也" w:date="2025-04-02T21:09:00Z">
                                              <w:rPr>
                                                <w:rFonts w:hint="eastAsia"/>
                                              </w:rPr>
                                            </w:rPrChange>
                                          </w:rPr>
                                          <w:delText>（</w:delText>
                                        </w:r>
                                        <w:r w:rsidRPr="007C3599" w:rsidDel="00D339EF">
                                          <w:rPr>
                                            <w:rFonts w:ascii="Meiryo UI" w:hAnsi="Meiryo UI"/>
                                            <w:rPrChange w:id="4444" w:author="Moriyama, Shoya/森山 翔也" w:date="2025-04-02T21:09:00Z">
                                              <w:rPr/>
                                            </w:rPrChange>
                                          </w:rPr>
                                          <w:delText>24MM</w:delText>
                                        </w:r>
                                        <w:r w:rsidRPr="007C3599" w:rsidDel="00D339EF">
                                          <w:rPr>
                                            <w:rFonts w:ascii="Meiryo UI" w:hAnsi="Meiryo UI" w:hint="eastAsia"/>
                                            <w:rPrChange w:id="4445" w:author="Moriyama, Shoya/森山 翔也" w:date="2025-04-02T21:09:00Z">
                                              <w:rPr>
                                                <w:rFonts w:hint="eastAsia"/>
                                              </w:rPr>
                                            </w:rPrChange>
                                          </w:rPr>
                                          <w:delText>：</w:delText>
                                        </w:r>
                                        <w:r w:rsidRPr="007C3599" w:rsidDel="00D339EF">
                                          <w:rPr>
                                            <w:rFonts w:ascii="Meiryo UI" w:hAnsi="Meiryo UI"/>
                                            <w:rPrChange w:id="4446" w:author="Moriyama, Shoya/森山 翔也" w:date="2025-04-02T21:09:00Z">
                                              <w:rPr/>
                                            </w:rPrChange>
                                          </w:rPr>
                                          <w:delText>1A</w:delText>
                                        </w:r>
                                        <w:r w:rsidRPr="007C3599" w:rsidDel="00D339EF">
                                          <w:rPr>
                                            <w:rFonts w:ascii="Meiryo UI" w:hAnsi="Meiryo UI" w:hint="eastAsia"/>
                                            <w:rPrChange w:id="4447" w:author="Moriyama, Shoya/森山 翔也" w:date="2025-04-02T21:09:00Z">
                                              <w:rPr>
                                                <w:rFonts w:hint="eastAsia"/>
                                              </w:rPr>
                                            </w:rPrChange>
                                          </w:rPr>
                                          <w:delText>、</w:delText>
                                        </w:r>
                                        <w:r w:rsidRPr="007C3599" w:rsidDel="00D339EF">
                                          <w:rPr>
                                            <w:rFonts w:ascii="Meiryo UI" w:hAnsi="Meiryo UI"/>
                                            <w:rPrChange w:id="4448" w:author="Moriyama, Shoya/森山 翔也" w:date="2025-04-02T21:09:00Z">
                                              <w:rPr/>
                                            </w:rPrChange>
                                          </w:rPr>
                                          <w:delText>24SU/CDC</w:delText>
                                        </w:r>
                                        <w:r w:rsidRPr="007C3599" w:rsidDel="00D339EF">
                                          <w:rPr>
                                            <w:rFonts w:ascii="Meiryo UI" w:hAnsi="Meiryo UI" w:hint="eastAsia"/>
                                            <w:rPrChange w:id="4449" w:author="Moriyama, Shoya/森山 翔也" w:date="2025-04-02T21:09:00Z">
                                              <w:rPr>
                                                <w:rFonts w:hint="eastAsia"/>
                                              </w:rPr>
                                            </w:rPrChange>
                                          </w:rPr>
                                          <w:delText>：</w:delText>
                                        </w:r>
                                        <w:r w:rsidRPr="007C3599" w:rsidDel="00D339EF">
                                          <w:rPr>
                                            <w:rFonts w:ascii="Meiryo UI" w:hAnsi="Meiryo UI"/>
                                            <w:rPrChange w:id="4450" w:author="Moriyama, Shoya/森山 翔也" w:date="2025-04-02T21:09:00Z">
                                              <w:rPr/>
                                            </w:rPrChange>
                                          </w:rPr>
                                          <w:delText>CV</w:delText>
                                        </w:r>
                                        <w:r w:rsidRPr="007C3599" w:rsidDel="00D339EF">
                                          <w:rPr>
                                            <w:rFonts w:ascii="Meiryo UI" w:hAnsi="Meiryo UI" w:hint="eastAsia"/>
                                            <w:rPrChange w:id="4451" w:author="Moriyama, Shoya/森山 翔也" w:date="2025-04-02T21:09:00Z">
                                              <w:rPr>
                                                <w:rFonts w:hint="eastAsia"/>
                                              </w:rPr>
                                            </w:rPrChange>
                                          </w:rPr>
                                          <w:delText>）</w:delText>
                                        </w:r>
                                      </w:del>
                                    </w:ins>
                                  </w:p>
                                  <w:p w14:paraId="27904E0A" w14:textId="77777777" w:rsidR="00495270" w:rsidRPr="007C3599" w:rsidRDefault="00495270" w:rsidP="00495270">
                                    <w:pPr>
                                      <w:rPr>
                                        <w:rPrChange w:id="4452"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D714A" id="テキスト ボックス 1449" o:spid="_x0000_s1325" type="#_x0000_t202" style="position:absolute;left:0;text-align:left;margin-left:-256.25pt;margin-top:-3.15pt;width:501.5pt;height:615pt;z-index:2516583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" fillcolor="#7f7f7f" strokeweight=".5pt">
                        <v:fill opacity="32896f"/>
                        <v:path arrowok="t"/>
                        <v:textbox>
                          <w:txbxContent>
                            <w:p w14:paraId="6D426C30" w14:textId="77777777" w:rsidR="00D339EF" w:rsidRPr="007C3599" w:rsidRDefault="00D339EF" w:rsidP="00D339EF">
                              <w:pPr>
                                <w:rPr>
                                  <w:ins w:id="4453" w:author="Moriyama, Shoya/森山 翔也" w:date="2025-03-10T11:08:00Z"/>
                                  <w:rPrChange w:id="4454" w:author="Moriyama, Shoya/森山 翔也" w:date="2025-04-02T21:09:00Z">
                                    <w:rPr>
                                      <w:ins w:id="4455" w:author="Moriyama, Shoya/森山 翔也" w:date="2025-03-10T11:08:00Z"/>
                                      <w:color w:val="FF0000"/>
                                    </w:rPr>
                                  </w:rPrChange>
                                </w:rPr>
                              </w:pPr>
                              <w:ins w:id="4456" w:author="Moriyama, Shoya/森山 翔也" w:date="2025-03-10T11:08:00Z">
                                <w:r w:rsidRPr="007C3599">
                                  <w:rPr>
                                    <w:rFonts w:hint="eastAsia"/>
                                    <w:rPrChange w:id="4457" w:author="Moriyama, Shoya/森山 翔也" w:date="2025-04-02T21:09:00Z">
                                      <w:rPr>
                                        <w:rFonts w:hint="eastAsia"/>
                                        <w:color w:val="FF0000"/>
                                      </w:rPr>
                                    </w:rPrChange>
                                  </w:rPr>
                                  <w:t>各種サービス要求仕様書から</w:t>
                                </w:r>
                                <w:r w:rsidRPr="007C3599">
                                  <w:rPr>
                                    <w:rPrChange w:id="4458" w:author="Moriyama, Shoya/森山 翔也" w:date="2025-04-02T21:09:00Z">
                                      <w:rPr>
                                        <w:color w:val="FF0000"/>
                                      </w:rPr>
                                    </w:rPrChange>
                                  </w:rPr>
                                  <w:t>006_性能要求_Performance_Requirement</w:t>
                                </w:r>
                                <w:r w:rsidRPr="007C3599">
                                  <w:rPr>
                                    <w:rFonts w:hint="eastAsia"/>
                                    <w:rPrChange w:id="4459" w:author="Moriyama, Shoya/森山 翔也" w:date="2025-04-02T21:09:00Z">
                                      <w:rPr>
                                        <w:rFonts w:hint="eastAsia"/>
                                        <w:color w:val="FF0000"/>
                                      </w:rPr>
                                    </w:rPrChange>
                                  </w:rPr>
                                  <w:t>に</w:t>
                                </w:r>
                                <w:r w:rsidRPr="007C3599">
                                  <w:rPr>
                                    <w:rPrChange w:id="4460" w:author="Moriyama, Shoya/森山 翔也" w:date="2025-04-02T21:09:00Z">
                                      <w:rPr>
                                        <w:color w:val="FF0000"/>
                                      </w:rPr>
                                    </w:rPrChange>
                                  </w:rPr>
                                  <w:t>QOSを統合</w:t>
                                </w:r>
                              </w:ins>
                            </w:p>
                            <w:p w14:paraId="283D6F97" w14:textId="77777777" w:rsidR="00D339EF" w:rsidRPr="007C3599" w:rsidRDefault="00D339EF" w:rsidP="00D339EF">
                              <w:pPr>
                                <w:rPr>
                                  <w:ins w:id="4461" w:author="Moriyama, Shoya/森山 翔也" w:date="2025-03-10T11:08:00Z"/>
                                  <w:rPrChange w:id="4462" w:author="Moriyama, Shoya/森山 翔也" w:date="2025-04-02T21:09:00Z">
                                    <w:rPr>
                                      <w:ins w:id="4463" w:author="Moriyama, Shoya/森山 翔也" w:date="2025-03-10T11:08:00Z"/>
                                      <w:color w:val="FF0000"/>
                                    </w:rPr>
                                  </w:rPrChange>
                                </w:rPr>
                              </w:pPr>
                              <w:ins w:id="4464" w:author="Moriyama, Shoya/森山 翔也" w:date="2025-03-10T11:08:00Z">
                                <w:r w:rsidRPr="007C3599">
                                  <w:rPr>
                                    <w:rPrChange w:id="4465" w:author="Moriyama, Shoya/森山 翔也" w:date="2025-04-02T21:09:00Z">
                                      <w:rPr>
                                        <w:color w:val="FF0000"/>
                                      </w:rPr>
                                    </w:rPrChange>
                                  </w:rPr>
                                  <w:t>Integrate QOS from various service requirement specifications into "006_性能要求_Performance_Requirement"</w:t>
                                </w:r>
                              </w:ins>
                            </w:p>
                            <w:p w14:paraId="57EEBAF6" w14:textId="77777777" w:rsidR="00D339EF" w:rsidRPr="007C3599" w:rsidRDefault="00D339EF" w:rsidP="00D339EF">
                              <w:pPr>
                                <w:rPr>
                                  <w:ins w:id="4466" w:author="Moriyama, Shoya/森山 翔也" w:date="2025-03-10T11:08:00Z"/>
                                  <w:rPrChange w:id="4467" w:author="Moriyama, Shoya/森山 翔也" w:date="2025-04-02T21:09:00Z">
                                    <w:rPr>
                                      <w:ins w:id="4468" w:author="Moriyama, Shoya/森山 翔也" w:date="2025-03-10T11:08:00Z"/>
                                      <w:color w:val="000000"/>
                                    </w:rPr>
                                  </w:rPrChange>
                                </w:rPr>
                              </w:pPr>
                              <w:ins w:id="4469" w:author="Moriyama, Shoya/森山 翔也" w:date="2025-03-10T11:08:00Z">
                                <w:r w:rsidRPr="007C3599">
                                  <w:rPr>
                                    <w:rFonts w:hint="eastAsia"/>
                                    <w:rPrChange w:id="4470" w:author="Moriyama, Shoya/森山 翔也" w:date="2025-04-02T21:09:00Z">
                                      <w:rPr>
                                        <w:rFonts w:hint="eastAsia"/>
                                        <w:color w:val="FF0000"/>
                                      </w:rPr>
                                    </w:rPrChange>
                                  </w:rPr>
                                  <w:t>▲</w:t>
                                </w:r>
                                <w:r w:rsidRPr="007C3599">
                                  <w:rPr>
                                    <w:rPrChange w:id="4471" w:author="Moriyama, Shoya/森山 翔也" w:date="2025-04-02T21:09:00Z">
                                      <w:rPr>
                                        <w:color w:val="FF0000"/>
                                      </w:rPr>
                                    </w:rPrChange>
                                  </w:rPr>
                                  <w:t>7.20（24SU/CDC：CV）</w:t>
                                </w:r>
                              </w:ins>
                            </w:p>
                            <w:p w14:paraId="71603B55" w14:textId="08C6423A" w:rsidR="00495270" w:rsidRPr="007C3599" w:rsidDel="00D339EF" w:rsidRDefault="00495270" w:rsidP="00495270">
                              <w:pPr>
                                <w:rPr>
                                  <w:ins w:id="4472" w:author="Shimizu, Yuya/清水 裕也" w:date="2025-02-08T19:29:00Z"/>
                                  <w:del w:id="4473" w:author="Moriyama, Shoya/森山 翔也" w:date="2025-03-10T11:08:00Z"/>
                                  <w:rPrChange w:id="4474" w:author="Moriyama, Shoya/森山 翔也" w:date="2025-04-02T21:09:00Z">
                                    <w:rPr>
                                      <w:ins w:id="4475" w:author="Shimizu, Yuya/清水 裕也" w:date="2025-02-08T19:29:00Z"/>
                                      <w:del w:id="4476" w:author="Moriyama, Shoya/森山 翔也" w:date="2025-03-10T11:08:00Z"/>
                                      <w:color w:val="FF0000"/>
                                    </w:rPr>
                                  </w:rPrChange>
                                </w:rPr>
                              </w:pPr>
                              <w:ins w:id="4477" w:author="Shimizu, Yuya/清水 裕也" w:date="2025-02-08T19:29:00Z">
                                <w:del w:id="4478" w:author="Moriyama, Shoya/森山 翔也" w:date="2025-03-10T11:08:00Z">
                                  <w:r w:rsidRPr="007C3599" w:rsidDel="00D339EF">
                                    <w:rPr>
                                      <w:rFonts w:hint="eastAsia"/>
                                      <w:rPrChange w:id="4479" w:author="Moriyama, Shoya/森山 翔也" w:date="2025-04-02T21:09:00Z">
                                        <w:rPr>
                                          <w:rFonts w:hint="eastAsia"/>
                                          <w:color w:val="FF0000"/>
                                        </w:rPr>
                                      </w:rPrChange>
                                    </w:rPr>
                                    <w:delText>各種サービス要求仕様書から</w:delText>
                                  </w:r>
                                  <w:r w:rsidRPr="007C3599" w:rsidDel="00D339EF">
                                    <w:rPr>
                                      <w:rPrChange w:id="4480" w:author="Moriyama, Shoya/森山 翔也" w:date="2025-04-02T21:09:00Z">
                                        <w:rPr>
                                          <w:color w:val="FF0000"/>
                                        </w:rPr>
                                      </w:rPrChange>
                                    </w:rPr>
                                    <w:delText>006_性能要求_Performance_Requirementに</w:delText>
                                  </w:r>
                                </w:del>
                              </w:ins>
                            </w:p>
                            <w:p w14:paraId="13D120B2" w14:textId="26287D2E" w:rsidR="00495270" w:rsidRPr="007C3599" w:rsidDel="00D339EF" w:rsidRDefault="00495270" w:rsidP="00495270">
                              <w:pPr>
                                <w:rPr>
                                  <w:ins w:id="4481" w:author="Shimizu, Yuya/清水 裕也" w:date="2025-02-08T19:29:00Z"/>
                                  <w:del w:id="4482" w:author="Moriyama, Shoya/森山 翔也" w:date="2025-03-10T11:08:00Z"/>
                                  <w:rPrChange w:id="4483" w:author="Moriyama, Shoya/森山 翔也" w:date="2025-04-02T21:09:00Z">
                                    <w:rPr>
                                      <w:ins w:id="4484" w:author="Shimizu, Yuya/清水 裕也" w:date="2025-02-08T19:29:00Z"/>
                                      <w:del w:id="4485" w:author="Moriyama, Shoya/森山 翔也" w:date="2025-03-10T11:08:00Z"/>
                                      <w:color w:val="FF0000"/>
                                    </w:rPr>
                                  </w:rPrChange>
                                </w:rPr>
                              </w:pPr>
                              <w:ins w:id="4486" w:author="Shimizu, Yuya/清水 裕也" w:date="2025-02-08T19:29:00Z">
                                <w:del w:id="4487" w:author="Moriyama, Shoya/森山 翔也" w:date="2025-03-10T11:08:00Z">
                                  <w:r w:rsidRPr="007C3599" w:rsidDel="00D339EF">
                                    <w:rPr>
                                      <w:rPrChange w:id="4488" w:author="Moriyama, Shoya/森山 翔也" w:date="2025-04-02T21:09:00Z">
                                        <w:rPr>
                                          <w:color w:val="FF0000"/>
                                        </w:rPr>
                                      </w:rPrChange>
                                    </w:rPr>
                                    <w:delText>QOSを統合</w:delText>
                                  </w:r>
                                </w:del>
                              </w:ins>
                            </w:p>
                            <w:p w14:paraId="58E00708" w14:textId="3F7E053A" w:rsidR="00495270" w:rsidRPr="007C3599" w:rsidDel="00D339EF" w:rsidRDefault="00495270" w:rsidP="00495270">
                              <w:pPr>
                                <w:rPr>
                                  <w:ins w:id="4489" w:author="Shimizu, Yuya/清水 裕也" w:date="2025-02-08T19:29:00Z"/>
                                  <w:del w:id="4490" w:author="Moriyama, Shoya/森山 翔也" w:date="2025-03-10T11:08:00Z"/>
                                  <w:rPrChange w:id="4491" w:author="Moriyama, Shoya/森山 翔也" w:date="2025-04-02T21:09:00Z">
                                    <w:rPr>
                                      <w:ins w:id="4492" w:author="Shimizu, Yuya/清水 裕也" w:date="2025-02-08T19:29:00Z"/>
                                      <w:del w:id="4493" w:author="Moriyama, Shoya/森山 翔也" w:date="2025-03-10T11:08:00Z"/>
                                      <w:color w:val="FF0000"/>
                                    </w:rPr>
                                  </w:rPrChange>
                                </w:rPr>
                              </w:pPr>
                              <w:ins w:id="4494" w:author="Shimizu, Yuya/清水 裕也" w:date="2025-02-08T19:29:00Z">
                                <w:del w:id="4495" w:author="Moriyama, Shoya/森山 翔也" w:date="2025-03-10T11:08:00Z">
                                  <w:r w:rsidRPr="007C3599" w:rsidDel="00D339EF">
                                    <w:rPr>
                                      <w:rPrChange w:id="4496" w:author="Moriyama, Shoya/森山 翔也" w:date="2025-04-02T21:09:00Z">
                                        <w:rPr>
                                          <w:color w:val="FF0000"/>
                                        </w:rPr>
                                      </w:rPrChange>
                                    </w:rPr>
                                    <w:delText>Integrate QOS from various service requirement specifications into "006_性能要求_Performance_Requirement"</w:delText>
                                  </w:r>
                                </w:del>
                              </w:ins>
                            </w:p>
                            <w:p w14:paraId="257AAADB" w14:textId="44EE368F" w:rsidR="00495270" w:rsidRPr="007C3599" w:rsidDel="00D339EF" w:rsidRDefault="00495270" w:rsidP="00495270">
                              <w:pPr>
                                <w:pStyle w:val="Web"/>
                                <w:ind w:left="800"/>
                                <w:rPr>
                                  <w:ins w:id="4497" w:author="Sasaki, Kenji/佐々木 研二" w:date="2025-02-07T15:38:00Z"/>
                                  <w:del w:id="4498" w:author="Moriyama, Shoya/森山 翔也" w:date="2025-03-10T11:08:00Z"/>
                                  <w:rFonts w:ascii="Meiryo UI" w:hAnsi="Meiryo UI"/>
                                  <w:rPrChange w:id="4499" w:author="Moriyama, Shoya/森山 翔也" w:date="2025-04-02T21:09:00Z">
                                    <w:rPr>
                                      <w:ins w:id="4500" w:author="Sasaki, Kenji/佐々木 研二" w:date="2025-02-07T15:38:00Z"/>
                                      <w:del w:id="4501" w:author="Moriyama, Shoya/森山 翔也" w:date="2025-03-10T11:08:00Z"/>
                                      <w:rFonts w:ascii="Meiryo UI" w:hAnsi="Meiryo UI"/>
                                      <w:color w:val="FF0000"/>
                                    </w:rPr>
                                  </w:rPrChange>
                                </w:rPr>
                              </w:pPr>
                              <w:ins w:id="4502" w:author="Shimizu, Yuya/清水 裕也" w:date="2025-02-08T19:29:00Z">
                                <w:del w:id="4503" w:author="Moriyama, Shoya/森山 翔也" w:date="2025-03-10T11:08:00Z">
                                  <w:r w:rsidRPr="007C3599" w:rsidDel="00D339EF">
                                    <w:rPr>
                                      <w:rFonts w:hint="eastAsia"/>
                                      <w:rPrChange w:id="4504" w:author="Moriyama, Shoya/森山 翔也" w:date="2025-04-02T21:09:00Z">
                                        <w:rPr>
                                          <w:rFonts w:hint="eastAsia"/>
                                          <w:color w:val="FF0000"/>
                                        </w:rPr>
                                      </w:rPrChange>
                                    </w:rPr>
                                    <w:delText>▲</w:delText>
                                  </w:r>
                                  <w:r w:rsidRPr="007C3599" w:rsidDel="00D339EF">
                                    <w:rPr>
                                      <w:rPrChange w:id="4505" w:author="Moriyama, Shoya/森山 翔也" w:date="2025-04-02T21:09:00Z">
                                        <w:rPr>
                                          <w:color w:val="FF0000"/>
                                        </w:rPr>
                                      </w:rPrChange>
                                    </w:rPr>
                                    <w:delText>7.11</w:delText>
                                  </w:r>
                                  <w:r w:rsidRPr="007C3599" w:rsidDel="00D339EF">
                                    <w:rPr>
                                      <w:rFonts w:hint="eastAsia"/>
                                      <w:rPrChange w:id="4506" w:author="Moriyama, Shoya/森山 翔也" w:date="2025-04-02T21:09:00Z">
                                        <w:rPr>
                                          <w:rFonts w:hint="eastAsia"/>
                                          <w:color w:val="FF0000"/>
                                        </w:rPr>
                                      </w:rPrChange>
                                    </w:rPr>
                                    <w:delText>（</w:delText>
                                  </w:r>
                                  <w:r w:rsidRPr="007C3599" w:rsidDel="00D339EF">
                                    <w:rPr>
                                      <w:rPrChange w:id="4507" w:author="Moriyama, Shoya/森山 翔也" w:date="2025-04-02T21:09:00Z">
                                        <w:rPr>
                                          <w:color w:val="FF0000"/>
                                        </w:rPr>
                                      </w:rPrChange>
                                    </w:rPr>
                                    <w:delText>24MM</w:delText>
                                  </w:r>
                                  <w:r w:rsidRPr="007C3599" w:rsidDel="00D339EF">
                                    <w:rPr>
                                      <w:rFonts w:hint="eastAsia"/>
                                      <w:rPrChange w:id="4508" w:author="Moriyama, Shoya/森山 翔也" w:date="2025-04-02T21:09:00Z">
                                        <w:rPr>
                                          <w:rFonts w:hint="eastAsia"/>
                                          <w:color w:val="FF0000"/>
                                        </w:rPr>
                                      </w:rPrChange>
                                    </w:rPr>
                                    <w:delText>：</w:delText>
                                  </w:r>
                                  <w:r w:rsidRPr="007C3599" w:rsidDel="00D339EF">
                                    <w:rPr>
                                      <w:rPrChange w:id="4509" w:author="Moriyama, Shoya/森山 翔也" w:date="2025-04-02T21:09:00Z">
                                        <w:rPr>
                                          <w:color w:val="FF0000"/>
                                        </w:rPr>
                                      </w:rPrChange>
                                    </w:rPr>
                                    <w:delText>1A</w:delText>
                                  </w:r>
                                  <w:r w:rsidRPr="007C3599" w:rsidDel="00D339EF">
                                    <w:rPr>
                                      <w:rFonts w:hint="eastAsia"/>
                                      <w:rPrChange w:id="4510" w:author="Moriyama, Shoya/森山 翔也" w:date="2025-04-02T21:09:00Z">
                                        <w:rPr>
                                          <w:rFonts w:hint="eastAsia"/>
                                          <w:color w:val="FF0000"/>
                                        </w:rPr>
                                      </w:rPrChange>
                                    </w:rPr>
                                    <w:delText>、</w:delText>
                                  </w:r>
                                  <w:r w:rsidRPr="007C3599" w:rsidDel="00D339EF">
                                    <w:rPr>
                                      <w:rPrChange w:id="4511" w:author="Moriyama, Shoya/森山 翔也" w:date="2025-04-02T21:09:00Z">
                                        <w:rPr>
                                          <w:color w:val="FF0000"/>
                                        </w:rPr>
                                      </w:rPrChange>
                                    </w:rPr>
                                    <w:delText>24SU/CDC</w:delText>
                                  </w:r>
                                  <w:r w:rsidRPr="007C3599" w:rsidDel="00D339EF">
                                    <w:rPr>
                                      <w:rFonts w:hint="eastAsia"/>
                                      <w:rPrChange w:id="4512" w:author="Moriyama, Shoya/森山 翔也" w:date="2025-04-02T21:09:00Z">
                                        <w:rPr>
                                          <w:rFonts w:hint="eastAsia"/>
                                          <w:color w:val="FF0000"/>
                                        </w:rPr>
                                      </w:rPrChange>
                                    </w:rPr>
                                    <w:delText>：</w:delText>
                                  </w:r>
                                  <w:r w:rsidRPr="007C3599" w:rsidDel="00D339EF">
                                    <w:rPr>
                                      <w:rPrChange w:id="4513" w:author="Moriyama, Shoya/森山 翔也" w:date="2025-04-02T21:09:00Z">
                                        <w:rPr>
                                          <w:color w:val="FF0000"/>
                                        </w:rPr>
                                      </w:rPrChange>
                                    </w:rPr>
                                    <w:delText>CV</w:delText>
                                  </w:r>
                                  <w:r w:rsidRPr="007C3599" w:rsidDel="00D339EF">
                                    <w:rPr>
                                      <w:rFonts w:hint="eastAsia"/>
                                      <w:rPrChange w:id="4514" w:author="Moriyama, Shoya/森山 翔也" w:date="2025-04-02T21:09:00Z">
                                        <w:rPr>
                                          <w:rFonts w:hint="eastAsia"/>
                                          <w:color w:val="FF0000"/>
                                        </w:rPr>
                                      </w:rPrChange>
                                    </w:rPr>
                                    <w:delText>）</w:delText>
                                  </w:r>
                                </w:del>
                              </w:ins>
                              <w:ins w:id="4515" w:author="Sasaki, Kenji/佐々木 研二" w:date="2025-02-07T15:38:00Z">
                                <w:del w:id="4516" w:author="Moriyama, Shoya/森山 翔也" w:date="2025-03-10T11:08:00Z">
                                  <w:r w:rsidRPr="007C3599" w:rsidDel="00D339EF">
                                    <w:rPr>
                                      <w:rFonts w:ascii="Meiryo UI" w:hAnsi="Meiryo UI" w:hint="eastAsia"/>
                                      <w:rPrChange w:id="4517" w:author="Moriyama, Shoya/森山 翔也" w:date="2025-04-02T21:09:00Z">
                                        <w:rPr>
                                          <w:rFonts w:hint="eastAsia"/>
                                        </w:rPr>
                                      </w:rPrChange>
                                    </w:rPr>
                                    <w:delText>各種サービス要求仕様書から</w:delText>
                                  </w:r>
                                  <w:r w:rsidRPr="007C3599" w:rsidDel="00D339EF">
                                    <w:rPr>
                                      <w:rFonts w:ascii="Meiryo UI" w:hAnsi="Meiryo UI"/>
                                      <w:rPrChange w:id="4518" w:author="Moriyama, Shoya/森山 翔也" w:date="2025-04-02T21:09:00Z">
                                        <w:rPr/>
                                      </w:rPrChange>
                                    </w:rPr>
                                    <w:delText>006_</w:delText>
                                  </w:r>
                                  <w:r w:rsidRPr="007C3599" w:rsidDel="00D339EF">
                                    <w:rPr>
                                      <w:rFonts w:ascii="Meiryo UI" w:hAnsi="Meiryo UI" w:hint="eastAsia"/>
                                      <w:rPrChange w:id="4519" w:author="Moriyama, Shoya/森山 翔也" w:date="2025-04-02T21:09:00Z">
                                        <w:rPr>
                                          <w:rFonts w:hint="eastAsia"/>
                                        </w:rPr>
                                      </w:rPrChange>
                                    </w:rPr>
                                    <w:delText>性能要求</w:delText>
                                  </w:r>
                                  <w:r w:rsidRPr="007C3599" w:rsidDel="00D339EF">
                                    <w:rPr>
                                      <w:rFonts w:ascii="Meiryo UI" w:hAnsi="Meiryo UI"/>
                                      <w:rPrChange w:id="4520" w:author="Moriyama, Shoya/森山 翔也" w:date="2025-04-02T21:09:00Z">
                                        <w:rPr/>
                                      </w:rPrChange>
                                    </w:rPr>
                                    <w:delText>_Performance_Requirement</w:delText>
                                  </w:r>
                                  <w:r w:rsidRPr="007C3599" w:rsidDel="00D339EF">
                                    <w:rPr>
                                      <w:rFonts w:ascii="Meiryo UI" w:hAnsi="Meiryo UI" w:hint="eastAsia"/>
                                      <w:rPrChange w:id="4521" w:author="Moriyama, Shoya/森山 翔也" w:date="2025-04-02T21:09:00Z">
                                        <w:rPr>
                                          <w:rFonts w:hint="eastAsia"/>
                                        </w:rPr>
                                      </w:rPrChange>
                                    </w:rPr>
                                    <w:delText>に</w:delText>
                                  </w:r>
                                  <w:r w:rsidRPr="007C3599" w:rsidDel="00D339EF">
                                    <w:rPr>
                                      <w:rFonts w:ascii="Meiryo UI" w:hAnsi="Meiryo UI"/>
                                      <w:rPrChange w:id="4522" w:author="Moriyama, Shoya/森山 翔也" w:date="2025-04-02T21:09:00Z">
                                        <w:rPr/>
                                      </w:rPrChange>
                                    </w:rPr>
                                    <w:delText>QOS</w:delText>
                                  </w:r>
                                  <w:r w:rsidRPr="007C3599" w:rsidDel="00D339EF">
                                    <w:rPr>
                                      <w:rFonts w:ascii="Meiryo UI" w:hAnsi="Meiryo UI" w:hint="eastAsia"/>
                                      <w:rPrChange w:id="4523" w:author="Moriyama, Shoya/森山 翔也" w:date="2025-04-02T21:09:00Z">
                                        <w:rPr>
                                          <w:rFonts w:hint="eastAsia"/>
                                        </w:rPr>
                                      </w:rPrChange>
                                    </w:rPr>
                                    <w:delText>を統合</w:delText>
                                  </w:r>
                                </w:del>
                              </w:ins>
                            </w:p>
                            <w:p w14:paraId="6DF94B14" w14:textId="10CB9E71" w:rsidR="00495270" w:rsidRPr="007C3599" w:rsidDel="00D339EF" w:rsidRDefault="00495270" w:rsidP="00495270">
                              <w:pPr>
                                <w:pStyle w:val="Web"/>
                                <w:ind w:left="800"/>
                                <w:rPr>
                                  <w:ins w:id="4524" w:author="Sasaki, Kenji/佐々木 研二" w:date="2025-02-07T15:38:00Z"/>
                                  <w:del w:id="4525" w:author="Moriyama, Shoya/森山 翔也" w:date="2025-03-10T11:08:00Z"/>
                                  <w:rFonts w:ascii="Meiryo UI" w:hAnsi="Meiryo UI"/>
                                  <w:rPrChange w:id="4526" w:author="Moriyama, Shoya/森山 翔也" w:date="2025-04-02T21:09:00Z">
                                    <w:rPr>
                                      <w:ins w:id="4527" w:author="Sasaki, Kenji/佐々木 研二" w:date="2025-02-07T15:38:00Z"/>
                                      <w:del w:id="4528" w:author="Moriyama, Shoya/森山 翔也" w:date="2025-03-10T11:08:00Z"/>
                                      <w:rFonts w:ascii="Meiryo UI" w:hAnsi="Meiryo UI"/>
                                      <w:color w:val="FF0000"/>
                                    </w:rPr>
                                  </w:rPrChange>
                                </w:rPr>
                              </w:pPr>
                              <w:ins w:id="4529" w:author="Sasaki, Kenji/佐々木 研二" w:date="2025-02-07T15:38:00Z">
                                <w:del w:id="4530" w:author="Moriyama, Shoya/森山 翔也" w:date="2025-03-10T11:08:00Z">
                                  <w:r w:rsidRPr="007C3599" w:rsidDel="00D339EF">
                                    <w:rPr>
                                      <w:rFonts w:ascii="Meiryo UI" w:hAnsi="Meiryo UI"/>
                                      <w:rPrChange w:id="4531"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4532" w:author="Moriyama, Shoya/森山 翔也" w:date="2025-04-02T21:09:00Z">
                                        <w:rPr>
                                          <w:rFonts w:hint="eastAsia"/>
                                        </w:rPr>
                                      </w:rPrChange>
                                    </w:rPr>
                                    <w:delText>性能要求</w:delText>
                                  </w:r>
                                  <w:r w:rsidRPr="007C3599" w:rsidDel="00D339EF">
                                    <w:rPr>
                                      <w:rFonts w:ascii="Meiryo UI" w:hAnsi="Meiryo UI"/>
                                      <w:rPrChange w:id="4533" w:author="Moriyama, Shoya/森山 翔也" w:date="2025-04-02T21:09:00Z">
                                        <w:rPr/>
                                      </w:rPrChange>
                                    </w:rPr>
                                    <w:delText>_Performance_Requirement"</w:delText>
                                  </w:r>
                                </w:del>
                              </w:ins>
                            </w:p>
                            <w:p w14:paraId="0FC22EF6" w14:textId="46D4D028" w:rsidR="00495270" w:rsidRPr="007C3599" w:rsidDel="00D339EF" w:rsidRDefault="00495270" w:rsidP="00495270">
                              <w:pPr>
                                <w:pStyle w:val="Web"/>
                                <w:ind w:left="800"/>
                                <w:rPr>
                                  <w:ins w:id="4534" w:author="Sasaki, Kenji/佐々木 研二" w:date="2025-02-07T15:38:00Z"/>
                                  <w:del w:id="4535" w:author="Moriyama, Shoya/森山 翔也" w:date="2025-03-10T11:08:00Z"/>
                                  <w:rFonts w:ascii="Meiryo UI" w:hAnsi="Meiryo UI"/>
                                  <w:rPrChange w:id="4536" w:author="Moriyama, Shoya/森山 翔也" w:date="2025-04-02T21:09:00Z">
                                    <w:rPr>
                                      <w:ins w:id="4537" w:author="Sasaki, Kenji/佐々木 研二" w:date="2025-02-07T15:38:00Z"/>
                                      <w:del w:id="4538" w:author="Moriyama, Shoya/森山 翔也" w:date="2025-03-10T11:08:00Z"/>
                                      <w:rFonts w:ascii="Meiryo UI" w:hAnsi="Meiryo UI"/>
                                      <w:color w:val="FF0000"/>
                                    </w:rPr>
                                  </w:rPrChange>
                                </w:rPr>
                              </w:pPr>
                              <w:ins w:id="4539" w:author="Sasaki, Kenji/佐々木 研二" w:date="2025-02-07T15:38:00Z">
                                <w:del w:id="4540" w:author="Moriyama, Shoya/森山 翔也" w:date="2025-03-10T11:08:00Z">
                                  <w:r w:rsidRPr="007C3599" w:rsidDel="00D339EF">
                                    <w:rPr>
                                      <w:rFonts w:ascii="Meiryo UI" w:hAnsi="Meiryo UI" w:hint="eastAsia"/>
                                      <w:rPrChange w:id="4541" w:author="Moriyama, Shoya/森山 翔也" w:date="2025-04-02T21:09:00Z">
                                        <w:rPr>
                                          <w:rFonts w:hint="eastAsia"/>
                                        </w:rPr>
                                      </w:rPrChange>
                                    </w:rPr>
                                    <w:delText>▲</w:delText>
                                  </w:r>
                                  <w:r w:rsidRPr="007C3599" w:rsidDel="00D339EF">
                                    <w:rPr>
                                      <w:rFonts w:ascii="Meiryo UI" w:hAnsi="Meiryo UI"/>
                                      <w:rPrChange w:id="4542" w:author="Moriyama, Shoya/森山 翔也" w:date="2025-04-02T21:09:00Z">
                                        <w:rPr/>
                                      </w:rPrChange>
                                    </w:rPr>
                                    <w:delText>7.11</w:delText>
                                  </w:r>
                                  <w:r w:rsidRPr="007C3599" w:rsidDel="00D339EF">
                                    <w:rPr>
                                      <w:rFonts w:ascii="Meiryo UI" w:hAnsi="Meiryo UI" w:hint="eastAsia"/>
                                      <w:rPrChange w:id="4543" w:author="Moriyama, Shoya/森山 翔也" w:date="2025-04-02T21:09:00Z">
                                        <w:rPr>
                                          <w:rFonts w:hint="eastAsia"/>
                                        </w:rPr>
                                      </w:rPrChange>
                                    </w:rPr>
                                    <w:delText>（</w:delText>
                                  </w:r>
                                  <w:r w:rsidRPr="007C3599" w:rsidDel="00D339EF">
                                    <w:rPr>
                                      <w:rFonts w:ascii="Meiryo UI" w:hAnsi="Meiryo UI"/>
                                      <w:rPrChange w:id="4544" w:author="Moriyama, Shoya/森山 翔也" w:date="2025-04-02T21:09:00Z">
                                        <w:rPr/>
                                      </w:rPrChange>
                                    </w:rPr>
                                    <w:delText>24MM</w:delText>
                                  </w:r>
                                  <w:r w:rsidRPr="007C3599" w:rsidDel="00D339EF">
                                    <w:rPr>
                                      <w:rFonts w:ascii="Meiryo UI" w:hAnsi="Meiryo UI" w:hint="eastAsia"/>
                                      <w:rPrChange w:id="4545" w:author="Moriyama, Shoya/森山 翔也" w:date="2025-04-02T21:09:00Z">
                                        <w:rPr>
                                          <w:rFonts w:hint="eastAsia"/>
                                        </w:rPr>
                                      </w:rPrChange>
                                    </w:rPr>
                                    <w:delText>：</w:delText>
                                  </w:r>
                                  <w:r w:rsidRPr="007C3599" w:rsidDel="00D339EF">
                                    <w:rPr>
                                      <w:rFonts w:ascii="Meiryo UI" w:hAnsi="Meiryo UI"/>
                                      <w:rPrChange w:id="4546" w:author="Moriyama, Shoya/森山 翔也" w:date="2025-04-02T21:09:00Z">
                                        <w:rPr/>
                                      </w:rPrChange>
                                    </w:rPr>
                                    <w:delText>1A</w:delText>
                                  </w:r>
                                  <w:r w:rsidRPr="007C3599" w:rsidDel="00D339EF">
                                    <w:rPr>
                                      <w:rFonts w:ascii="Meiryo UI" w:hAnsi="Meiryo UI" w:hint="eastAsia"/>
                                      <w:rPrChange w:id="4547" w:author="Moriyama, Shoya/森山 翔也" w:date="2025-04-02T21:09:00Z">
                                        <w:rPr>
                                          <w:rFonts w:hint="eastAsia"/>
                                        </w:rPr>
                                      </w:rPrChange>
                                    </w:rPr>
                                    <w:delText>、</w:delText>
                                  </w:r>
                                  <w:r w:rsidRPr="007C3599" w:rsidDel="00D339EF">
                                    <w:rPr>
                                      <w:rFonts w:ascii="Meiryo UI" w:hAnsi="Meiryo UI"/>
                                      <w:rPrChange w:id="4548" w:author="Moriyama, Shoya/森山 翔也" w:date="2025-04-02T21:09:00Z">
                                        <w:rPr/>
                                      </w:rPrChange>
                                    </w:rPr>
                                    <w:delText>24SU/CDC</w:delText>
                                  </w:r>
                                  <w:r w:rsidRPr="007C3599" w:rsidDel="00D339EF">
                                    <w:rPr>
                                      <w:rFonts w:ascii="Meiryo UI" w:hAnsi="Meiryo UI" w:hint="eastAsia"/>
                                      <w:rPrChange w:id="4549" w:author="Moriyama, Shoya/森山 翔也" w:date="2025-04-02T21:09:00Z">
                                        <w:rPr>
                                          <w:rFonts w:hint="eastAsia"/>
                                        </w:rPr>
                                      </w:rPrChange>
                                    </w:rPr>
                                    <w:delText>：</w:delText>
                                  </w:r>
                                  <w:r w:rsidRPr="007C3599" w:rsidDel="00D339EF">
                                    <w:rPr>
                                      <w:rFonts w:ascii="Meiryo UI" w:hAnsi="Meiryo UI"/>
                                      <w:rPrChange w:id="4550" w:author="Moriyama, Shoya/森山 翔也" w:date="2025-04-02T21:09:00Z">
                                        <w:rPr/>
                                      </w:rPrChange>
                                    </w:rPr>
                                    <w:delText>CV</w:delText>
                                  </w:r>
                                  <w:r w:rsidRPr="007C3599" w:rsidDel="00D339EF">
                                    <w:rPr>
                                      <w:rFonts w:ascii="Meiryo UI" w:hAnsi="Meiryo UI" w:hint="eastAsia"/>
                                      <w:rPrChange w:id="4551" w:author="Moriyama, Shoya/森山 翔也" w:date="2025-04-02T21:09:00Z">
                                        <w:rPr>
                                          <w:rFonts w:hint="eastAsia"/>
                                        </w:rPr>
                                      </w:rPrChange>
                                    </w:rPr>
                                    <w:delText>）</w:delText>
                                  </w:r>
                                </w:del>
                              </w:ins>
                            </w:p>
                            <w:p w14:paraId="27904E0A" w14:textId="77777777" w:rsidR="00495270" w:rsidRPr="007C3599" w:rsidRDefault="00495270" w:rsidP="00495270">
                              <w:pPr>
                                <w:rPr>
                                  <w:rPrChange w:id="4552" w:author="Moriyama, Shoya/森山 翔也" w:date="2025-04-02T21:09:00Z">
                                    <w:rPr>
                                      <w:color w:val="000000"/>
                                    </w:rPr>
                                  </w:rPrChange>
                                </w:rPr>
                              </w:pPr>
                            </w:p>
                          </w:txbxContent>
                        </v:textbox>
                        <w10:wrap anchorx="margin"/>
                      </v:shape>
                    </w:pict>
                  </mc:Fallback>
                </mc:AlternateContent>
              </w:r>
            </w:ins>
            <w:r w:rsidR="00BC714B" w:rsidRPr="007C3599">
              <w:rPr>
                <w:strike/>
                <w:lang w:val="en"/>
              </w:rPr>
              <w:t>DCM download (automatic)</w:t>
            </w:r>
          </w:p>
          <w:p w14:paraId="6A61F0D6" w14:textId="37B41523" w:rsidR="00BC714B" w:rsidRPr="007C3599" w:rsidRDefault="00BC714B" w:rsidP="00285DAA">
            <w:pPr>
              <w:rPr>
                <w:rFonts w:cs="ＭＳ Ｐゴシック"/>
                <w:strike/>
              </w:rPr>
            </w:pPr>
            <w:r w:rsidRPr="007C3599">
              <w:rPr>
                <w:rFonts w:hint="eastAsia"/>
                <w:strike/>
              </w:rPr>
              <w:t xml:space="preserve">　</w:t>
            </w:r>
          </w:p>
        </w:tc>
        <w:tc>
          <w:tcPr>
            <w:tcW w:w="1617" w:type="dxa"/>
            <w:tcBorders>
              <w:top w:val="single" w:sz="4" w:space="0" w:color="auto"/>
              <w:left w:val="single" w:sz="4" w:space="0" w:color="auto"/>
              <w:bottom w:val="single" w:sz="4" w:space="0" w:color="auto"/>
              <w:right w:val="single" w:sz="4" w:space="0" w:color="auto"/>
            </w:tcBorders>
          </w:tcPr>
          <w:p w14:paraId="4A6143F8" w14:textId="70BCF6AE" w:rsidR="00BC714B" w:rsidRPr="007C3599" w:rsidRDefault="00BC714B" w:rsidP="00285DAA">
            <w:pPr>
              <w:rPr>
                <w:rFonts w:cs="ＭＳ Ｐゴシック"/>
                <w:strike/>
              </w:rPr>
            </w:pPr>
            <w:r w:rsidRPr="007C3599">
              <w:rPr>
                <w:strike/>
                <w:lang w:val="en"/>
              </w:rPr>
              <w:t>Acc ON CDF</w:t>
            </w:r>
            <w:r w:rsidRPr="007C3599">
              <w:rPr>
                <w:lang w:val="en"/>
              </w:rPr>
              <w:t xml:space="preserve"> </w:t>
            </w:r>
            <w:r w:rsidRPr="007C3599">
              <w:rPr>
                <w:strike/>
                <w:lang w:val="en"/>
              </w:rPr>
              <w:t>receives response to "with updated data" and completes download</w:t>
            </w:r>
          </w:p>
        </w:tc>
        <w:tc>
          <w:tcPr>
            <w:tcW w:w="2524" w:type="dxa"/>
            <w:tcBorders>
              <w:top w:val="single" w:sz="4" w:space="0" w:color="auto"/>
              <w:left w:val="single" w:sz="4" w:space="0" w:color="auto"/>
              <w:bottom w:val="single" w:sz="4" w:space="0" w:color="auto"/>
              <w:right w:val="single" w:sz="4" w:space="0" w:color="auto"/>
            </w:tcBorders>
          </w:tcPr>
          <w:p w14:paraId="10794F19" w14:textId="77777777" w:rsidR="00BC714B" w:rsidRPr="007C3599" w:rsidRDefault="00BC714B" w:rsidP="00285DAA">
            <w:pPr>
              <w:rPr>
                <w:strike/>
              </w:rPr>
            </w:pPr>
            <w:r w:rsidRPr="007C3599">
              <w:rPr>
                <w:strike/>
                <w:lang w:val="en"/>
              </w:rPr>
              <w:t>Within 15 seconds</w:t>
            </w:r>
          </w:p>
          <w:p w14:paraId="18DC28EF" w14:textId="77777777" w:rsidR="00BC714B" w:rsidRPr="007C3599" w:rsidRDefault="00BC714B" w:rsidP="00285DAA">
            <w:pPr>
              <w:rPr>
                <w:strike/>
              </w:rPr>
            </w:pPr>
          </w:p>
          <w:p w14:paraId="511B0ACD" w14:textId="77777777" w:rsidR="00BC714B" w:rsidRPr="007C3599" w:rsidRDefault="00BC714B" w:rsidP="00285DAA">
            <w:pPr>
              <w:rPr>
                <w:strike/>
              </w:rPr>
            </w:pPr>
            <w:r w:rsidRPr="007C3599">
              <w:rPr>
                <w:strike/>
                <w:lang w:val="en"/>
              </w:rPr>
              <w:t>Check service duration</w:t>
            </w:r>
          </w:p>
          <w:p w14:paraId="157A3A3C" w14:textId="77777777" w:rsidR="00BC714B" w:rsidRPr="007C3599" w:rsidRDefault="00BC714B" w:rsidP="00285DAA">
            <w:pPr>
              <w:rPr>
                <w:strike/>
              </w:rPr>
            </w:pPr>
            <w:r w:rsidRPr="007C3599">
              <w:rPr>
                <w:strike/>
                <w:lang w:val="en"/>
              </w:rPr>
              <w:t>Establish a connection with the Center</w:t>
            </w:r>
          </w:p>
          <w:p w14:paraId="0D18C885" w14:textId="77777777" w:rsidR="00BC714B" w:rsidRPr="007C3599" w:rsidRDefault="00BC714B" w:rsidP="00285DAA">
            <w:pPr>
              <w:rPr>
                <w:strike/>
              </w:rPr>
            </w:pPr>
            <w:r w:rsidRPr="007C3599">
              <w:rPr>
                <w:strike/>
                <w:lang w:val="en"/>
              </w:rPr>
              <w:t>Narrow street version information extraction</w:t>
            </w:r>
          </w:p>
          <w:p w14:paraId="0AD15D0D" w14:textId="77777777" w:rsidR="00BC714B" w:rsidRPr="007C3599" w:rsidRDefault="00BC714B" w:rsidP="00285DAA">
            <w:pPr>
              <w:rPr>
                <w:strike/>
              </w:rPr>
            </w:pPr>
            <w:r w:rsidRPr="007C3599">
              <w:rPr>
                <w:strike/>
                <w:lang w:val="en"/>
              </w:rPr>
              <w:t>Judgment of whether or not to update</w:t>
            </w:r>
            <w:r w:rsidR="00285DAA" w:rsidRPr="007C3599">
              <w:rPr>
                <w:lang w:val="en"/>
              </w:rPr>
              <w:t xml:space="preserve"> </w:t>
            </w:r>
            <w:r w:rsidR="00285DAA" w:rsidRPr="007C3599">
              <w:rPr>
                <w:strike/>
                <w:lang w:val="en"/>
              </w:rPr>
              <w:t>the map</w:t>
            </w:r>
            <w:r w:rsidR="00285DAA" w:rsidRPr="007C3599">
              <w:rPr>
                <w:lang w:val="en"/>
              </w:rPr>
              <w:t xml:space="preserve"> around the home</w:t>
            </w:r>
          </w:p>
          <w:p w14:paraId="1CEB812F" w14:textId="77777777" w:rsidR="00BC714B" w:rsidRPr="007C3599" w:rsidRDefault="00BC714B" w:rsidP="00285DAA">
            <w:pPr>
              <w:rPr>
                <w:strike/>
              </w:rPr>
            </w:pPr>
            <w:r w:rsidRPr="007C3599">
              <w:rPr>
                <w:strike/>
                <w:lang w:val="en"/>
              </w:rPr>
              <w:t>Download delivery packages around your home</w:t>
            </w:r>
          </w:p>
          <w:p w14:paraId="11C7AA2A" w14:textId="11B8686E" w:rsidR="00BC714B" w:rsidRPr="007C3599" w:rsidRDefault="00BC714B" w:rsidP="00285DAA">
            <w:pPr>
              <w:rPr>
                <w:strike/>
              </w:rPr>
            </w:pPr>
            <w:r w:rsidRPr="007C3599">
              <w:rPr>
                <w:strike/>
                <w:lang w:val="en"/>
              </w:rPr>
              <w:t>Consistency check of delivery packages (checksum)</w:t>
            </w:r>
          </w:p>
        </w:tc>
      </w:tr>
      <w:tr w:rsidR="007C3599" w:rsidRPr="007C3599" w14:paraId="702386DD" w14:textId="77777777" w:rsidTr="347E5CEB">
        <w:trPr>
          <w:cantSplit/>
          <w:trHeight w:val="1432"/>
        </w:trPr>
        <w:tc>
          <w:tcPr>
            <w:tcW w:w="736" w:type="dxa"/>
            <w:vMerge/>
          </w:tcPr>
          <w:p w14:paraId="783A7042" w14:textId="77777777" w:rsidR="00BC714B" w:rsidRPr="007C3599" w:rsidRDefault="00BC714B" w:rsidP="00285DAA"/>
        </w:tc>
        <w:tc>
          <w:tcPr>
            <w:tcW w:w="2126" w:type="dxa"/>
            <w:gridSpan w:val="2"/>
            <w:vMerge/>
          </w:tcPr>
          <w:p w14:paraId="74F184E4" w14:textId="77777777" w:rsidR="00BC714B" w:rsidRPr="007C3599" w:rsidRDefault="00BC714B" w:rsidP="00285DAA"/>
        </w:tc>
        <w:tc>
          <w:tcPr>
            <w:tcW w:w="1399" w:type="dxa"/>
            <w:vMerge/>
          </w:tcPr>
          <w:p w14:paraId="708414D6" w14:textId="77777777" w:rsidR="00BC714B" w:rsidRPr="007C3599" w:rsidRDefault="00BC714B" w:rsidP="00285DAA">
            <w:pPr>
              <w:rPr>
                <w:strike/>
              </w:rPr>
            </w:pPr>
          </w:p>
        </w:tc>
        <w:tc>
          <w:tcPr>
            <w:tcW w:w="1617" w:type="dxa"/>
            <w:tcBorders>
              <w:top w:val="single" w:sz="4" w:space="0" w:color="auto"/>
              <w:left w:val="single" w:sz="4" w:space="0" w:color="auto"/>
              <w:bottom w:val="single" w:sz="4" w:space="0" w:color="auto"/>
              <w:right w:val="single" w:sz="4" w:space="0" w:color="auto"/>
            </w:tcBorders>
          </w:tcPr>
          <w:p w14:paraId="1620593F" w14:textId="3C15B294" w:rsidR="00BC714B" w:rsidRPr="007C3599" w:rsidRDefault="00495270" w:rsidP="00285DAA">
            <w:pPr>
              <w:rPr>
                <w:rFonts w:cs="ＭＳ Ｐゴシック"/>
                <w:strike/>
              </w:rPr>
            </w:pPr>
            <w:ins w:id="4553" w:author="Moriyama, Shoya/森山 翔也" w:date="2025-02-10T16:31:00Z">
              <w:r w:rsidRPr="007C3599">
                <w:rPr>
                  <w:rFonts w:ascii="ＭＳ Ｐゴシック" w:eastAsia="ＭＳ Ｐゴシック" w:hAnsi="ＭＳ Ｐゴシック" w:cs="ＭＳ Ｐゴシック"/>
                  <w:noProof/>
                  <w:kern w:val="0"/>
                  <w:sz w:val="24"/>
                </w:rPr>
                <mc:AlternateContent>
                  <mc:Choice Requires="wps">
                    <w:drawing>
                      <wp:anchor distT="0" distB="0" distL="114300" distR="114300" simplePos="0" relativeHeight="251658307" behindDoc="0" locked="0" layoutInCell="1" allowOverlap="1" wp14:anchorId="27709E93" wp14:editId="189FC924">
                        <wp:simplePos x="0" y="0"/>
                        <wp:positionH relativeFrom="margin">
                          <wp:posOffset>-4204335</wp:posOffset>
                        </wp:positionH>
                        <wp:positionV relativeFrom="paragraph">
                          <wp:posOffset>-20955</wp:posOffset>
                        </wp:positionV>
                        <wp:extent cx="6369050" cy="7810500"/>
                        <wp:effectExtent l="0" t="0" r="12700" b="19050"/>
                        <wp:wrapNone/>
                        <wp:docPr id="1450" name="テキスト ボックス 1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7810500"/>
                                </a:xfrm>
                                <a:prstGeom prst="rect">
                                  <a:avLst/>
                                </a:prstGeom>
                                <a:solidFill>
                                  <a:srgbClr val="7F7F7F">
                                    <a:alpha val="50196"/>
                                  </a:srgbClr>
                                </a:solidFill>
                                <a:ln w="6350">
                                  <a:solidFill>
                                    <a:prstClr val="black"/>
                                  </a:solidFill>
                                </a:ln>
                              </wps:spPr>
                              <wps:txbx>
                                <w:txbxContent>
                                  <w:p w14:paraId="300C7730" w14:textId="77777777" w:rsidR="00D339EF" w:rsidRPr="007C3599" w:rsidRDefault="00D339EF" w:rsidP="00D339EF">
                                    <w:pPr>
                                      <w:rPr>
                                        <w:ins w:id="4554" w:author="Moriyama, Shoya/森山 翔也" w:date="2025-03-10T11:08:00Z"/>
                                        <w:rPrChange w:id="4555" w:author="Moriyama, Shoya/森山 翔也" w:date="2025-04-02T21:09:00Z">
                                          <w:rPr>
                                            <w:ins w:id="4556" w:author="Moriyama, Shoya/森山 翔也" w:date="2025-03-10T11:08:00Z"/>
                                            <w:color w:val="FF0000"/>
                                          </w:rPr>
                                        </w:rPrChange>
                                      </w:rPr>
                                    </w:pPr>
                                    <w:ins w:id="4557" w:author="Moriyama, Shoya/森山 翔也" w:date="2025-03-10T11:08:00Z">
                                      <w:r w:rsidRPr="007C3599">
                                        <w:rPr>
                                          <w:rFonts w:hint="eastAsia"/>
                                          <w:rPrChange w:id="4558" w:author="Moriyama, Shoya/森山 翔也" w:date="2025-04-02T21:09:00Z">
                                            <w:rPr>
                                              <w:rFonts w:hint="eastAsia"/>
                                              <w:color w:val="FF0000"/>
                                            </w:rPr>
                                          </w:rPrChange>
                                        </w:rPr>
                                        <w:t>各種サービス要求仕様書から</w:t>
                                      </w:r>
                                      <w:r w:rsidRPr="007C3599">
                                        <w:rPr>
                                          <w:rPrChange w:id="4559" w:author="Moriyama, Shoya/森山 翔也" w:date="2025-04-02T21:09:00Z">
                                            <w:rPr>
                                              <w:color w:val="FF0000"/>
                                            </w:rPr>
                                          </w:rPrChange>
                                        </w:rPr>
                                        <w:t>006_性能要求_Performance_Requirement</w:t>
                                      </w:r>
                                      <w:r w:rsidRPr="007C3599">
                                        <w:rPr>
                                          <w:rFonts w:hint="eastAsia"/>
                                          <w:rPrChange w:id="4560" w:author="Moriyama, Shoya/森山 翔也" w:date="2025-04-02T21:09:00Z">
                                            <w:rPr>
                                              <w:rFonts w:hint="eastAsia"/>
                                              <w:color w:val="FF0000"/>
                                            </w:rPr>
                                          </w:rPrChange>
                                        </w:rPr>
                                        <w:t>に</w:t>
                                      </w:r>
                                      <w:r w:rsidRPr="007C3599">
                                        <w:rPr>
                                          <w:rPrChange w:id="4561" w:author="Moriyama, Shoya/森山 翔也" w:date="2025-04-02T21:09:00Z">
                                            <w:rPr>
                                              <w:color w:val="FF0000"/>
                                            </w:rPr>
                                          </w:rPrChange>
                                        </w:rPr>
                                        <w:t>QOSを統合</w:t>
                                      </w:r>
                                    </w:ins>
                                  </w:p>
                                  <w:p w14:paraId="6945459A" w14:textId="77777777" w:rsidR="00D339EF" w:rsidRPr="007C3599" w:rsidRDefault="00D339EF" w:rsidP="00D339EF">
                                    <w:pPr>
                                      <w:rPr>
                                        <w:ins w:id="4562" w:author="Moriyama, Shoya/森山 翔也" w:date="2025-03-10T11:08:00Z"/>
                                        <w:rPrChange w:id="4563" w:author="Moriyama, Shoya/森山 翔也" w:date="2025-04-02T21:09:00Z">
                                          <w:rPr>
                                            <w:ins w:id="4564" w:author="Moriyama, Shoya/森山 翔也" w:date="2025-03-10T11:08:00Z"/>
                                            <w:color w:val="FF0000"/>
                                          </w:rPr>
                                        </w:rPrChange>
                                      </w:rPr>
                                    </w:pPr>
                                    <w:ins w:id="4565" w:author="Moriyama, Shoya/森山 翔也" w:date="2025-03-10T11:08:00Z">
                                      <w:r w:rsidRPr="007C3599">
                                        <w:rPr>
                                          <w:rPrChange w:id="4566" w:author="Moriyama, Shoya/森山 翔也" w:date="2025-04-02T21:09:00Z">
                                            <w:rPr>
                                              <w:color w:val="FF0000"/>
                                            </w:rPr>
                                          </w:rPrChange>
                                        </w:rPr>
                                        <w:t>Integrate QOS from various service requirement specifications into "006_性能要求_Performance_Requirement"</w:t>
                                      </w:r>
                                    </w:ins>
                                  </w:p>
                                  <w:p w14:paraId="218C04A2" w14:textId="77777777" w:rsidR="00D339EF" w:rsidRPr="007C3599" w:rsidRDefault="00D339EF" w:rsidP="00D339EF">
                                    <w:pPr>
                                      <w:rPr>
                                        <w:ins w:id="4567" w:author="Moriyama, Shoya/森山 翔也" w:date="2025-03-10T11:08:00Z"/>
                                        <w:rPrChange w:id="4568" w:author="Moriyama, Shoya/森山 翔也" w:date="2025-04-02T21:09:00Z">
                                          <w:rPr>
                                            <w:ins w:id="4569" w:author="Moriyama, Shoya/森山 翔也" w:date="2025-03-10T11:08:00Z"/>
                                            <w:color w:val="000000"/>
                                          </w:rPr>
                                        </w:rPrChange>
                                      </w:rPr>
                                    </w:pPr>
                                    <w:ins w:id="4570" w:author="Moriyama, Shoya/森山 翔也" w:date="2025-03-10T11:08:00Z">
                                      <w:r w:rsidRPr="007C3599">
                                        <w:rPr>
                                          <w:rFonts w:hint="eastAsia"/>
                                          <w:rPrChange w:id="4571" w:author="Moriyama, Shoya/森山 翔也" w:date="2025-04-02T21:09:00Z">
                                            <w:rPr>
                                              <w:rFonts w:hint="eastAsia"/>
                                              <w:color w:val="FF0000"/>
                                            </w:rPr>
                                          </w:rPrChange>
                                        </w:rPr>
                                        <w:t>▲</w:t>
                                      </w:r>
                                      <w:r w:rsidRPr="007C3599">
                                        <w:rPr>
                                          <w:rPrChange w:id="4572" w:author="Moriyama, Shoya/森山 翔也" w:date="2025-04-02T21:09:00Z">
                                            <w:rPr>
                                              <w:color w:val="FF0000"/>
                                            </w:rPr>
                                          </w:rPrChange>
                                        </w:rPr>
                                        <w:t>7.20（24SU/CDC：CV）</w:t>
                                      </w:r>
                                    </w:ins>
                                  </w:p>
                                  <w:p w14:paraId="02653925" w14:textId="00A43062" w:rsidR="00495270" w:rsidRPr="007C3599" w:rsidDel="00D339EF" w:rsidRDefault="00495270" w:rsidP="00495270">
                                    <w:pPr>
                                      <w:rPr>
                                        <w:ins w:id="4573" w:author="Shimizu, Yuya/清水 裕也" w:date="2025-02-08T19:29:00Z"/>
                                        <w:del w:id="4574" w:author="Moriyama, Shoya/森山 翔也" w:date="2025-03-10T11:08:00Z"/>
                                        <w:rPrChange w:id="4575" w:author="Moriyama, Shoya/森山 翔也" w:date="2025-04-02T21:09:00Z">
                                          <w:rPr>
                                            <w:ins w:id="4576" w:author="Shimizu, Yuya/清水 裕也" w:date="2025-02-08T19:29:00Z"/>
                                            <w:del w:id="4577" w:author="Moriyama, Shoya/森山 翔也" w:date="2025-03-10T11:08:00Z"/>
                                            <w:color w:val="FF0000"/>
                                          </w:rPr>
                                        </w:rPrChange>
                                      </w:rPr>
                                    </w:pPr>
                                    <w:ins w:id="4578" w:author="Shimizu, Yuya/清水 裕也" w:date="2025-02-08T19:29:00Z">
                                      <w:del w:id="4579" w:author="Moriyama, Shoya/森山 翔也" w:date="2025-03-10T11:08:00Z">
                                        <w:r w:rsidRPr="007C3599" w:rsidDel="00D339EF">
                                          <w:rPr>
                                            <w:rFonts w:hint="eastAsia"/>
                                            <w:rPrChange w:id="4580" w:author="Moriyama, Shoya/森山 翔也" w:date="2025-04-02T21:09:00Z">
                                              <w:rPr>
                                                <w:rFonts w:hint="eastAsia"/>
                                                <w:color w:val="FF0000"/>
                                              </w:rPr>
                                            </w:rPrChange>
                                          </w:rPr>
                                          <w:delText>各種サービス要求仕様書から</w:delText>
                                        </w:r>
                                        <w:r w:rsidRPr="007C3599" w:rsidDel="00D339EF">
                                          <w:rPr>
                                            <w:rPrChange w:id="4581" w:author="Moriyama, Shoya/森山 翔也" w:date="2025-04-02T21:09:00Z">
                                              <w:rPr>
                                                <w:color w:val="FF0000"/>
                                              </w:rPr>
                                            </w:rPrChange>
                                          </w:rPr>
                                          <w:delText>006_性能要求_Performance_Requirementに</w:delText>
                                        </w:r>
                                      </w:del>
                                    </w:ins>
                                  </w:p>
                                  <w:p w14:paraId="004DF45F" w14:textId="59A2E9A6" w:rsidR="00495270" w:rsidRPr="007C3599" w:rsidDel="00D339EF" w:rsidRDefault="00495270" w:rsidP="00495270">
                                    <w:pPr>
                                      <w:rPr>
                                        <w:ins w:id="4582" w:author="Shimizu, Yuya/清水 裕也" w:date="2025-02-08T19:29:00Z"/>
                                        <w:del w:id="4583" w:author="Moriyama, Shoya/森山 翔也" w:date="2025-03-10T11:08:00Z"/>
                                        <w:rPrChange w:id="4584" w:author="Moriyama, Shoya/森山 翔也" w:date="2025-04-02T21:09:00Z">
                                          <w:rPr>
                                            <w:ins w:id="4585" w:author="Shimizu, Yuya/清水 裕也" w:date="2025-02-08T19:29:00Z"/>
                                            <w:del w:id="4586" w:author="Moriyama, Shoya/森山 翔也" w:date="2025-03-10T11:08:00Z"/>
                                            <w:color w:val="FF0000"/>
                                          </w:rPr>
                                        </w:rPrChange>
                                      </w:rPr>
                                    </w:pPr>
                                    <w:ins w:id="4587" w:author="Shimizu, Yuya/清水 裕也" w:date="2025-02-08T19:29:00Z">
                                      <w:del w:id="4588" w:author="Moriyama, Shoya/森山 翔也" w:date="2025-03-10T11:08:00Z">
                                        <w:r w:rsidRPr="007C3599" w:rsidDel="00D339EF">
                                          <w:rPr>
                                            <w:rPrChange w:id="4589" w:author="Moriyama, Shoya/森山 翔也" w:date="2025-04-02T21:09:00Z">
                                              <w:rPr>
                                                <w:color w:val="FF0000"/>
                                              </w:rPr>
                                            </w:rPrChange>
                                          </w:rPr>
                                          <w:delText>QOSを統合</w:delText>
                                        </w:r>
                                      </w:del>
                                    </w:ins>
                                  </w:p>
                                  <w:p w14:paraId="49A48F45" w14:textId="114FE172" w:rsidR="00495270" w:rsidRPr="007C3599" w:rsidDel="00D339EF" w:rsidRDefault="00495270" w:rsidP="00495270">
                                    <w:pPr>
                                      <w:rPr>
                                        <w:ins w:id="4590" w:author="Shimizu, Yuya/清水 裕也" w:date="2025-02-08T19:29:00Z"/>
                                        <w:del w:id="4591" w:author="Moriyama, Shoya/森山 翔也" w:date="2025-03-10T11:08:00Z"/>
                                        <w:rPrChange w:id="4592" w:author="Moriyama, Shoya/森山 翔也" w:date="2025-04-02T21:09:00Z">
                                          <w:rPr>
                                            <w:ins w:id="4593" w:author="Shimizu, Yuya/清水 裕也" w:date="2025-02-08T19:29:00Z"/>
                                            <w:del w:id="4594" w:author="Moriyama, Shoya/森山 翔也" w:date="2025-03-10T11:08:00Z"/>
                                            <w:color w:val="FF0000"/>
                                          </w:rPr>
                                        </w:rPrChange>
                                      </w:rPr>
                                    </w:pPr>
                                    <w:ins w:id="4595" w:author="Shimizu, Yuya/清水 裕也" w:date="2025-02-08T19:29:00Z">
                                      <w:del w:id="4596" w:author="Moriyama, Shoya/森山 翔也" w:date="2025-03-10T11:08:00Z">
                                        <w:r w:rsidRPr="007C3599" w:rsidDel="00D339EF">
                                          <w:rPr>
                                            <w:rPrChange w:id="4597" w:author="Moriyama, Shoya/森山 翔也" w:date="2025-04-02T21:09:00Z">
                                              <w:rPr>
                                                <w:color w:val="FF0000"/>
                                              </w:rPr>
                                            </w:rPrChange>
                                          </w:rPr>
                                          <w:delText>Integrate QOS from various service requirement specifications into "006_性能要求_Performance_Requirement"</w:delText>
                                        </w:r>
                                      </w:del>
                                    </w:ins>
                                  </w:p>
                                  <w:p w14:paraId="491921BA" w14:textId="208542E2" w:rsidR="00495270" w:rsidRPr="007C3599" w:rsidDel="00D339EF" w:rsidRDefault="00495270" w:rsidP="00495270">
                                    <w:pPr>
                                      <w:pStyle w:val="Web"/>
                                      <w:ind w:left="800"/>
                                      <w:rPr>
                                        <w:ins w:id="4598" w:author="Sasaki, Kenji/佐々木 研二" w:date="2025-02-07T15:38:00Z"/>
                                        <w:del w:id="4599" w:author="Moriyama, Shoya/森山 翔也" w:date="2025-03-10T11:08:00Z"/>
                                        <w:rFonts w:ascii="Meiryo UI" w:hAnsi="Meiryo UI"/>
                                        <w:rPrChange w:id="4600" w:author="Moriyama, Shoya/森山 翔也" w:date="2025-04-02T21:09:00Z">
                                          <w:rPr>
                                            <w:ins w:id="4601" w:author="Sasaki, Kenji/佐々木 研二" w:date="2025-02-07T15:38:00Z"/>
                                            <w:del w:id="4602" w:author="Moriyama, Shoya/森山 翔也" w:date="2025-03-10T11:08:00Z"/>
                                            <w:rFonts w:ascii="Meiryo UI" w:hAnsi="Meiryo UI"/>
                                            <w:color w:val="FF0000"/>
                                          </w:rPr>
                                        </w:rPrChange>
                                      </w:rPr>
                                    </w:pPr>
                                    <w:ins w:id="4603" w:author="Shimizu, Yuya/清水 裕也" w:date="2025-02-08T19:29:00Z">
                                      <w:del w:id="4604" w:author="Moriyama, Shoya/森山 翔也" w:date="2025-03-10T11:08:00Z">
                                        <w:r w:rsidRPr="007C3599" w:rsidDel="00D339EF">
                                          <w:rPr>
                                            <w:rFonts w:hint="eastAsia"/>
                                            <w:rPrChange w:id="4605" w:author="Moriyama, Shoya/森山 翔也" w:date="2025-04-02T21:09:00Z">
                                              <w:rPr>
                                                <w:rFonts w:hint="eastAsia"/>
                                                <w:color w:val="FF0000"/>
                                              </w:rPr>
                                            </w:rPrChange>
                                          </w:rPr>
                                          <w:delText>▲</w:delText>
                                        </w:r>
                                        <w:r w:rsidRPr="007C3599" w:rsidDel="00D339EF">
                                          <w:rPr>
                                            <w:rPrChange w:id="4606" w:author="Moriyama, Shoya/森山 翔也" w:date="2025-04-02T21:09:00Z">
                                              <w:rPr>
                                                <w:color w:val="FF0000"/>
                                              </w:rPr>
                                            </w:rPrChange>
                                          </w:rPr>
                                          <w:delText>7.11</w:delText>
                                        </w:r>
                                        <w:r w:rsidRPr="007C3599" w:rsidDel="00D339EF">
                                          <w:rPr>
                                            <w:rFonts w:hint="eastAsia"/>
                                            <w:rPrChange w:id="4607" w:author="Moriyama, Shoya/森山 翔也" w:date="2025-04-02T21:09:00Z">
                                              <w:rPr>
                                                <w:rFonts w:hint="eastAsia"/>
                                                <w:color w:val="FF0000"/>
                                              </w:rPr>
                                            </w:rPrChange>
                                          </w:rPr>
                                          <w:delText>（</w:delText>
                                        </w:r>
                                        <w:r w:rsidRPr="007C3599" w:rsidDel="00D339EF">
                                          <w:rPr>
                                            <w:rPrChange w:id="4608" w:author="Moriyama, Shoya/森山 翔也" w:date="2025-04-02T21:09:00Z">
                                              <w:rPr>
                                                <w:color w:val="FF0000"/>
                                              </w:rPr>
                                            </w:rPrChange>
                                          </w:rPr>
                                          <w:delText>24MM</w:delText>
                                        </w:r>
                                        <w:r w:rsidRPr="007C3599" w:rsidDel="00D339EF">
                                          <w:rPr>
                                            <w:rFonts w:hint="eastAsia"/>
                                            <w:rPrChange w:id="4609" w:author="Moriyama, Shoya/森山 翔也" w:date="2025-04-02T21:09:00Z">
                                              <w:rPr>
                                                <w:rFonts w:hint="eastAsia"/>
                                                <w:color w:val="FF0000"/>
                                              </w:rPr>
                                            </w:rPrChange>
                                          </w:rPr>
                                          <w:delText>：</w:delText>
                                        </w:r>
                                        <w:r w:rsidRPr="007C3599" w:rsidDel="00D339EF">
                                          <w:rPr>
                                            <w:rPrChange w:id="4610" w:author="Moriyama, Shoya/森山 翔也" w:date="2025-04-02T21:09:00Z">
                                              <w:rPr>
                                                <w:color w:val="FF0000"/>
                                              </w:rPr>
                                            </w:rPrChange>
                                          </w:rPr>
                                          <w:delText>1A</w:delText>
                                        </w:r>
                                        <w:r w:rsidRPr="007C3599" w:rsidDel="00D339EF">
                                          <w:rPr>
                                            <w:rFonts w:hint="eastAsia"/>
                                            <w:rPrChange w:id="4611" w:author="Moriyama, Shoya/森山 翔也" w:date="2025-04-02T21:09:00Z">
                                              <w:rPr>
                                                <w:rFonts w:hint="eastAsia"/>
                                                <w:color w:val="FF0000"/>
                                              </w:rPr>
                                            </w:rPrChange>
                                          </w:rPr>
                                          <w:delText>、</w:delText>
                                        </w:r>
                                        <w:r w:rsidRPr="007C3599" w:rsidDel="00D339EF">
                                          <w:rPr>
                                            <w:rPrChange w:id="4612" w:author="Moriyama, Shoya/森山 翔也" w:date="2025-04-02T21:09:00Z">
                                              <w:rPr>
                                                <w:color w:val="FF0000"/>
                                              </w:rPr>
                                            </w:rPrChange>
                                          </w:rPr>
                                          <w:delText>24SU/CDC</w:delText>
                                        </w:r>
                                        <w:r w:rsidRPr="007C3599" w:rsidDel="00D339EF">
                                          <w:rPr>
                                            <w:rFonts w:hint="eastAsia"/>
                                            <w:rPrChange w:id="4613" w:author="Moriyama, Shoya/森山 翔也" w:date="2025-04-02T21:09:00Z">
                                              <w:rPr>
                                                <w:rFonts w:hint="eastAsia"/>
                                                <w:color w:val="FF0000"/>
                                              </w:rPr>
                                            </w:rPrChange>
                                          </w:rPr>
                                          <w:delText>：</w:delText>
                                        </w:r>
                                        <w:r w:rsidRPr="007C3599" w:rsidDel="00D339EF">
                                          <w:rPr>
                                            <w:rPrChange w:id="4614" w:author="Moriyama, Shoya/森山 翔也" w:date="2025-04-02T21:09:00Z">
                                              <w:rPr>
                                                <w:color w:val="FF0000"/>
                                              </w:rPr>
                                            </w:rPrChange>
                                          </w:rPr>
                                          <w:delText>CV</w:delText>
                                        </w:r>
                                        <w:r w:rsidRPr="007C3599" w:rsidDel="00D339EF">
                                          <w:rPr>
                                            <w:rFonts w:hint="eastAsia"/>
                                            <w:rPrChange w:id="4615" w:author="Moriyama, Shoya/森山 翔也" w:date="2025-04-02T21:09:00Z">
                                              <w:rPr>
                                                <w:rFonts w:hint="eastAsia"/>
                                                <w:color w:val="FF0000"/>
                                              </w:rPr>
                                            </w:rPrChange>
                                          </w:rPr>
                                          <w:delText>）</w:delText>
                                        </w:r>
                                      </w:del>
                                    </w:ins>
                                    <w:ins w:id="4616" w:author="Sasaki, Kenji/佐々木 研二" w:date="2025-02-07T15:38:00Z">
                                      <w:del w:id="4617" w:author="Moriyama, Shoya/森山 翔也" w:date="2025-03-10T11:08:00Z">
                                        <w:r w:rsidRPr="007C3599" w:rsidDel="00D339EF">
                                          <w:rPr>
                                            <w:rFonts w:ascii="Meiryo UI" w:hAnsi="Meiryo UI" w:hint="eastAsia"/>
                                            <w:rPrChange w:id="4618" w:author="Moriyama, Shoya/森山 翔也" w:date="2025-04-02T21:09:00Z">
                                              <w:rPr>
                                                <w:rFonts w:hint="eastAsia"/>
                                              </w:rPr>
                                            </w:rPrChange>
                                          </w:rPr>
                                          <w:delText>各種サービス要求仕様書から</w:delText>
                                        </w:r>
                                        <w:r w:rsidRPr="007C3599" w:rsidDel="00D339EF">
                                          <w:rPr>
                                            <w:rFonts w:ascii="Meiryo UI" w:hAnsi="Meiryo UI"/>
                                            <w:rPrChange w:id="4619" w:author="Moriyama, Shoya/森山 翔也" w:date="2025-04-02T21:09:00Z">
                                              <w:rPr/>
                                            </w:rPrChange>
                                          </w:rPr>
                                          <w:delText>006_</w:delText>
                                        </w:r>
                                        <w:r w:rsidRPr="007C3599" w:rsidDel="00D339EF">
                                          <w:rPr>
                                            <w:rFonts w:ascii="Meiryo UI" w:hAnsi="Meiryo UI" w:hint="eastAsia"/>
                                            <w:rPrChange w:id="4620" w:author="Moriyama, Shoya/森山 翔也" w:date="2025-04-02T21:09:00Z">
                                              <w:rPr>
                                                <w:rFonts w:hint="eastAsia"/>
                                              </w:rPr>
                                            </w:rPrChange>
                                          </w:rPr>
                                          <w:delText>性能要求</w:delText>
                                        </w:r>
                                        <w:r w:rsidRPr="007C3599" w:rsidDel="00D339EF">
                                          <w:rPr>
                                            <w:rFonts w:ascii="Meiryo UI" w:hAnsi="Meiryo UI"/>
                                            <w:rPrChange w:id="4621" w:author="Moriyama, Shoya/森山 翔也" w:date="2025-04-02T21:09:00Z">
                                              <w:rPr/>
                                            </w:rPrChange>
                                          </w:rPr>
                                          <w:delText>_Performance_Requirement</w:delText>
                                        </w:r>
                                        <w:r w:rsidRPr="007C3599" w:rsidDel="00D339EF">
                                          <w:rPr>
                                            <w:rFonts w:ascii="Meiryo UI" w:hAnsi="Meiryo UI" w:hint="eastAsia"/>
                                            <w:rPrChange w:id="4622" w:author="Moriyama, Shoya/森山 翔也" w:date="2025-04-02T21:09:00Z">
                                              <w:rPr>
                                                <w:rFonts w:hint="eastAsia"/>
                                              </w:rPr>
                                            </w:rPrChange>
                                          </w:rPr>
                                          <w:delText>に</w:delText>
                                        </w:r>
                                        <w:r w:rsidRPr="007C3599" w:rsidDel="00D339EF">
                                          <w:rPr>
                                            <w:rFonts w:ascii="Meiryo UI" w:hAnsi="Meiryo UI"/>
                                            <w:rPrChange w:id="4623" w:author="Moriyama, Shoya/森山 翔也" w:date="2025-04-02T21:09:00Z">
                                              <w:rPr/>
                                            </w:rPrChange>
                                          </w:rPr>
                                          <w:delText>QOS</w:delText>
                                        </w:r>
                                        <w:r w:rsidRPr="007C3599" w:rsidDel="00D339EF">
                                          <w:rPr>
                                            <w:rFonts w:ascii="Meiryo UI" w:hAnsi="Meiryo UI" w:hint="eastAsia"/>
                                            <w:rPrChange w:id="4624" w:author="Moriyama, Shoya/森山 翔也" w:date="2025-04-02T21:09:00Z">
                                              <w:rPr>
                                                <w:rFonts w:hint="eastAsia"/>
                                              </w:rPr>
                                            </w:rPrChange>
                                          </w:rPr>
                                          <w:delText>を統合</w:delText>
                                        </w:r>
                                      </w:del>
                                    </w:ins>
                                  </w:p>
                                  <w:p w14:paraId="642FBA14" w14:textId="1BEF2C7F" w:rsidR="00495270" w:rsidRPr="007C3599" w:rsidDel="00D339EF" w:rsidRDefault="00495270" w:rsidP="00495270">
                                    <w:pPr>
                                      <w:pStyle w:val="Web"/>
                                      <w:ind w:left="800"/>
                                      <w:rPr>
                                        <w:ins w:id="4625" w:author="Sasaki, Kenji/佐々木 研二" w:date="2025-02-07T15:38:00Z"/>
                                        <w:del w:id="4626" w:author="Moriyama, Shoya/森山 翔也" w:date="2025-03-10T11:08:00Z"/>
                                        <w:rFonts w:ascii="Meiryo UI" w:hAnsi="Meiryo UI"/>
                                        <w:rPrChange w:id="4627" w:author="Moriyama, Shoya/森山 翔也" w:date="2025-04-02T21:09:00Z">
                                          <w:rPr>
                                            <w:ins w:id="4628" w:author="Sasaki, Kenji/佐々木 研二" w:date="2025-02-07T15:38:00Z"/>
                                            <w:del w:id="4629" w:author="Moriyama, Shoya/森山 翔也" w:date="2025-03-10T11:08:00Z"/>
                                            <w:rFonts w:ascii="Meiryo UI" w:hAnsi="Meiryo UI"/>
                                            <w:color w:val="FF0000"/>
                                          </w:rPr>
                                        </w:rPrChange>
                                      </w:rPr>
                                    </w:pPr>
                                    <w:ins w:id="4630" w:author="Sasaki, Kenji/佐々木 研二" w:date="2025-02-07T15:38:00Z">
                                      <w:del w:id="4631" w:author="Moriyama, Shoya/森山 翔也" w:date="2025-03-10T11:08:00Z">
                                        <w:r w:rsidRPr="007C3599" w:rsidDel="00D339EF">
                                          <w:rPr>
                                            <w:rFonts w:ascii="Meiryo UI" w:hAnsi="Meiryo UI"/>
                                            <w:rPrChange w:id="4632"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4633" w:author="Moriyama, Shoya/森山 翔也" w:date="2025-04-02T21:09:00Z">
                                              <w:rPr>
                                                <w:rFonts w:hint="eastAsia"/>
                                              </w:rPr>
                                            </w:rPrChange>
                                          </w:rPr>
                                          <w:delText>性能要求</w:delText>
                                        </w:r>
                                        <w:r w:rsidRPr="007C3599" w:rsidDel="00D339EF">
                                          <w:rPr>
                                            <w:rFonts w:ascii="Meiryo UI" w:hAnsi="Meiryo UI"/>
                                            <w:rPrChange w:id="4634" w:author="Moriyama, Shoya/森山 翔也" w:date="2025-04-02T21:09:00Z">
                                              <w:rPr/>
                                            </w:rPrChange>
                                          </w:rPr>
                                          <w:delText>_Performance_Requirement"</w:delText>
                                        </w:r>
                                      </w:del>
                                    </w:ins>
                                  </w:p>
                                  <w:p w14:paraId="1602857B" w14:textId="0B461799" w:rsidR="00495270" w:rsidRPr="007C3599" w:rsidDel="00D339EF" w:rsidRDefault="00495270" w:rsidP="00495270">
                                    <w:pPr>
                                      <w:pStyle w:val="Web"/>
                                      <w:ind w:left="800"/>
                                      <w:rPr>
                                        <w:ins w:id="4635" w:author="Sasaki, Kenji/佐々木 研二" w:date="2025-02-07T15:38:00Z"/>
                                        <w:del w:id="4636" w:author="Moriyama, Shoya/森山 翔也" w:date="2025-03-10T11:08:00Z"/>
                                        <w:rFonts w:ascii="Meiryo UI" w:hAnsi="Meiryo UI"/>
                                        <w:rPrChange w:id="4637" w:author="Moriyama, Shoya/森山 翔也" w:date="2025-04-02T21:09:00Z">
                                          <w:rPr>
                                            <w:ins w:id="4638" w:author="Sasaki, Kenji/佐々木 研二" w:date="2025-02-07T15:38:00Z"/>
                                            <w:del w:id="4639" w:author="Moriyama, Shoya/森山 翔也" w:date="2025-03-10T11:08:00Z"/>
                                            <w:rFonts w:ascii="Meiryo UI" w:hAnsi="Meiryo UI"/>
                                            <w:color w:val="FF0000"/>
                                          </w:rPr>
                                        </w:rPrChange>
                                      </w:rPr>
                                    </w:pPr>
                                    <w:ins w:id="4640" w:author="Sasaki, Kenji/佐々木 研二" w:date="2025-02-07T15:38:00Z">
                                      <w:del w:id="4641" w:author="Moriyama, Shoya/森山 翔也" w:date="2025-03-10T11:08:00Z">
                                        <w:r w:rsidRPr="007C3599" w:rsidDel="00D339EF">
                                          <w:rPr>
                                            <w:rFonts w:ascii="Meiryo UI" w:hAnsi="Meiryo UI" w:hint="eastAsia"/>
                                            <w:rPrChange w:id="4642" w:author="Moriyama, Shoya/森山 翔也" w:date="2025-04-02T21:09:00Z">
                                              <w:rPr>
                                                <w:rFonts w:hint="eastAsia"/>
                                              </w:rPr>
                                            </w:rPrChange>
                                          </w:rPr>
                                          <w:delText>▲</w:delText>
                                        </w:r>
                                        <w:r w:rsidRPr="007C3599" w:rsidDel="00D339EF">
                                          <w:rPr>
                                            <w:rFonts w:ascii="Meiryo UI" w:hAnsi="Meiryo UI"/>
                                            <w:rPrChange w:id="4643" w:author="Moriyama, Shoya/森山 翔也" w:date="2025-04-02T21:09:00Z">
                                              <w:rPr/>
                                            </w:rPrChange>
                                          </w:rPr>
                                          <w:delText>7.11</w:delText>
                                        </w:r>
                                        <w:r w:rsidRPr="007C3599" w:rsidDel="00D339EF">
                                          <w:rPr>
                                            <w:rFonts w:ascii="Meiryo UI" w:hAnsi="Meiryo UI" w:hint="eastAsia"/>
                                            <w:rPrChange w:id="4644" w:author="Moriyama, Shoya/森山 翔也" w:date="2025-04-02T21:09:00Z">
                                              <w:rPr>
                                                <w:rFonts w:hint="eastAsia"/>
                                              </w:rPr>
                                            </w:rPrChange>
                                          </w:rPr>
                                          <w:delText>（</w:delText>
                                        </w:r>
                                        <w:r w:rsidRPr="007C3599" w:rsidDel="00D339EF">
                                          <w:rPr>
                                            <w:rFonts w:ascii="Meiryo UI" w:hAnsi="Meiryo UI"/>
                                            <w:rPrChange w:id="4645" w:author="Moriyama, Shoya/森山 翔也" w:date="2025-04-02T21:09:00Z">
                                              <w:rPr/>
                                            </w:rPrChange>
                                          </w:rPr>
                                          <w:delText>24MM</w:delText>
                                        </w:r>
                                        <w:r w:rsidRPr="007C3599" w:rsidDel="00D339EF">
                                          <w:rPr>
                                            <w:rFonts w:ascii="Meiryo UI" w:hAnsi="Meiryo UI" w:hint="eastAsia"/>
                                            <w:rPrChange w:id="4646" w:author="Moriyama, Shoya/森山 翔也" w:date="2025-04-02T21:09:00Z">
                                              <w:rPr>
                                                <w:rFonts w:hint="eastAsia"/>
                                              </w:rPr>
                                            </w:rPrChange>
                                          </w:rPr>
                                          <w:delText>：</w:delText>
                                        </w:r>
                                        <w:r w:rsidRPr="007C3599" w:rsidDel="00D339EF">
                                          <w:rPr>
                                            <w:rFonts w:ascii="Meiryo UI" w:hAnsi="Meiryo UI"/>
                                            <w:rPrChange w:id="4647" w:author="Moriyama, Shoya/森山 翔也" w:date="2025-04-02T21:09:00Z">
                                              <w:rPr/>
                                            </w:rPrChange>
                                          </w:rPr>
                                          <w:delText>1A</w:delText>
                                        </w:r>
                                        <w:r w:rsidRPr="007C3599" w:rsidDel="00D339EF">
                                          <w:rPr>
                                            <w:rFonts w:ascii="Meiryo UI" w:hAnsi="Meiryo UI" w:hint="eastAsia"/>
                                            <w:rPrChange w:id="4648" w:author="Moriyama, Shoya/森山 翔也" w:date="2025-04-02T21:09:00Z">
                                              <w:rPr>
                                                <w:rFonts w:hint="eastAsia"/>
                                              </w:rPr>
                                            </w:rPrChange>
                                          </w:rPr>
                                          <w:delText>、</w:delText>
                                        </w:r>
                                        <w:r w:rsidRPr="007C3599" w:rsidDel="00D339EF">
                                          <w:rPr>
                                            <w:rFonts w:ascii="Meiryo UI" w:hAnsi="Meiryo UI"/>
                                            <w:rPrChange w:id="4649" w:author="Moriyama, Shoya/森山 翔也" w:date="2025-04-02T21:09:00Z">
                                              <w:rPr/>
                                            </w:rPrChange>
                                          </w:rPr>
                                          <w:delText>24SU/CDC</w:delText>
                                        </w:r>
                                        <w:r w:rsidRPr="007C3599" w:rsidDel="00D339EF">
                                          <w:rPr>
                                            <w:rFonts w:ascii="Meiryo UI" w:hAnsi="Meiryo UI" w:hint="eastAsia"/>
                                            <w:rPrChange w:id="4650" w:author="Moriyama, Shoya/森山 翔也" w:date="2025-04-02T21:09:00Z">
                                              <w:rPr>
                                                <w:rFonts w:hint="eastAsia"/>
                                              </w:rPr>
                                            </w:rPrChange>
                                          </w:rPr>
                                          <w:delText>：</w:delText>
                                        </w:r>
                                        <w:r w:rsidRPr="007C3599" w:rsidDel="00D339EF">
                                          <w:rPr>
                                            <w:rFonts w:ascii="Meiryo UI" w:hAnsi="Meiryo UI"/>
                                            <w:rPrChange w:id="4651" w:author="Moriyama, Shoya/森山 翔也" w:date="2025-04-02T21:09:00Z">
                                              <w:rPr/>
                                            </w:rPrChange>
                                          </w:rPr>
                                          <w:delText>CV</w:delText>
                                        </w:r>
                                        <w:r w:rsidRPr="007C3599" w:rsidDel="00D339EF">
                                          <w:rPr>
                                            <w:rFonts w:ascii="Meiryo UI" w:hAnsi="Meiryo UI" w:hint="eastAsia"/>
                                            <w:rPrChange w:id="4652" w:author="Moriyama, Shoya/森山 翔也" w:date="2025-04-02T21:09:00Z">
                                              <w:rPr>
                                                <w:rFonts w:hint="eastAsia"/>
                                              </w:rPr>
                                            </w:rPrChange>
                                          </w:rPr>
                                          <w:delText>）</w:delText>
                                        </w:r>
                                      </w:del>
                                    </w:ins>
                                  </w:p>
                                  <w:p w14:paraId="79C78EF4" w14:textId="77777777" w:rsidR="00495270" w:rsidRPr="007C3599" w:rsidRDefault="00495270" w:rsidP="00495270">
                                    <w:pPr>
                                      <w:rPr>
                                        <w:rPrChange w:id="4653"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09E93" id="テキスト ボックス 1450" o:spid="_x0000_s1326" type="#_x0000_t202" style="position:absolute;left:0;text-align:left;margin-left:-331.05pt;margin-top:-1.65pt;width:501.5pt;height:615pt;z-index:2516583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" fillcolor="#7f7f7f" strokeweight=".5pt">
                        <v:fill opacity="32896f"/>
                        <v:path arrowok="t"/>
                        <v:textbox>
                          <w:txbxContent>
                            <w:p w14:paraId="300C7730" w14:textId="77777777" w:rsidR="00D339EF" w:rsidRPr="007C3599" w:rsidRDefault="00D339EF" w:rsidP="00D339EF">
                              <w:pPr>
                                <w:rPr>
                                  <w:ins w:id="4654" w:author="Moriyama, Shoya/森山 翔也" w:date="2025-03-10T11:08:00Z"/>
                                  <w:rPrChange w:id="4655" w:author="Moriyama, Shoya/森山 翔也" w:date="2025-04-02T21:09:00Z">
                                    <w:rPr>
                                      <w:ins w:id="4656" w:author="Moriyama, Shoya/森山 翔也" w:date="2025-03-10T11:08:00Z"/>
                                      <w:color w:val="FF0000"/>
                                    </w:rPr>
                                  </w:rPrChange>
                                </w:rPr>
                              </w:pPr>
                              <w:ins w:id="4657" w:author="Moriyama, Shoya/森山 翔也" w:date="2025-03-10T11:08:00Z">
                                <w:r w:rsidRPr="007C3599">
                                  <w:rPr>
                                    <w:rFonts w:hint="eastAsia"/>
                                    <w:rPrChange w:id="4658" w:author="Moriyama, Shoya/森山 翔也" w:date="2025-04-02T21:09:00Z">
                                      <w:rPr>
                                        <w:rFonts w:hint="eastAsia"/>
                                        <w:color w:val="FF0000"/>
                                      </w:rPr>
                                    </w:rPrChange>
                                  </w:rPr>
                                  <w:t>各種サービス要求仕様書から</w:t>
                                </w:r>
                                <w:r w:rsidRPr="007C3599">
                                  <w:rPr>
                                    <w:rPrChange w:id="4659" w:author="Moriyama, Shoya/森山 翔也" w:date="2025-04-02T21:09:00Z">
                                      <w:rPr>
                                        <w:color w:val="FF0000"/>
                                      </w:rPr>
                                    </w:rPrChange>
                                  </w:rPr>
                                  <w:t>006_性能要求_Performance_Requirement</w:t>
                                </w:r>
                                <w:r w:rsidRPr="007C3599">
                                  <w:rPr>
                                    <w:rFonts w:hint="eastAsia"/>
                                    <w:rPrChange w:id="4660" w:author="Moriyama, Shoya/森山 翔也" w:date="2025-04-02T21:09:00Z">
                                      <w:rPr>
                                        <w:rFonts w:hint="eastAsia"/>
                                        <w:color w:val="FF0000"/>
                                      </w:rPr>
                                    </w:rPrChange>
                                  </w:rPr>
                                  <w:t>に</w:t>
                                </w:r>
                                <w:r w:rsidRPr="007C3599">
                                  <w:rPr>
                                    <w:rPrChange w:id="4661" w:author="Moriyama, Shoya/森山 翔也" w:date="2025-04-02T21:09:00Z">
                                      <w:rPr>
                                        <w:color w:val="FF0000"/>
                                      </w:rPr>
                                    </w:rPrChange>
                                  </w:rPr>
                                  <w:t>QOSを統合</w:t>
                                </w:r>
                              </w:ins>
                            </w:p>
                            <w:p w14:paraId="6945459A" w14:textId="77777777" w:rsidR="00D339EF" w:rsidRPr="007C3599" w:rsidRDefault="00D339EF" w:rsidP="00D339EF">
                              <w:pPr>
                                <w:rPr>
                                  <w:ins w:id="4662" w:author="Moriyama, Shoya/森山 翔也" w:date="2025-03-10T11:08:00Z"/>
                                  <w:rPrChange w:id="4663" w:author="Moriyama, Shoya/森山 翔也" w:date="2025-04-02T21:09:00Z">
                                    <w:rPr>
                                      <w:ins w:id="4664" w:author="Moriyama, Shoya/森山 翔也" w:date="2025-03-10T11:08:00Z"/>
                                      <w:color w:val="FF0000"/>
                                    </w:rPr>
                                  </w:rPrChange>
                                </w:rPr>
                              </w:pPr>
                              <w:ins w:id="4665" w:author="Moriyama, Shoya/森山 翔也" w:date="2025-03-10T11:08:00Z">
                                <w:r w:rsidRPr="007C3599">
                                  <w:rPr>
                                    <w:rPrChange w:id="4666" w:author="Moriyama, Shoya/森山 翔也" w:date="2025-04-02T21:09:00Z">
                                      <w:rPr>
                                        <w:color w:val="FF0000"/>
                                      </w:rPr>
                                    </w:rPrChange>
                                  </w:rPr>
                                  <w:t>Integrate QOS from various service requirement specifications into "006_性能要求_Performance_Requirement"</w:t>
                                </w:r>
                              </w:ins>
                            </w:p>
                            <w:p w14:paraId="218C04A2" w14:textId="77777777" w:rsidR="00D339EF" w:rsidRPr="007C3599" w:rsidRDefault="00D339EF" w:rsidP="00D339EF">
                              <w:pPr>
                                <w:rPr>
                                  <w:ins w:id="4667" w:author="Moriyama, Shoya/森山 翔也" w:date="2025-03-10T11:08:00Z"/>
                                  <w:rPrChange w:id="4668" w:author="Moriyama, Shoya/森山 翔也" w:date="2025-04-02T21:09:00Z">
                                    <w:rPr>
                                      <w:ins w:id="4669" w:author="Moriyama, Shoya/森山 翔也" w:date="2025-03-10T11:08:00Z"/>
                                      <w:color w:val="000000"/>
                                    </w:rPr>
                                  </w:rPrChange>
                                </w:rPr>
                              </w:pPr>
                              <w:ins w:id="4670" w:author="Moriyama, Shoya/森山 翔也" w:date="2025-03-10T11:08:00Z">
                                <w:r w:rsidRPr="007C3599">
                                  <w:rPr>
                                    <w:rFonts w:hint="eastAsia"/>
                                    <w:rPrChange w:id="4671" w:author="Moriyama, Shoya/森山 翔也" w:date="2025-04-02T21:09:00Z">
                                      <w:rPr>
                                        <w:rFonts w:hint="eastAsia"/>
                                        <w:color w:val="FF0000"/>
                                      </w:rPr>
                                    </w:rPrChange>
                                  </w:rPr>
                                  <w:t>▲</w:t>
                                </w:r>
                                <w:r w:rsidRPr="007C3599">
                                  <w:rPr>
                                    <w:rPrChange w:id="4672" w:author="Moriyama, Shoya/森山 翔也" w:date="2025-04-02T21:09:00Z">
                                      <w:rPr>
                                        <w:color w:val="FF0000"/>
                                      </w:rPr>
                                    </w:rPrChange>
                                  </w:rPr>
                                  <w:t>7.20（24SU/CDC：CV）</w:t>
                                </w:r>
                              </w:ins>
                            </w:p>
                            <w:p w14:paraId="02653925" w14:textId="00A43062" w:rsidR="00495270" w:rsidRPr="007C3599" w:rsidDel="00D339EF" w:rsidRDefault="00495270" w:rsidP="00495270">
                              <w:pPr>
                                <w:rPr>
                                  <w:ins w:id="4673" w:author="Shimizu, Yuya/清水 裕也" w:date="2025-02-08T19:29:00Z"/>
                                  <w:del w:id="4674" w:author="Moriyama, Shoya/森山 翔也" w:date="2025-03-10T11:08:00Z"/>
                                  <w:rPrChange w:id="4675" w:author="Moriyama, Shoya/森山 翔也" w:date="2025-04-02T21:09:00Z">
                                    <w:rPr>
                                      <w:ins w:id="4676" w:author="Shimizu, Yuya/清水 裕也" w:date="2025-02-08T19:29:00Z"/>
                                      <w:del w:id="4677" w:author="Moriyama, Shoya/森山 翔也" w:date="2025-03-10T11:08:00Z"/>
                                      <w:color w:val="FF0000"/>
                                    </w:rPr>
                                  </w:rPrChange>
                                </w:rPr>
                              </w:pPr>
                              <w:ins w:id="4678" w:author="Shimizu, Yuya/清水 裕也" w:date="2025-02-08T19:29:00Z">
                                <w:del w:id="4679" w:author="Moriyama, Shoya/森山 翔也" w:date="2025-03-10T11:08:00Z">
                                  <w:r w:rsidRPr="007C3599" w:rsidDel="00D339EF">
                                    <w:rPr>
                                      <w:rFonts w:hint="eastAsia"/>
                                      <w:rPrChange w:id="4680" w:author="Moriyama, Shoya/森山 翔也" w:date="2025-04-02T21:09:00Z">
                                        <w:rPr>
                                          <w:rFonts w:hint="eastAsia"/>
                                          <w:color w:val="FF0000"/>
                                        </w:rPr>
                                      </w:rPrChange>
                                    </w:rPr>
                                    <w:delText>各種サービス要求仕様書から</w:delText>
                                  </w:r>
                                  <w:r w:rsidRPr="007C3599" w:rsidDel="00D339EF">
                                    <w:rPr>
                                      <w:rPrChange w:id="4681" w:author="Moriyama, Shoya/森山 翔也" w:date="2025-04-02T21:09:00Z">
                                        <w:rPr>
                                          <w:color w:val="FF0000"/>
                                        </w:rPr>
                                      </w:rPrChange>
                                    </w:rPr>
                                    <w:delText>006_性能要求_Performance_Requirementに</w:delText>
                                  </w:r>
                                </w:del>
                              </w:ins>
                            </w:p>
                            <w:p w14:paraId="004DF45F" w14:textId="59A2E9A6" w:rsidR="00495270" w:rsidRPr="007C3599" w:rsidDel="00D339EF" w:rsidRDefault="00495270" w:rsidP="00495270">
                              <w:pPr>
                                <w:rPr>
                                  <w:ins w:id="4682" w:author="Shimizu, Yuya/清水 裕也" w:date="2025-02-08T19:29:00Z"/>
                                  <w:del w:id="4683" w:author="Moriyama, Shoya/森山 翔也" w:date="2025-03-10T11:08:00Z"/>
                                  <w:rPrChange w:id="4684" w:author="Moriyama, Shoya/森山 翔也" w:date="2025-04-02T21:09:00Z">
                                    <w:rPr>
                                      <w:ins w:id="4685" w:author="Shimizu, Yuya/清水 裕也" w:date="2025-02-08T19:29:00Z"/>
                                      <w:del w:id="4686" w:author="Moriyama, Shoya/森山 翔也" w:date="2025-03-10T11:08:00Z"/>
                                      <w:color w:val="FF0000"/>
                                    </w:rPr>
                                  </w:rPrChange>
                                </w:rPr>
                              </w:pPr>
                              <w:ins w:id="4687" w:author="Shimizu, Yuya/清水 裕也" w:date="2025-02-08T19:29:00Z">
                                <w:del w:id="4688" w:author="Moriyama, Shoya/森山 翔也" w:date="2025-03-10T11:08:00Z">
                                  <w:r w:rsidRPr="007C3599" w:rsidDel="00D339EF">
                                    <w:rPr>
                                      <w:rPrChange w:id="4689" w:author="Moriyama, Shoya/森山 翔也" w:date="2025-04-02T21:09:00Z">
                                        <w:rPr>
                                          <w:color w:val="FF0000"/>
                                        </w:rPr>
                                      </w:rPrChange>
                                    </w:rPr>
                                    <w:delText>QOSを統合</w:delText>
                                  </w:r>
                                </w:del>
                              </w:ins>
                            </w:p>
                            <w:p w14:paraId="49A48F45" w14:textId="114FE172" w:rsidR="00495270" w:rsidRPr="007C3599" w:rsidDel="00D339EF" w:rsidRDefault="00495270" w:rsidP="00495270">
                              <w:pPr>
                                <w:rPr>
                                  <w:ins w:id="4690" w:author="Shimizu, Yuya/清水 裕也" w:date="2025-02-08T19:29:00Z"/>
                                  <w:del w:id="4691" w:author="Moriyama, Shoya/森山 翔也" w:date="2025-03-10T11:08:00Z"/>
                                  <w:rPrChange w:id="4692" w:author="Moriyama, Shoya/森山 翔也" w:date="2025-04-02T21:09:00Z">
                                    <w:rPr>
                                      <w:ins w:id="4693" w:author="Shimizu, Yuya/清水 裕也" w:date="2025-02-08T19:29:00Z"/>
                                      <w:del w:id="4694" w:author="Moriyama, Shoya/森山 翔也" w:date="2025-03-10T11:08:00Z"/>
                                      <w:color w:val="FF0000"/>
                                    </w:rPr>
                                  </w:rPrChange>
                                </w:rPr>
                              </w:pPr>
                              <w:ins w:id="4695" w:author="Shimizu, Yuya/清水 裕也" w:date="2025-02-08T19:29:00Z">
                                <w:del w:id="4696" w:author="Moriyama, Shoya/森山 翔也" w:date="2025-03-10T11:08:00Z">
                                  <w:r w:rsidRPr="007C3599" w:rsidDel="00D339EF">
                                    <w:rPr>
                                      <w:rPrChange w:id="4697" w:author="Moriyama, Shoya/森山 翔也" w:date="2025-04-02T21:09:00Z">
                                        <w:rPr>
                                          <w:color w:val="FF0000"/>
                                        </w:rPr>
                                      </w:rPrChange>
                                    </w:rPr>
                                    <w:delText>Integrate QOS from various service requirement specifications into "006_性能要求_Performance_Requirement"</w:delText>
                                  </w:r>
                                </w:del>
                              </w:ins>
                            </w:p>
                            <w:p w14:paraId="491921BA" w14:textId="208542E2" w:rsidR="00495270" w:rsidRPr="007C3599" w:rsidDel="00D339EF" w:rsidRDefault="00495270" w:rsidP="00495270">
                              <w:pPr>
                                <w:pStyle w:val="Web"/>
                                <w:ind w:left="800"/>
                                <w:rPr>
                                  <w:ins w:id="4698" w:author="Sasaki, Kenji/佐々木 研二" w:date="2025-02-07T15:38:00Z"/>
                                  <w:del w:id="4699" w:author="Moriyama, Shoya/森山 翔也" w:date="2025-03-10T11:08:00Z"/>
                                  <w:rFonts w:ascii="Meiryo UI" w:hAnsi="Meiryo UI"/>
                                  <w:rPrChange w:id="4700" w:author="Moriyama, Shoya/森山 翔也" w:date="2025-04-02T21:09:00Z">
                                    <w:rPr>
                                      <w:ins w:id="4701" w:author="Sasaki, Kenji/佐々木 研二" w:date="2025-02-07T15:38:00Z"/>
                                      <w:del w:id="4702" w:author="Moriyama, Shoya/森山 翔也" w:date="2025-03-10T11:08:00Z"/>
                                      <w:rFonts w:ascii="Meiryo UI" w:hAnsi="Meiryo UI"/>
                                      <w:color w:val="FF0000"/>
                                    </w:rPr>
                                  </w:rPrChange>
                                </w:rPr>
                              </w:pPr>
                              <w:ins w:id="4703" w:author="Shimizu, Yuya/清水 裕也" w:date="2025-02-08T19:29:00Z">
                                <w:del w:id="4704" w:author="Moriyama, Shoya/森山 翔也" w:date="2025-03-10T11:08:00Z">
                                  <w:r w:rsidRPr="007C3599" w:rsidDel="00D339EF">
                                    <w:rPr>
                                      <w:rFonts w:hint="eastAsia"/>
                                      <w:rPrChange w:id="4705" w:author="Moriyama, Shoya/森山 翔也" w:date="2025-04-02T21:09:00Z">
                                        <w:rPr>
                                          <w:rFonts w:hint="eastAsia"/>
                                          <w:color w:val="FF0000"/>
                                        </w:rPr>
                                      </w:rPrChange>
                                    </w:rPr>
                                    <w:delText>▲</w:delText>
                                  </w:r>
                                  <w:r w:rsidRPr="007C3599" w:rsidDel="00D339EF">
                                    <w:rPr>
                                      <w:rPrChange w:id="4706" w:author="Moriyama, Shoya/森山 翔也" w:date="2025-04-02T21:09:00Z">
                                        <w:rPr>
                                          <w:color w:val="FF0000"/>
                                        </w:rPr>
                                      </w:rPrChange>
                                    </w:rPr>
                                    <w:delText>7.11</w:delText>
                                  </w:r>
                                  <w:r w:rsidRPr="007C3599" w:rsidDel="00D339EF">
                                    <w:rPr>
                                      <w:rFonts w:hint="eastAsia"/>
                                      <w:rPrChange w:id="4707" w:author="Moriyama, Shoya/森山 翔也" w:date="2025-04-02T21:09:00Z">
                                        <w:rPr>
                                          <w:rFonts w:hint="eastAsia"/>
                                          <w:color w:val="FF0000"/>
                                        </w:rPr>
                                      </w:rPrChange>
                                    </w:rPr>
                                    <w:delText>（</w:delText>
                                  </w:r>
                                  <w:r w:rsidRPr="007C3599" w:rsidDel="00D339EF">
                                    <w:rPr>
                                      <w:rPrChange w:id="4708" w:author="Moriyama, Shoya/森山 翔也" w:date="2025-04-02T21:09:00Z">
                                        <w:rPr>
                                          <w:color w:val="FF0000"/>
                                        </w:rPr>
                                      </w:rPrChange>
                                    </w:rPr>
                                    <w:delText>24MM</w:delText>
                                  </w:r>
                                  <w:r w:rsidRPr="007C3599" w:rsidDel="00D339EF">
                                    <w:rPr>
                                      <w:rFonts w:hint="eastAsia"/>
                                      <w:rPrChange w:id="4709" w:author="Moriyama, Shoya/森山 翔也" w:date="2025-04-02T21:09:00Z">
                                        <w:rPr>
                                          <w:rFonts w:hint="eastAsia"/>
                                          <w:color w:val="FF0000"/>
                                        </w:rPr>
                                      </w:rPrChange>
                                    </w:rPr>
                                    <w:delText>：</w:delText>
                                  </w:r>
                                  <w:r w:rsidRPr="007C3599" w:rsidDel="00D339EF">
                                    <w:rPr>
                                      <w:rPrChange w:id="4710" w:author="Moriyama, Shoya/森山 翔也" w:date="2025-04-02T21:09:00Z">
                                        <w:rPr>
                                          <w:color w:val="FF0000"/>
                                        </w:rPr>
                                      </w:rPrChange>
                                    </w:rPr>
                                    <w:delText>1A</w:delText>
                                  </w:r>
                                  <w:r w:rsidRPr="007C3599" w:rsidDel="00D339EF">
                                    <w:rPr>
                                      <w:rFonts w:hint="eastAsia"/>
                                      <w:rPrChange w:id="4711" w:author="Moriyama, Shoya/森山 翔也" w:date="2025-04-02T21:09:00Z">
                                        <w:rPr>
                                          <w:rFonts w:hint="eastAsia"/>
                                          <w:color w:val="FF0000"/>
                                        </w:rPr>
                                      </w:rPrChange>
                                    </w:rPr>
                                    <w:delText>、</w:delText>
                                  </w:r>
                                  <w:r w:rsidRPr="007C3599" w:rsidDel="00D339EF">
                                    <w:rPr>
                                      <w:rPrChange w:id="4712" w:author="Moriyama, Shoya/森山 翔也" w:date="2025-04-02T21:09:00Z">
                                        <w:rPr>
                                          <w:color w:val="FF0000"/>
                                        </w:rPr>
                                      </w:rPrChange>
                                    </w:rPr>
                                    <w:delText>24SU/CDC</w:delText>
                                  </w:r>
                                  <w:r w:rsidRPr="007C3599" w:rsidDel="00D339EF">
                                    <w:rPr>
                                      <w:rFonts w:hint="eastAsia"/>
                                      <w:rPrChange w:id="4713" w:author="Moriyama, Shoya/森山 翔也" w:date="2025-04-02T21:09:00Z">
                                        <w:rPr>
                                          <w:rFonts w:hint="eastAsia"/>
                                          <w:color w:val="FF0000"/>
                                        </w:rPr>
                                      </w:rPrChange>
                                    </w:rPr>
                                    <w:delText>：</w:delText>
                                  </w:r>
                                  <w:r w:rsidRPr="007C3599" w:rsidDel="00D339EF">
                                    <w:rPr>
                                      <w:rPrChange w:id="4714" w:author="Moriyama, Shoya/森山 翔也" w:date="2025-04-02T21:09:00Z">
                                        <w:rPr>
                                          <w:color w:val="FF0000"/>
                                        </w:rPr>
                                      </w:rPrChange>
                                    </w:rPr>
                                    <w:delText>CV</w:delText>
                                  </w:r>
                                  <w:r w:rsidRPr="007C3599" w:rsidDel="00D339EF">
                                    <w:rPr>
                                      <w:rFonts w:hint="eastAsia"/>
                                      <w:rPrChange w:id="4715" w:author="Moriyama, Shoya/森山 翔也" w:date="2025-04-02T21:09:00Z">
                                        <w:rPr>
                                          <w:rFonts w:hint="eastAsia"/>
                                          <w:color w:val="FF0000"/>
                                        </w:rPr>
                                      </w:rPrChange>
                                    </w:rPr>
                                    <w:delText>）</w:delText>
                                  </w:r>
                                </w:del>
                              </w:ins>
                              <w:ins w:id="4716" w:author="Sasaki, Kenji/佐々木 研二" w:date="2025-02-07T15:38:00Z">
                                <w:del w:id="4717" w:author="Moriyama, Shoya/森山 翔也" w:date="2025-03-10T11:08:00Z">
                                  <w:r w:rsidRPr="007C3599" w:rsidDel="00D339EF">
                                    <w:rPr>
                                      <w:rFonts w:ascii="Meiryo UI" w:hAnsi="Meiryo UI" w:hint="eastAsia"/>
                                      <w:rPrChange w:id="4718" w:author="Moriyama, Shoya/森山 翔也" w:date="2025-04-02T21:09:00Z">
                                        <w:rPr>
                                          <w:rFonts w:hint="eastAsia"/>
                                        </w:rPr>
                                      </w:rPrChange>
                                    </w:rPr>
                                    <w:delText>各種サービス要求仕様書から</w:delText>
                                  </w:r>
                                  <w:r w:rsidRPr="007C3599" w:rsidDel="00D339EF">
                                    <w:rPr>
                                      <w:rFonts w:ascii="Meiryo UI" w:hAnsi="Meiryo UI"/>
                                      <w:rPrChange w:id="4719" w:author="Moriyama, Shoya/森山 翔也" w:date="2025-04-02T21:09:00Z">
                                        <w:rPr/>
                                      </w:rPrChange>
                                    </w:rPr>
                                    <w:delText>006_</w:delText>
                                  </w:r>
                                  <w:r w:rsidRPr="007C3599" w:rsidDel="00D339EF">
                                    <w:rPr>
                                      <w:rFonts w:ascii="Meiryo UI" w:hAnsi="Meiryo UI" w:hint="eastAsia"/>
                                      <w:rPrChange w:id="4720" w:author="Moriyama, Shoya/森山 翔也" w:date="2025-04-02T21:09:00Z">
                                        <w:rPr>
                                          <w:rFonts w:hint="eastAsia"/>
                                        </w:rPr>
                                      </w:rPrChange>
                                    </w:rPr>
                                    <w:delText>性能要求</w:delText>
                                  </w:r>
                                  <w:r w:rsidRPr="007C3599" w:rsidDel="00D339EF">
                                    <w:rPr>
                                      <w:rFonts w:ascii="Meiryo UI" w:hAnsi="Meiryo UI"/>
                                      <w:rPrChange w:id="4721" w:author="Moriyama, Shoya/森山 翔也" w:date="2025-04-02T21:09:00Z">
                                        <w:rPr/>
                                      </w:rPrChange>
                                    </w:rPr>
                                    <w:delText>_Performance_Requirement</w:delText>
                                  </w:r>
                                  <w:r w:rsidRPr="007C3599" w:rsidDel="00D339EF">
                                    <w:rPr>
                                      <w:rFonts w:ascii="Meiryo UI" w:hAnsi="Meiryo UI" w:hint="eastAsia"/>
                                      <w:rPrChange w:id="4722" w:author="Moriyama, Shoya/森山 翔也" w:date="2025-04-02T21:09:00Z">
                                        <w:rPr>
                                          <w:rFonts w:hint="eastAsia"/>
                                        </w:rPr>
                                      </w:rPrChange>
                                    </w:rPr>
                                    <w:delText>に</w:delText>
                                  </w:r>
                                  <w:r w:rsidRPr="007C3599" w:rsidDel="00D339EF">
                                    <w:rPr>
                                      <w:rFonts w:ascii="Meiryo UI" w:hAnsi="Meiryo UI"/>
                                      <w:rPrChange w:id="4723" w:author="Moriyama, Shoya/森山 翔也" w:date="2025-04-02T21:09:00Z">
                                        <w:rPr/>
                                      </w:rPrChange>
                                    </w:rPr>
                                    <w:delText>QOS</w:delText>
                                  </w:r>
                                  <w:r w:rsidRPr="007C3599" w:rsidDel="00D339EF">
                                    <w:rPr>
                                      <w:rFonts w:ascii="Meiryo UI" w:hAnsi="Meiryo UI" w:hint="eastAsia"/>
                                      <w:rPrChange w:id="4724" w:author="Moriyama, Shoya/森山 翔也" w:date="2025-04-02T21:09:00Z">
                                        <w:rPr>
                                          <w:rFonts w:hint="eastAsia"/>
                                        </w:rPr>
                                      </w:rPrChange>
                                    </w:rPr>
                                    <w:delText>を統合</w:delText>
                                  </w:r>
                                </w:del>
                              </w:ins>
                            </w:p>
                            <w:p w14:paraId="642FBA14" w14:textId="1BEF2C7F" w:rsidR="00495270" w:rsidRPr="007C3599" w:rsidDel="00D339EF" w:rsidRDefault="00495270" w:rsidP="00495270">
                              <w:pPr>
                                <w:pStyle w:val="Web"/>
                                <w:ind w:left="800"/>
                                <w:rPr>
                                  <w:ins w:id="4725" w:author="Sasaki, Kenji/佐々木 研二" w:date="2025-02-07T15:38:00Z"/>
                                  <w:del w:id="4726" w:author="Moriyama, Shoya/森山 翔也" w:date="2025-03-10T11:08:00Z"/>
                                  <w:rFonts w:ascii="Meiryo UI" w:hAnsi="Meiryo UI"/>
                                  <w:rPrChange w:id="4727" w:author="Moriyama, Shoya/森山 翔也" w:date="2025-04-02T21:09:00Z">
                                    <w:rPr>
                                      <w:ins w:id="4728" w:author="Sasaki, Kenji/佐々木 研二" w:date="2025-02-07T15:38:00Z"/>
                                      <w:del w:id="4729" w:author="Moriyama, Shoya/森山 翔也" w:date="2025-03-10T11:08:00Z"/>
                                      <w:rFonts w:ascii="Meiryo UI" w:hAnsi="Meiryo UI"/>
                                      <w:color w:val="FF0000"/>
                                    </w:rPr>
                                  </w:rPrChange>
                                </w:rPr>
                              </w:pPr>
                              <w:ins w:id="4730" w:author="Sasaki, Kenji/佐々木 研二" w:date="2025-02-07T15:38:00Z">
                                <w:del w:id="4731" w:author="Moriyama, Shoya/森山 翔也" w:date="2025-03-10T11:08:00Z">
                                  <w:r w:rsidRPr="007C3599" w:rsidDel="00D339EF">
                                    <w:rPr>
                                      <w:rFonts w:ascii="Meiryo UI" w:hAnsi="Meiryo UI"/>
                                      <w:rPrChange w:id="4732"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4733" w:author="Moriyama, Shoya/森山 翔也" w:date="2025-04-02T21:09:00Z">
                                        <w:rPr>
                                          <w:rFonts w:hint="eastAsia"/>
                                        </w:rPr>
                                      </w:rPrChange>
                                    </w:rPr>
                                    <w:delText>性能要求</w:delText>
                                  </w:r>
                                  <w:r w:rsidRPr="007C3599" w:rsidDel="00D339EF">
                                    <w:rPr>
                                      <w:rFonts w:ascii="Meiryo UI" w:hAnsi="Meiryo UI"/>
                                      <w:rPrChange w:id="4734" w:author="Moriyama, Shoya/森山 翔也" w:date="2025-04-02T21:09:00Z">
                                        <w:rPr/>
                                      </w:rPrChange>
                                    </w:rPr>
                                    <w:delText>_Performance_Requirement"</w:delText>
                                  </w:r>
                                </w:del>
                              </w:ins>
                            </w:p>
                            <w:p w14:paraId="1602857B" w14:textId="0B461799" w:rsidR="00495270" w:rsidRPr="007C3599" w:rsidDel="00D339EF" w:rsidRDefault="00495270" w:rsidP="00495270">
                              <w:pPr>
                                <w:pStyle w:val="Web"/>
                                <w:ind w:left="800"/>
                                <w:rPr>
                                  <w:ins w:id="4735" w:author="Sasaki, Kenji/佐々木 研二" w:date="2025-02-07T15:38:00Z"/>
                                  <w:del w:id="4736" w:author="Moriyama, Shoya/森山 翔也" w:date="2025-03-10T11:08:00Z"/>
                                  <w:rFonts w:ascii="Meiryo UI" w:hAnsi="Meiryo UI"/>
                                  <w:rPrChange w:id="4737" w:author="Moriyama, Shoya/森山 翔也" w:date="2025-04-02T21:09:00Z">
                                    <w:rPr>
                                      <w:ins w:id="4738" w:author="Sasaki, Kenji/佐々木 研二" w:date="2025-02-07T15:38:00Z"/>
                                      <w:del w:id="4739" w:author="Moriyama, Shoya/森山 翔也" w:date="2025-03-10T11:08:00Z"/>
                                      <w:rFonts w:ascii="Meiryo UI" w:hAnsi="Meiryo UI"/>
                                      <w:color w:val="FF0000"/>
                                    </w:rPr>
                                  </w:rPrChange>
                                </w:rPr>
                              </w:pPr>
                              <w:ins w:id="4740" w:author="Sasaki, Kenji/佐々木 研二" w:date="2025-02-07T15:38:00Z">
                                <w:del w:id="4741" w:author="Moriyama, Shoya/森山 翔也" w:date="2025-03-10T11:08:00Z">
                                  <w:r w:rsidRPr="007C3599" w:rsidDel="00D339EF">
                                    <w:rPr>
                                      <w:rFonts w:ascii="Meiryo UI" w:hAnsi="Meiryo UI" w:hint="eastAsia"/>
                                      <w:rPrChange w:id="4742" w:author="Moriyama, Shoya/森山 翔也" w:date="2025-04-02T21:09:00Z">
                                        <w:rPr>
                                          <w:rFonts w:hint="eastAsia"/>
                                        </w:rPr>
                                      </w:rPrChange>
                                    </w:rPr>
                                    <w:delText>▲</w:delText>
                                  </w:r>
                                  <w:r w:rsidRPr="007C3599" w:rsidDel="00D339EF">
                                    <w:rPr>
                                      <w:rFonts w:ascii="Meiryo UI" w:hAnsi="Meiryo UI"/>
                                      <w:rPrChange w:id="4743" w:author="Moriyama, Shoya/森山 翔也" w:date="2025-04-02T21:09:00Z">
                                        <w:rPr/>
                                      </w:rPrChange>
                                    </w:rPr>
                                    <w:delText>7.11</w:delText>
                                  </w:r>
                                  <w:r w:rsidRPr="007C3599" w:rsidDel="00D339EF">
                                    <w:rPr>
                                      <w:rFonts w:ascii="Meiryo UI" w:hAnsi="Meiryo UI" w:hint="eastAsia"/>
                                      <w:rPrChange w:id="4744" w:author="Moriyama, Shoya/森山 翔也" w:date="2025-04-02T21:09:00Z">
                                        <w:rPr>
                                          <w:rFonts w:hint="eastAsia"/>
                                        </w:rPr>
                                      </w:rPrChange>
                                    </w:rPr>
                                    <w:delText>（</w:delText>
                                  </w:r>
                                  <w:r w:rsidRPr="007C3599" w:rsidDel="00D339EF">
                                    <w:rPr>
                                      <w:rFonts w:ascii="Meiryo UI" w:hAnsi="Meiryo UI"/>
                                      <w:rPrChange w:id="4745" w:author="Moriyama, Shoya/森山 翔也" w:date="2025-04-02T21:09:00Z">
                                        <w:rPr/>
                                      </w:rPrChange>
                                    </w:rPr>
                                    <w:delText>24MM</w:delText>
                                  </w:r>
                                  <w:r w:rsidRPr="007C3599" w:rsidDel="00D339EF">
                                    <w:rPr>
                                      <w:rFonts w:ascii="Meiryo UI" w:hAnsi="Meiryo UI" w:hint="eastAsia"/>
                                      <w:rPrChange w:id="4746" w:author="Moriyama, Shoya/森山 翔也" w:date="2025-04-02T21:09:00Z">
                                        <w:rPr>
                                          <w:rFonts w:hint="eastAsia"/>
                                        </w:rPr>
                                      </w:rPrChange>
                                    </w:rPr>
                                    <w:delText>：</w:delText>
                                  </w:r>
                                  <w:r w:rsidRPr="007C3599" w:rsidDel="00D339EF">
                                    <w:rPr>
                                      <w:rFonts w:ascii="Meiryo UI" w:hAnsi="Meiryo UI"/>
                                      <w:rPrChange w:id="4747" w:author="Moriyama, Shoya/森山 翔也" w:date="2025-04-02T21:09:00Z">
                                        <w:rPr/>
                                      </w:rPrChange>
                                    </w:rPr>
                                    <w:delText>1A</w:delText>
                                  </w:r>
                                  <w:r w:rsidRPr="007C3599" w:rsidDel="00D339EF">
                                    <w:rPr>
                                      <w:rFonts w:ascii="Meiryo UI" w:hAnsi="Meiryo UI" w:hint="eastAsia"/>
                                      <w:rPrChange w:id="4748" w:author="Moriyama, Shoya/森山 翔也" w:date="2025-04-02T21:09:00Z">
                                        <w:rPr>
                                          <w:rFonts w:hint="eastAsia"/>
                                        </w:rPr>
                                      </w:rPrChange>
                                    </w:rPr>
                                    <w:delText>、</w:delText>
                                  </w:r>
                                  <w:r w:rsidRPr="007C3599" w:rsidDel="00D339EF">
                                    <w:rPr>
                                      <w:rFonts w:ascii="Meiryo UI" w:hAnsi="Meiryo UI"/>
                                      <w:rPrChange w:id="4749" w:author="Moriyama, Shoya/森山 翔也" w:date="2025-04-02T21:09:00Z">
                                        <w:rPr/>
                                      </w:rPrChange>
                                    </w:rPr>
                                    <w:delText>24SU/CDC</w:delText>
                                  </w:r>
                                  <w:r w:rsidRPr="007C3599" w:rsidDel="00D339EF">
                                    <w:rPr>
                                      <w:rFonts w:ascii="Meiryo UI" w:hAnsi="Meiryo UI" w:hint="eastAsia"/>
                                      <w:rPrChange w:id="4750" w:author="Moriyama, Shoya/森山 翔也" w:date="2025-04-02T21:09:00Z">
                                        <w:rPr>
                                          <w:rFonts w:hint="eastAsia"/>
                                        </w:rPr>
                                      </w:rPrChange>
                                    </w:rPr>
                                    <w:delText>：</w:delText>
                                  </w:r>
                                  <w:r w:rsidRPr="007C3599" w:rsidDel="00D339EF">
                                    <w:rPr>
                                      <w:rFonts w:ascii="Meiryo UI" w:hAnsi="Meiryo UI"/>
                                      <w:rPrChange w:id="4751" w:author="Moriyama, Shoya/森山 翔也" w:date="2025-04-02T21:09:00Z">
                                        <w:rPr/>
                                      </w:rPrChange>
                                    </w:rPr>
                                    <w:delText>CV</w:delText>
                                  </w:r>
                                  <w:r w:rsidRPr="007C3599" w:rsidDel="00D339EF">
                                    <w:rPr>
                                      <w:rFonts w:ascii="Meiryo UI" w:hAnsi="Meiryo UI" w:hint="eastAsia"/>
                                      <w:rPrChange w:id="4752" w:author="Moriyama, Shoya/森山 翔也" w:date="2025-04-02T21:09:00Z">
                                        <w:rPr>
                                          <w:rFonts w:hint="eastAsia"/>
                                        </w:rPr>
                                      </w:rPrChange>
                                    </w:rPr>
                                    <w:delText>）</w:delText>
                                  </w:r>
                                </w:del>
                              </w:ins>
                            </w:p>
                            <w:p w14:paraId="79C78EF4" w14:textId="77777777" w:rsidR="00495270" w:rsidRPr="007C3599" w:rsidRDefault="00495270" w:rsidP="00495270">
                              <w:pPr>
                                <w:rPr>
                                  <w:rPrChange w:id="4753" w:author="Moriyama, Shoya/森山 翔也" w:date="2025-04-02T21:09:00Z">
                                    <w:rPr>
                                      <w:color w:val="000000"/>
                                    </w:rPr>
                                  </w:rPrChange>
                                </w:rPr>
                              </w:pPr>
                            </w:p>
                          </w:txbxContent>
                        </v:textbox>
                        <w10:wrap anchorx="margin"/>
                      </v:shape>
                    </w:pict>
                  </mc:Fallback>
                </mc:AlternateContent>
              </w:r>
            </w:ins>
            <w:r w:rsidR="00BC714B" w:rsidRPr="007C3599">
              <w:rPr>
                <w:strike/>
                <w:lang w:val="en"/>
              </w:rPr>
              <w:t>"Guide start" SW press ~ download completion</w:t>
            </w:r>
          </w:p>
        </w:tc>
        <w:tc>
          <w:tcPr>
            <w:tcW w:w="2524" w:type="dxa"/>
            <w:tcBorders>
              <w:top w:val="single" w:sz="4" w:space="0" w:color="auto"/>
              <w:left w:val="single" w:sz="4" w:space="0" w:color="auto"/>
              <w:bottom w:val="single" w:sz="4" w:space="0" w:color="auto"/>
              <w:right w:val="single" w:sz="4" w:space="0" w:color="auto"/>
            </w:tcBorders>
          </w:tcPr>
          <w:p w14:paraId="720C70F8" w14:textId="77777777" w:rsidR="00BC714B" w:rsidRPr="007C3599" w:rsidRDefault="00BC714B" w:rsidP="00285DAA">
            <w:pPr>
              <w:rPr>
                <w:strike/>
              </w:rPr>
            </w:pPr>
            <w:r w:rsidRPr="007C3599">
              <w:rPr>
                <w:strike/>
                <w:lang w:val="en"/>
              </w:rPr>
              <w:t>Within 15 seconds</w:t>
            </w:r>
          </w:p>
          <w:p w14:paraId="6256C4F1" w14:textId="77777777" w:rsidR="00BC714B" w:rsidRPr="007C3599" w:rsidRDefault="00BC714B" w:rsidP="00285DAA">
            <w:pPr>
              <w:rPr>
                <w:strike/>
              </w:rPr>
            </w:pPr>
          </w:p>
          <w:p w14:paraId="35CE2C4A" w14:textId="77777777" w:rsidR="00BC714B" w:rsidRPr="007C3599" w:rsidRDefault="00BC714B" w:rsidP="00285DAA">
            <w:pPr>
              <w:rPr>
                <w:strike/>
              </w:rPr>
            </w:pPr>
            <w:r w:rsidRPr="007C3599">
              <w:rPr>
                <w:strike/>
                <w:lang w:val="en"/>
              </w:rPr>
              <w:t>Check service duration</w:t>
            </w:r>
          </w:p>
          <w:p w14:paraId="4185EB73" w14:textId="77777777" w:rsidR="00BC714B" w:rsidRPr="007C3599" w:rsidRDefault="00BC714B" w:rsidP="00285DAA">
            <w:pPr>
              <w:rPr>
                <w:strike/>
              </w:rPr>
            </w:pPr>
            <w:r w:rsidRPr="007C3599">
              <w:rPr>
                <w:strike/>
                <w:lang w:val="en"/>
              </w:rPr>
              <w:t>Establish a connection with the Center</w:t>
            </w:r>
          </w:p>
          <w:p w14:paraId="49A66914" w14:textId="77777777" w:rsidR="00BC714B" w:rsidRPr="007C3599" w:rsidRDefault="00BC714B" w:rsidP="00285DAA">
            <w:pPr>
              <w:rPr>
                <w:strike/>
              </w:rPr>
            </w:pPr>
            <w:r w:rsidRPr="007C3599">
              <w:rPr>
                <w:strike/>
                <w:lang w:val="en"/>
              </w:rPr>
              <w:t>Narrow street version information extraction</w:t>
            </w:r>
          </w:p>
          <w:p w14:paraId="1019F6FD" w14:textId="3AA496DB" w:rsidR="00BC714B" w:rsidRPr="007C3599" w:rsidRDefault="00BC714B" w:rsidP="00285DAA">
            <w:pPr>
              <w:rPr>
                <w:strike/>
              </w:rPr>
            </w:pPr>
            <w:r w:rsidRPr="007C3599">
              <w:rPr>
                <w:strike/>
                <w:lang w:val="en"/>
              </w:rPr>
              <w:t>Judgment of whether or not to update</w:t>
            </w:r>
            <w:r w:rsidRPr="007C3599">
              <w:rPr>
                <w:lang w:val="en"/>
              </w:rPr>
              <w:t xml:space="preserve"> </w:t>
            </w:r>
            <w:r w:rsidR="00285DAA" w:rsidRPr="007C3599">
              <w:rPr>
                <w:strike/>
                <w:lang w:val="en"/>
              </w:rPr>
              <w:t>the map</w:t>
            </w:r>
            <w:r w:rsidRPr="007C3599">
              <w:rPr>
                <w:lang w:val="en"/>
              </w:rPr>
              <w:t xml:space="preserve"> around the home</w:t>
            </w:r>
          </w:p>
          <w:p w14:paraId="4F250FC4" w14:textId="30A724B3" w:rsidR="00BC714B" w:rsidRPr="007C3599" w:rsidRDefault="00BC714B" w:rsidP="00285DAA">
            <w:pPr>
              <w:rPr>
                <w:strike/>
              </w:rPr>
            </w:pPr>
            <w:r w:rsidRPr="007C3599">
              <w:rPr>
                <w:strike/>
                <w:lang w:val="en"/>
              </w:rPr>
              <w:t>Download delivery packages around your home</w:t>
            </w:r>
          </w:p>
          <w:p w14:paraId="5BDAB375" w14:textId="701FE991" w:rsidR="00BC714B" w:rsidRPr="007C3599" w:rsidRDefault="00BC714B" w:rsidP="00285DAA">
            <w:pPr>
              <w:rPr>
                <w:strike/>
              </w:rPr>
            </w:pPr>
            <w:r w:rsidRPr="007C3599">
              <w:rPr>
                <w:strike/>
                <w:lang w:val="en"/>
              </w:rPr>
              <w:t>Consistency check of delivery packages (checksum)</w:t>
            </w:r>
          </w:p>
        </w:tc>
      </w:tr>
      <w:tr w:rsidR="007C3599" w:rsidRPr="007C3599" w14:paraId="4705B7F5" w14:textId="77777777" w:rsidTr="347E5CEB">
        <w:trPr>
          <w:cantSplit/>
          <w:trHeight w:val="1873"/>
        </w:trPr>
        <w:tc>
          <w:tcPr>
            <w:tcW w:w="736" w:type="dxa"/>
            <w:vMerge/>
          </w:tcPr>
          <w:p w14:paraId="1DF9B3B0" w14:textId="77777777" w:rsidR="00BC714B" w:rsidRPr="007C3599" w:rsidRDefault="00BC714B" w:rsidP="00285DAA"/>
        </w:tc>
        <w:tc>
          <w:tcPr>
            <w:tcW w:w="2126" w:type="dxa"/>
            <w:gridSpan w:val="2"/>
            <w:vMerge w:val="restart"/>
            <w:tcBorders>
              <w:top w:val="single" w:sz="4" w:space="0" w:color="auto"/>
              <w:left w:val="single" w:sz="4" w:space="0" w:color="auto"/>
              <w:right w:val="single" w:sz="4" w:space="0" w:color="auto"/>
            </w:tcBorders>
          </w:tcPr>
          <w:p w14:paraId="0F6F33E4" w14:textId="0298E972" w:rsidR="00BC714B" w:rsidRPr="007C3599" w:rsidRDefault="00495270" w:rsidP="00285DAA">
            <w:ins w:id="4754" w:author="Moriyama, Shoya/森山 翔也" w:date="2025-02-10T16:31:00Z">
              <w:r w:rsidRPr="007C3599">
                <w:rPr>
                  <w:rFonts w:ascii="ＭＳ Ｐゴシック" w:eastAsia="ＭＳ Ｐゴシック" w:hAnsi="ＭＳ Ｐゴシック" w:cs="ＭＳ Ｐゴシック"/>
                  <w:noProof/>
                  <w:kern w:val="0"/>
                  <w:sz w:val="24"/>
                </w:rPr>
                <mc:AlternateContent>
                  <mc:Choice Requires="wps">
                    <w:drawing>
                      <wp:anchor distT="0" distB="0" distL="114300" distR="114300" simplePos="0" relativeHeight="251658308" behindDoc="0" locked="0" layoutInCell="1" allowOverlap="1" wp14:anchorId="3F406E7D" wp14:editId="09EBEF0D">
                        <wp:simplePos x="0" y="0"/>
                        <wp:positionH relativeFrom="margin">
                          <wp:posOffset>-1440180</wp:posOffset>
                        </wp:positionH>
                        <wp:positionV relativeFrom="paragraph">
                          <wp:posOffset>-40005</wp:posOffset>
                        </wp:positionV>
                        <wp:extent cx="6369050" cy="7810500"/>
                        <wp:effectExtent l="0" t="0" r="12700" b="19050"/>
                        <wp:wrapNone/>
                        <wp:docPr id="1451" name="テキスト ボックス 1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7810500"/>
                                </a:xfrm>
                                <a:prstGeom prst="rect">
                                  <a:avLst/>
                                </a:prstGeom>
                                <a:solidFill>
                                  <a:srgbClr val="7F7F7F">
                                    <a:alpha val="50196"/>
                                  </a:srgbClr>
                                </a:solidFill>
                                <a:ln w="6350">
                                  <a:solidFill>
                                    <a:prstClr val="black"/>
                                  </a:solidFill>
                                </a:ln>
                              </wps:spPr>
                              <wps:txbx>
                                <w:txbxContent>
                                  <w:p w14:paraId="5144FBD6" w14:textId="77777777" w:rsidR="00D339EF" w:rsidRPr="007C3599" w:rsidRDefault="00D339EF" w:rsidP="00D339EF">
                                    <w:pPr>
                                      <w:rPr>
                                        <w:ins w:id="4755" w:author="Moriyama, Shoya/森山 翔也" w:date="2025-03-10T11:08:00Z"/>
                                        <w:rPrChange w:id="4756" w:author="Moriyama, Shoya/森山 翔也" w:date="2025-04-02T21:09:00Z">
                                          <w:rPr>
                                            <w:ins w:id="4757" w:author="Moriyama, Shoya/森山 翔也" w:date="2025-03-10T11:08:00Z"/>
                                            <w:color w:val="FF0000"/>
                                          </w:rPr>
                                        </w:rPrChange>
                                      </w:rPr>
                                    </w:pPr>
                                    <w:ins w:id="4758" w:author="Moriyama, Shoya/森山 翔也" w:date="2025-03-10T11:08:00Z">
                                      <w:r w:rsidRPr="007C3599">
                                        <w:rPr>
                                          <w:rFonts w:hint="eastAsia"/>
                                          <w:rPrChange w:id="4759" w:author="Moriyama, Shoya/森山 翔也" w:date="2025-04-02T21:09:00Z">
                                            <w:rPr>
                                              <w:rFonts w:hint="eastAsia"/>
                                              <w:color w:val="FF0000"/>
                                            </w:rPr>
                                          </w:rPrChange>
                                        </w:rPr>
                                        <w:t>各種サービス要求仕様書から</w:t>
                                      </w:r>
                                      <w:r w:rsidRPr="007C3599">
                                        <w:rPr>
                                          <w:rPrChange w:id="4760" w:author="Moriyama, Shoya/森山 翔也" w:date="2025-04-02T21:09:00Z">
                                            <w:rPr>
                                              <w:color w:val="FF0000"/>
                                            </w:rPr>
                                          </w:rPrChange>
                                        </w:rPr>
                                        <w:t>006_性能要求_Performance_Requirement</w:t>
                                      </w:r>
                                      <w:r w:rsidRPr="007C3599">
                                        <w:rPr>
                                          <w:rFonts w:hint="eastAsia"/>
                                          <w:rPrChange w:id="4761" w:author="Moriyama, Shoya/森山 翔也" w:date="2025-04-02T21:09:00Z">
                                            <w:rPr>
                                              <w:rFonts w:hint="eastAsia"/>
                                              <w:color w:val="FF0000"/>
                                            </w:rPr>
                                          </w:rPrChange>
                                        </w:rPr>
                                        <w:t>に</w:t>
                                      </w:r>
                                      <w:r w:rsidRPr="007C3599">
                                        <w:rPr>
                                          <w:rPrChange w:id="4762" w:author="Moriyama, Shoya/森山 翔也" w:date="2025-04-02T21:09:00Z">
                                            <w:rPr>
                                              <w:color w:val="FF0000"/>
                                            </w:rPr>
                                          </w:rPrChange>
                                        </w:rPr>
                                        <w:t>QOSを統合</w:t>
                                      </w:r>
                                    </w:ins>
                                  </w:p>
                                  <w:p w14:paraId="5E7E2B24" w14:textId="77777777" w:rsidR="00D339EF" w:rsidRPr="007C3599" w:rsidRDefault="00D339EF" w:rsidP="00D339EF">
                                    <w:pPr>
                                      <w:rPr>
                                        <w:ins w:id="4763" w:author="Moriyama, Shoya/森山 翔也" w:date="2025-03-10T11:08:00Z"/>
                                        <w:rPrChange w:id="4764" w:author="Moriyama, Shoya/森山 翔也" w:date="2025-04-02T21:09:00Z">
                                          <w:rPr>
                                            <w:ins w:id="4765" w:author="Moriyama, Shoya/森山 翔也" w:date="2025-03-10T11:08:00Z"/>
                                            <w:color w:val="FF0000"/>
                                          </w:rPr>
                                        </w:rPrChange>
                                      </w:rPr>
                                    </w:pPr>
                                    <w:ins w:id="4766" w:author="Moriyama, Shoya/森山 翔也" w:date="2025-03-10T11:08:00Z">
                                      <w:r w:rsidRPr="007C3599">
                                        <w:rPr>
                                          <w:rPrChange w:id="4767" w:author="Moriyama, Shoya/森山 翔也" w:date="2025-04-02T21:09:00Z">
                                            <w:rPr>
                                              <w:color w:val="FF0000"/>
                                            </w:rPr>
                                          </w:rPrChange>
                                        </w:rPr>
                                        <w:t>Integrate QOS from various service requirement specifications into "006_性能要求_Performance_Requirement"</w:t>
                                      </w:r>
                                    </w:ins>
                                  </w:p>
                                  <w:p w14:paraId="2949DB39" w14:textId="77777777" w:rsidR="00D339EF" w:rsidRPr="007C3599" w:rsidRDefault="00D339EF" w:rsidP="00D339EF">
                                    <w:pPr>
                                      <w:rPr>
                                        <w:ins w:id="4768" w:author="Moriyama, Shoya/森山 翔也" w:date="2025-03-10T11:08:00Z"/>
                                        <w:rPrChange w:id="4769" w:author="Moriyama, Shoya/森山 翔也" w:date="2025-04-02T21:09:00Z">
                                          <w:rPr>
                                            <w:ins w:id="4770" w:author="Moriyama, Shoya/森山 翔也" w:date="2025-03-10T11:08:00Z"/>
                                            <w:color w:val="000000"/>
                                          </w:rPr>
                                        </w:rPrChange>
                                      </w:rPr>
                                    </w:pPr>
                                    <w:ins w:id="4771" w:author="Moriyama, Shoya/森山 翔也" w:date="2025-03-10T11:08:00Z">
                                      <w:r w:rsidRPr="007C3599">
                                        <w:rPr>
                                          <w:rFonts w:hint="eastAsia"/>
                                          <w:rPrChange w:id="4772" w:author="Moriyama, Shoya/森山 翔也" w:date="2025-04-02T21:09:00Z">
                                            <w:rPr>
                                              <w:rFonts w:hint="eastAsia"/>
                                              <w:color w:val="FF0000"/>
                                            </w:rPr>
                                          </w:rPrChange>
                                        </w:rPr>
                                        <w:t>▲</w:t>
                                      </w:r>
                                      <w:r w:rsidRPr="007C3599">
                                        <w:rPr>
                                          <w:rPrChange w:id="4773" w:author="Moriyama, Shoya/森山 翔也" w:date="2025-04-02T21:09:00Z">
                                            <w:rPr>
                                              <w:color w:val="FF0000"/>
                                            </w:rPr>
                                          </w:rPrChange>
                                        </w:rPr>
                                        <w:t>7.20（24SU/CDC：CV）</w:t>
                                      </w:r>
                                    </w:ins>
                                  </w:p>
                                  <w:p w14:paraId="50244E12" w14:textId="75E7C982" w:rsidR="00495270" w:rsidRPr="007C3599" w:rsidDel="00D339EF" w:rsidRDefault="00495270" w:rsidP="00495270">
                                    <w:pPr>
                                      <w:rPr>
                                        <w:ins w:id="4774" w:author="Shimizu, Yuya/清水 裕也" w:date="2025-02-08T19:29:00Z"/>
                                        <w:del w:id="4775" w:author="Moriyama, Shoya/森山 翔也" w:date="2025-03-10T11:08:00Z"/>
                                        <w:rPrChange w:id="4776" w:author="Moriyama, Shoya/森山 翔也" w:date="2025-04-02T21:09:00Z">
                                          <w:rPr>
                                            <w:ins w:id="4777" w:author="Shimizu, Yuya/清水 裕也" w:date="2025-02-08T19:29:00Z"/>
                                            <w:del w:id="4778" w:author="Moriyama, Shoya/森山 翔也" w:date="2025-03-10T11:08:00Z"/>
                                            <w:color w:val="FF0000"/>
                                          </w:rPr>
                                        </w:rPrChange>
                                      </w:rPr>
                                    </w:pPr>
                                    <w:ins w:id="4779" w:author="Shimizu, Yuya/清水 裕也" w:date="2025-02-08T19:29:00Z">
                                      <w:del w:id="4780" w:author="Moriyama, Shoya/森山 翔也" w:date="2025-03-10T11:08:00Z">
                                        <w:r w:rsidRPr="007C3599" w:rsidDel="00D339EF">
                                          <w:rPr>
                                            <w:rFonts w:hint="eastAsia"/>
                                            <w:rPrChange w:id="4781" w:author="Moriyama, Shoya/森山 翔也" w:date="2025-04-02T21:09:00Z">
                                              <w:rPr>
                                                <w:rFonts w:hint="eastAsia"/>
                                                <w:color w:val="FF0000"/>
                                              </w:rPr>
                                            </w:rPrChange>
                                          </w:rPr>
                                          <w:delText>各種サービス要求仕様書から</w:delText>
                                        </w:r>
                                        <w:r w:rsidRPr="007C3599" w:rsidDel="00D339EF">
                                          <w:rPr>
                                            <w:rPrChange w:id="4782" w:author="Moriyama, Shoya/森山 翔也" w:date="2025-04-02T21:09:00Z">
                                              <w:rPr>
                                                <w:color w:val="FF0000"/>
                                              </w:rPr>
                                            </w:rPrChange>
                                          </w:rPr>
                                          <w:delText>006_性能要求_Performance_Requirementに</w:delText>
                                        </w:r>
                                      </w:del>
                                    </w:ins>
                                  </w:p>
                                  <w:p w14:paraId="1BD3E72D" w14:textId="646DADF6" w:rsidR="00495270" w:rsidRPr="007C3599" w:rsidDel="00D339EF" w:rsidRDefault="00495270" w:rsidP="00495270">
                                    <w:pPr>
                                      <w:rPr>
                                        <w:ins w:id="4783" w:author="Shimizu, Yuya/清水 裕也" w:date="2025-02-08T19:29:00Z"/>
                                        <w:del w:id="4784" w:author="Moriyama, Shoya/森山 翔也" w:date="2025-03-10T11:08:00Z"/>
                                        <w:rPrChange w:id="4785" w:author="Moriyama, Shoya/森山 翔也" w:date="2025-04-02T21:09:00Z">
                                          <w:rPr>
                                            <w:ins w:id="4786" w:author="Shimizu, Yuya/清水 裕也" w:date="2025-02-08T19:29:00Z"/>
                                            <w:del w:id="4787" w:author="Moriyama, Shoya/森山 翔也" w:date="2025-03-10T11:08:00Z"/>
                                            <w:color w:val="FF0000"/>
                                          </w:rPr>
                                        </w:rPrChange>
                                      </w:rPr>
                                    </w:pPr>
                                    <w:ins w:id="4788" w:author="Shimizu, Yuya/清水 裕也" w:date="2025-02-08T19:29:00Z">
                                      <w:del w:id="4789" w:author="Moriyama, Shoya/森山 翔也" w:date="2025-03-10T11:08:00Z">
                                        <w:r w:rsidRPr="007C3599" w:rsidDel="00D339EF">
                                          <w:rPr>
                                            <w:rPrChange w:id="4790" w:author="Moriyama, Shoya/森山 翔也" w:date="2025-04-02T21:09:00Z">
                                              <w:rPr>
                                                <w:color w:val="FF0000"/>
                                              </w:rPr>
                                            </w:rPrChange>
                                          </w:rPr>
                                          <w:delText>QOSを統合</w:delText>
                                        </w:r>
                                      </w:del>
                                    </w:ins>
                                  </w:p>
                                  <w:p w14:paraId="2B586CA3" w14:textId="6AC3440B" w:rsidR="00495270" w:rsidRPr="007C3599" w:rsidDel="00D339EF" w:rsidRDefault="00495270" w:rsidP="00495270">
                                    <w:pPr>
                                      <w:rPr>
                                        <w:ins w:id="4791" w:author="Shimizu, Yuya/清水 裕也" w:date="2025-02-08T19:29:00Z"/>
                                        <w:del w:id="4792" w:author="Moriyama, Shoya/森山 翔也" w:date="2025-03-10T11:08:00Z"/>
                                        <w:rPrChange w:id="4793" w:author="Moriyama, Shoya/森山 翔也" w:date="2025-04-02T21:09:00Z">
                                          <w:rPr>
                                            <w:ins w:id="4794" w:author="Shimizu, Yuya/清水 裕也" w:date="2025-02-08T19:29:00Z"/>
                                            <w:del w:id="4795" w:author="Moriyama, Shoya/森山 翔也" w:date="2025-03-10T11:08:00Z"/>
                                            <w:color w:val="FF0000"/>
                                          </w:rPr>
                                        </w:rPrChange>
                                      </w:rPr>
                                    </w:pPr>
                                    <w:ins w:id="4796" w:author="Shimizu, Yuya/清水 裕也" w:date="2025-02-08T19:29:00Z">
                                      <w:del w:id="4797" w:author="Moriyama, Shoya/森山 翔也" w:date="2025-03-10T11:08:00Z">
                                        <w:r w:rsidRPr="007C3599" w:rsidDel="00D339EF">
                                          <w:rPr>
                                            <w:rPrChange w:id="4798" w:author="Moriyama, Shoya/森山 翔也" w:date="2025-04-02T21:09:00Z">
                                              <w:rPr>
                                                <w:color w:val="FF0000"/>
                                              </w:rPr>
                                            </w:rPrChange>
                                          </w:rPr>
                                          <w:delText>Integrate QOS from various service requirement specifications into "006_性能要求_Performance_Requirement"</w:delText>
                                        </w:r>
                                      </w:del>
                                    </w:ins>
                                  </w:p>
                                  <w:p w14:paraId="7A4C6108" w14:textId="42A6AB5F" w:rsidR="00495270" w:rsidRPr="007C3599" w:rsidDel="00D339EF" w:rsidRDefault="00495270" w:rsidP="00495270">
                                    <w:pPr>
                                      <w:pStyle w:val="Web"/>
                                      <w:ind w:left="800"/>
                                      <w:rPr>
                                        <w:ins w:id="4799" w:author="Sasaki, Kenji/佐々木 研二" w:date="2025-02-07T15:38:00Z"/>
                                        <w:del w:id="4800" w:author="Moriyama, Shoya/森山 翔也" w:date="2025-03-10T11:08:00Z"/>
                                        <w:rFonts w:ascii="Meiryo UI" w:hAnsi="Meiryo UI"/>
                                        <w:rPrChange w:id="4801" w:author="Moriyama, Shoya/森山 翔也" w:date="2025-04-02T21:09:00Z">
                                          <w:rPr>
                                            <w:ins w:id="4802" w:author="Sasaki, Kenji/佐々木 研二" w:date="2025-02-07T15:38:00Z"/>
                                            <w:del w:id="4803" w:author="Moriyama, Shoya/森山 翔也" w:date="2025-03-10T11:08:00Z"/>
                                            <w:rFonts w:ascii="Meiryo UI" w:hAnsi="Meiryo UI"/>
                                            <w:color w:val="FF0000"/>
                                          </w:rPr>
                                        </w:rPrChange>
                                      </w:rPr>
                                    </w:pPr>
                                    <w:ins w:id="4804" w:author="Shimizu, Yuya/清水 裕也" w:date="2025-02-08T19:29:00Z">
                                      <w:del w:id="4805" w:author="Moriyama, Shoya/森山 翔也" w:date="2025-03-10T11:08:00Z">
                                        <w:r w:rsidRPr="007C3599" w:rsidDel="00D339EF">
                                          <w:rPr>
                                            <w:rFonts w:hint="eastAsia"/>
                                            <w:rPrChange w:id="4806" w:author="Moriyama, Shoya/森山 翔也" w:date="2025-04-02T21:09:00Z">
                                              <w:rPr>
                                                <w:rFonts w:hint="eastAsia"/>
                                                <w:color w:val="FF0000"/>
                                              </w:rPr>
                                            </w:rPrChange>
                                          </w:rPr>
                                          <w:delText>▲</w:delText>
                                        </w:r>
                                        <w:r w:rsidRPr="007C3599" w:rsidDel="00D339EF">
                                          <w:rPr>
                                            <w:rPrChange w:id="4807" w:author="Moriyama, Shoya/森山 翔也" w:date="2025-04-02T21:09:00Z">
                                              <w:rPr>
                                                <w:color w:val="FF0000"/>
                                              </w:rPr>
                                            </w:rPrChange>
                                          </w:rPr>
                                          <w:delText>7.11</w:delText>
                                        </w:r>
                                        <w:r w:rsidRPr="007C3599" w:rsidDel="00D339EF">
                                          <w:rPr>
                                            <w:rFonts w:hint="eastAsia"/>
                                            <w:rPrChange w:id="4808" w:author="Moriyama, Shoya/森山 翔也" w:date="2025-04-02T21:09:00Z">
                                              <w:rPr>
                                                <w:rFonts w:hint="eastAsia"/>
                                                <w:color w:val="FF0000"/>
                                              </w:rPr>
                                            </w:rPrChange>
                                          </w:rPr>
                                          <w:delText>（</w:delText>
                                        </w:r>
                                        <w:r w:rsidRPr="007C3599" w:rsidDel="00D339EF">
                                          <w:rPr>
                                            <w:rPrChange w:id="4809" w:author="Moriyama, Shoya/森山 翔也" w:date="2025-04-02T21:09:00Z">
                                              <w:rPr>
                                                <w:color w:val="FF0000"/>
                                              </w:rPr>
                                            </w:rPrChange>
                                          </w:rPr>
                                          <w:delText>24MM</w:delText>
                                        </w:r>
                                        <w:r w:rsidRPr="007C3599" w:rsidDel="00D339EF">
                                          <w:rPr>
                                            <w:rFonts w:hint="eastAsia"/>
                                            <w:rPrChange w:id="4810" w:author="Moriyama, Shoya/森山 翔也" w:date="2025-04-02T21:09:00Z">
                                              <w:rPr>
                                                <w:rFonts w:hint="eastAsia"/>
                                                <w:color w:val="FF0000"/>
                                              </w:rPr>
                                            </w:rPrChange>
                                          </w:rPr>
                                          <w:delText>：</w:delText>
                                        </w:r>
                                        <w:r w:rsidRPr="007C3599" w:rsidDel="00D339EF">
                                          <w:rPr>
                                            <w:rPrChange w:id="4811" w:author="Moriyama, Shoya/森山 翔也" w:date="2025-04-02T21:09:00Z">
                                              <w:rPr>
                                                <w:color w:val="FF0000"/>
                                              </w:rPr>
                                            </w:rPrChange>
                                          </w:rPr>
                                          <w:delText>1A</w:delText>
                                        </w:r>
                                        <w:r w:rsidRPr="007C3599" w:rsidDel="00D339EF">
                                          <w:rPr>
                                            <w:rFonts w:hint="eastAsia"/>
                                            <w:rPrChange w:id="4812" w:author="Moriyama, Shoya/森山 翔也" w:date="2025-04-02T21:09:00Z">
                                              <w:rPr>
                                                <w:rFonts w:hint="eastAsia"/>
                                                <w:color w:val="FF0000"/>
                                              </w:rPr>
                                            </w:rPrChange>
                                          </w:rPr>
                                          <w:delText>、</w:delText>
                                        </w:r>
                                        <w:r w:rsidRPr="007C3599" w:rsidDel="00D339EF">
                                          <w:rPr>
                                            <w:rPrChange w:id="4813" w:author="Moriyama, Shoya/森山 翔也" w:date="2025-04-02T21:09:00Z">
                                              <w:rPr>
                                                <w:color w:val="FF0000"/>
                                              </w:rPr>
                                            </w:rPrChange>
                                          </w:rPr>
                                          <w:delText>24SU/CDC</w:delText>
                                        </w:r>
                                        <w:r w:rsidRPr="007C3599" w:rsidDel="00D339EF">
                                          <w:rPr>
                                            <w:rFonts w:hint="eastAsia"/>
                                            <w:rPrChange w:id="4814" w:author="Moriyama, Shoya/森山 翔也" w:date="2025-04-02T21:09:00Z">
                                              <w:rPr>
                                                <w:rFonts w:hint="eastAsia"/>
                                                <w:color w:val="FF0000"/>
                                              </w:rPr>
                                            </w:rPrChange>
                                          </w:rPr>
                                          <w:delText>：</w:delText>
                                        </w:r>
                                        <w:r w:rsidRPr="007C3599" w:rsidDel="00D339EF">
                                          <w:rPr>
                                            <w:rPrChange w:id="4815" w:author="Moriyama, Shoya/森山 翔也" w:date="2025-04-02T21:09:00Z">
                                              <w:rPr>
                                                <w:color w:val="FF0000"/>
                                              </w:rPr>
                                            </w:rPrChange>
                                          </w:rPr>
                                          <w:delText>CV</w:delText>
                                        </w:r>
                                        <w:r w:rsidRPr="007C3599" w:rsidDel="00D339EF">
                                          <w:rPr>
                                            <w:rFonts w:hint="eastAsia"/>
                                            <w:rPrChange w:id="4816" w:author="Moriyama, Shoya/森山 翔也" w:date="2025-04-02T21:09:00Z">
                                              <w:rPr>
                                                <w:rFonts w:hint="eastAsia"/>
                                                <w:color w:val="FF0000"/>
                                              </w:rPr>
                                            </w:rPrChange>
                                          </w:rPr>
                                          <w:delText>）</w:delText>
                                        </w:r>
                                      </w:del>
                                    </w:ins>
                                    <w:ins w:id="4817" w:author="Sasaki, Kenji/佐々木 研二" w:date="2025-02-07T15:38:00Z">
                                      <w:del w:id="4818" w:author="Moriyama, Shoya/森山 翔也" w:date="2025-03-10T11:08:00Z">
                                        <w:r w:rsidRPr="007C3599" w:rsidDel="00D339EF">
                                          <w:rPr>
                                            <w:rFonts w:ascii="Meiryo UI" w:hAnsi="Meiryo UI" w:hint="eastAsia"/>
                                            <w:rPrChange w:id="4819" w:author="Moriyama, Shoya/森山 翔也" w:date="2025-04-02T21:09:00Z">
                                              <w:rPr>
                                                <w:rFonts w:hint="eastAsia"/>
                                              </w:rPr>
                                            </w:rPrChange>
                                          </w:rPr>
                                          <w:delText>各種サービス要求仕様書から</w:delText>
                                        </w:r>
                                        <w:r w:rsidRPr="007C3599" w:rsidDel="00D339EF">
                                          <w:rPr>
                                            <w:rFonts w:ascii="Meiryo UI" w:hAnsi="Meiryo UI"/>
                                            <w:rPrChange w:id="4820" w:author="Moriyama, Shoya/森山 翔也" w:date="2025-04-02T21:09:00Z">
                                              <w:rPr/>
                                            </w:rPrChange>
                                          </w:rPr>
                                          <w:delText>006_</w:delText>
                                        </w:r>
                                        <w:r w:rsidRPr="007C3599" w:rsidDel="00D339EF">
                                          <w:rPr>
                                            <w:rFonts w:ascii="Meiryo UI" w:hAnsi="Meiryo UI" w:hint="eastAsia"/>
                                            <w:rPrChange w:id="4821" w:author="Moriyama, Shoya/森山 翔也" w:date="2025-04-02T21:09:00Z">
                                              <w:rPr>
                                                <w:rFonts w:hint="eastAsia"/>
                                              </w:rPr>
                                            </w:rPrChange>
                                          </w:rPr>
                                          <w:delText>性能要求</w:delText>
                                        </w:r>
                                        <w:r w:rsidRPr="007C3599" w:rsidDel="00D339EF">
                                          <w:rPr>
                                            <w:rFonts w:ascii="Meiryo UI" w:hAnsi="Meiryo UI"/>
                                            <w:rPrChange w:id="4822" w:author="Moriyama, Shoya/森山 翔也" w:date="2025-04-02T21:09:00Z">
                                              <w:rPr/>
                                            </w:rPrChange>
                                          </w:rPr>
                                          <w:delText>_Performance_Requirement</w:delText>
                                        </w:r>
                                        <w:r w:rsidRPr="007C3599" w:rsidDel="00D339EF">
                                          <w:rPr>
                                            <w:rFonts w:ascii="Meiryo UI" w:hAnsi="Meiryo UI" w:hint="eastAsia"/>
                                            <w:rPrChange w:id="4823" w:author="Moriyama, Shoya/森山 翔也" w:date="2025-04-02T21:09:00Z">
                                              <w:rPr>
                                                <w:rFonts w:hint="eastAsia"/>
                                              </w:rPr>
                                            </w:rPrChange>
                                          </w:rPr>
                                          <w:delText>に</w:delText>
                                        </w:r>
                                        <w:r w:rsidRPr="007C3599" w:rsidDel="00D339EF">
                                          <w:rPr>
                                            <w:rFonts w:ascii="Meiryo UI" w:hAnsi="Meiryo UI"/>
                                            <w:rPrChange w:id="4824" w:author="Moriyama, Shoya/森山 翔也" w:date="2025-04-02T21:09:00Z">
                                              <w:rPr/>
                                            </w:rPrChange>
                                          </w:rPr>
                                          <w:delText>QOS</w:delText>
                                        </w:r>
                                        <w:r w:rsidRPr="007C3599" w:rsidDel="00D339EF">
                                          <w:rPr>
                                            <w:rFonts w:ascii="Meiryo UI" w:hAnsi="Meiryo UI" w:hint="eastAsia"/>
                                            <w:rPrChange w:id="4825" w:author="Moriyama, Shoya/森山 翔也" w:date="2025-04-02T21:09:00Z">
                                              <w:rPr>
                                                <w:rFonts w:hint="eastAsia"/>
                                              </w:rPr>
                                            </w:rPrChange>
                                          </w:rPr>
                                          <w:delText>を統合</w:delText>
                                        </w:r>
                                      </w:del>
                                    </w:ins>
                                  </w:p>
                                  <w:p w14:paraId="5F337C78" w14:textId="1408DA9F" w:rsidR="00495270" w:rsidRPr="007C3599" w:rsidDel="00D339EF" w:rsidRDefault="00495270" w:rsidP="00495270">
                                    <w:pPr>
                                      <w:pStyle w:val="Web"/>
                                      <w:ind w:left="800"/>
                                      <w:rPr>
                                        <w:ins w:id="4826" w:author="Sasaki, Kenji/佐々木 研二" w:date="2025-02-07T15:38:00Z"/>
                                        <w:del w:id="4827" w:author="Moriyama, Shoya/森山 翔也" w:date="2025-03-10T11:08:00Z"/>
                                        <w:rFonts w:ascii="Meiryo UI" w:hAnsi="Meiryo UI"/>
                                        <w:rPrChange w:id="4828" w:author="Moriyama, Shoya/森山 翔也" w:date="2025-04-02T21:09:00Z">
                                          <w:rPr>
                                            <w:ins w:id="4829" w:author="Sasaki, Kenji/佐々木 研二" w:date="2025-02-07T15:38:00Z"/>
                                            <w:del w:id="4830" w:author="Moriyama, Shoya/森山 翔也" w:date="2025-03-10T11:08:00Z"/>
                                            <w:rFonts w:ascii="Meiryo UI" w:hAnsi="Meiryo UI"/>
                                            <w:color w:val="FF0000"/>
                                          </w:rPr>
                                        </w:rPrChange>
                                      </w:rPr>
                                    </w:pPr>
                                    <w:ins w:id="4831" w:author="Sasaki, Kenji/佐々木 研二" w:date="2025-02-07T15:38:00Z">
                                      <w:del w:id="4832" w:author="Moriyama, Shoya/森山 翔也" w:date="2025-03-10T11:08:00Z">
                                        <w:r w:rsidRPr="007C3599" w:rsidDel="00D339EF">
                                          <w:rPr>
                                            <w:rFonts w:ascii="Meiryo UI" w:hAnsi="Meiryo UI"/>
                                            <w:rPrChange w:id="4833"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4834" w:author="Moriyama, Shoya/森山 翔也" w:date="2025-04-02T21:09:00Z">
                                              <w:rPr>
                                                <w:rFonts w:hint="eastAsia"/>
                                              </w:rPr>
                                            </w:rPrChange>
                                          </w:rPr>
                                          <w:delText>性能要求</w:delText>
                                        </w:r>
                                        <w:r w:rsidRPr="007C3599" w:rsidDel="00D339EF">
                                          <w:rPr>
                                            <w:rFonts w:ascii="Meiryo UI" w:hAnsi="Meiryo UI"/>
                                            <w:rPrChange w:id="4835" w:author="Moriyama, Shoya/森山 翔也" w:date="2025-04-02T21:09:00Z">
                                              <w:rPr/>
                                            </w:rPrChange>
                                          </w:rPr>
                                          <w:delText>_Performance_Requirement"</w:delText>
                                        </w:r>
                                      </w:del>
                                    </w:ins>
                                  </w:p>
                                  <w:p w14:paraId="553AFE81" w14:textId="3B41401A" w:rsidR="00495270" w:rsidRPr="007C3599" w:rsidDel="00D339EF" w:rsidRDefault="00495270" w:rsidP="00495270">
                                    <w:pPr>
                                      <w:pStyle w:val="Web"/>
                                      <w:ind w:left="800"/>
                                      <w:rPr>
                                        <w:ins w:id="4836" w:author="Sasaki, Kenji/佐々木 研二" w:date="2025-02-07T15:38:00Z"/>
                                        <w:del w:id="4837" w:author="Moriyama, Shoya/森山 翔也" w:date="2025-03-10T11:08:00Z"/>
                                        <w:rFonts w:ascii="Meiryo UI" w:hAnsi="Meiryo UI"/>
                                        <w:rPrChange w:id="4838" w:author="Moriyama, Shoya/森山 翔也" w:date="2025-04-02T21:09:00Z">
                                          <w:rPr>
                                            <w:ins w:id="4839" w:author="Sasaki, Kenji/佐々木 研二" w:date="2025-02-07T15:38:00Z"/>
                                            <w:del w:id="4840" w:author="Moriyama, Shoya/森山 翔也" w:date="2025-03-10T11:08:00Z"/>
                                            <w:rFonts w:ascii="Meiryo UI" w:hAnsi="Meiryo UI"/>
                                            <w:color w:val="FF0000"/>
                                          </w:rPr>
                                        </w:rPrChange>
                                      </w:rPr>
                                    </w:pPr>
                                    <w:ins w:id="4841" w:author="Sasaki, Kenji/佐々木 研二" w:date="2025-02-07T15:38:00Z">
                                      <w:del w:id="4842" w:author="Moriyama, Shoya/森山 翔也" w:date="2025-03-10T11:08:00Z">
                                        <w:r w:rsidRPr="007C3599" w:rsidDel="00D339EF">
                                          <w:rPr>
                                            <w:rFonts w:ascii="Meiryo UI" w:hAnsi="Meiryo UI" w:hint="eastAsia"/>
                                            <w:rPrChange w:id="4843" w:author="Moriyama, Shoya/森山 翔也" w:date="2025-04-02T21:09:00Z">
                                              <w:rPr>
                                                <w:rFonts w:hint="eastAsia"/>
                                              </w:rPr>
                                            </w:rPrChange>
                                          </w:rPr>
                                          <w:delText>▲</w:delText>
                                        </w:r>
                                        <w:r w:rsidRPr="007C3599" w:rsidDel="00D339EF">
                                          <w:rPr>
                                            <w:rFonts w:ascii="Meiryo UI" w:hAnsi="Meiryo UI"/>
                                            <w:rPrChange w:id="4844" w:author="Moriyama, Shoya/森山 翔也" w:date="2025-04-02T21:09:00Z">
                                              <w:rPr/>
                                            </w:rPrChange>
                                          </w:rPr>
                                          <w:delText>7.11</w:delText>
                                        </w:r>
                                        <w:r w:rsidRPr="007C3599" w:rsidDel="00D339EF">
                                          <w:rPr>
                                            <w:rFonts w:ascii="Meiryo UI" w:hAnsi="Meiryo UI" w:hint="eastAsia"/>
                                            <w:rPrChange w:id="4845" w:author="Moriyama, Shoya/森山 翔也" w:date="2025-04-02T21:09:00Z">
                                              <w:rPr>
                                                <w:rFonts w:hint="eastAsia"/>
                                              </w:rPr>
                                            </w:rPrChange>
                                          </w:rPr>
                                          <w:delText>（</w:delText>
                                        </w:r>
                                        <w:r w:rsidRPr="007C3599" w:rsidDel="00D339EF">
                                          <w:rPr>
                                            <w:rFonts w:ascii="Meiryo UI" w:hAnsi="Meiryo UI"/>
                                            <w:rPrChange w:id="4846" w:author="Moriyama, Shoya/森山 翔也" w:date="2025-04-02T21:09:00Z">
                                              <w:rPr/>
                                            </w:rPrChange>
                                          </w:rPr>
                                          <w:delText>24MM</w:delText>
                                        </w:r>
                                        <w:r w:rsidRPr="007C3599" w:rsidDel="00D339EF">
                                          <w:rPr>
                                            <w:rFonts w:ascii="Meiryo UI" w:hAnsi="Meiryo UI" w:hint="eastAsia"/>
                                            <w:rPrChange w:id="4847" w:author="Moriyama, Shoya/森山 翔也" w:date="2025-04-02T21:09:00Z">
                                              <w:rPr>
                                                <w:rFonts w:hint="eastAsia"/>
                                              </w:rPr>
                                            </w:rPrChange>
                                          </w:rPr>
                                          <w:delText>：</w:delText>
                                        </w:r>
                                        <w:r w:rsidRPr="007C3599" w:rsidDel="00D339EF">
                                          <w:rPr>
                                            <w:rFonts w:ascii="Meiryo UI" w:hAnsi="Meiryo UI"/>
                                            <w:rPrChange w:id="4848" w:author="Moriyama, Shoya/森山 翔也" w:date="2025-04-02T21:09:00Z">
                                              <w:rPr/>
                                            </w:rPrChange>
                                          </w:rPr>
                                          <w:delText>1A</w:delText>
                                        </w:r>
                                        <w:r w:rsidRPr="007C3599" w:rsidDel="00D339EF">
                                          <w:rPr>
                                            <w:rFonts w:ascii="Meiryo UI" w:hAnsi="Meiryo UI" w:hint="eastAsia"/>
                                            <w:rPrChange w:id="4849" w:author="Moriyama, Shoya/森山 翔也" w:date="2025-04-02T21:09:00Z">
                                              <w:rPr>
                                                <w:rFonts w:hint="eastAsia"/>
                                              </w:rPr>
                                            </w:rPrChange>
                                          </w:rPr>
                                          <w:delText>、</w:delText>
                                        </w:r>
                                        <w:r w:rsidRPr="007C3599" w:rsidDel="00D339EF">
                                          <w:rPr>
                                            <w:rFonts w:ascii="Meiryo UI" w:hAnsi="Meiryo UI"/>
                                            <w:rPrChange w:id="4850" w:author="Moriyama, Shoya/森山 翔也" w:date="2025-04-02T21:09:00Z">
                                              <w:rPr/>
                                            </w:rPrChange>
                                          </w:rPr>
                                          <w:delText>24SU/CDC</w:delText>
                                        </w:r>
                                        <w:r w:rsidRPr="007C3599" w:rsidDel="00D339EF">
                                          <w:rPr>
                                            <w:rFonts w:ascii="Meiryo UI" w:hAnsi="Meiryo UI" w:hint="eastAsia"/>
                                            <w:rPrChange w:id="4851" w:author="Moriyama, Shoya/森山 翔也" w:date="2025-04-02T21:09:00Z">
                                              <w:rPr>
                                                <w:rFonts w:hint="eastAsia"/>
                                              </w:rPr>
                                            </w:rPrChange>
                                          </w:rPr>
                                          <w:delText>：</w:delText>
                                        </w:r>
                                        <w:r w:rsidRPr="007C3599" w:rsidDel="00D339EF">
                                          <w:rPr>
                                            <w:rFonts w:ascii="Meiryo UI" w:hAnsi="Meiryo UI"/>
                                            <w:rPrChange w:id="4852" w:author="Moriyama, Shoya/森山 翔也" w:date="2025-04-02T21:09:00Z">
                                              <w:rPr/>
                                            </w:rPrChange>
                                          </w:rPr>
                                          <w:delText>CV</w:delText>
                                        </w:r>
                                        <w:r w:rsidRPr="007C3599" w:rsidDel="00D339EF">
                                          <w:rPr>
                                            <w:rFonts w:ascii="Meiryo UI" w:hAnsi="Meiryo UI" w:hint="eastAsia"/>
                                            <w:rPrChange w:id="4853" w:author="Moriyama, Shoya/森山 翔也" w:date="2025-04-02T21:09:00Z">
                                              <w:rPr>
                                                <w:rFonts w:hint="eastAsia"/>
                                              </w:rPr>
                                            </w:rPrChange>
                                          </w:rPr>
                                          <w:delText>）</w:delText>
                                        </w:r>
                                      </w:del>
                                    </w:ins>
                                  </w:p>
                                  <w:p w14:paraId="53427ED1" w14:textId="77777777" w:rsidR="00495270" w:rsidRPr="007C3599" w:rsidRDefault="00495270" w:rsidP="00495270">
                                    <w:pPr>
                                      <w:rPr>
                                        <w:rPrChange w:id="4854"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06E7D" id="テキスト ボックス 1451" o:spid="_x0000_s1327" type="#_x0000_t202" style="position:absolute;left:0;text-align:left;margin-left:-113.4pt;margin-top:-3.15pt;width:501.5pt;height:615pt;z-index:2516583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" fillcolor="#7f7f7f" strokeweight=".5pt">
                        <v:fill opacity="32896f"/>
                        <v:path arrowok="t"/>
                        <v:textbox>
                          <w:txbxContent>
                            <w:p w14:paraId="5144FBD6" w14:textId="77777777" w:rsidR="00D339EF" w:rsidRPr="007C3599" w:rsidRDefault="00D339EF" w:rsidP="00D339EF">
                              <w:pPr>
                                <w:rPr>
                                  <w:ins w:id="4855" w:author="Moriyama, Shoya/森山 翔也" w:date="2025-03-10T11:08:00Z"/>
                                  <w:rPrChange w:id="4856" w:author="Moriyama, Shoya/森山 翔也" w:date="2025-04-02T21:09:00Z">
                                    <w:rPr>
                                      <w:ins w:id="4857" w:author="Moriyama, Shoya/森山 翔也" w:date="2025-03-10T11:08:00Z"/>
                                      <w:color w:val="FF0000"/>
                                    </w:rPr>
                                  </w:rPrChange>
                                </w:rPr>
                              </w:pPr>
                              <w:ins w:id="4858" w:author="Moriyama, Shoya/森山 翔也" w:date="2025-03-10T11:08:00Z">
                                <w:r w:rsidRPr="007C3599">
                                  <w:rPr>
                                    <w:rFonts w:hint="eastAsia"/>
                                    <w:rPrChange w:id="4859" w:author="Moriyama, Shoya/森山 翔也" w:date="2025-04-02T21:09:00Z">
                                      <w:rPr>
                                        <w:rFonts w:hint="eastAsia"/>
                                        <w:color w:val="FF0000"/>
                                      </w:rPr>
                                    </w:rPrChange>
                                  </w:rPr>
                                  <w:t>各種サービス要求仕様書から</w:t>
                                </w:r>
                                <w:r w:rsidRPr="007C3599">
                                  <w:rPr>
                                    <w:rPrChange w:id="4860" w:author="Moriyama, Shoya/森山 翔也" w:date="2025-04-02T21:09:00Z">
                                      <w:rPr>
                                        <w:color w:val="FF0000"/>
                                      </w:rPr>
                                    </w:rPrChange>
                                  </w:rPr>
                                  <w:t>006_性能要求_Performance_Requirement</w:t>
                                </w:r>
                                <w:r w:rsidRPr="007C3599">
                                  <w:rPr>
                                    <w:rFonts w:hint="eastAsia"/>
                                    <w:rPrChange w:id="4861" w:author="Moriyama, Shoya/森山 翔也" w:date="2025-04-02T21:09:00Z">
                                      <w:rPr>
                                        <w:rFonts w:hint="eastAsia"/>
                                        <w:color w:val="FF0000"/>
                                      </w:rPr>
                                    </w:rPrChange>
                                  </w:rPr>
                                  <w:t>に</w:t>
                                </w:r>
                                <w:r w:rsidRPr="007C3599">
                                  <w:rPr>
                                    <w:rPrChange w:id="4862" w:author="Moriyama, Shoya/森山 翔也" w:date="2025-04-02T21:09:00Z">
                                      <w:rPr>
                                        <w:color w:val="FF0000"/>
                                      </w:rPr>
                                    </w:rPrChange>
                                  </w:rPr>
                                  <w:t>QOSを統合</w:t>
                                </w:r>
                              </w:ins>
                            </w:p>
                            <w:p w14:paraId="5E7E2B24" w14:textId="77777777" w:rsidR="00D339EF" w:rsidRPr="007C3599" w:rsidRDefault="00D339EF" w:rsidP="00D339EF">
                              <w:pPr>
                                <w:rPr>
                                  <w:ins w:id="4863" w:author="Moriyama, Shoya/森山 翔也" w:date="2025-03-10T11:08:00Z"/>
                                  <w:rPrChange w:id="4864" w:author="Moriyama, Shoya/森山 翔也" w:date="2025-04-02T21:09:00Z">
                                    <w:rPr>
                                      <w:ins w:id="4865" w:author="Moriyama, Shoya/森山 翔也" w:date="2025-03-10T11:08:00Z"/>
                                      <w:color w:val="FF0000"/>
                                    </w:rPr>
                                  </w:rPrChange>
                                </w:rPr>
                              </w:pPr>
                              <w:ins w:id="4866" w:author="Moriyama, Shoya/森山 翔也" w:date="2025-03-10T11:08:00Z">
                                <w:r w:rsidRPr="007C3599">
                                  <w:rPr>
                                    <w:rPrChange w:id="4867" w:author="Moriyama, Shoya/森山 翔也" w:date="2025-04-02T21:09:00Z">
                                      <w:rPr>
                                        <w:color w:val="FF0000"/>
                                      </w:rPr>
                                    </w:rPrChange>
                                  </w:rPr>
                                  <w:t>Integrate QOS from various service requirement specifications into "006_性能要求_Performance_Requirement"</w:t>
                                </w:r>
                              </w:ins>
                            </w:p>
                            <w:p w14:paraId="2949DB39" w14:textId="77777777" w:rsidR="00D339EF" w:rsidRPr="007C3599" w:rsidRDefault="00D339EF" w:rsidP="00D339EF">
                              <w:pPr>
                                <w:rPr>
                                  <w:ins w:id="4868" w:author="Moriyama, Shoya/森山 翔也" w:date="2025-03-10T11:08:00Z"/>
                                  <w:rPrChange w:id="4869" w:author="Moriyama, Shoya/森山 翔也" w:date="2025-04-02T21:09:00Z">
                                    <w:rPr>
                                      <w:ins w:id="4870" w:author="Moriyama, Shoya/森山 翔也" w:date="2025-03-10T11:08:00Z"/>
                                      <w:color w:val="000000"/>
                                    </w:rPr>
                                  </w:rPrChange>
                                </w:rPr>
                              </w:pPr>
                              <w:ins w:id="4871" w:author="Moriyama, Shoya/森山 翔也" w:date="2025-03-10T11:08:00Z">
                                <w:r w:rsidRPr="007C3599">
                                  <w:rPr>
                                    <w:rFonts w:hint="eastAsia"/>
                                    <w:rPrChange w:id="4872" w:author="Moriyama, Shoya/森山 翔也" w:date="2025-04-02T21:09:00Z">
                                      <w:rPr>
                                        <w:rFonts w:hint="eastAsia"/>
                                        <w:color w:val="FF0000"/>
                                      </w:rPr>
                                    </w:rPrChange>
                                  </w:rPr>
                                  <w:t>▲</w:t>
                                </w:r>
                                <w:r w:rsidRPr="007C3599">
                                  <w:rPr>
                                    <w:rPrChange w:id="4873" w:author="Moriyama, Shoya/森山 翔也" w:date="2025-04-02T21:09:00Z">
                                      <w:rPr>
                                        <w:color w:val="FF0000"/>
                                      </w:rPr>
                                    </w:rPrChange>
                                  </w:rPr>
                                  <w:t>7.20（24SU/CDC：CV）</w:t>
                                </w:r>
                              </w:ins>
                            </w:p>
                            <w:p w14:paraId="50244E12" w14:textId="75E7C982" w:rsidR="00495270" w:rsidRPr="007C3599" w:rsidDel="00D339EF" w:rsidRDefault="00495270" w:rsidP="00495270">
                              <w:pPr>
                                <w:rPr>
                                  <w:ins w:id="4874" w:author="Shimizu, Yuya/清水 裕也" w:date="2025-02-08T19:29:00Z"/>
                                  <w:del w:id="4875" w:author="Moriyama, Shoya/森山 翔也" w:date="2025-03-10T11:08:00Z"/>
                                  <w:rPrChange w:id="4876" w:author="Moriyama, Shoya/森山 翔也" w:date="2025-04-02T21:09:00Z">
                                    <w:rPr>
                                      <w:ins w:id="4877" w:author="Shimizu, Yuya/清水 裕也" w:date="2025-02-08T19:29:00Z"/>
                                      <w:del w:id="4878" w:author="Moriyama, Shoya/森山 翔也" w:date="2025-03-10T11:08:00Z"/>
                                      <w:color w:val="FF0000"/>
                                    </w:rPr>
                                  </w:rPrChange>
                                </w:rPr>
                              </w:pPr>
                              <w:ins w:id="4879" w:author="Shimizu, Yuya/清水 裕也" w:date="2025-02-08T19:29:00Z">
                                <w:del w:id="4880" w:author="Moriyama, Shoya/森山 翔也" w:date="2025-03-10T11:08:00Z">
                                  <w:r w:rsidRPr="007C3599" w:rsidDel="00D339EF">
                                    <w:rPr>
                                      <w:rFonts w:hint="eastAsia"/>
                                      <w:rPrChange w:id="4881" w:author="Moriyama, Shoya/森山 翔也" w:date="2025-04-02T21:09:00Z">
                                        <w:rPr>
                                          <w:rFonts w:hint="eastAsia"/>
                                          <w:color w:val="FF0000"/>
                                        </w:rPr>
                                      </w:rPrChange>
                                    </w:rPr>
                                    <w:delText>各種サービス要求仕様書から</w:delText>
                                  </w:r>
                                  <w:r w:rsidRPr="007C3599" w:rsidDel="00D339EF">
                                    <w:rPr>
                                      <w:rPrChange w:id="4882" w:author="Moriyama, Shoya/森山 翔也" w:date="2025-04-02T21:09:00Z">
                                        <w:rPr>
                                          <w:color w:val="FF0000"/>
                                        </w:rPr>
                                      </w:rPrChange>
                                    </w:rPr>
                                    <w:delText>006_性能要求_Performance_Requirementに</w:delText>
                                  </w:r>
                                </w:del>
                              </w:ins>
                            </w:p>
                            <w:p w14:paraId="1BD3E72D" w14:textId="646DADF6" w:rsidR="00495270" w:rsidRPr="007C3599" w:rsidDel="00D339EF" w:rsidRDefault="00495270" w:rsidP="00495270">
                              <w:pPr>
                                <w:rPr>
                                  <w:ins w:id="4883" w:author="Shimizu, Yuya/清水 裕也" w:date="2025-02-08T19:29:00Z"/>
                                  <w:del w:id="4884" w:author="Moriyama, Shoya/森山 翔也" w:date="2025-03-10T11:08:00Z"/>
                                  <w:rPrChange w:id="4885" w:author="Moriyama, Shoya/森山 翔也" w:date="2025-04-02T21:09:00Z">
                                    <w:rPr>
                                      <w:ins w:id="4886" w:author="Shimizu, Yuya/清水 裕也" w:date="2025-02-08T19:29:00Z"/>
                                      <w:del w:id="4887" w:author="Moriyama, Shoya/森山 翔也" w:date="2025-03-10T11:08:00Z"/>
                                      <w:color w:val="FF0000"/>
                                    </w:rPr>
                                  </w:rPrChange>
                                </w:rPr>
                              </w:pPr>
                              <w:ins w:id="4888" w:author="Shimizu, Yuya/清水 裕也" w:date="2025-02-08T19:29:00Z">
                                <w:del w:id="4889" w:author="Moriyama, Shoya/森山 翔也" w:date="2025-03-10T11:08:00Z">
                                  <w:r w:rsidRPr="007C3599" w:rsidDel="00D339EF">
                                    <w:rPr>
                                      <w:rPrChange w:id="4890" w:author="Moriyama, Shoya/森山 翔也" w:date="2025-04-02T21:09:00Z">
                                        <w:rPr>
                                          <w:color w:val="FF0000"/>
                                        </w:rPr>
                                      </w:rPrChange>
                                    </w:rPr>
                                    <w:delText>QOSを統合</w:delText>
                                  </w:r>
                                </w:del>
                              </w:ins>
                            </w:p>
                            <w:p w14:paraId="2B586CA3" w14:textId="6AC3440B" w:rsidR="00495270" w:rsidRPr="007C3599" w:rsidDel="00D339EF" w:rsidRDefault="00495270" w:rsidP="00495270">
                              <w:pPr>
                                <w:rPr>
                                  <w:ins w:id="4891" w:author="Shimizu, Yuya/清水 裕也" w:date="2025-02-08T19:29:00Z"/>
                                  <w:del w:id="4892" w:author="Moriyama, Shoya/森山 翔也" w:date="2025-03-10T11:08:00Z"/>
                                  <w:rPrChange w:id="4893" w:author="Moriyama, Shoya/森山 翔也" w:date="2025-04-02T21:09:00Z">
                                    <w:rPr>
                                      <w:ins w:id="4894" w:author="Shimizu, Yuya/清水 裕也" w:date="2025-02-08T19:29:00Z"/>
                                      <w:del w:id="4895" w:author="Moriyama, Shoya/森山 翔也" w:date="2025-03-10T11:08:00Z"/>
                                      <w:color w:val="FF0000"/>
                                    </w:rPr>
                                  </w:rPrChange>
                                </w:rPr>
                              </w:pPr>
                              <w:ins w:id="4896" w:author="Shimizu, Yuya/清水 裕也" w:date="2025-02-08T19:29:00Z">
                                <w:del w:id="4897" w:author="Moriyama, Shoya/森山 翔也" w:date="2025-03-10T11:08:00Z">
                                  <w:r w:rsidRPr="007C3599" w:rsidDel="00D339EF">
                                    <w:rPr>
                                      <w:rPrChange w:id="4898" w:author="Moriyama, Shoya/森山 翔也" w:date="2025-04-02T21:09:00Z">
                                        <w:rPr>
                                          <w:color w:val="FF0000"/>
                                        </w:rPr>
                                      </w:rPrChange>
                                    </w:rPr>
                                    <w:delText>Integrate QOS from various service requirement specifications into "006_性能要求_Performance_Requirement"</w:delText>
                                  </w:r>
                                </w:del>
                              </w:ins>
                            </w:p>
                            <w:p w14:paraId="7A4C6108" w14:textId="42A6AB5F" w:rsidR="00495270" w:rsidRPr="007C3599" w:rsidDel="00D339EF" w:rsidRDefault="00495270" w:rsidP="00495270">
                              <w:pPr>
                                <w:pStyle w:val="Web"/>
                                <w:ind w:left="800"/>
                                <w:rPr>
                                  <w:ins w:id="4899" w:author="Sasaki, Kenji/佐々木 研二" w:date="2025-02-07T15:38:00Z"/>
                                  <w:del w:id="4900" w:author="Moriyama, Shoya/森山 翔也" w:date="2025-03-10T11:08:00Z"/>
                                  <w:rFonts w:ascii="Meiryo UI" w:hAnsi="Meiryo UI"/>
                                  <w:rPrChange w:id="4901" w:author="Moriyama, Shoya/森山 翔也" w:date="2025-04-02T21:09:00Z">
                                    <w:rPr>
                                      <w:ins w:id="4902" w:author="Sasaki, Kenji/佐々木 研二" w:date="2025-02-07T15:38:00Z"/>
                                      <w:del w:id="4903" w:author="Moriyama, Shoya/森山 翔也" w:date="2025-03-10T11:08:00Z"/>
                                      <w:rFonts w:ascii="Meiryo UI" w:hAnsi="Meiryo UI"/>
                                      <w:color w:val="FF0000"/>
                                    </w:rPr>
                                  </w:rPrChange>
                                </w:rPr>
                              </w:pPr>
                              <w:ins w:id="4904" w:author="Shimizu, Yuya/清水 裕也" w:date="2025-02-08T19:29:00Z">
                                <w:del w:id="4905" w:author="Moriyama, Shoya/森山 翔也" w:date="2025-03-10T11:08:00Z">
                                  <w:r w:rsidRPr="007C3599" w:rsidDel="00D339EF">
                                    <w:rPr>
                                      <w:rFonts w:hint="eastAsia"/>
                                      <w:rPrChange w:id="4906" w:author="Moriyama, Shoya/森山 翔也" w:date="2025-04-02T21:09:00Z">
                                        <w:rPr>
                                          <w:rFonts w:hint="eastAsia"/>
                                          <w:color w:val="FF0000"/>
                                        </w:rPr>
                                      </w:rPrChange>
                                    </w:rPr>
                                    <w:delText>▲</w:delText>
                                  </w:r>
                                  <w:r w:rsidRPr="007C3599" w:rsidDel="00D339EF">
                                    <w:rPr>
                                      <w:rPrChange w:id="4907" w:author="Moriyama, Shoya/森山 翔也" w:date="2025-04-02T21:09:00Z">
                                        <w:rPr>
                                          <w:color w:val="FF0000"/>
                                        </w:rPr>
                                      </w:rPrChange>
                                    </w:rPr>
                                    <w:delText>7.11</w:delText>
                                  </w:r>
                                  <w:r w:rsidRPr="007C3599" w:rsidDel="00D339EF">
                                    <w:rPr>
                                      <w:rFonts w:hint="eastAsia"/>
                                      <w:rPrChange w:id="4908" w:author="Moriyama, Shoya/森山 翔也" w:date="2025-04-02T21:09:00Z">
                                        <w:rPr>
                                          <w:rFonts w:hint="eastAsia"/>
                                          <w:color w:val="FF0000"/>
                                        </w:rPr>
                                      </w:rPrChange>
                                    </w:rPr>
                                    <w:delText>（</w:delText>
                                  </w:r>
                                  <w:r w:rsidRPr="007C3599" w:rsidDel="00D339EF">
                                    <w:rPr>
                                      <w:rPrChange w:id="4909" w:author="Moriyama, Shoya/森山 翔也" w:date="2025-04-02T21:09:00Z">
                                        <w:rPr>
                                          <w:color w:val="FF0000"/>
                                        </w:rPr>
                                      </w:rPrChange>
                                    </w:rPr>
                                    <w:delText>24MM</w:delText>
                                  </w:r>
                                  <w:r w:rsidRPr="007C3599" w:rsidDel="00D339EF">
                                    <w:rPr>
                                      <w:rFonts w:hint="eastAsia"/>
                                      <w:rPrChange w:id="4910" w:author="Moriyama, Shoya/森山 翔也" w:date="2025-04-02T21:09:00Z">
                                        <w:rPr>
                                          <w:rFonts w:hint="eastAsia"/>
                                          <w:color w:val="FF0000"/>
                                        </w:rPr>
                                      </w:rPrChange>
                                    </w:rPr>
                                    <w:delText>：</w:delText>
                                  </w:r>
                                  <w:r w:rsidRPr="007C3599" w:rsidDel="00D339EF">
                                    <w:rPr>
                                      <w:rPrChange w:id="4911" w:author="Moriyama, Shoya/森山 翔也" w:date="2025-04-02T21:09:00Z">
                                        <w:rPr>
                                          <w:color w:val="FF0000"/>
                                        </w:rPr>
                                      </w:rPrChange>
                                    </w:rPr>
                                    <w:delText>1A</w:delText>
                                  </w:r>
                                  <w:r w:rsidRPr="007C3599" w:rsidDel="00D339EF">
                                    <w:rPr>
                                      <w:rFonts w:hint="eastAsia"/>
                                      <w:rPrChange w:id="4912" w:author="Moriyama, Shoya/森山 翔也" w:date="2025-04-02T21:09:00Z">
                                        <w:rPr>
                                          <w:rFonts w:hint="eastAsia"/>
                                          <w:color w:val="FF0000"/>
                                        </w:rPr>
                                      </w:rPrChange>
                                    </w:rPr>
                                    <w:delText>、</w:delText>
                                  </w:r>
                                  <w:r w:rsidRPr="007C3599" w:rsidDel="00D339EF">
                                    <w:rPr>
                                      <w:rPrChange w:id="4913" w:author="Moriyama, Shoya/森山 翔也" w:date="2025-04-02T21:09:00Z">
                                        <w:rPr>
                                          <w:color w:val="FF0000"/>
                                        </w:rPr>
                                      </w:rPrChange>
                                    </w:rPr>
                                    <w:delText>24SU/CDC</w:delText>
                                  </w:r>
                                  <w:r w:rsidRPr="007C3599" w:rsidDel="00D339EF">
                                    <w:rPr>
                                      <w:rFonts w:hint="eastAsia"/>
                                      <w:rPrChange w:id="4914" w:author="Moriyama, Shoya/森山 翔也" w:date="2025-04-02T21:09:00Z">
                                        <w:rPr>
                                          <w:rFonts w:hint="eastAsia"/>
                                          <w:color w:val="FF0000"/>
                                        </w:rPr>
                                      </w:rPrChange>
                                    </w:rPr>
                                    <w:delText>：</w:delText>
                                  </w:r>
                                  <w:r w:rsidRPr="007C3599" w:rsidDel="00D339EF">
                                    <w:rPr>
                                      <w:rPrChange w:id="4915" w:author="Moriyama, Shoya/森山 翔也" w:date="2025-04-02T21:09:00Z">
                                        <w:rPr>
                                          <w:color w:val="FF0000"/>
                                        </w:rPr>
                                      </w:rPrChange>
                                    </w:rPr>
                                    <w:delText>CV</w:delText>
                                  </w:r>
                                  <w:r w:rsidRPr="007C3599" w:rsidDel="00D339EF">
                                    <w:rPr>
                                      <w:rFonts w:hint="eastAsia"/>
                                      <w:rPrChange w:id="4916" w:author="Moriyama, Shoya/森山 翔也" w:date="2025-04-02T21:09:00Z">
                                        <w:rPr>
                                          <w:rFonts w:hint="eastAsia"/>
                                          <w:color w:val="FF0000"/>
                                        </w:rPr>
                                      </w:rPrChange>
                                    </w:rPr>
                                    <w:delText>）</w:delText>
                                  </w:r>
                                </w:del>
                              </w:ins>
                              <w:ins w:id="4917" w:author="Sasaki, Kenji/佐々木 研二" w:date="2025-02-07T15:38:00Z">
                                <w:del w:id="4918" w:author="Moriyama, Shoya/森山 翔也" w:date="2025-03-10T11:08:00Z">
                                  <w:r w:rsidRPr="007C3599" w:rsidDel="00D339EF">
                                    <w:rPr>
                                      <w:rFonts w:ascii="Meiryo UI" w:hAnsi="Meiryo UI" w:hint="eastAsia"/>
                                      <w:rPrChange w:id="4919" w:author="Moriyama, Shoya/森山 翔也" w:date="2025-04-02T21:09:00Z">
                                        <w:rPr>
                                          <w:rFonts w:hint="eastAsia"/>
                                        </w:rPr>
                                      </w:rPrChange>
                                    </w:rPr>
                                    <w:delText>各種サービス要求仕様書から</w:delText>
                                  </w:r>
                                  <w:r w:rsidRPr="007C3599" w:rsidDel="00D339EF">
                                    <w:rPr>
                                      <w:rFonts w:ascii="Meiryo UI" w:hAnsi="Meiryo UI"/>
                                      <w:rPrChange w:id="4920" w:author="Moriyama, Shoya/森山 翔也" w:date="2025-04-02T21:09:00Z">
                                        <w:rPr/>
                                      </w:rPrChange>
                                    </w:rPr>
                                    <w:delText>006_</w:delText>
                                  </w:r>
                                  <w:r w:rsidRPr="007C3599" w:rsidDel="00D339EF">
                                    <w:rPr>
                                      <w:rFonts w:ascii="Meiryo UI" w:hAnsi="Meiryo UI" w:hint="eastAsia"/>
                                      <w:rPrChange w:id="4921" w:author="Moriyama, Shoya/森山 翔也" w:date="2025-04-02T21:09:00Z">
                                        <w:rPr>
                                          <w:rFonts w:hint="eastAsia"/>
                                        </w:rPr>
                                      </w:rPrChange>
                                    </w:rPr>
                                    <w:delText>性能要求</w:delText>
                                  </w:r>
                                  <w:r w:rsidRPr="007C3599" w:rsidDel="00D339EF">
                                    <w:rPr>
                                      <w:rFonts w:ascii="Meiryo UI" w:hAnsi="Meiryo UI"/>
                                      <w:rPrChange w:id="4922" w:author="Moriyama, Shoya/森山 翔也" w:date="2025-04-02T21:09:00Z">
                                        <w:rPr/>
                                      </w:rPrChange>
                                    </w:rPr>
                                    <w:delText>_Performance_Requirement</w:delText>
                                  </w:r>
                                  <w:r w:rsidRPr="007C3599" w:rsidDel="00D339EF">
                                    <w:rPr>
                                      <w:rFonts w:ascii="Meiryo UI" w:hAnsi="Meiryo UI" w:hint="eastAsia"/>
                                      <w:rPrChange w:id="4923" w:author="Moriyama, Shoya/森山 翔也" w:date="2025-04-02T21:09:00Z">
                                        <w:rPr>
                                          <w:rFonts w:hint="eastAsia"/>
                                        </w:rPr>
                                      </w:rPrChange>
                                    </w:rPr>
                                    <w:delText>に</w:delText>
                                  </w:r>
                                  <w:r w:rsidRPr="007C3599" w:rsidDel="00D339EF">
                                    <w:rPr>
                                      <w:rFonts w:ascii="Meiryo UI" w:hAnsi="Meiryo UI"/>
                                      <w:rPrChange w:id="4924" w:author="Moriyama, Shoya/森山 翔也" w:date="2025-04-02T21:09:00Z">
                                        <w:rPr/>
                                      </w:rPrChange>
                                    </w:rPr>
                                    <w:delText>QOS</w:delText>
                                  </w:r>
                                  <w:r w:rsidRPr="007C3599" w:rsidDel="00D339EF">
                                    <w:rPr>
                                      <w:rFonts w:ascii="Meiryo UI" w:hAnsi="Meiryo UI" w:hint="eastAsia"/>
                                      <w:rPrChange w:id="4925" w:author="Moriyama, Shoya/森山 翔也" w:date="2025-04-02T21:09:00Z">
                                        <w:rPr>
                                          <w:rFonts w:hint="eastAsia"/>
                                        </w:rPr>
                                      </w:rPrChange>
                                    </w:rPr>
                                    <w:delText>を統合</w:delText>
                                  </w:r>
                                </w:del>
                              </w:ins>
                            </w:p>
                            <w:p w14:paraId="5F337C78" w14:textId="1408DA9F" w:rsidR="00495270" w:rsidRPr="007C3599" w:rsidDel="00D339EF" w:rsidRDefault="00495270" w:rsidP="00495270">
                              <w:pPr>
                                <w:pStyle w:val="Web"/>
                                <w:ind w:left="800"/>
                                <w:rPr>
                                  <w:ins w:id="4926" w:author="Sasaki, Kenji/佐々木 研二" w:date="2025-02-07T15:38:00Z"/>
                                  <w:del w:id="4927" w:author="Moriyama, Shoya/森山 翔也" w:date="2025-03-10T11:08:00Z"/>
                                  <w:rFonts w:ascii="Meiryo UI" w:hAnsi="Meiryo UI"/>
                                  <w:rPrChange w:id="4928" w:author="Moriyama, Shoya/森山 翔也" w:date="2025-04-02T21:09:00Z">
                                    <w:rPr>
                                      <w:ins w:id="4929" w:author="Sasaki, Kenji/佐々木 研二" w:date="2025-02-07T15:38:00Z"/>
                                      <w:del w:id="4930" w:author="Moriyama, Shoya/森山 翔也" w:date="2025-03-10T11:08:00Z"/>
                                      <w:rFonts w:ascii="Meiryo UI" w:hAnsi="Meiryo UI"/>
                                      <w:color w:val="FF0000"/>
                                    </w:rPr>
                                  </w:rPrChange>
                                </w:rPr>
                              </w:pPr>
                              <w:ins w:id="4931" w:author="Sasaki, Kenji/佐々木 研二" w:date="2025-02-07T15:38:00Z">
                                <w:del w:id="4932" w:author="Moriyama, Shoya/森山 翔也" w:date="2025-03-10T11:08:00Z">
                                  <w:r w:rsidRPr="007C3599" w:rsidDel="00D339EF">
                                    <w:rPr>
                                      <w:rFonts w:ascii="Meiryo UI" w:hAnsi="Meiryo UI"/>
                                      <w:rPrChange w:id="4933"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4934" w:author="Moriyama, Shoya/森山 翔也" w:date="2025-04-02T21:09:00Z">
                                        <w:rPr>
                                          <w:rFonts w:hint="eastAsia"/>
                                        </w:rPr>
                                      </w:rPrChange>
                                    </w:rPr>
                                    <w:delText>性能要求</w:delText>
                                  </w:r>
                                  <w:r w:rsidRPr="007C3599" w:rsidDel="00D339EF">
                                    <w:rPr>
                                      <w:rFonts w:ascii="Meiryo UI" w:hAnsi="Meiryo UI"/>
                                      <w:rPrChange w:id="4935" w:author="Moriyama, Shoya/森山 翔也" w:date="2025-04-02T21:09:00Z">
                                        <w:rPr/>
                                      </w:rPrChange>
                                    </w:rPr>
                                    <w:delText>_Performance_Requirement"</w:delText>
                                  </w:r>
                                </w:del>
                              </w:ins>
                            </w:p>
                            <w:p w14:paraId="553AFE81" w14:textId="3B41401A" w:rsidR="00495270" w:rsidRPr="007C3599" w:rsidDel="00D339EF" w:rsidRDefault="00495270" w:rsidP="00495270">
                              <w:pPr>
                                <w:pStyle w:val="Web"/>
                                <w:ind w:left="800"/>
                                <w:rPr>
                                  <w:ins w:id="4936" w:author="Sasaki, Kenji/佐々木 研二" w:date="2025-02-07T15:38:00Z"/>
                                  <w:del w:id="4937" w:author="Moriyama, Shoya/森山 翔也" w:date="2025-03-10T11:08:00Z"/>
                                  <w:rFonts w:ascii="Meiryo UI" w:hAnsi="Meiryo UI"/>
                                  <w:rPrChange w:id="4938" w:author="Moriyama, Shoya/森山 翔也" w:date="2025-04-02T21:09:00Z">
                                    <w:rPr>
                                      <w:ins w:id="4939" w:author="Sasaki, Kenji/佐々木 研二" w:date="2025-02-07T15:38:00Z"/>
                                      <w:del w:id="4940" w:author="Moriyama, Shoya/森山 翔也" w:date="2025-03-10T11:08:00Z"/>
                                      <w:rFonts w:ascii="Meiryo UI" w:hAnsi="Meiryo UI"/>
                                      <w:color w:val="FF0000"/>
                                    </w:rPr>
                                  </w:rPrChange>
                                </w:rPr>
                              </w:pPr>
                              <w:ins w:id="4941" w:author="Sasaki, Kenji/佐々木 研二" w:date="2025-02-07T15:38:00Z">
                                <w:del w:id="4942" w:author="Moriyama, Shoya/森山 翔也" w:date="2025-03-10T11:08:00Z">
                                  <w:r w:rsidRPr="007C3599" w:rsidDel="00D339EF">
                                    <w:rPr>
                                      <w:rFonts w:ascii="Meiryo UI" w:hAnsi="Meiryo UI" w:hint="eastAsia"/>
                                      <w:rPrChange w:id="4943" w:author="Moriyama, Shoya/森山 翔也" w:date="2025-04-02T21:09:00Z">
                                        <w:rPr>
                                          <w:rFonts w:hint="eastAsia"/>
                                        </w:rPr>
                                      </w:rPrChange>
                                    </w:rPr>
                                    <w:delText>▲</w:delText>
                                  </w:r>
                                  <w:r w:rsidRPr="007C3599" w:rsidDel="00D339EF">
                                    <w:rPr>
                                      <w:rFonts w:ascii="Meiryo UI" w:hAnsi="Meiryo UI"/>
                                      <w:rPrChange w:id="4944" w:author="Moriyama, Shoya/森山 翔也" w:date="2025-04-02T21:09:00Z">
                                        <w:rPr/>
                                      </w:rPrChange>
                                    </w:rPr>
                                    <w:delText>7.11</w:delText>
                                  </w:r>
                                  <w:r w:rsidRPr="007C3599" w:rsidDel="00D339EF">
                                    <w:rPr>
                                      <w:rFonts w:ascii="Meiryo UI" w:hAnsi="Meiryo UI" w:hint="eastAsia"/>
                                      <w:rPrChange w:id="4945" w:author="Moriyama, Shoya/森山 翔也" w:date="2025-04-02T21:09:00Z">
                                        <w:rPr>
                                          <w:rFonts w:hint="eastAsia"/>
                                        </w:rPr>
                                      </w:rPrChange>
                                    </w:rPr>
                                    <w:delText>（</w:delText>
                                  </w:r>
                                  <w:r w:rsidRPr="007C3599" w:rsidDel="00D339EF">
                                    <w:rPr>
                                      <w:rFonts w:ascii="Meiryo UI" w:hAnsi="Meiryo UI"/>
                                      <w:rPrChange w:id="4946" w:author="Moriyama, Shoya/森山 翔也" w:date="2025-04-02T21:09:00Z">
                                        <w:rPr/>
                                      </w:rPrChange>
                                    </w:rPr>
                                    <w:delText>24MM</w:delText>
                                  </w:r>
                                  <w:r w:rsidRPr="007C3599" w:rsidDel="00D339EF">
                                    <w:rPr>
                                      <w:rFonts w:ascii="Meiryo UI" w:hAnsi="Meiryo UI" w:hint="eastAsia"/>
                                      <w:rPrChange w:id="4947" w:author="Moriyama, Shoya/森山 翔也" w:date="2025-04-02T21:09:00Z">
                                        <w:rPr>
                                          <w:rFonts w:hint="eastAsia"/>
                                        </w:rPr>
                                      </w:rPrChange>
                                    </w:rPr>
                                    <w:delText>：</w:delText>
                                  </w:r>
                                  <w:r w:rsidRPr="007C3599" w:rsidDel="00D339EF">
                                    <w:rPr>
                                      <w:rFonts w:ascii="Meiryo UI" w:hAnsi="Meiryo UI"/>
                                      <w:rPrChange w:id="4948" w:author="Moriyama, Shoya/森山 翔也" w:date="2025-04-02T21:09:00Z">
                                        <w:rPr/>
                                      </w:rPrChange>
                                    </w:rPr>
                                    <w:delText>1A</w:delText>
                                  </w:r>
                                  <w:r w:rsidRPr="007C3599" w:rsidDel="00D339EF">
                                    <w:rPr>
                                      <w:rFonts w:ascii="Meiryo UI" w:hAnsi="Meiryo UI" w:hint="eastAsia"/>
                                      <w:rPrChange w:id="4949" w:author="Moriyama, Shoya/森山 翔也" w:date="2025-04-02T21:09:00Z">
                                        <w:rPr>
                                          <w:rFonts w:hint="eastAsia"/>
                                        </w:rPr>
                                      </w:rPrChange>
                                    </w:rPr>
                                    <w:delText>、</w:delText>
                                  </w:r>
                                  <w:r w:rsidRPr="007C3599" w:rsidDel="00D339EF">
                                    <w:rPr>
                                      <w:rFonts w:ascii="Meiryo UI" w:hAnsi="Meiryo UI"/>
                                      <w:rPrChange w:id="4950" w:author="Moriyama, Shoya/森山 翔也" w:date="2025-04-02T21:09:00Z">
                                        <w:rPr/>
                                      </w:rPrChange>
                                    </w:rPr>
                                    <w:delText>24SU/CDC</w:delText>
                                  </w:r>
                                  <w:r w:rsidRPr="007C3599" w:rsidDel="00D339EF">
                                    <w:rPr>
                                      <w:rFonts w:ascii="Meiryo UI" w:hAnsi="Meiryo UI" w:hint="eastAsia"/>
                                      <w:rPrChange w:id="4951" w:author="Moriyama, Shoya/森山 翔也" w:date="2025-04-02T21:09:00Z">
                                        <w:rPr>
                                          <w:rFonts w:hint="eastAsia"/>
                                        </w:rPr>
                                      </w:rPrChange>
                                    </w:rPr>
                                    <w:delText>：</w:delText>
                                  </w:r>
                                  <w:r w:rsidRPr="007C3599" w:rsidDel="00D339EF">
                                    <w:rPr>
                                      <w:rFonts w:ascii="Meiryo UI" w:hAnsi="Meiryo UI"/>
                                      <w:rPrChange w:id="4952" w:author="Moriyama, Shoya/森山 翔也" w:date="2025-04-02T21:09:00Z">
                                        <w:rPr/>
                                      </w:rPrChange>
                                    </w:rPr>
                                    <w:delText>CV</w:delText>
                                  </w:r>
                                  <w:r w:rsidRPr="007C3599" w:rsidDel="00D339EF">
                                    <w:rPr>
                                      <w:rFonts w:ascii="Meiryo UI" w:hAnsi="Meiryo UI" w:hint="eastAsia"/>
                                      <w:rPrChange w:id="4953" w:author="Moriyama, Shoya/森山 翔也" w:date="2025-04-02T21:09:00Z">
                                        <w:rPr>
                                          <w:rFonts w:hint="eastAsia"/>
                                        </w:rPr>
                                      </w:rPrChange>
                                    </w:rPr>
                                    <w:delText>）</w:delText>
                                  </w:r>
                                </w:del>
                              </w:ins>
                            </w:p>
                            <w:p w14:paraId="53427ED1" w14:textId="77777777" w:rsidR="00495270" w:rsidRPr="007C3599" w:rsidRDefault="00495270" w:rsidP="00495270">
                              <w:pPr>
                                <w:rPr>
                                  <w:rPrChange w:id="4954" w:author="Moriyama, Shoya/森山 翔也" w:date="2025-04-02T21:09:00Z">
                                    <w:rPr>
                                      <w:color w:val="000000"/>
                                    </w:rPr>
                                  </w:rPrChange>
                                </w:rPr>
                              </w:pPr>
                            </w:p>
                          </w:txbxContent>
                        </v:textbox>
                        <w10:wrap anchorx="margin"/>
                      </v:shape>
                    </w:pict>
                  </mc:Fallback>
                </mc:AlternateContent>
              </w:r>
            </w:ins>
          </w:p>
        </w:tc>
        <w:tc>
          <w:tcPr>
            <w:tcW w:w="1399" w:type="dxa"/>
            <w:tcBorders>
              <w:top w:val="single" w:sz="4" w:space="0" w:color="auto"/>
              <w:left w:val="single" w:sz="4" w:space="0" w:color="auto"/>
              <w:right w:val="single" w:sz="4" w:space="0" w:color="auto"/>
            </w:tcBorders>
          </w:tcPr>
          <w:p w14:paraId="38267A36" w14:textId="77777777" w:rsidR="00BC714B" w:rsidRPr="007C3599" w:rsidRDefault="00285DAA" w:rsidP="00285DAA">
            <w:pPr>
              <w:rPr>
                <w:strike/>
              </w:rPr>
            </w:pPr>
            <w:r w:rsidRPr="007C3599">
              <w:rPr>
                <w:strike/>
                <w:lang w:val="en"/>
              </w:rPr>
              <w:t>USB</w:t>
            </w:r>
            <w:r w:rsidRPr="007C3599">
              <w:rPr>
                <w:lang w:val="en"/>
              </w:rPr>
              <w:t xml:space="preserve"> </w:t>
            </w:r>
            <w:r w:rsidR="00BC714B" w:rsidRPr="007C3599">
              <w:rPr>
                <w:strike/>
                <w:lang w:val="en"/>
              </w:rPr>
              <w:t>Copy</w:t>
            </w:r>
          </w:p>
        </w:tc>
        <w:tc>
          <w:tcPr>
            <w:tcW w:w="1617" w:type="dxa"/>
            <w:tcBorders>
              <w:top w:val="single" w:sz="4" w:space="0" w:color="auto"/>
              <w:left w:val="single" w:sz="4" w:space="0" w:color="auto"/>
              <w:right w:val="single" w:sz="4" w:space="0" w:color="auto"/>
            </w:tcBorders>
          </w:tcPr>
          <w:p w14:paraId="372B2EED" w14:textId="77777777" w:rsidR="00BC714B" w:rsidRPr="007C3599" w:rsidRDefault="00BC714B" w:rsidP="00285DAA">
            <w:pPr>
              <w:rPr>
                <w:rFonts w:cs="ＭＳ Ｐゴシック"/>
                <w:strike/>
              </w:rPr>
            </w:pPr>
            <w:r w:rsidRPr="007C3599">
              <w:rPr>
                <w:strike/>
                <w:lang w:val="en"/>
              </w:rPr>
              <w:t>Copy screen table complete to update screen display complete</w:t>
            </w:r>
          </w:p>
        </w:tc>
        <w:tc>
          <w:tcPr>
            <w:tcW w:w="2524" w:type="dxa"/>
            <w:tcBorders>
              <w:top w:val="single" w:sz="4" w:space="0" w:color="auto"/>
              <w:left w:val="single" w:sz="4" w:space="0" w:color="auto"/>
              <w:right w:val="single" w:sz="4" w:space="0" w:color="auto"/>
            </w:tcBorders>
          </w:tcPr>
          <w:p w14:paraId="0EB4149D" w14:textId="77777777" w:rsidR="00BC714B" w:rsidRPr="007C3599" w:rsidRDefault="00BC714B" w:rsidP="00285DAA">
            <w:pPr>
              <w:rPr>
                <w:strike/>
              </w:rPr>
            </w:pPr>
            <w:r w:rsidRPr="007C3599">
              <w:rPr>
                <w:strike/>
                <w:lang w:val="en"/>
              </w:rPr>
              <w:t>Within 30 seconds</w:t>
            </w:r>
          </w:p>
          <w:p w14:paraId="2D878EB2" w14:textId="77777777" w:rsidR="00BC714B" w:rsidRPr="007C3599" w:rsidRDefault="00BC714B" w:rsidP="00285DAA">
            <w:pPr>
              <w:rPr>
                <w:strike/>
              </w:rPr>
            </w:pPr>
          </w:p>
          <w:p w14:paraId="447A1D54" w14:textId="77777777" w:rsidR="00BC714B" w:rsidRPr="007C3599" w:rsidRDefault="00BC714B" w:rsidP="00285DAA">
            <w:pPr>
              <w:rPr>
                <w:strike/>
              </w:rPr>
            </w:pPr>
            <w:r w:rsidRPr="007C3599">
              <w:rPr>
                <w:strike/>
                <w:lang w:val="en"/>
              </w:rPr>
              <w:t>Copy of the delivery package to be updated</w:t>
            </w:r>
          </w:p>
          <w:p w14:paraId="1BC3F11D" w14:textId="77777777" w:rsidR="00BC714B" w:rsidRPr="007C3599" w:rsidRDefault="00BC714B" w:rsidP="00285DAA">
            <w:pPr>
              <w:rPr>
                <w:strike/>
              </w:rPr>
            </w:pPr>
            <w:r w:rsidRPr="007C3599">
              <w:rPr>
                <w:strike/>
                <w:lang w:val="en"/>
              </w:rPr>
              <w:t>Delivery Package Integrity Verification (SHA1)</w:t>
            </w:r>
          </w:p>
        </w:tc>
      </w:tr>
      <w:tr w:rsidR="007C3599" w:rsidRPr="007C3599" w14:paraId="1ABA6968" w14:textId="77777777" w:rsidTr="347E5CEB">
        <w:trPr>
          <w:cantSplit/>
          <w:trHeight w:val="1432"/>
        </w:trPr>
        <w:tc>
          <w:tcPr>
            <w:tcW w:w="736" w:type="dxa"/>
            <w:vMerge/>
          </w:tcPr>
          <w:p w14:paraId="416F045A" w14:textId="77777777" w:rsidR="00BC714B" w:rsidRPr="007C3599" w:rsidRDefault="00BC714B" w:rsidP="00285DAA"/>
        </w:tc>
        <w:tc>
          <w:tcPr>
            <w:tcW w:w="2126" w:type="dxa"/>
            <w:gridSpan w:val="2"/>
            <w:vMerge/>
          </w:tcPr>
          <w:p w14:paraId="5B06BC12" w14:textId="77777777" w:rsidR="00BC714B" w:rsidRPr="007C3599" w:rsidRDefault="00BC714B" w:rsidP="00285DAA"/>
        </w:tc>
        <w:tc>
          <w:tcPr>
            <w:tcW w:w="1399" w:type="dxa"/>
            <w:tcBorders>
              <w:top w:val="single" w:sz="4" w:space="0" w:color="auto"/>
              <w:left w:val="single" w:sz="4" w:space="0" w:color="auto"/>
              <w:bottom w:val="single" w:sz="4" w:space="0" w:color="auto"/>
              <w:right w:val="single" w:sz="4" w:space="0" w:color="auto"/>
            </w:tcBorders>
          </w:tcPr>
          <w:p w14:paraId="2C69F467" w14:textId="381D5A02" w:rsidR="00BC714B" w:rsidRPr="007C3599" w:rsidRDefault="00BC714B" w:rsidP="00285DAA">
            <w:pPr>
              <w:rPr>
                <w:rFonts w:cs="ＭＳ Ｐゴシック"/>
                <w:strike/>
              </w:rPr>
            </w:pPr>
            <w:r w:rsidRPr="007C3599">
              <w:rPr>
                <w:strike/>
                <w:lang w:val="en"/>
              </w:rPr>
              <w:t xml:space="preserve">DB replacement (case of </w:t>
            </w:r>
            <w:proofErr w:type="spellStart"/>
            <w:r w:rsidRPr="007C3599">
              <w:rPr>
                <w:strike/>
                <w:lang w:val="en"/>
              </w:rPr>
              <w:t>navo</w:t>
            </w:r>
            <w:proofErr w:type="spellEnd"/>
            <w:r w:rsidRPr="007C3599">
              <w:rPr>
                <w:strike/>
                <w:lang w:val="en"/>
              </w:rPr>
              <w:t xml:space="preserve"> startup replacement)</w:t>
            </w:r>
          </w:p>
        </w:tc>
        <w:tc>
          <w:tcPr>
            <w:tcW w:w="1617" w:type="dxa"/>
            <w:tcBorders>
              <w:top w:val="single" w:sz="4" w:space="0" w:color="auto"/>
              <w:left w:val="single" w:sz="4" w:space="0" w:color="auto"/>
              <w:bottom w:val="single" w:sz="4" w:space="0" w:color="auto"/>
              <w:right w:val="single" w:sz="4" w:space="0" w:color="auto"/>
            </w:tcBorders>
          </w:tcPr>
          <w:p w14:paraId="77D1E28A" w14:textId="77777777" w:rsidR="00BC714B" w:rsidRPr="007C3599" w:rsidRDefault="00BC714B" w:rsidP="00285DAA">
            <w:pPr>
              <w:rPr>
                <w:rFonts w:cs="ＭＳ Ｐゴシック"/>
                <w:strike/>
              </w:rPr>
            </w:pPr>
            <w:r w:rsidRPr="007C3599">
              <w:rPr>
                <w:strike/>
                <w:lang w:val="en"/>
              </w:rPr>
              <w:t xml:space="preserve">Readiness indicator press - re-search completed in </w:t>
            </w:r>
            <w:proofErr w:type="spellStart"/>
            <w:r w:rsidRPr="007C3599">
              <w:rPr>
                <w:strike/>
                <w:lang w:val="en"/>
              </w:rPr>
              <w:t>db</w:t>
            </w:r>
            <w:proofErr w:type="spellEnd"/>
            <w:r w:rsidRPr="007C3599">
              <w:rPr>
                <w:strike/>
                <w:lang w:val="en"/>
              </w:rPr>
              <w:t xml:space="preserve"> after replacement</w:t>
            </w:r>
          </w:p>
        </w:tc>
        <w:tc>
          <w:tcPr>
            <w:tcW w:w="2524" w:type="dxa"/>
            <w:tcBorders>
              <w:top w:val="single" w:sz="4" w:space="0" w:color="auto"/>
              <w:left w:val="single" w:sz="4" w:space="0" w:color="auto"/>
              <w:bottom w:val="single" w:sz="4" w:space="0" w:color="auto"/>
              <w:right w:val="single" w:sz="4" w:space="0" w:color="auto"/>
            </w:tcBorders>
          </w:tcPr>
          <w:p w14:paraId="49ECC124" w14:textId="77777777" w:rsidR="00BC714B" w:rsidRPr="007C3599" w:rsidRDefault="00BC714B" w:rsidP="00285DAA">
            <w:pPr>
              <w:rPr>
                <w:rFonts w:cs="ＭＳ Ｐゴシック"/>
                <w:strike/>
              </w:rPr>
            </w:pPr>
            <w:r w:rsidRPr="007C3599">
              <w:rPr>
                <w:strike/>
                <w:lang w:val="en"/>
              </w:rPr>
              <w:t>Within (30+3) seconds</w:t>
            </w:r>
          </w:p>
        </w:tc>
      </w:tr>
      <w:tr w:rsidR="007C3599" w:rsidRPr="007C3599" w14:paraId="73BDAA5C" w14:textId="77777777" w:rsidTr="347E5CEB">
        <w:trPr>
          <w:cantSplit/>
          <w:trHeight w:val="1432"/>
        </w:trPr>
        <w:tc>
          <w:tcPr>
            <w:tcW w:w="736" w:type="dxa"/>
            <w:vMerge/>
          </w:tcPr>
          <w:p w14:paraId="7C6A80C3" w14:textId="77777777" w:rsidR="00BC714B" w:rsidRPr="007C3599" w:rsidRDefault="00BC714B" w:rsidP="00285DAA"/>
        </w:tc>
        <w:tc>
          <w:tcPr>
            <w:tcW w:w="2126" w:type="dxa"/>
            <w:gridSpan w:val="2"/>
            <w:vMerge/>
          </w:tcPr>
          <w:p w14:paraId="1CDAABB5" w14:textId="77777777" w:rsidR="00BC714B" w:rsidRPr="007C3599" w:rsidRDefault="00BC714B" w:rsidP="00285DAA"/>
        </w:tc>
        <w:tc>
          <w:tcPr>
            <w:tcW w:w="1399" w:type="dxa"/>
            <w:vMerge w:val="restart"/>
            <w:tcBorders>
              <w:top w:val="single" w:sz="4" w:space="0" w:color="auto"/>
              <w:left w:val="single" w:sz="4" w:space="0" w:color="auto"/>
              <w:right w:val="single" w:sz="4" w:space="0" w:color="auto"/>
            </w:tcBorders>
          </w:tcPr>
          <w:p w14:paraId="0BFA03C4" w14:textId="77777777" w:rsidR="00BC714B" w:rsidRPr="007C3599" w:rsidRDefault="00BC714B" w:rsidP="00285DAA">
            <w:pPr>
              <w:rPr>
                <w:rFonts w:cs="ＭＳ Ｐゴシック"/>
                <w:strike/>
              </w:rPr>
            </w:pPr>
            <w:r w:rsidRPr="007C3599">
              <w:rPr>
                <w:strike/>
                <w:lang w:val="en"/>
              </w:rPr>
              <w:t>Screen switching</w:t>
            </w:r>
          </w:p>
          <w:p w14:paraId="116F34D9" w14:textId="730DA002" w:rsidR="00BC714B" w:rsidRPr="007C3599" w:rsidRDefault="00BC714B" w:rsidP="00285DAA">
            <w:pPr>
              <w:rPr>
                <w:rFonts w:cs="ＭＳ Ｐゴシック"/>
                <w:strike/>
              </w:rPr>
            </w:pPr>
            <w:r w:rsidRPr="007C3599">
              <w:rPr>
                <w:rFonts w:hint="eastAsia"/>
                <w:strike/>
              </w:rPr>
              <w:t xml:space="preserve">　</w:t>
            </w:r>
          </w:p>
        </w:tc>
        <w:tc>
          <w:tcPr>
            <w:tcW w:w="1617" w:type="dxa"/>
            <w:tcBorders>
              <w:top w:val="single" w:sz="4" w:space="0" w:color="auto"/>
              <w:left w:val="single" w:sz="4" w:space="0" w:color="auto"/>
              <w:bottom w:val="single" w:sz="4" w:space="0" w:color="auto"/>
              <w:right w:val="single" w:sz="4" w:space="0" w:color="auto"/>
            </w:tcBorders>
          </w:tcPr>
          <w:p w14:paraId="724B169C" w14:textId="77777777" w:rsidR="00BC714B" w:rsidRPr="007C3599" w:rsidRDefault="00BC714B" w:rsidP="00285DAA">
            <w:pPr>
              <w:rPr>
                <w:rFonts w:cs="ＭＳ Ｐゴシック"/>
                <w:strike/>
              </w:rPr>
            </w:pPr>
            <w:r w:rsidRPr="007C3599">
              <w:rPr>
                <w:strike/>
                <w:lang w:val="en"/>
              </w:rPr>
              <w:t>Ready indicator press ~ Map switching screen display completed</w:t>
            </w:r>
          </w:p>
        </w:tc>
        <w:tc>
          <w:tcPr>
            <w:tcW w:w="2524" w:type="dxa"/>
            <w:tcBorders>
              <w:top w:val="single" w:sz="4" w:space="0" w:color="auto"/>
              <w:left w:val="single" w:sz="4" w:space="0" w:color="auto"/>
              <w:bottom w:val="single" w:sz="4" w:space="0" w:color="auto"/>
              <w:right w:val="single" w:sz="4" w:space="0" w:color="auto"/>
            </w:tcBorders>
          </w:tcPr>
          <w:p w14:paraId="45AF5E33" w14:textId="77777777" w:rsidR="00BC714B" w:rsidRPr="007C3599" w:rsidRDefault="00BC714B" w:rsidP="00285DAA">
            <w:pPr>
              <w:rPr>
                <w:rFonts w:cs="ＭＳ Ｐゴシック"/>
                <w:strike/>
              </w:rPr>
            </w:pPr>
            <w:r w:rsidRPr="007C3599">
              <w:rPr>
                <w:strike/>
                <w:lang w:val="en"/>
              </w:rPr>
              <w:t>Within 0.1 seconds</w:t>
            </w:r>
          </w:p>
        </w:tc>
      </w:tr>
      <w:tr w:rsidR="007C3599" w:rsidRPr="007C3599" w14:paraId="54DDC3AD" w14:textId="77777777" w:rsidTr="347E5CEB">
        <w:trPr>
          <w:cantSplit/>
          <w:trHeight w:val="1432"/>
        </w:trPr>
        <w:tc>
          <w:tcPr>
            <w:tcW w:w="736" w:type="dxa"/>
            <w:vMerge/>
          </w:tcPr>
          <w:p w14:paraId="4E3D7179" w14:textId="77777777" w:rsidR="00BC714B" w:rsidRPr="007C3599" w:rsidRDefault="00BC714B" w:rsidP="00285DAA"/>
        </w:tc>
        <w:tc>
          <w:tcPr>
            <w:tcW w:w="2126" w:type="dxa"/>
            <w:gridSpan w:val="2"/>
            <w:vMerge/>
          </w:tcPr>
          <w:p w14:paraId="26371815" w14:textId="77777777" w:rsidR="00BC714B" w:rsidRPr="007C3599" w:rsidRDefault="00BC714B" w:rsidP="00285DAA"/>
        </w:tc>
        <w:tc>
          <w:tcPr>
            <w:tcW w:w="1399" w:type="dxa"/>
            <w:vMerge/>
          </w:tcPr>
          <w:p w14:paraId="2AA3B166" w14:textId="77777777" w:rsidR="00BC714B" w:rsidRPr="007C3599" w:rsidRDefault="00BC714B" w:rsidP="00285DAA">
            <w:pPr>
              <w:rPr>
                <w:strike/>
              </w:rPr>
            </w:pPr>
          </w:p>
        </w:tc>
        <w:tc>
          <w:tcPr>
            <w:tcW w:w="1617" w:type="dxa"/>
            <w:tcBorders>
              <w:top w:val="single" w:sz="4" w:space="0" w:color="auto"/>
              <w:left w:val="single" w:sz="4" w:space="0" w:color="auto"/>
              <w:bottom w:val="single" w:sz="4" w:space="0" w:color="auto"/>
              <w:right w:val="single" w:sz="4" w:space="0" w:color="auto"/>
            </w:tcBorders>
          </w:tcPr>
          <w:p w14:paraId="64D972BD" w14:textId="77777777" w:rsidR="00BC714B" w:rsidRPr="007C3599" w:rsidRDefault="00BC714B" w:rsidP="00285DAA">
            <w:pPr>
              <w:rPr>
                <w:rFonts w:cs="ＭＳ Ｐゴシック"/>
                <w:strike/>
              </w:rPr>
            </w:pPr>
            <w:r w:rsidRPr="007C3599">
              <w:rPr>
                <w:strike/>
                <w:lang w:val="en"/>
              </w:rPr>
              <w:t xml:space="preserve">Ready indicator press) - until the </w:t>
            </w:r>
            <w:proofErr w:type="spellStart"/>
            <w:r w:rsidRPr="007C3599">
              <w:rPr>
                <w:strike/>
                <w:lang w:val="en"/>
              </w:rPr>
              <w:t>escutsion</w:t>
            </w:r>
            <w:proofErr w:type="spellEnd"/>
            <w:r w:rsidRPr="007C3599">
              <w:rPr>
                <w:strike/>
                <w:lang w:val="en"/>
              </w:rPr>
              <w:t xml:space="preserve"> SW can react</w:t>
            </w:r>
          </w:p>
        </w:tc>
        <w:tc>
          <w:tcPr>
            <w:tcW w:w="2524" w:type="dxa"/>
            <w:tcBorders>
              <w:top w:val="single" w:sz="4" w:space="0" w:color="auto"/>
              <w:left w:val="single" w:sz="4" w:space="0" w:color="auto"/>
              <w:bottom w:val="single" w:sz="4" w:space="0" w:color="auto"/>
              <w:right w:val="single" w:sz="4" w:space="0" w:color="auto"/>
            </w:tcBorders>
          </w:tcPr>
          <w:p w14:paraId="0513B0F4" w14:textId="77777777" w:rsidR="00BC714B" w:rsidRPr="007C3599" w:rsidRDefault="00BC714B" w:rsidP="00285DAA">
            <w:pPr>
              <w:rPr>
                <w:strike/>
              </w:rPr>
            </w:pPr>
            <w:r w:rsidRPr="007C3599">
              <w:rPr>
                <w:strike/>
                <w:lang w:val="en"/>
              </w:rPr>
              <w:t>Within 0.5 seconds</w:t>
            </w:r>
          </w:p>
          <w:p w14:paraId="5F783085" w14:textId="77777777" w:rsidR="00BC714B" w:rsidRPr="007C3599" w:rsidRDefault="00BC714B" w:rsidP="00285DAA">
            <w:pPr>
              <w:rPr>
                <w:strike/>
              </w:rPr>
            </w:pPr>
          </w:p>
          <w:p w14:paraId="20EA3AC8" w14:textId="77777777" w:rsidR="00BC714B" w:rsidRPr="007C3599" w:rsidRDefault="00BC714B" w:rsidP="00285DAA">
            <w:pPr>
              <w:rPr>
                <w:strike/>
              </w:rPr>
            </w:pPr>
            <w:r w:rsidRPr="007C3599">
              <w:rPr>
                <w:strike/>
                <w:lang w:val="en"/>
              </w:rPr>
              <w:t>Complies with HMI specifications</w:t>
            </w:r>
          </w:p>
        </w:tc>
      </w:tr>
      <w:tr w:rsidR="007C3599" w:rsidRPr="007C3599" w14:paraId="767E8A24" w14:textId="77777777" w:rsidTr="347E5CEB">
        <w:trPr>
          <w:cantSplit/>
          <w:trHeight w:val="1432"/>
        </w:trPr>
        <w:tc>
          <w:tcPr>
            <w:tcW w:w="736" w:type="dxa"/>
            <w:vMerge/>
          </w:tcPr>
          <w:p w14:paraId="5AA8A674" w14:textId="77777777" w:rsidR="00BC714B" w:rsidRPr="007C3599" w:rsidRDefault="00BC714B" w:rsidP="00285DAA"/>
        </w:tc>
        <w:tc>
          <w:tcPr>
            <w:tcW w:w="2126" w:type="dxa"/>
            <w:gridSpan w:val="2"/>
            <w:vMerge/>
          </w:tcPr>
          <w:p w14:paraId="13068B7B" w14:textId="77777777" w:rsidR="00BC714B" w:rsidRPr="007C3599" w:rsidRDefault="00BC714B" w:rsidP="00285DAA"/>
        </w:tc>
        <w:tc>
          <w:tcPr>
            <w:tcW w:w="1399" w:type="dxa"/>
            <w:tcBorders>
              <w:top w:val="single" w:sz="4" w:space="0" w:color="auto"/>
              <w:left w:val="single" w:sz="4" w:space="0" w:color="auto"/>
              <w:bottom w:val="single" w:sz="4" w:space="0" w:color="auto"/>
              <w:right w:val="single" w:sz="4" w:space="0" w:color="auto"/>
            </w:tcBorders>
          </w:tcPr>
          <w:p w14:paraId="7D21B144" w14:textId="6E760A98" w:rsidR="00BC714B" w:rsidRPr="007C3599" w:rsidRDefault="00495270" w:rsidP="00285DAA">
            <w:pPr>
              <w:rPr>
                <w:rFonts w:cs="ＭＳ Ｐゴシック"/>
                <w:strike/>
              </w:rPr>
            </w:pPr>
            <w:ins w:id="4955" w:author="Moriyama, Shoya/森山 翔也" w:date="2025-02-10T16:31:00Z">
              <w:r w:rsidRPr="007C3599">
                <w:rPr>
                  <w:rFonts w:ascii="ＭＳ Ｐゴシック" w:eastAsia="ＭＳ Ｐゴシック" w:hAnsi="ＭＳ Ｐゴシック" w:cs="ＭＳ Ｐゴシック"/>
                  <w:noProof/>
                  <w:kern w:val="0"/>
                  <w:sz w:val="24"/>
                </w:rPr>
                <mc:AlternateContent>
                  <mc:Choice Requires="wps">
                    <w:drawing>
                      <wp:anchor distT="0" distB="0" distL="114300" distR="114300" simplePos="0" relativeHeight="251658309" behindDoc="0" locked="0" layoutInCell="1" allowOverlap="1" wp14:anchorId="41814B26" wp14:editId="01C1950B">
                        <wp:simplePos x="0" y="0"/>
                        <wp:positionH relativeFrom="margin">
                          <wp:posOffset>-3279775</wp:posOffset>
                        </wp:positionH>
                        <wp:positionV relativeFrom="paragraph">
                          <wp:posOffset>-1905</wp:posOffset>
                        </wp:positionV>
                        <wp:extent cx="6369050" cy="8058150"/>
                        <wp:effectExtent l="0" t="0" r="12700" b="19050"/>
                        <wp:wrapNone/>
                        <wp:docPr id="1452" name="テキスト ボックス 1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8058150"/>
                                </a:xfrm>
                                <a:prstGeom prst="rect">
                                  <a:avLst/>
                                </a:prstGeom>
                                <a:solidFill>
                                  <a:srgbClr val="7F7F7F">
                                    <a:alpha val="50196"/>
                                  </a:srgbClr>
                                </a:solidFill>
                                <a:ln w="6350">
                                  <a:solidFill>
                                    <a:prstClr val="black"/>
                                  </a:solidFill>
                                </a:ln>
                              </wps:spPr>
                              <wps:txbx>
                                <w:txbxContent>
                                  <w:p w14:paraId="6B4EEE5E" w14:textId="77777777" w:rsidR="00D339EF" w:rsidRPr="007C3599" w:rsidRDefault="00D339EF" w:rsidP="00D339EF">
                                    <w:pPr>
                                      <w:rPr>
                                        <w:ins w:id="4956" w:author="Moriyama, Shoya/森山 翔也" w:date="2025-03-10T11:08:00Z"/>
                                        <w:rPrChange w:id="4957" w:author="Moriyama, Shoya/森山 翔也" w:date="2025-04-02T21:09:00Z">
                                          <w:rPr>
                                            <w:ins w:id="4958" w:author="Moriyama, Shoya/森山 翔也" w:date="2025-03-10T11:08:00Z"/>
                                            <w:color w:val="FF0000"/>
                                          </w:rPr>
                                        </w:rPrChange>
                                      </w:rPr>
                                    </w:pPr>
                                    <w:ins w:id="4959" w:author="Moriyama, Shoya/森山 翔也" w:date="2025-03-10T11:08:00Z">
                                      <w:r w:rsidRPr="007C3599">
                                        <w:rPr>
                                          <w:rFonts w:hint="eastAsia"/>
                                          <w:rPrChange w:id="4960" w:author="Moriyama, Shoya/森山 翔也" w:date="2025-04-02T21:09:00Z">
                                            <w:rPr>
                                              <w:rFonts w:hint="eastAsia"/>
                                              <w:color w:val="FF0000"/>
                                            </w:rPr>
                                          </w:rPrChange>
                                        </w:rPr>
                                        <w:t>各種サービス要求仕様書から</w:t>
                                      </w:r>
                                      <w:r w:rsidRPr="007C3599">
                                        <w:rPr>
                                          <w:rPrChange w:id="4961" w:author="Moriyama, Shoya/森山 翔也" w:date="2025-04-02T21:09:00Z">
                                            <w:rPr>
                                              <w:color w:val="FF0000"/>
                                            </w:rPr>
                                          </w:rPrChange>
                                        </w:rPr>
                                        <w:t>006_性能要求_Performance_Requirement</w:t>
                                      </w:r>
                                      <w:r w:rsidRPr="007C3599">
                                        <w:rPr>
                                          <w:rFonts w:hint="eastAsia"/>
                                          <w:rPrChange w:id="4962" w:author="Moriyama, Shoya/森山 翔也" w:date="2025-04-02T21:09:00Z">
                                            <w:rPr>
                                              <w:rFonts w:hint="eastAsia"/>
                                              <w:color w:val="FF0000"/>
                                            </w:rPr>
                                          </w:rPrChange>
                                        </w:rPr>
                                        <w:t>に</w:t>
                                      </w:r>
                                      <w:r w:rsidRPr="007C3599">
                                        <w:rPr>
                                          <w:rPrChange w:id="4963" w:author="Moriyama, Shoya/森山 翔也" w:date="2025-04-02T21:09:00Z">
                                            <w:rPr>
                                              <w:color w:val="FF0000"/>
                                            </w:rPr>
                                          </w:rPrChange>
                                        </w:rPr>
                                        <w:t>QOSを統合</w:t>
                                      </w:r>
                                    </w:ins>
                                  </w:p>
                                  <w:p w14:paraId="4E1B8A54" w14:textId="77777777" w:rsidR="00D339EF" w:rsidRPr="007C3599" w:rsidRDefault="00D339EF" w:rsidP="00D339EF">
                                    <w:pPr>
                                      <w:rPr>
                                        <w:ins w:id="4964" w:author="Moriyama, Shoya/森山 翔也" w:date="2025-03-10T11:08:00Z"/>
                                        <w:rPrChange w:id="4965" w:author="Moriyama, Shoya/森山 翔也" w:date="2025-04-02T21:09:00Z">
                                          <w:rPr>
                                            <w:ins w:id="4966" w:author="Moriyama, Shoya/森山 翔也" w:date="2025-03-10T11:08:00Z"/>
                                            <w:color w:val="FF0000"/>
                                          </w:rPr>
                                        </w:rPrChange>
                                      </w:rPr>
                                    </w:pPr>
                                    <w:ins w:id="4967" w:author="Moriyama, Shoya/森山 翔也" w:date="2025-03-10T11:08:00Z">
                                      <w:r w:rsidRPr="007C3599">
                                        <w:rPr>
                                          <w:rPrChange w:id="4968" w:author="Moriyama, Shoya/森山 翔也" w:date="2025-04-02T21:09:00Z">
                                            <w:rPr>
                                              <w:color w:val="FF0000"/>
                                            </w:rPr>
                                          </w:rPrChange>
                                        </w:rPr>
                                        <w:t>Integrate QOS from various service requirement specifications into "006_性能要求_Performance_Requirement"</w:t>
                                      </w:r>
                                    </w:ins>
                                  </w:p>
                                  <w:p w14:paraId="11968DDD" w14:textId="77777777" w:rsidR="00D339EF" w:rsidRPr="007C3599" w:rsidRDefault="00D339EF" w:rsidP="00D339EF">
                                    <w:pPr>
                                      <w:rPr>
                                        <w:ins w:id="4969" w:author="Moriyama, Shoya/森山 翔也" w:date="2025-03-10T11:08:00Z"/>
                                        <w:rPrChange w:id="4970" w:author="Moriyama, Shoya/森山 翔也" w:date="2025-04-02T21:09:00Z">
                                          <w:rPr>
                                            <w:ins w:id="4971" w:author="Moriyama, Shoya/森山 翔也" w:date="2025-03-10T11:08:00Z"/>
                                            <w:color w:val="000000"/>
                                          </w:rPr>
                                        </w:rPrChange>
                                      </w:rPr>
                                    </w:pPr>
                                    <w:ins w:id="4972" w:author="Moriyama, Shoya/森山 翔也" w:date="2025-03-10T11:08:00Z">
                                      <w:r w:rsidRPr="007C3599">
                                        <w:rPr>
                                          <w:rFonts w:hint="eastAsia"/>
                                          <w:rPrChange w:id="4973" w:author="Moriyama, Shoya/森山 翔也" w:date="2025-04-02T21:09:00Z">
                                            <w:rPr>
                                              <w:rFonts w:hint="eastAsia"/>
                                              <w:color w:val="FF0000"/>
                                            </w:rPr>
                                          </w:rPrChange>
                                        </w:rPr>
                                        <w:t>▲</w:t>
                                      </w:r>
                                      <w:r w:rsidRPr="007C3599">
                                        <w:rPr>
                                          <w:rPrChange w:id="4974" w:author="Moriyama, Shoya/森山 翔也" w:date="2025-04-02T21:09:00Z">
                                            <w:rPr>
                                              <w:color w:val="FF0000"/>
                                            </w:rPr>
                                          </w:rPrChange>
                                        </w:rPr>
                                        <w:t>7.20（24SU/CDC：CV）</w:t>
                                      </w:r>
                                    </w:ins>
                                  </w:p>
                                  <w:p w14:paraId="47B57912" w14:textId="7F6BDD92" w:rsidR="00495270" w:rsidRPr="007C3599" w:rsidDel="00D339EF" w:rsidRDefault="00495270" w:rsidP="00495270">
                                    <w:pPr>
                                      <w:rPr>
                                        <w:ins w:id="4975" w:author="Shimizu, Yuya/清水 裕也" w:date="2025-02-08T19:29:00Z"/>
                                        <w:del w:id="4976" w:author="Moriyama, Shoya/森山 翔也" w:date="2025-03-10T11:08:00Z"/>
                                        <w:rPrChange w:id="4977" w:author="Moriyama, Shoya/森山 翔也" w:date="2025-04-02T21:09:00Z">
                                          <w:rPr>
                                            <w:ins w:id="4978" w:author="Shimizu, Yuya/清水 裕也" w:date="2025-02-08T19:29:00Z"/>
                                            <w:del w:id="4979" w:author="Moriyama, Shoya/森山 翔也" w:date="2025-03-10T11:08:00Z"/>
                                            <w:color w:val="FF0000"/>
                                          </w:rPr>
                                        </w:rPrChange>
                                      </w:rPr>
                                    </w:pPr>
                                    <w:ins w:id="4980" w:author="Shimizu, Yuya/清水 裕也" w:date="2025-02-08T19:29:00Z">
                                      <w:del w:id="4981" w:author="Moriyama, Shoya/森山 翔也" w:date="2025-03-10T11:08:00Z">
                                        <w:r w:rsidRPr="007C3599" w:rsidDel="00D339EF">
                                          <w:rPr>
                                            <w:rFonts w:hint="eastAsia"/>
                                            <w:rPrChange w:id="4982" w:author="Moriyama, Shoya/森山 翔也" w:date="2025-04-02T21:09:00Z">
                                              <w:rPr>
                                                <w:rFonts w:hint="eastAsia"/>
                                                <w:color w:val="FF0000"/>
                                              </w:rPr>
                                            </w:rPrChange>
                                          </w:rPr>
                                          <w:delText>各種サービス要求仕様書から</w:delText>
                                        </w:r>
                                        <w:r w:rsidRPr="007C3599" w:rsidDel="00D339EF">
                                          <w:rPr>
                                            <w:rPrChange w:id="4983" w:author="Moriyama, Shoya/森山 翔也" w:date="2025-04-02T21:09:00Z">
                                              <w:rPr>
                                                <w:color w:val="FF0000"/>
                                              </w:rPr>
                                            </w:rPrChange>
                                          </w:rPr>
                                          <w:delText>006_性能要求_Performance_Requirementに</w:delText>
                                        </w:r>
                                      </w:del>
                                    </w:ins>
                                  </w:p>
                                  <w:p w14:paraId="17F28414" w14:textId="418C004E" w:rsidR="00495270" w:rsidRPr="007C3599" w:rsidDel="00D339EF" w:rsidRDefault="00495270" w:rsidP="00495270">
                                    <w:pPr>
                                      <w:rPr>
                                        <w:ins w:id="4984" w:author="Shimizu, Yuya/清水 裕也" w:date="2025-02-08T19:29:00Z"/>
                                        <w:del w:id="4985" w:author="Moriyama, Shoya/森山 翔也" w:date="2025-03-10T11:08:00Z"/>
                                        <w:rPrChange w:id="4986" w:author="Moriyama, Shoya/森山 翔也" w:date="2025-04-02T21:09:00Z">
                                          <w:rPr>
                                            <w:ins w:id="4987" w:author="Shimizu, Yuya/清水 裕也" w:date="2025-02-08T19:29:00Z"/>
                                            <w:del w:id="4988" w:author="Moriyama, Shoya/森山 翔也" w:date="2025-03-10T11:08:00Z"/>
                                            <w:color w:val="FF0000"/>
                                          </w:rPr>
                                        </w:rPrChange>
                                      </w:rPr>
                                    </w:pPr>
                                    <w:ins w:id="4989" w:author="Shimizu, Yuya/清水 裕也" w:date="2025-02-08T19:29:00Z">
                                      <w:del w:id="4990" w:author="Moriyama, Shoya/森山 翔也" w:date="2025-03-10T11:08:00Z">
                                        <w:r w:rsidRPr="007C3599" w:rsidDel="00D339EF">
                                          <w:rPr>
                                            <w:rPrChange w:id="4991" w:author="Moriyama, Shoya/森山 翔也" w:date="2025-04-02T21:09:00Z">
                                              <w:rPr>
                                                <w:color w:val="FF0000"/>
                                              </w:rPr>
                                            </w:rPrChange>
                                          </w:rPr>
                                          <w:delText>QOSを統合</w:delText>
                                        </w:r>
                                      </w:del>
                                    </w:ins>
                                  </w:p>
                                  <w:p w14:paraId="4DC1B341" w14:textId="090A956C" w:rsidR="00495270" w:rsidRPr="007C3599" w:rsidDel="00D339EF" w:rsidRDefault="00495270" w:rsidP="00495270">
                                    <w:pPr>
                                      <w:rPr>
                                        <w:ins w:id="4992" w:author="Shimizu, Yuya/清水 裕也" w:date="2025-02-08T19:29:00Z"/>
                                        <w:del w:id="4993" w:author="Moriyama, Shoya/森山 翔也" w:date="2025-03-10T11:08:00Z"/>
                                        <w:rPrChange w:id="4994" w:author="Moriyama, Shoya/森山 翔也" w:date="2025-04-02T21:09:00Z">
                                          <w:rPr>
                                            <w:ins w:id="4995" w:author="Shimizu, Yuya/清水 裕也" w:date="2025-02-08T19:29:00Z"/>
                                            <w:del w:id="4996" w:author="Moriyama, Shoya/森山 翔也" w:date="2025-03-10T11:08:00Z"/>
                                            <w:color w:val="FF0000"/>
                                          </w:rPr>
                                        </w:rPrChange>
                                      </w:rPr>
                                    </w:pPr>
                                    <w:ins w:id="4997" w:author="Shimizu, Yuya/清水 裕也" w:date="2025-02-08T19:29:00Z">
                                      <w:del w:id="4998" w:author="Moriyama, Shoya/森山 翔也" w:date="2025-03-10T11:08:00Z">
                                        <w:r w:rsidRPr="007C3599" w:rsidDel="00D339EF">
                                          <w:rPr>
                                            <w:rPrChange w:id="4999" w:author="Moriyama, Shoya/森山 翔也" w:date="2025-04-02T21:09:00Z">
                                              <w:rPr>
                                                <w:color w:val="FF0000"/>
                                              </w:rPr>
                                            </w:rPrChange>
                                          </w:rPr>
                                          <w:delText>Integrate QOS from various service requirement specifications into "006_性能要求_Performance_Requirement"</w:delText>
                                        </w:r>
                                      </w:del>
                                    </w:ins>
                                  </w:p>
                                  <w:p w14:paraId="1B06A31A" w14:textId="3A26752A" w:rsidR="00495270" w:rsidRPr="007C3599" w:rsidDel="00D339EF" w:rsidRDefault="00495270" w:rsidP="00495270">
                                    <w:pPr>
                                      <w:pStyle w:val="Web"/>
                                      <w:ind w:left="800"/>
                                      <w:rPr>
                                        <w:ins w:id="5000" w:author="Sasaki, Kenji/佐々木 研二" w:date="2025-02-07T15:38:00Z"/>
                                        <w:del w:id="5001" w:author="Moriyama, Shoya/森山 翔也" w:date="2025-03-10T11:08:00Z"/>
                                        <w:rFonts w:ascii="Meiryo UI" w:hAnsi="Meiryo UI"/>
                                        <w:rPrChange w:id="5002" w:author="Moriyama, Shoya/森山 翔也" w:date="2025-04-02T21:09:00Z">
                                          <w:rPr>
                                            <w:ins w:id="5003" w:author="Sasaki, Kenji/佐々木 研二" w:date="2025-02-07T15:38:00Z"/>
                                            <w:del w:id="5004" w:author="Moriyama, Shoya/森山 翔也" w:date="2025-03-10T11:08:00Z"/>
                                            <w:rFonts w:ascii="Meiryo UI" w:hAnsi="Meiryo UI"/>
                                            <w:color w:val="FF0000"/>
                                          </w:rPr>
                                        </w:rPrChange>
                                      </w:rPr>
                                    </w:pPr>
                                    <w:ins w:id="5005" w:author="Shimizu, Yuya/清水 裕也" w:date="2025-02-08T19:29:00Z">
                                      <w:del w:id="5006" w:author="Moriyama, Shoya/森山 翔也" w:date="2025-03-10T11:08:00Z">
                                        <w:r w:rsidRPr="007C3599" w:rsidDel="00D339EF">
                                          <w:rPr>
                                            <w:rFonts w:hint="eastAsia"/>
                                            <w:rPrChange w:id="5007" w:author="Moriyama, Shoya/森山 翔也" w:date="2025-04-02T21:09:00Z">
                                              <w:rPr>
                                                <w:rFonts w:hint="eastAsia"/>
                                                <w:color w:val="FF0000"/>
                                              </w:rPr>
                                            </w:rPrChange>
                                          </w:rPr>
                                          <w:delText>▲</w:delText>
                                        </w:r>
                                        <w:r w:rsidRPr="007C3599" w:rsidDel="00D339EF">
                                          <w:rPr>
                                            <w:rPrChange w:id="5008" w:author="Moriyama, Shoya/森山 翔也" w:date="2025-04-02T21:09:00Z">
                                              <w:rPr>
                                                <w:color w:val="FF0000"/>
                                              </w:rPr>
                                            </w:rPrChange>
                                          </w:rPr>
                                          <w:delText>7.11</w:delText>
                                        </w:r>
                                        <w:r w:rsidRPr="007C3599" w:rsidDel="00D339EF">
                                          <w:rPr>
                                            <w:rFonts w:hint="eastAsia"/>
                                            <w:rPrChange w:id="5009" w:author="Moriyama, Shoya/森山 翔也" w:date="2025-04-02T21:09:00Z">
                                              <w:rPr>
                                                <w:rFonts w:hint="eastAsia"/>
                                                <w:color w:val="FF0000"/>
                                              </w:rPr>
                                            </w:rPrChange>
                                          </w:rPr>
                                          <w:delText>（</w:delText>
                                        </w:r>
                                        <w:r w:rsidRPr="007C3599" w:rsidDel="00D339EF">
                                          <w:rPr>
                                            <w:rPrChange w:id="5010" w:author="Moriyama, Shoya/森山 翔也" w:date="2025-04-02T21:09:00Z">
                                              <w:rPr>
                                                <w:color w:val="FF0000"/>
                                              </w:rPr>
                                            </w:rPrChange>
                                          </w:rPr>
                                          <w:delText>24MM</w:delText>
                                        </w:r>
                                        <w:r w:rsidRPr="007C3599" w:rsidDel="00D339EF">
                                          <w:rPr>
                                            <w:rFonts w:hint="eastAsia"/>
                                            <w:rPrChange w:id="5011" w:author="Moriyama, Shoya/森山 翔也" w:date="2025-04-02T21:09:00Z">
                                              <w:rPr>
                                                <w:rFonts w:hint="eastAsia"/>
                                                <w:color w:val="FF0000"/>
                                              </w:rPr>
                                            </w:rPrChange>
                                          </w:rPr>
                                          <w:delText>：</w:delText>
                                        </w:r>
                                        <w:r w:rsidRPr="007C3599" w:rsidDel="00D339EF">
                                          <w:rPr>
                                            <w:rPrChange w:id="5012" w:author="Moriyama, Shoya/森山 翔也" w:date="2025-04-02T21:09:00Z">
                                              <w:rPr>
                                                <w:color w:val="FF0000"/>
                                              </w:rPr>
                                            </w:rPrChange>
                                          </w:rPr>
                                          <w:delText>1A</w:delText>
                                        </w:r>
                                        <w:r w:rsidRPr="007C3599" w:rsidDel="00D339EF">
                                          <w:rPr>
                                            <w:rFonts w:hint="eastAsia"/>
                                            <w:rPrChange w:id="5013" w:author="Moriyama, Shoya/森山 翔也" w:date="2025-04-02T21:09:00Z">
                                              <w:rPr>
                                                <w:rFonts w:hint="eastAsia"/>
                                                <w:color w:val="FF0000"/>
                                              </w:rPr>
                                            </w:rPrChange>
                                          </w:rPr>
                                          <w:delText>、</w:delText>
                                        </w:r>
                                        <w:r w:rsidRPr="007C3599" w:rsidDel="00D339EF">
                                          <w:rPr>
                                            <w:rPrChange w:id="5014" w:author="Moriyama, Shoya/森山 翔也" w:date="2025-04-02T21:09:00Z">
                                              <w:rPr>
                                                <w:color w:val="FF0000"/>
                                              </w:rPr>
                                            </w:rPrChange>
                                          </w:rPr>
                                          <w:delText>24SU/CDC</w:delText>
                                        </w:r>
                                        <w:r w:rsidRPr="007C3599" w:rsidDel="00D339EF">
                                          <w:rPr>
                                            <w:rFonts w:hint="eastAsia"/>
                                            <w:rPrChange w:id="5015" w:author="Moriyama, Shoya/森山 翔也" w:date="2025-04-02T21:09:00Z">
                                              <w:rPr>
                                                <w:rFonts w:hint="eastAsia"/>
                                                <w:color w:val="FF0000"/>
                                              </w:rPr>
                                            </w:rPrChange>
                                          </w:rPr>
                                          <w:delText>：</w:delText>
                                        </w:r>
                                        <w:r w:rsidRPr="007C3599" w:rsidDel="00D339EF">
                                          <w:rPr>
                                            <w:rPrChange w:id="5016" w:author="Moriyama, Shoya/森山 翔也" w:date="2025-04-02T21:09:00Z">
                                              <w:rPr>
                                                <w:color w:val="FF0000"/>
                                              </w:rPr>
                                            </w:rPrChange>
                                          </w:rPr>
                                          <w:delText>CV</w:delText>
                                        </w:r>
                                        <w:r w:rsidRPr="007C3599" w:rsidDel="00D339EF">
                                          <w:rPr>
                                            <w:rFonts w:hint="eastAsia"/>
                                            <w:rPrChange w:id="5017" w:author="Moriyama, Shoya/森山 翔也" w:date="2025-04-02T21:09:00Z">
                                              <w:rPr>
                                                <w:rFonts w:hint="eastAsia"/>
                                                <w:color w:val="FF0000"/>
                                              </w:rPr>
                                            </w:rPrChange>
                                          </w:rPr>
                                          <w:delText>）</w:delText>
                                        </w:r>
                                      </w:del>
                                    </w:ins>
                                    <w:ins w:id="5018" w:author="Sasaki, Kenji/佐々木 研二" w:date="2025-02-07T15:38:00Z">
                                      <w:del w:id="5019" w:author="Moriyama, Shoya/森山 翔也" w:date="2025-03-10T11:08:00Z">
                                        <w:r w:rsidRPr="007C3599" w:rsidDel="00D339EF">
                                          <w:rPr>
                                            <w:rFonts w:ascii="Meiryo UI" w:hAnsi="Meiryo UI" w:hint="eastAsia"/>
                                            <w:rPrChange w:id="5020" w:author="Moriyama, Shoya/森山 翔也" w:date="2025-04-02T21:09:00Z">
                                              <w:rPr>
                                                <w:rFonts w:hint="eastAsia"/>
                                              </w:rPr>
                                            </w:rPrChange>
                                          </w:rPr>
                                          <w:delText>各種サービス要求仕様書から</w:delText>
                                        </w:r>
                                        <w:r w:rsidRPr="007C3599" w:rsidDel="00D339EF">
                                          <w:rPr>
                                            <w:rFonts w:ascii="Meiryo UI" w:hAnsi="Meiryo UI"/>
                                            <w:rPrChange w:id="5021" w:author="Moriyama, Shoya/森山 翔也" w:date="2025-04-02T21:09:00Z">
                                              <w:rPr/>
                                            </w:rPrChange>
                                          </w:rPr>
                                          <w:delText>006_</w:delText>
                                        </w:r>
                                        <w:r w:rsidRPr="007C3599" w:rsidDel="00D339EF">
                                          <w:rPr>
                                            <w:rFonts w:ascii="Meiryo UI" w:hAnsi="Meiryo UI" w:hint="eastAsia"/>
                                            <w:rPrChange w:id="5022" w:author="Moriyama, Shoya/森山 翔也" w:date="2025-04-02T21:09:00Z">
                                              <w:rPr>
                                                <w:rFonts w:hint="eastAsia"/>
                                              </w:rPr>
                                            </w:rPrChange>
                                          </w:rPr>
                                          <w:delText>性能要求</w:delText>
                                        </w:r>
                                        <w:r w:rsidRPr="007C3599" w:rsidDel="00D339EF">
                                          <w:rPr>
                                            <w:rFonts w:ascii="Meiryo UI" w:hAnsi="Meiryo UI"/>
                                            <w:rPrChange w:id="5023" w:author="Moriyama, Shoya/森山 翔也" w:date="2025-04-02T21:09:00Z">
                                              <w:rPr/>
                                            </w:rPrChange>
                                          </w:rPr>
                                          <w:delText>_Performance_Requirement</w:delText>
                                        </w:r>
                                        <w:r w:rsidRPr="007C3599" w:rsidDel="00D339EF">
                                          <w:rPr>
                                            <w:rFonts w:ascii="Meiryo UI" w:hAnsi="Meiryo UI" w:hint="eastAsia"/>
                                            <w:rPrChange w:id="5024" w:author="Moriyama, Shoya/森山 翔也" w:date="2025-04-02T21:09:00Z">
                                              <w:rPr>
                                                <w:rFonts w:hint="eastAsia"/>
                                              </w:rPr>
                                            </w:rPrChange>
                                          </w:rPr>
                                          <w:delText>に</w:delText>
                                        </w:r>
                                        <w:r w:rsidRPr="007C3599" w:rsidDel="00D339EF">
                                          <w:rPr>
                                            <w:rFonts w:ascii="Meiryo UI" w:hAnsi="Meiryo UI"/>
                                            <w:rPrChange w:id="5025" w:author="Moriyama, Shoya/森山 翔也" w:date="2025-04-02T21:09:00Z">
                                              <w:rPr/>
                                            </w:rPrChange>
                                          </w:rPr>
                                          <w:delText>QOS</w:delText>
                                        </w:r>
                                        <w:r w:rsidRPr="007C3599" w:rsidDel="00D339EF">
                                          <w:rPr>
                                            <w:rFonts w:ascii="Meiryo UI" w:hAnsi="Meiryo UI" w:hint="eastAsia"/>
                                            <w:rPrChange w:id="5026" w:author="Moriyama, Shoya/森山 翔也" w:date="2025-04-02T21:09:00Z">
                                              <w:rPr>
                                                <w:rFonts w:hint="eastAsia"/>
                                              </w:rPr>
                                            </w:rPrChange>
                                          </w:rPr>
                                          <w:delText>を統合</w:delText>
                                        </w:r>
                                      </w:del>
                                    </w:ins>
                                  </w:p>
                                  <w:p w14:paraId="68ABD1CB" w14:textId="35E503AD" w:rsidR="00495270" w:rsidRPr="007C3599" w:rsidDel="00D339EF" w:rsidRDefault="00495270" w:rsidP="00495270">
                                    <w:pPr>
                                      <w:pStyle w:val="Web"/>
                                      <w:ind w:left="800"/>
                                      <w:rPr>
                                        <w:ins w:id="5027" w:author="Sasaki, Kenji/佐々木 研二" w:date="2025-02-07T15:38:00Z"/>
                                        <w:del w:id="5028" w:author="Moriyama, Shoya/森山 翔也" w:date="2025-03-10T11:08:00Z"/>
                                        <w:rFonts w:ascii="Meiryo UI" w:hAnsi="Meiryo UI"/>
                                        <w:rPrChange w:id="5029" w:author="Moriyama, Shoya/森山 翔也" w:date="2025-04-02T21:09:00Z">
                                          <w:rPr>
                                            <w:ins w:id="5030" w:author="Sasaki, Kenji/佐々木 研二" w:date="2025-02-07T15:38:00Z"/>
                                            <w:del w:id="5031" w:author="Moriyama, Shoya/森山 翔也" w:date="2025-03-10T11:08:00Z"/>
                                            <w:rFonts w:ascii="Meiryo UI" w:hAnsi="Meiryo UI"/>
                                            <w:color w:val="FF0000"/>
                                          </w:rPr>
                                        </w:rPrChange>
                                      </w:rPr>
                                    </w:pPr>
                                    <w:ins w:id="5032" w:author="Sasaki, Kenji/佐々木 研二" w:date="2025-02-07T15:38:00Z">
                                      <w:del w:id="5033" w:author="Moriyama, Shoya/森山 翔也" w:date="2025-03-10T11:08:00Z">
                                        <w:r w:rsidRPr="007C3599" w:rsidDel="00D339EF">
                                          <w:rPr>
                                            <w:rFonts w:ascii="Meiryo UI" w:hAnsi="Meiryo UI"/>
                                            <w:rPrChange w:id="5034"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5035" w:author="Moriyama, Shoya/森山 翔也" w:date="2025-04-02T21:09:00Z">
                                              <w:rPr>
                                                <w:rFonts w:hint="eastAsia"/>
                                              </w:rPr>
                                            </w:rPrChange>
                                          </w:rPr>
                                          <w:delText>性能要求</w:delText>
                                        </w:r>
                                        <w:r w:rsidRPr="007C3599" w:rsidDel="00D339EF">
                                          <w:rPr>
                                            <w:rFonts w:ascii="Meiryo UI" w:hAnsi="Meiryo UI"/>
                                            <w:rPrChange w:id="5036" w:author="Moriyama, Shoya/森山 翔也" w:date="2025-04-02T21:09:00Z">
                                              <w:rPr/>
                                            </w:rPrChange>
                                          </w:rPr>
                                          <w:delText>_Performance_Requirement"</w:delText>
                                        </w:r>
                                      </w:del>
                                    </w:ins>
                                  </w:p>
                                  <w:p w14:paraId="229C3F2D" w14:textId="41EE3AB4" w:rsidR="00495270" w:rsidRPr="007C3599" w:rsidDel="00D339EF" w:rsidRDefault="00495270" w:rsidP="00495270">
                                    <w:pPr>
                                      <w:pStyle w:val="Web"/>
                                      <w:ind w:left="800"/>
                                      <w:rPr>
                                        <w:ins w:id="5037" w:author="Sasaki, Kenji/佐々木 研二" w:date="2025-02-07T15:38:00Z"/>
                                        <w:del w:id="5038" w:author="Moriyama, Shoya/森山 翔也" w:date="2025-03-10T11:08:00Z"/>
                                        <w:rFonts w:ascii="Meiryo UI" w:hAnsi="Meiryo UI"/>
                                        <w:rPrChange w:id="5039" w:author="Moriyama, Shoya/森山 翔也" w:date="2025-04-02T21:09:00Z">
                                          <w:rPr>
                                            <w:ins w:id="5040" w:author="Sasaki, Kenji/佐々木 研二" w:date="2025-02-07T15:38:00Z"/>
                                            <w:del w:id="5041" w:author="Moriyama, Shoya/森山 翔也" w:date="2025-03-10T11:08:00Z"/>
                                            <w:rFonts w:ascii="Meiryo UI" w:hAnsi="Meiryo UI"/>
                                            <w:color w:val="FF0000"/>
                                          </w:rPr>
                                        </w:rPrChange>
                                      </w:rPr>
                                    </w:pPr>
                                    <w:ins w:id="5042" w:author="Sasaki, Kenji/佐々木 研二" w:date="2025-02-07T15:38:00Z">
                                      <w:del w:id="5043" w:author="Moriyama, Shoya/森山 翔也" w:date="2025-03-10T11:08:00Z">
                                        <w:r w:rsidRPr="007C3599" w:rsidDel="00D339EF">
                                          <w:rPr>
                                            <w:rFonts w:ascii="Meiryo UI" w:hAnsi="Meiryo UI" w:hint="eastAsia"/>
                                            <w:rPrChange w:id="5044" w:author="Moriyama, Shoya/森山 翔也" w:date="2025-04-02T21:09:00Z">
                                              <w:rPr>
                                                <w:rFonts w:hint="eastAsia"/>
                                              </w:rPr>
                                            </w:rPrChange>
                                          </w:rPr>
                                          <w:delText>▲</w:delText>
                                        </w:r>
                                        <w:r w:rsidRPr="007C3599" w:rsidDel="00D339EF">
                                          <w:rPr>
                                            <w:rFonts w:ascii="Meiryo UI" w:hAnsi="Meiryo UI"/>
                                            <w:rPrChange w:id="5045" w:author="Moriyama, Shoya/森山 翔也" w:date="2025-04-02T21:09:00Z">
                                              <w:rPr/>
                                            </w:rPrChange>
                                          </w:rPr>
                                          <w:delText>7.11</w:delText>
                                        </w:r>
                                        <w:r w:rsidRPr="007C3599" w:rsidDel="00D339EF">
                                          <w:rPr>
                                            <w:rFonts w:ascii="Meiryo UI" w:hAnsi="Meiryo UI" w:hint="eastAsia"/>
                                            <w:rPrChange w:id="5046" w:author="Moriyama, Shoya/森山 翔也" w:date="2025-04-02T21:09:00Z">
                                              <w:rPr>
                                                <w:rFonts w:hint="eastAsia"/>
                                              </w:rPr>
                                            </w:rPrChange>
                                          </w:rPr>
                                          <w:delText>（</w:delText>
                                        </w:r>
                                        <w:r w:rsidRPr="007C3599" w:rsidDel="00D339EF">
                                          <w:rPr>
                                            <w:rFonts w:ascii="Meiryo UI" w:hAnsi="Meiryo UI"/>
                                            <w:rPrChange w:id="5047" w:author="Moriyama, Shoya/森山 翔也" w:date="2025-04-02T21:09:00Z">
                                              <w:rPr/>
                                            </w:rPrChange>
                                          </w:rPr>
                                          <w:delText>24MM</w:delText>
                                        </w:r>
                                        <w:r w:rsidRPr="007C3599" w:rsidDel="00D339EF">
                                          <w:rPr>
                                            <w:rFonts w:ascii="Meiryo UI" w:hAnsi="Meiryo UI" w:hint="eastAsia"/>
                                            <w:rPrChange w:id="5048" w:author="Moriyama, Shoya/森山 翔也" w:date="2025-04-02T21:09:00Z">
                                              <w:rPr>
                                                <w:rFonts w:hint="eastAsia"/>
                                              </w:rPr>
                                            </w:rPrChange>
                                          </w:rPr>
                                          <w:delText>：</w:delText>
                                        </w:r>
                                        <w:r w:rsidRPr="007C3599" w:rsidDel="00D339EF">
                                          <w:rPr>
                                            <w:rFonts w:ascii="Meiryo UI" w:hAnsi="Meiryo UI"/>
                                            <w:rPrChange w:id="5049" w:author="Moriyama, Shoya/森山 翔也" w:date="2025-04-02T21:09:00Z">
                                              <w:rPr/>
                                            </w:rPrChange>
                                          </w:rPr>
                                          <w:delText>1A</w:delText>
                                        </w:r>
                                        <w:r w:rsidRPr="007C3599" w:rsidDel="00D339EF">
                                          <w:rPr>
                                            <w:rFonts w:ascii="Meiryo UI" w:hAnsi="Meiryo UI" w:hint="eastAsia"/>
                                            <w:rPrChange w:id="5050" w:author="Moriyama, Shoya/森山 翔也" w:date="2025-04-02T21:09:00Z">
                                              <w:rPr>
                                                <w:rFonts w:hint="eastAsia"/>
                                              </w:rPr>
                                            </w:rPrChange>
                                          </w:rPr>
                                          <w:delText>、</w:delText>
                                        </w:r>
                                        <w:r w:rsidRPr="007C3599" w:rsidDel="00D339EF">
                                          <w:rPr>
                                            <w:rFonts w:ascii="Meiryo UI" w:hAnsi="Meiryo UI"/>
                                            <w:rPrChange w:id="5051" w:author="Moriyama, Shoya/森山 翔也" w:date="2025-04-02T21:09:00Z">
                                              <w:rPr/>
                                            </w:rPrChange>
                                          </w:rPr>
                                          <w:delText>24SU/CDC</w:delText>
                                        </w:r>
                                        <w:r w:rsidRPr="007C3599" w:rsidDel="00D339EF">
                                          <w:rPr>
                                            <w:rFonts w:ascii="Meiryo UI" w:hAnsi="Meiryo UI" w:hint="eastAsia"/>
                                            <w:rPrChange w:id="5052" w:author="Moriyama, Shoya/森山 翔也" w:date="2025-04-02T21:09:00Z">
                                              <w:rPr>
                                                <w:rFonts w:hint="eastAsia"/>
                                              </w:rPr>
                                            </w:rPrChange>
                                          </w:rPr>
                                          <w:delText>：</w:delText>
                                        </w:r>
                                        <w:r w:rsidRPr="007C3599" w:rsidDel="00D339EF">
                                          <w:rPr>
                                            <w:rFonts w:ascii="Meiryo UI" w:hAnsi="Meiryo UI"/>
                                            <w:rPrChange w:id="5053" w:author="Moriyama, Shoya/森山 翔也" w:date="2025-04-02T21:09:00Z">
                                              <w:rPr/>
                                            </w:rPrChange>
                                          </w:rPr>
                                          <w:delText>CV</w:delText>
                                        </w:r>
                                        <w:r w:rsidRPr="007C3599" w:rsidDel="00D339EF">
                                          <w:rPr>
                                            <w:rFonts w:ascii="Meiryo UI" w:hAnsi="Meiryo UI" w:hint="eastAsia"/>
                                            <w:rPrChange w:id="5054" w:author="Moriyama, Shoya/森山 翔也" w:date="2025-04-02T21:09:00Z">
                                              <w:rPr>
                                                <w:rFonts w:hint="eastAsia"/>
                                              </w:rPr>
                                            </w:rPrChange>
                                          </w:rPr>
                                          <w:delText>）</w:delText>
                                        </w:r>
                                      </w:del>
                                    </w:ins>
                                  </w:p>
                                  <w:p w14:paraId="5F306070" w14:textId="77777777" w:rsidR="00495270" w:rsidRPr="007C3599" w:rsidRDefault="00495270" w:rsidP="00495270">
                                    <w:pPr>
                                      <w:rPr>
                                        <w:rPrChange w:id="5055"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14B26" id="テキスト ボックス 1452" o:spid="_x0000_s1328" type="#_x0000_t202" style="position:absolute;left:0;text-align:left;margin-left:-258.25pt;margin-top:-.15pt;width:501.5pt;height:634.5pt;z-index:25165830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" fillcolor="#7f7f7f" strokeweight=".5pt">
                        <v:fill opacity="32896f"/>
                        <v:path arrowok="t"/>
                        <v:textbox>
                          <w:txbxContent>
                            <w:p w14:paraId="6B4EEE5E" w14:textId="77777777" w:rsidR="00D339EF" w:rsidRPr="007C3599" w:rsidRDefault="00D339EF" w:rsidP="00D339EF">
                              <w:pPr>
                                <w:rPr>
                                  <w:ins w:id="5056" w:author="Moriyama, Shoya/森山 翔也" w:date="2025-03-10T11:08:00Z"/>
                                  <w:rPrChange w:id="5057" w:author="Moriyama, Shoya/森山 翔也" w:date="2025-04-02T21:09:00Z">
                                    <w:rPr>
                                      <w:ins w:id="5058" w:author="Moriyama, Shoya/森山 翔也" w:date="2025-03-10T11:08:00Z"/>
                                      <w:color w:val="FF0000"/>
                                    </w:rPr>
                                  </w:rPrChange>
                                </w:rPr>
                              </w:pPr>
                              <w:ins w:id="5059" w:author="Moriyama, Shoya/森山 翔也" w:date="2025-03-10T11:08:00Z">
                                <w:r w:rsidRPr="007C3599">
                                  <w:rPr>
                                    <w:rFonts w:hint="eastAsia"/>
                                    <w:rPrChange w:id="5060" w:author="Moriyama, Shoya/森山 翔也" w:date="2025-04-02T21:09:00Z">
                                      <w:rPr>
                                        <w:rFonts w:hint="eastAsia"/>
                                        <w:color w:val="FF0000"/>
                                      </w:rPr>
                                    </w:rPrChange>
                                  </w:rPr>
                                  <w:t>各種サービス要求仕様書から</w:t>
                                </w:r>
                                <w:r w:rsidRPr="007C3599">
                                  <w:rPr>
                                    <w:rPrChange w:id="5061" w:author="Moriyama, Shoya/森山 翔也" w:date="2025-04-02T21:09:00Z">
                                      <w:rPr>
                                        <w:color w:val="FF0000"/>
                                      </w:rPr>
                                    </w:rPrChange>
                                  </w:rPr>
                                  <w:t>006_性能要求_Performance_Requirement</w:t>
                                </w:r>
                                <w:r w:rsidRPr="007C3599">
                                  <w:rPr>
                                    <w:rFonts w:hint="eastAsia"/>
                                    <w:rPrChange w:id="5062" w:author="Moriyama, Shoya/森山 翔也" w:date="2025-04-02T21:09:00Z">
                                      <w:rPr>
                                        <w:rFonts w:hint="eastAsia"/>
                                        <w:color w:val="FF0000"/>
                                      </w:rPr>
                                    </w:rPrChange>
                                  </w:rPr>
                                  <w:t>に</w:t>
                                </w:r>
                                <w:r w:rsidRPr="007C3599">
                                  <w:rPr>
                                    <w:rPrChange w:id="5063" w:author="Moriyama, Shoya/森山 翔也" w:date="2025-04-02T21:09:00Z">
                                      <w:rPr>
                                        <w:color w:val="FF0000"/>
                                      </w:rPr>
                                    </w:rPrChange>
                                  </w:rPr>
                                  <w:t>QOSを統合</w:t>
                                </w:r>
                              </w:ins>
                            </w:p>
                            <w:p w14:paraId="4E1B8A54" w14:textId="77777777" w:rsidR="00D339EF" w:rsidRPr="007C3599" w:rsidRDefault="00D339EF" w:rsidP="00D339EF">
                              <w:pPr>
                                <w:rPr>
                                  <w:ins w:id="5064" w:author="Moriyama, Shoya/森山 翔也" w:date="2025-03-10T11:08:00Z"/>
                                  <w:rPrChange w:id="5065" w:author="Moriyama, Shoya/森山 翔也" w:date="2025-04-02T21:09:00Z">
                                    <w:rPr>
                                      <w:ins w:id="5066" w:author="Moriyama, Shoya/森山 翔也" w:date="2025-03-10T11:08:00Z"/>
                                      <w:color w:val="FF0000"/>
                                    </w:rPr>
                                  </w:rPrChange>
                                </w:rPr>
                              </w:pPr>
                              <w:ins w:id="5067" w:author="Moriyama, Shoya/森山 翔也" w:date="2025-03-10T11:08:00Z">
                                <w:r w:rsidRPr="007C3599">
                                  <w:rPr>
                                    <w:rPrChange w:id="5068" w:author="Moriyama, Shoya/森山 翔也" w:date="2025-04-02T21:09:00Z">
                                      <w:rPr>
                                        <w:color w:val="FF0000"/>
                                      </w:rPr>
                                    </w:rPrChange>
                                  </w:rPr>
                                  <w:t>Integrate QOS from various service requirement specifications into "006_性能要求_Performance_Requirement"</w:t>
                                </w:r>
                              </w:ins>
                            </w:p>
                            <w:p w14:paraId="11968DDD" w14:textId="77777777" w:rsidR="00D339EF" w:rsidRPr="007C3599" w:rsidRDefault="00D339EF" w:rsidP="00D339EF">
                              <w:pPr>
                                <w:rPr>
                                  <w:ins w:id="5069" w:author="Moriyama, Shoya/森山 翔也" w:date="2025-03-10T11:08:00Z"/>
                                  <w:rPrChange w:id="5070" w:author="Moriyama, Shoya/森山 翔也" w:date="2025-04-02T21:09:00Z">
                                    <w:rPr>
                                      <w:ins w:id="5071" w:author="Moriyama, Shoya/森山 翔也" w:date="2025-03-10T11:08:00Z"/>
                                      <w:color w:val="000000"/>
                                    </w:rPr>
                                  </w:rPrChange>
                                </w:rPr>
                              </w:pPr>
                              <w:ins w:id="5072" w:author="Moriyama, Shoya/森山 翔也" w:date="2025-03-10T11:08:00Z">
                                <w:r w:rsidRPr="007C3599">
                                  <w:rPr>
                                    <w:rFonts w:hint="eastAsia"/>
                                    <w:rPrChange w:id="5073" w:author="Moriyama, Shoya/森山 翔也" w:date="2025-04-02T21:09:00Z">
                                      <w:rPr>
                                        <w:rFonts w:hint="eastAsia"/>
                                        <w:color w:val="FF0000"/>
                                      </w:rPr>
                                    </w:rPrChange>
                                  </w:rPr>
                                  <w:t>▲</w:t>
                                </w:r>
                                <w:r w:rsidRPr="007C3599">
                                  <w:rPr>
                                    <w:rPrChange w:id="5074" w:author="Moriyama, Shoya/森山 翔也" w:date="2025-04-02T21:09:00Z">
                                      <w:rPr>
                                        <w:color w:val="FF0000"/>
                                      </w:rPr>
                                    </w:rPrChange>
                                  </w:rPr>
                                  <w:t>7.20（24SU/CDC：CV）</w:t>
                                </w:r>
                              </w:ins>
                            </w:p>
                            <w:p w14:paraId="47B57912" w14:textId="7F6BDD92" w:rsidR="00495270" w:rsidRPr="007C3599" w:rsidDel="00D339EF" w:rsidRDefault="00495270" w:rsidP="00495270">
                              <w:pPr>
                                <w:rPr>
                                  <w:ins w:id="5075" w:author="Shimizu, Yuya/清水 裕也" w:date="2025-02-08T19:29:00Z"/>
                                  <w:del w:id="5076" w:author="Moriyama, Shoya/森山 翔也" w:date="2025-03-10T11:08:00Z"/>
                                  <w:rPrChange w:id="5077" w:author="Moriyama, Shoya/森山 翔也" w:date="2025-04-02T21:09:00Z">
                                    <w:rPr>
                                      <w:ins w:id="5078" w:author="Shimizu, Yuya/清水 裕也" w:date="2025-02-08T19:29:00Z"/>
                                      <w:del w:id="5079" w:author="Moriyama, Shoya/森山 翔也" w:date="2025-03-10T11:08:00Z"/>
                                      <w:color w:val="FF0000"/>
                                    </w:rPr>
                                  </w:rPrChange>
                                </w:rPr>
                              </w:pPr>
                              <w:ins w:id="5080" w:author="Shimizu, Yuya/清水 裕也" w:date="2025-02-08T19:29:00Z">
                                <w:del w:id="5081" w:author="Moriyama, Shoya/森山 翔也" w:date="2025-03-10T11:08:00Z">
                                  <w:r w:rsidRPr="007C3599" w:rsidDel="00D339EF">
                                    <w:rPr>
                                      <w:rFonts w:hint="eastAsia"/>
                                      <w:rPrChange w:id="5082" w:author="Moriyama, Shoya/森山 翔也" w:date="2025-04-02T21:09:00Z">
                                        <w:rPr>
                                          <w:rFonts w:hint="eastAsia"/>
                                          <w:color w:val="FF0000"/>
                                        </w:rPr>
                                      </w:rPrChange>
                                    </w:rPr>
                                    <w:delText>各種サービス要求仕様書から</w:delText>
                                  </w:r>
                                  <w:r w:rsidRPr="007C3599" w:rsidDel="00D339EF">
                                    <w:rPr>
                                      <w:rPrChange w:id="5083" w:author="Moriyama, Shoya/森山 翔也" w:date="2025-04-02T21:09:00Z">
                                        <w:rPr>
                                          <w:color w:val="FF0000"/>
                                        </w:rPr>
                                      </w:rPrChange>
                                    </w:rPr>
                                    <w:delText>006_性能要求_Performance_Requirementに</w:delText>
                                  </w:r>
                                </w:del>
                              </w:ins>
                            </w:p>
                            <w:p w14:paraId="17F28414" w14:textId="418C004E" w:rsidR="00495270" w:rsidRPr="007C3599" w:rsidDel="00D339EF" w:rsidRDefault="00495270" w:rsidP="00495270">
                              <w:pPr>
                                <w:rPr>
                                  <w:ins w:id="5084" w:author="Shimizu, Yuya/清水 裕也" w:date="2025-02-08T19:29:00Z"/>
                                  <w:del w:id="5085" w:author="Moriyama, Shoya/森山 翔也" w:date="2025-03-10T11:08:00Z"/>
                                  <w:rPrChange w:id="5086" w:author="Moriyama, Shoya/森山 翔也" w:date="2025-04-02T21:09:00Z">
                                    <w:rPr>
                                      <w:ins w:id="5087" w:author="Shimizu, Yuya/清水 裕也" w:date="2025-02-08T19:29:00Z"/>
                                      <w:del w:id="5088" w:author="Moriyama, Shoya/森山 翔也" w:date="2025-03-10T11:08:00Z"/>
                                      <w:color w:val="FF0000"/>
                                    </w:rPr>
                                  </w:rPrChange>
                                </w:rPr>
                              </w:pPr>
                              <w:ins w:id="5089" w:author="Shimizu, Yuya/清水 裕也" w:date="2025-02-08T19:29:00Z">
                                <w:del w:id="5090" w:author="Moriyama, Shoya/森山 翔也" w:date="2025-03-10T11:08:00Z">
                                  <w:r w:rsidRPr="007C3599" w:rsidDel="00D339EF">
                                    <w:rPr>
                                      <w:rPrChange w:id="5091" w:author="Moriyama, Shoya/森山 翔也" w:date="2025-04-02T21:09:00Z">
                                        <w:rPr>
                                          <w:color w:val="FF0000"/>
                                        </w:rPr>
                                      </w:rPrChange>
                                    </w:rPr>
                                    <w:delText>QOSを統合</w:delText>
                                  </w:r>
                                </w:del>
                              </w:ins>
                            </w:p>
                            <w:p w14:paraId="4DC1B341" w14:textId="090A956C" w:rsidR="00495270" w:rsidRPr="007C3599" w:rsidDel="00D339EF" w:rsidRDefault="00495270" w:rsidP="00495270">
                              <w:pPr>
                                <w:rPr>
                                  <w:ins w:id="5092" w:author="Shimizu, Yuya/清水 裕也" w:date="2025-02-08T19:29:00Z"/>
                                  <w:del w:id="5093" w:author="Moriyama, Shoya/森山 翔也" w:date="2025-03-10T11:08:00Z"/>
                                  <w:rPrChange w:id="5094" w:author="Moriyama, Shoya/森山 翔也" w:date="2025-04-02T21:09:00Z">
                                    <w:rPr>
                                      <w:ins w:id="5095" w:author="Shimizu, Yuya/清水 裕也" w:date="2025-02-08T19:29:00Z"/>
                                      <w:del w:id="5096" w:author="Moriyama, Shoya/森山 翔也" w:date="2025-03-10T11:08:00Z"/>
                                      <w:color w:val="FF0000"/>
                                    </w:rPr>
                                  </w:rPrChange>
                                </w:rPr>
                              </w:pPr>
                              <w:ins w:id="5097" w:author="Shimizu, Yuya/清水 裕也" w:date="2025-02-08T19:29:00Z">
                                <w:del w:id="5098" w:author="Moriyama, Shoya/森山 翔也" w:date="2025-03-10T11:08:00Z">
                                  <w:r w:rsidRPr="007C3599" w:rsidDel="00D339EF">
                                    <w:rPr>
                                      <w:rPrChange w:id="5099" w:author="Moriyama, Shoya/森山 翔也" w:date="2025-04-02T21:09:00Z">
                                        <w:rPr>
                                          <w:color w:val="FF0000"/>
                                        </w:rPr>
                                      </w:rPrChange>
                                    </w:rPr>
                                    <w:delText>Integrate QOS from various service requirement specifications into "006_性能要求_Performance_Requirement"</w:delText>
                                  </w:r>
                                </w:del>
                              </w:ins>
                            </w:p>
                            <w:p w14:paraId="1B06A31A" w14:textId="3A26752A" w:rsidR="00495270" w:rsidRPr="007C3599" w:rsidDel="00D339EF" w:rsidRDefault="00495270" w:rsidP="00495270">
                              <w:pPr>
                                <w:pStyle w:val="Web"/>
                                <w:ind w:left="800"/>
                                <w:rPr>
                                  <w:ins w:id="5100" w:author="Sasaki, Kenji/佐々木 研二" w:date="2025-02-07T15:38:00Z"/>
                                  <w:del w:id="5101" w:author="Moriyama, Shoya/森山 翔也" w:date="2025-03-10T11:08:00Z"/>
                                  <w:rFonts w:ascii="Meiryo UI" w:hAnsi="Meiryo UI"/>
                                  <w:rPrChange w:id="5102" w:author="Moriyama, Shoya/森山 翔也" w:date="2025-04-02T21:09:00Z">
                                    <w:rPr>
                                      <w:ins w:id="5103" w:author="Sasaki, Kenji/佐々木 研二" w:date="2025-02-07T15:38:00Z"/>
                                      <w:del w:id="5104" w:author="Moriyama, Shoya/森山 翔也" w:date="2025-03-10T11:08:00Z"/>
                                      <w:rFonts w:ascii="Meiryo UI" w:hAnsi="Meiryo UI"/>
                                      <w:color w:val="FF0000"/>
                                    </w:rPr>
                                  </w:rPrChange>
                                </w:rPr>
                              </w:pPr>
                              <w:ins w:id="5105" w:author="Shimizu, Yuya/清水 裕也" w:date="2025-02-08T19:29:00Z">
                                <w:del w:id="5106" w:author="Moriyama, Shoya/森山 翔也" w:date="2025-03-10T11:08:00Z">
                                  <w:r w:rsidRPr="007C3599" w:rsidDel="00D339EF">
                                    <w:rPr>
                                      <w:rFonts w:hint="eastAsia"/>
                                      <w:rPrChange w:id="5107" w:author="Moriyama, Shoya/森山 翔也" w:date="2025-04-02T21:09:00Z">
                                        <w:rPr>
                                          <w:rFonts w:hint="eastAsia"/>
                                          <w:color w:val="FF0000"/>
                                        </w:rPr>
                                      </w:rPrChange>
                                    </w:rPr>
                                    <w:delText>▲</w:delText>
                                  </w:r>
                                  <w:r w:rsidRPr="007C3599" w:rsidDel="00D339EF">
                                    <w:rPr>
                                      <w:rPrChange w:id="5108" w:author="Moriyama, Shoya/森山 翔也" w:date="2025-04-02T21:09:00Z">
                                        <w:rPr>
                                          <w:color w:val="FF0000"/>
                                        </w:rPr>
                                      </w:rPrChange>
                                    </w:rPr>
                                    <w:delText>7.11</w:delText>
                                  </w:r>
                                  <w:r w:rsidRPr="007C3599" w:rsidDel="00D339EF">
                                    <w:rPr>
                                      <w:rFonts w:hint="eastAsia"/>
                                      <w:rPrChange w:id="5109" w:author="Moriyama, Shoya/森山 翔也" w:date="2025-04-02T21:09:00Z">
                                        <w:rPr>
                                          <w:rFonts w:hint="eastAsia"/>
                                          <w:color w:val="FF0000"/>
                                        </w:rPr>
                                      </w:rPrChange>
                                    </w:rPr>
                                    <w:delText>（</w:delText>
                                  </w:r>
                                  <w:r w:rsidRPr="007C3599" w:rsidDel="00D339EF">
                                    <w:rPr>
                                      <w:rPrChange w:id="5110" w:author="Moriyama, Shoya/森山 翔也" w:date="2025-04-02T21:09:00Z">
                                        <w:rPr>
                                          <w:color w:val="FF0000"/>
                                        </w:rPr>
                                      </w:rPrChange>
                                    </w:rPr>
                                    <w:delText>24MM</w:delText>
                                  </w:r>
                                  <w:r w:rsidRPr="007C3599" w:rsidDel="00D339EF">
                                    <w:rPr>
                                      <w:rFonts w:hint="eastAsia"/>
                                      <w:rPrChange w:id="5111" w:author="Moriyama, Shoya/森山 翔也" w:date="2025-04-02T21:09:00Z">
                                        <w:rPr>
                                          <w:rFonts w:hint="eastAsia"/>
                                          <w:color w:val="FF0000"/>
                                        </w:rPr>
                                      </w:rPrChange>
                                    </w:rPr>
                                    <w:delText>：</w:delText>
                                  </w:r>
                                  <w:r w:rsidRPr="007C3599" w:rsidDel="00D339EF">
                                    <w:rPr>
                                      <w:rPrChange w:id="5112" w:author="Moriyama, Shoya/森山 翔也" w:date="2025-04-02T21:09:00Z">
                                        <w:rPr>
                                          <w:color w:val="FF0000"/>
                                        </w:rPr>
                                      </w:rPrChange>
                                    </w:rPr>
                                    <w:delText>1A</w:delText>
                                  </w:r>
                                  <w:r w:rsidRPr="007C3599" w:rsidDel="00D339EF">
                                    <w:rPr>
                                      <w:rFonts w:hint="eastAsia"/>
                                      <w:rPrChange w:id="5113" w:author="Moriyama, Shoya/森山 翔也" w:date="2025-04-02T21:09:00Z">
                                        <w:rPr>
                                          <w:rFonts w:hint="eastAsia"/>
                                          <w:color w:val="FF0000"/>
                                        </w:rPr>
                                      </w:rPrChange>
                                    </w:rPr>
                                    <w:delText>、</w:delText>
                                  </w:r>
                                  <w:r w:rsidRPr="007C3599" w:rsidDel="00D339EF">
                                    <w:rPr>
                                      <w:rPrChange w:id="5114" w:author="Moriyama, Shoya/森山 翔也" w:date="2025-04-02T21:09:00Z">
                                        <w:rPr>
                                          <w:color w:val="FF0000"/>
                                        </w:rPr>
                                      </w:rPrChange>
                                    </w:rPr>
                                    <w:delText>24SU/CDC</w:delText>
                                  </w:r>
                                  <w:r w:rsidRPr="007C3599" w:rsidDel="00D339EF">
                                    <w:rPr>
                                      <w:rFonts w:hint="eastAsia"/>
                                      <w:rPrChange w:id="5115" w:author="Moriyama, Shoya/森山 翔也" w:date="2025-04-02T21:09:00Z">
                                        <w:rPr>
                                          <w:rFonts w:hint="eastAsia"/>
                                          <w:color w:val="FF0000"/>
                                        </w:rPr>
                                      </w:rPrChange>
                                    </w:rPr>
                                    <w:delText>：</w:delText>
                                  </w:r>
                                  <w:r w:rsidRPr="007C3599" w:rsidDel="00D339EF">
                                    <w:rPr>
                                      <w:rPrChange w:id="5116" w:author="Moriyama, Shoya/森山 翔也" w:date="2025-04-02T21:09:00Z">
                                        <w:rPr>
                                          <w:color w:val="FF0000"/>
                                        </w:rPr>
                                      </w:rPrChange>
                                    </w:rPr>
                                    <w:delText>CV</w:delText>
                                  </w:r>
                                  <w:r w:rsidRPr="007C3599" w:rsidDel="00D339EF">
                                    <w:rPr>
                                      <w:rFonts w:hint="eastAsia"/>
                                      <w:rPrChange w:id="5117" w:author="Moriyama, Shoya/森山 翔也" w:date="2025-04-02T21:09:00Z">
                                        <w:rPr>
                                          <w:rFonts w:hint="eastAsia"/>
                                          <w:color w:val="FF0000"/>
                                        </w:rPr>
                                      </w:rPrChange>
                                    </w:rPr>
                                    <w:delText>）</w:delText>
                                  </w:r>
                                </w:del>
                              </w:ins>
                              <w:ins w:id="5118" w:author="Sasaki, Kenji/佐々木 研二" w:date="2025-02-07T15:38:00Z">
                                <w:del w:id="5119" w:author="Moriyama, Shoya/森山 翔也" w:date="2025-03-10T11:08:00Z">
                                  <w:r w:rsidRPr="007C3599" w:rsidDel="00D339EF">
                                    <w:rPr>
                                      <w:rFonts w:ascii="Meiryo UI" w:hAnsi="Meiryo UI" w:hint="eastAsia"/>
                                      <w:rPrChange w:id="5120" w:author="Moriyama, Shoya/森山 翔也" w:date="2025-04-02T21:09:00Z">
                                        <w:rPr>
                                          <w:rFonts w:hint="eastAsia"/>
                                        </w:rPr>
                                      </w:rPrChange>
                                    </w:rPr>
                                    <w:delText>各種サービス要求仕様書から</w:delText>
                                  </w:r>
                                  <w:r w:rsidRPr="007C3599" w:rsidDel="00D339EF">
                                    <w:rPr>
                                      <w:rFonts w:ascii="Meiryo UI" w:hAnsi="Meiryo UI"/>
                                      <w:rPrChange w:id="5121" w:author="Moriyama, Shoya/森山 翔也" w:date="2025-04-02T21:09:00Z">
                                        <w:rPr/>
                                      </w:rPrChange>
                                    </w:rPr>
                                    <w:delText>006_</w:delText>
                                  </w:r>
                                  <w:r w:rsidRPr="007C3599" w:rsidDel="00D339EF">
                                    <w:rPr>
                                      <w:rFonts w:ascii="Meiryo UI" w:hAnsi="Meiryo UI" w:hint="eastAsia"/>
                                      <w:rPrChange w:id="5122" w:author="Moriyama, Shoya/森山 翔也" w:date="2025-04-02T21:09:00Z">
                                        <w:rPr>
                                          <w:rFonts w:hint="eastAsia"/>
                                        </w:rPr>
                                      </w:rPrChange>
                                    </w:rPr>
                                    <w:delText>性能要求</w:delText>
                                  </w:r>
                                  <w:r w:rsidRPr="007C3599" w:rsidDel="00D339EF">
                                    <w:rPr>
                                      <w:rFonts w:ascii="Meiryo UI" w:hAnsi="Meiryo UI"/>
                                      <w:rPrChange w:id="5123" w:author="Moriyama, Shoya/森山 翔也" w:date="2025-04-02T21:09:00Z">
                                        <w:rPr/>
                                      </w:rPrChange>
                                    </w:rPr>
                                    <w:delText>_Performance_Requirement</w:delText>
                                  </w:r>
                                  <w:r w:rsidRPr="007C3599" w:rsidDel="00D339EF">
                                    <w:rPr>
                                      <w:rFonts w:ascii="Meiryo UI" w:hAnsi="Meiryo UI" w:hint="eastAsia"/>
                                      <w:rPrChange w:id="5124" w:author="Moriyama, Shoya/森山 翔也" w:date="2025-04-02T21:09:00Z">
                                        <w:rPr>
                                          <w:rFonts w:hint="eastAsia"/>
                                        </w:rPr>
                                      </w:rPrChange>
                                    </w:rPr>
                                    <w:delText>に</w:delText>
                                  </w:r>
                                  <w:r w:rsidRPr="007C3599" w:rsidDel="00D339EF">
                                    <w:rPr>
                                      <w:rFonts w:ascii="Meiryo UI" w:hAnsi="Meiryo UI"/>
                                      <w:rPrChange w:id="5125" w:author="Moriyama, Shoya/森山 翔也" w:date="2025-04-02T21:09:00Z">
                                        <w:rPr/>
                                      </w:rPrChange>
                                    </w:rPr>
                                    <w:delText>QOS</w:delText>
                                  </w:r>
                                  <w:r w:rsidRPr="007C3599" w:rsidDel="00D339EF">
                                    <w:rPr>
                                      <w:rFonts w:ascii="Meiryo UI" w:hAnsi="Meiryo UI" w:hint="eastAsia"/>
                                      <w:rPrChange w:id="5126" w:author="Moriyama, Shoya/森山 翔也" w:date="2025-04-02T21:09:00Z">
                                        <w:rPr>
                                          <w:rFonts w:hint="eastAsia"/>
                                        </w:rPr>
                                      </w:rPrChange>
                                    </w:rPr>
                                    <w:delText>を統合</w:delText>
                                  </w:r>
                                </w:del>
                              </w:ins>
                            </w:p>
                            <w:p w14:paraId="68ABD1CB" w14:textId="35E503AD" w:rsidR="00495270" w:rsidRPr="007C3599" w:rsidDel="00D339EF" w:rsidRDefault="00495270" w:rsidP="00495270">
                              <w:pPr>
                                <w:pStyle w:val="Web"/>
                                <w:ind w:left="800"/>
                                <w:rPr>
                                  <w:ins w:id="5127" w:author="Sasaki, Kenji/佐々木 研二" w:date="2025-02-07T15:38:00Z"/>
                                  <w:del w:id="5128" w:author="Moriyama, Shoya/森山 翔也" w:date="2025-03-10T11:08:00Z"/>
                                  <w:rFonts w:ascii="Meiryo UI" w:hAnsi="Meiryo UI"/>
                                  <w:rPrChange w:id="5129" w:author="Moriyama, Shoya/森山 翔也" w:date="2025-04-02T21:09:00Z">
                                    <w:rPr>
                                      <w:ins w:id="5130" w:author="Sasaki, Kenji/佐々木 研二" w:date="2025-02-07T15:38:00Z"/>
                                      <w:del w:id="5131" w:author="Moriyama, Shoya/森山 翔也" w:date="2025-03-10T11:08:00Z"/>
                                      <w:rFonts w:ascii="Meiryo UI" w:hAnsi="Meiryo UI"/>
                                      <w:color w:val="FF0000"/>
                                    </w:rPr>
                                  </w:rPrChange>
                                </w:rPr>
                              </w:pPr>
                              <w:ins w:id="5132" w:author="Sasaki, Kenji/佐々木 研二" w:date="2025-02-07T15:38:00Z">
                                <w:del w:id="5133" w:author="Moriyama, Shoya/森山 翔也" w:date="2025-03-10T11:08:00Z">
                                  <w:r w:rsidRPr="007C3599" w:rsidDel="00D339EF">
                                    <w:rPr>
                                      <w:rFonts w:ascii="Meiryo UI" w:hAnsi="Meiryo UI"/>
                                      <w:rPrChange w:id="5134"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5135" w:author="Moriyama, Shoya/森山 翔也" w:date="2025-04-02T21:09:00Z">
                                        <w:rPr>
                                          <w:rFonts w:hint="eastAsia"/>
                                        </w:rPr>
                                      </w:rPrChange>
                                    </w:rPr>
                                    <w:delText>性能要求</w:delText>
                                  </w:r>
                                  <w:r w:rsidRPr="007C3599" w:rsidDel="00D339EF">
                                    <w:rPr>
                                      <w:rFonts w:ascii="Meiryo UI" w:hAnsi="Meiryo UI"/>
                                      <w:rPrChange w:id="5136" w:author="Moriyama, Shoya/森山 翔也" w:date="2025-04-02T21:09:00Z">
                                        <w:rPr/>
                                      </w:rPrChange>
                                    </w:rPr>
                                    <w:delText>_Performance_Requirement"</w:delText>
                                  </w:r>
                                </w:del>
                              </w:ins>
                            </w:p>
                            <w:p w14:paraId="229C3F2D" w14:textId="41EE3AB4" w:rsidR="00495270" w:rsidRPr="007C3599" w:rsidDel="00D339EF" w:rsidRDefault="00495270" w:rsidP="00495270">
                              <w:pPr>
                                <w:pStyle w:val="Web"/>
                                <w:ind w:left="800"/>
                                <w:rPr>
                                  <w:ins w:id="5137" w:author="Sasaki, Kenji/佐々木 研二" w:date="2025-02-07T15:38:00Z"/>
                                  <w:del w:id="5138" w:author="Moriyama, Shoya/森山 翔也" w:date="2025-03-10T11:08:00Z"/>
                                  <w:rFonts w:ascii="Meiryo UI" w:hAnsi="Meiryo UI"/>
                                  <w:rPrChange w:id="5139" w:author="Moriyama, Shoya/森山 翔也" w:date="2025-04-02T21:09:00Z">
                                    <w:rPr>
                                      <w:ins w:id="5140" w:author="Sasaki, Kenji/佐々木 研二" w:date="2025-02-07T15:38:00Z"/>
                                      <w:del w:id="5141" w:author="Moriyama, Shoya/森山 翔也" w:date="2025-03-10T11:08:00Z"/>
                                      <w:rFonts w:ascii="Meiryo UI" w:hAnsi="Meiryo UI"/>
                                      <w:color w:val="FF0000"/>
                                    </w:rPr>
                                  </w:rPrChange>
                                </w:rPr>
                              </w:pPr>
                              <w:ins w:id="5142" w:author="Sasaki, Kenji/佐々木 研二" w:date="2025-02-07T15:38:00Z">
                                <w:del w:id="5143" w:author="Moriyama, Shoya/森山 翔也" w:date="2025-03-10T11:08:00Z">
                                  <w:r w:rsidRPr="007C3599" w:rsidDel="00D339EF">
                                    <w:rPr>
                                      <w:rFonts w:ascii="Meiryo UI" w:hAnsi="Meiryo UI" w:hint="eastAsia"/>
                                      <w:rPrChange w:id="5144" w:author="Moriyama, Shoya/森山 翔也" w:date="2025-04-02T21:09:00Z">
                                        <w:rPr>
                                          <w:rFonts w:hint="eastAsia"/>
                                        </w:rPr>
                                      </w:rPrChange>
                                    </w:rPr>
                                    <w:delText>▲</w:delText>
                                  </w:r>
                                  <w:r w:rsidRPr="007C3599" w:rsidDel="00D339EF">
                                    <w:rPr>
                                      <w:rFonts w:ascii="Meiryo UI" w:hAnsi="Meiryo UI"/>
                                      <w:rPrChange w:id="5145" w:author="Moriyama, Shoya/森山 翔也" w:date="2025-04-02T21:09:00Z">
                                        <w:rPr/>
                                      </w:rPrChange>
                                    </w:rPr>
                                    <w:delText>7.11</w:delText>
                                  </w:r>
                                  <w:r w:rsidRPr="007C3599" w:rsidDel="00D339EF">
                                    <w:rPr>
                                      <w:rFonts w:ascii="Meiryo UI" w:hAnsi="Meiryo UI" w:hint="eastAsia"/>
                                      <w:rPrChange w:id="5146" w:author="Moriyama, Shoya/森山 翔也" w:date="2025-04-02T21:09:00Z">
                                        <w:rPr>
                                          <w:rFonts w:hint="eastAsia"/>
                                        </w:rPr>
                                      </w:rPrChange>
                                    </w:rPr>
                                    <w:delText>（</w:delText>
                                  </w:r>
                                  <w:r w:rsidRPr="007C3599" w:rsidDel="00D339EF">
                                    <w:rPr>
                                      <w:rFonts w:ascii="Meiryo UI" w:hAnsi="Meiryo UI"/>
                                      <w:rPrChange w:id="5147" w:author="Moriyama, Shoya/森山 翔也" w:date="2025-04-02T21:09:00Z">
                                        <w:rPr/>
                                      </w:rPrChange>
                                    </w:rPr>
                                    <w:delText>24MM</w:delText>
                                  </w:r>
                                  <w:r w:rsidRPr="007C3599" w:rsidDel="00D339EF">
                                    <w:rPr>
                                      <w:rFonts w:ascii="Meiryo UI" w:hAnsi="Meiryo UI" w:hint="eastAsia"/>
                                      <w:rPrChange w:id="5148" w:author="Moriyama, Shoya/森山 翔也" w:date="2025-04-02T21:09:00Z">
                                        <w:rPr>
                                          <w:rFonts w:hint="eastAsia"/>
                                        </w:rPr>
                                      </w:rPrChange>
                                    </w:rPr>
                                    <w:delText>：</w:delText>
                                  </w:r>
                                  <w:r w:rsidRPr="007C3599" w:rsidDel="00D339EF">
                                    <w:rPr>
                                      <w:rFonts w:ascii="Meiryo UI" w:hAnsi="Meiryo UI"/>
                                      <w:rPrChange w:id="5149" w:author="Moriyama, Shoya/森山 翔也" w:date="2025-04-02T21:09:00Z">
                                        <w:rPr/>
                                      </w:rPrChange>
                                    </w:rPr>
                                    <w:delText>1A</w:delText>
                                  </w:r>
                                  <w:r w:rsidRPr="007C3599" w:rsidDel="00D339EF">
                                    <w:rPr>
                                      <w:rFonts w:ascii="Meiryo UI" w:hAnsi="Meiryo UI" w:hint="eastAsia"/>
                                      <w:rPrChange w:id="5150" w:author="Moriyama, Shoya/森山 翔也" w:date="2025-04-02T21:09:00Z">
                                        <w:rPr>
                                          <w:rFonts w:hint="eastAsia"/>
                                        </w:rPr>
                                      </w:rPrChange>
                                    </w:rPr>
                                    <w:delText>、</w:delText>
                                  </w:r>
                                  <w:r w:rsidRPr="007C3599" w:rsidDel="00D339EF">
                                    <w:rPr>
                                      <w:rFonts w:ascii="Meiryo UI" w:hAnsi="Meiryo UI"/>
                                      <w:rPrChange w:id="5151" w:author="Moriyama, Shoya/森山 翔也" w:date="2025-04-02T21:09:00Z">
                                        <w:rPr/>
                                      </w:rPrChange>
                                    </w:rPr>
                                    <w:delText>24SU/CDC</w:delText>
                                  </w:r>
                                  <w:r w:rsidRPr="007C3599" w:rsidDel="00D339EF">
                                    <w:rPr>
                                      <w:rFonts w:ascii="Meiryo UI" w:hAnsi="Meiryo UI" w:hint="eastAsia"/>
                                      <w:rPrChange w:id="5152" w:author="Moriyama, Shoya/森山 翔也" w:date="2025-04-02T21:09:00Z">
                                        <w:rPr>
                                          <w:rFonts w:hint="eastAsia"/>
                                        </w:rPr>
                                      </w:rPrChange>
                                    </w:rPr>
                                    <w:delText>：</w:delText>
                                  </w:r>
                                  <w:r w:rsidRPr="007C3599" w:rsidDel="00D339EF">
                                    <w:rPr>
                                      <w:rFonts w:ascii="Meiryo UI" w:hAnsi="Meiryo UI"/>
                                      <w:rPrChange w:id="5153" w:author="Moriyama, Shoya/森山 翔也" w:date="2025-04-02T21:09:00Z">
                                        <w:rPr/>
                                      </w:rPrChange>
                                    </w:rPr>
                                    <w:delText>CV</w:delText>
                                  </w:r>
                                  <w:r w:rsidRPr="007C3599" w:rsidDel="00D339EF">
                                    <w:rPr>
                                      <w:rFonts w:ascii="Meiryo UI" w:hAnsi="Meiryo UI" w:hint="eastAsia"/>
                                      <w:rPrChange w:id="5154" w:author="Moriyama, Shoya/森山 翔也" w:date="2025-04-02T21:09:00Z">
                                        <w:rPr>
                                          <w:rFonts w:hint="eastAsia"/>
                                        </w:rPr>
                                      </w:rPrChange>
                                    </w:rPr>
                                    <w:delText>）</w:delText>
                                  </w:r>
                                </w:del>
                              </w:ins>
                            </w:p>
                            <w:p w14:paraId="5F306070" w14:textId="77777777" w:rsidR="00495270" w:rsidRPr="007C3599" w:rsidRDefault="00495270" w:rsidP="00495270">
                              <w:pPr>
                                <w:rPr>
                                  <w:rPrChange w:id="5155" w:author="Moriyama, Shoya/森山 翔也" w:date="2025-04-02T21:09:00Z">
                                    <w:rPr>
                                      <w:color w:val="000000"/>
                                    </w:rPr>
                                  </w:rPrChange>
                                </w:rPr>
                              </w:pPr>
                            </w:p>
                          </w:txbxContent>
                        </v:textbox>
                        <w10:wrap anchorx="margin"/>
                      </v:shape>
                    </w:pict>
                  </mc:Fallback>
                </mc:AlternateContent>
              </w:r>
            </w:ins>
            <w:r w:rsidR="00BC714B" w:rsidRPr="007C3599">
              <w:rPr>
                <w:strike/>
                <w:lang w:val="en"/>
              </w:rPr>
              <w:t>Replacement</w:t>
            </w:r>
          </w:p>
        </w:tc>
        <w:tc>
          <w:tcPr>
            <w:tcW w:w="1617" w:type="dxa"/>
            <w:tcBorders>
              <w:top w:val="single" w:sz="4" w:space="0" w:color="auto"/>
              <w:left w:val="single" w:sz="4" w:space="0" w:color="auto"/>
              <w:bottom w:val="single" w:sz="4" w:space="0" w:color="auto"/>
              <w:right w:val="single" w:sz="4" w:space="0" w:color="auto"/>
            </w:tcBorders>
          </w:tcPr>
          <w:p w14:paraId="109A77C4" w14:textId="77777777" w:rsidR="00BC714B" w:rsidRPr="007C3599" w:rsidRDefault="00BC714B" w:rsidP="00285DAA">
            <w:pPr>
              <w:rPr>
                <w:rFonts w:cs="ＭＳ Ｐゴシック"/>
                <w:strike/>
              </w:rPr>
            </w:pPr>
            <w:r w:rsidRPr="007C3599">
              <w:rPr>
                <w:strike/>
                <w:lang w:val="en"/>
              </w:rPr>
              <w:t>Map display completed in DB after map switching screen display completion to replacement (excluding route enhancement)</w:t>
            </w:r>
          </w:p>
        </w:tc>
        <w:tc>
          <w:tcPr>
            <w:tcW w:w="2524" w:type="dxa"/>
            <w:tcBorders>
              <w:top w:val="single" w:sz="4" w:space="0" w:color="auto"/>
              <w:left w:val="single" w:sz="4" w:space="0" w:color="auto"/>
              <w:bottom w:val="single" w:sz="4" w:space="0" w:color="auto"/>
              <w:right w:val="single" w:sz="4" w:space="0" w:color="auto"/>
            </w:tcBorders>
          </w:tcPr>
          <w:p w14:paraId="10F149A3" w14:textId="77777777" w:rsidR="00BC714B" w:rsidRPr="007C3599" w:rsidRDefault="00BC714B" w:rsidP="00285DAA">
            <w:pPr>
              <w:rPr>
                <w:strike/>
              </w:rPr>
            </w:pPr>
            <w:r w:rsidRPr="007C3599">
              <w:rPr>
                <w:strike/>
                <w:lang w:val="en"/>
              </w:rPr>
              <w:t>Within 30 seconds</w:t>
            </w:r>
          </w:p>
          <w:p w14:paraId="13A2A4DF" w14:textId="77777777" w:rsidR="00BC714B" w:rsidRPr="007C3599" w:rsidRDefault="00BC714B" w:rsidP="00285DAA">
            <w:pPr>
              <w:rPr>
                <w:strike/>
              </w:rPr>
            </w:pPr>
          </w:p>
          <w:p w14:paraId="619BAA65" w14:textId="77777777" w:rsidR="00BC714B" w:rsidRPr="007C3599" w:rsidRDefault="00BC714B" w:rsidP="00285DAA">
            <w:pPr>
              <w:rPr>
                <w:strike/>
              </w:rPr>
            </w:pPr>
            <w:r w:rsidRPr="007C3599">
              <w:rPr>
                <w:strike/>
                <w:lang w:val="en"/>
              </w:rPr>
              <w:t>Map data replacement</w:t>
            </w:r>
          </w:p>
          <w:p w14:paraId="2BE4C50D" w14:textId="77777777" w:rsidR="00BC714B" w:rsidRPr="007C3599" w:rsidRDefault="00BC714B" w:rsidP="00285DAA">
            <w:pPr>
              <w:rPr>
                <w:strike/>
              </w:rPr>
            </w:pPr>
            <w:r w:rsidRPr="007C3599">
              <w:rPr>
                <w:strike/>
                <w:lang w:val="en"/>
              </w:rPr>
              <w:t>Reload map data</w:t>
            </w:r>
          </w:p>
          <w:p w14:paraId="02684DD5" w14:textId="77777777" w:rsidR="00BC714B" w:rsidRPr="007C3599" w:rsidRDefault="00BC714B" w:rsidP="00285DAA">
            <w:pPr>
              <w:rPr>
                <w:strike/>
              </w:rPr>
            </w:pPr>
            <w:r w:rsidRPr="007C3599">
              <w:rPr>
                <w:strike/>
                <w:lang w:val="en"/>
              </w:rPr>
              <w:t>Map display</w:t>
            </w:r>
          </w:p>
        </w:tc>
      </w:tr>
      <w:tr w:rsidR="007C3599" w:rsidRPr="007C3599" w14:paraId="495E1FB0" w14:textId="77777777" w:rsidTr="347E5CEB">
        <w:trPr>
          <w:cantSplit/>
          <w:trHeight w:val="1432"/>
        </w:trPr>
        <w:tc>
          <w:tcPr>
            <w:tcW w:w="736" w:type="dxa"/>
            <w:vMerge/>
          </w:tcPr>
          <w:p w14:paraId="6F8675E6" w14:textId="77777777" w:rsidR="00BC714B" w:rsidRPr="007C3599" w:rsidRDefault="00BC714B" w:rsidP="00285DAA"/>
        </w:tc>
        <w:tc>
          <w:tcPr>
            <w:tcW w:w="2126" w:type="dxa"/>
            <w:gridSpan w:val="2"/>
            <w:vMerge/>
          </w:tcPr>
          <w:p w14:paraId="1465DBD6" w14:textId="77777777" w:rsidR="00BC714B" w:rsidRPr="007C3599" w:rsidRDefault="00BC714B" w:rsidP="00285DAA"/>
        </w:tc>
        <w:tc>
          <w:tcPr>
            <w:tcW w:w="1399" w:type="dxa"/>
            <w:tcBorders>
              <w:top w:val="single" w:sz="4" w:space="0" w:color="auto"/>
              <w:left w:val="single" w:sz="4" w:space="0" w:color="auto"/>
              <w:bottom w:val="single" w:sz="4" w:space="0" w:color="auto"/>
              <w:right w:val="single" w:sz="4" w:space="0" w:color="auto"/>
            </w:tcBorders>
          </w:tcPr>
          <w:p w14:paraId="22AF6E25" w14:textId="2284EEFC" w:rsidR="00BC714B" w:rsidRPr="007C3599" w:rsidRDefault="00BC714B" w:rsidP="00285DAA">
            <w:pPr>
              <w:rPr>
                <w:rFonts w:cs="ＭＳ Ｐゴシック"/>
                <w:strike/>
              </w:rPr>
            </w:pPr>
            <w:r w:rsidRPr="007C3599">
              <w:rPr>
                <w:strike/>
                <w:lang w:val="en"/>
              </w:rPr>
              <w:t>Explore again</w:t>
            </w:r>
          </w:p>
        </w:tc>
        <w:tc>
          <w:tcPr>
            <w:tcW w:w="1617" w:type="dxa"/>
            <w:tcBorders>
              <w:top w:val="single" w:sz="4" w:space="0" w:color="auto"/>
              <w:left w:val="single" w:sz="4" w:space="0" w:color="auto"/>
              <w:bottom w:val="single" w:sz="4" w:space="0" w:color="auto"/>
              <w:right w:val="single" w:sz="4" w:space="0" w:color="auto"/>
            </w:tcBorders>
          </w:tcPr>
          <w:p w14:paraId="3F214D45" w14:textId="77777777" w:rsidR="00BC714B" w:rsidRPr="007C3599" w:rsidRDefault="00BC714B" w:rsidP="00285DAA">
            <w:pPr>
              <w:rPr>
                <w:rFonts w:cs="ＭＳ Ｐゴシック"/>
                <w:strike/>
              </w:rPr>
            </w:pPr>
            <w:r w:rsidRPr="007C3599">
              <w:rPr>
                <w:strike/>
                <w:lang w:val="en"/>
              </w:rPr>
              <w:t xml:space="preserve">Re-search completed in the DB after the map display (excluding route enhancement) replacement </w:t>
            </w:r>
            <w:r w:rsidRPr="007C3599">
              <w:rPr>
                <w:strike/>
                <w:lang w:val="en"/>
              </w:rPr>
              <w:br/>
              <w:t xml:space="preserve">in the </w:t>
            </w:r>
            <w:proofErr w:type="spellStart"/>
            <w:r w:rsidRPr="007C3599">
              <w:rPr>
                <w:strike/>
                <w:lang w:val="en"/>
              </w:rPr>
              <w:t>db</w:t>
            </w:r>
            <w:proofErr w:type="spellEnd"/>
            <w:r w:rsidRPr="007C3599">
              <w:rPr>
                <w:strike/>
                <w:lang w:val="en"/>
              </w:rPr>
              <w:t xml:space="preserve"> after the replacement</w:t>
            </w:r>
            <w:r w:rsidRPr="007C3599">
              <w:rPr>
                <w:strike/>
                <w:lang w:val="en"/>
              </w:rPr>
              <w:br/>
            </w:r>
          </w:p>
        </w:tc>
        <w:tc>
          <w:tcPr>
            <w:tcW w:w="2524" w:type="dxa"/>
            <w:tcBorders>
              <w:top w:val="single" w:sz="4" w:space="0" w:color="auto"/>
              <w:left w:val="single" w:sz="4" w:space="0" w:color="auto"/>
              <w:bottom w:val="single" w:sz="4" w:space="0" w:color="auto"/>
              <w:right w:val="single" w:sz="4" w:space="0" w:color="auto"/>
            </w:tcBorders>
          </w:tcPr>
          <w:p w14:paraId="7B9E2302" w14:textId="77777777" w:rsidR="00BC714B" w:rsidRPr="007C3599" w:rsidRDefault="00BC714B" w:rsidP="00285DAA">
            <w:pPr>
              <w:rPr>
                <w:strike/>
              </w:rPr>
            </w:pPr>
            <w:r w:rsidRPr="007C3599">
              <w:rPr>
                <w:strike/>
                <w:lang w:val="en"/>
              </w:rPr>
              <w:t>Within 2 seconds</w:t>
            </w:r>
          </w:p>
          <w:p w14:paraId="7CB206D9" w14:textId="77777777" w:rsidR="00BC714B" w:rsidRPr="007C3599" w:rsidRDefault="00BC714B" w:rsidP="00285DAA">
            <w:pPr>
              <w:rPr>
                <w:strike/>
              </w:rPr>
            </w:pPr>
          </w:p>
          <w:p w14:paraId="54BDAE3D" w14:textId="77777777" w:rsidR="00BC714B" w:rsidRPr="007C3599" w:rsidRDefault="00BC714B" w:rsidP="00285DAA">
            <w:pPr>
              <w:rPr>
                <w:strike/>
              </w:rPr>
            </w:pPr>
            <w:r w:rsidRPr="007C3599">
              <w:rPr>
                <w:strike/>
                <w:lang w:val="en"/>
              </w:rPr>
              <w:t>Reload map data</w:t>
            </w:r>
          </w:p>
          <w:p w14:paraId="0BD23A4C" w14:textId="77777777" w:rsidR="00BC714B" w:rsidRPr="007C3599" w:rsidRDefault="00BC714B" w:rsidP="00285DAA">
            <w:pPr>
              <w:rPr>
                <w:strike/>
              </w:rPr>
            </w:pPr>
            <w:r w:rsidRPr="007C3599">
              <w:rPr>
                <w:strike/>
                <w:lang w:val="en"/>
              </w:rPr>
              <w:t>Explore again</w:t>
            </w:r>
          </w:p>
          <w:p w14:paraId="1B132AD0" w14:textId="77777777" w:rsidR="00BC714B" w:rsidRPr="007C3599" w:rsidRDefault="00BC714B" w:rsidP="00285DAA">
            <w:pPr>
              <w:rPr>
                <w:strike/>
              </w:rPr>
            </w:pPr>
            <w:r w:rsidRPr="007C3599">
              <w:rPr>
                <w:strike/>
                <w:lang w:val="en"/>
              </w:rPr>
              <w:t>Search when considering traffic jam information</w:t>
            </w:r>
          </w:p>
        </w:tc>
      </w:tr>
      <w:tr w:rsidR="007C3599" w:rsidRPr="007C3599" w14:paraId="4FEF13D4" w14:textId="77777777" w:rsidTr="347E5CEB">
        <w:trPr>
          <w:cantSplit/>
          <w:trHeight w:val="1432"/>
        </w:trPr>
        <w:tc>
          <w:tcPr>
            <w:tcW w:w="736" w:type="dxa"/>
            <w:vMerge/>
          </w:tcPr>
          <w:p w14:paraId="3AF290A2" w14:textId="77777777" w:rsidR="00BC714B" w:rsidRPr="007C3599" w:rsidRDefault="00BC714B" w:rsidP="00285DAA"/>
        </w:tc>
        <w:tc>
          <w:tcPr>
            <w:tcW w:w="2126" w:type="dxa"/>
            <w:gridSpan w:val="2"/>
            <w:vMerge/>
          </w:tcPr>
          <w:p w14:paraId="06A36DB3" w14:textId="77777777" w:rsidR="00BC714B" w:rsidRPr="007C3599" w:rsidRDefault="00BC714B" w:rsidP="00285DAA"/>
        </w:tc>
        <w:tc>
          <w:tcPr>
            <w:tcW w:w="1399" w:type="dxa"/>
            <w:tcBorders>
              <w:top w:val="single" w:sz="4" w:space="0" w:color="auto"/>
              <w:left w:val="single" w:sz="4" w:space="0" w:color="auto"/>
              <w:bottom w:val="single" w:sz="4" w:space="0" w:color="auto"/>
              <w:right w:val="single" w:sz="4" w:space="0" w:color="auto"/>
            </w:tcBorders>
          </w:tcPr>
          <w:p w14:paraId="46B40D25" w14:textId="75FAA71C" w:rsidR="00BC714B" w:rsidRPr="007C3599" w:rsidRDefault="00BC714B" w:rsidP="00285DAA">
            <w:pPr>
              <w:rPr>
                <w:rFonts w:cs="ＭＳ Ｐゴシック"/>
                <w:strike/>
              </w:rPr>
            </w:pPr>
            <w:r w:rsidRPr="007C3599">
              <w:rPr>
                <w:strike/>
                <w:lang w:val="en"/>
              </w:rPr>
              <w:t>Re-search</w:t>
            </w:r>
          </w:p>
        </w:tc>
        <w:tc>
          <w:tcPr>
            <w:tcW w:w="1617" w:type="dxa"/>
            <w:tcBorders>
              <w:top w:val="single" w:sz="4" w:space="0" w:color="auto"/>
              <w:left w:val="single" w:sz="4" w:space="0" w:color="auto"/>
              <w:bottom w:val="single" w:sz="4" w:space="0" w:color="auto"/>
              <w:right w:val="single" w:sz="4" w:space="0" w:color="auto"/>
            </w:tcBorders>
          </w:tcPr>
          <w:p w14:paraId="04692939" w14:textId="77777777" w:rsidR="00BC714B" w:rsidRPr="007C3599" w:rsidRDefault="00BC714B" w:rsidP="00285DAA">
            <w:pPr>
              <w:rPr>
                <w:rFonts w:cs="ＭＳ Ｐゴシック"/>
                <w:strike/>
              </w:rPr>
            </w:pPr>
            <w:r w:rsidRPr="007C3599">
              <w:rPr>
                <w:strike/>
                <w:lang w:val="en"/>
              </w:rPr>
              <w:t xml:space="preserve">Map display (excluding route enhancement) </w:t>
            </w:r>
            <w:r w:rsidRPr="007C3599">
              <w:rPr>
                <w:strike/>
                <w:lang w:val="en"/>
              </w:rPr>
              <w:br/>
              <w:t>peripheral facilities (5 genres) display completed</w:t>
            </w:r>
            <w:r w:rsidRPr="007C3599">
              <w:rPr>
                <w:strike/>
                <w:lang w:val="en"/>
              </w:rPr>
              <w:br/>
            </w:r>
            <w:r w:rsidRPr="007C3599">
              <w:rPr>
                <w:lang w:val="en"/>
              </w:rPr>
              <w:t xml:space="preserve"> in the DB after replacement</w:t>
            </w:r>
          </w:p>
        </w:tc>
        <w:tc>
          <w:tcPr>
            <w:tcW w:w="2524" w:type="dxa"/>
            <w:tcBorders>
              <w:top w:val="single" w:sz="4" w:space="0" w:color="auto"/>
              <w:left w:val="single" w:sz="4" w:space="0" w:color="auto"/>
              <w:bottom w:val="single" w:sz="4" w:space="0" w:color="auto"/>
              <w:right w:val="single" w:sz="4" w:space="0" w:color="auto"/>
            </w:tcBorders>
          </w:tcPr>
          <w:p w14:paraId="515F2EF2" w14:textId="77777777" w:rsidR="00BC714B" w:rsidRPr="007C3599" w:rsidRDefault="00BC714B" w:rsidP="00285DAA">
            <w:pPr>
              <w:rPr>
                <w:strike/>
              </w:rPr>
            </w:pPr>
            <w:r w:rsidRPr="007C3599">
              <w:rPr>
                <w:strike/>
                <w:lang w:val="en"/>
              </w:rPr>
              <w:t>Within 1 second</w:t>
            </w:r>
          </w:p>
          <w:p w14:paraId="4B98DF71" w14:textId="77777777" w:rsidR="00BC714B" w:rsidRPr="007C3599" w:rsidRDefault="00BC714B" w:rsidP="00285DAA">
            <w:pPr>
              <w:rPr>
                <w:strike/>
              </w:rPr>
            </w:pPr>
          </w:p>
          <w:p w14:paraId="42C0D09C" w14:textId="77777777" w:rsidR="00BC714B" w:rsidRPr="007C3599" w:rsidRDefault="00BC714B" w:rsidP="00285DAA">
            <w:pPr>
              <w:rPr>
                <w:strike/>
              </w:rPr>
            </w:pPr>
            <w:r w:rsidRPr="007C3599">
              <w:rPr>
                <w:strike/>
                <w:lang w:val="en"/>
              </w:rPr>
              <w:t>Reload map data</w:t>
            </w:r>
          </w:p>
          <w:p w14:paraId="7A0FD359" w14:textId="77777777" w:rsidR="00BC714B" w:rsidRPr="007C3599" w:rsidRDefault="00BC714B" w:rsidP="00285DAA">
            <w:pPr>
              <w:rPr>
                <w:strike/>
              </w:rPr>
            </w:pPr>
            <w:r w:rsidRPr="007C3599">
              <w:rPr>
                <w:strike/>
                <w:lang w:val="en"/>
              </w:rPr>
              <w:t>Re-search</w:t>
            </w:r>
          </w:p>
          <w:p w14:paraId="4C2C0600" w14:textId="3B7D71BA" w:rsidR="00BC714B" w:rsidRPr="007C3599" w:rsidRDefault="00BC714B" w:rsidP="00285DAA">
            <w:pPr>
              <w:rPr>
                <w:strike/>
              </w:rPr>
            </w:pPr>
            <w:r w:rsidRPr="007C3599">
              <w:rPr>
                <w:strike/>
                <w:lang w:val="en"/>
              </w:rPr>
              <w:t>Peripheral facility display completed</w:t>
            </w:r>
          </w:p>
        </w:tc>
      </w:tr>
      <w:tr w:rsidR="007C3599" w:rsidRPr="007C3599" w14:paraId="70433EBD" w14:textId="77777777" w:rsidTr="347E5CEB">
        <w:trPr>
          <w:cantSplit/>
          <w:trHeight w:val="754"/>
        </w:trPr>
        <w:tc>
          <w:tcPr>
            <w:tcW w:w="736" w:type="dxa"/>
            <w:vMerge/>
          </w:tcPr>
          <w:p w14:paraId="21D88016" w14:textId="77777777" w:rsidR="00BC714B" w:rsidRPr="007C3599" w:rsidRDefault="00BC714B" w:rsidP="00285DAA"/>
        </w:tc>
        <w:tc>
          <w:tcPr>
            <w:tcW w:w="2126" w:type="dxa"/>
            <w:gridSpan w:val="2"/>
            <w:vMerge/>
          </w:tcPr>
          <w:p w14:paraId="09B69E31" w14:textId="77777777" w:rsidR="00BC714B" w:rsidRPr="007C3599" w:rsidRDefault="00BC714B" w:rsidP="00285DAA"/>
        </w:tc>
        <w:tc>
          <w:tcPr>
            <w:tcW w:w="1399" w:type="dxa"/>
            <w:tcBorders>
              <w:top w:val="single" w:sz="4" w:space="0" w:color="auto"/>
              <w:left w:val="single" w:sz="4" w:space="0" w:color="auto"/>
              <w:bottom w:val="single" w:sz="4" w:space="0" w:color="auto"/>
              <w:right w:val="single" w:sz="4" w:space="0" w:color="auto"/>
            </w:tcBorders>
          </w:tcPr>
          <w:p w14:paraId="3DDF7B3E" w14:textId="596437A6" w:rsidR="00BC714B" w:rsidRPr="007C3599" w:rsidRDefault="00495270" w:rsidP="00285DAA">
            <w:pPr>
              <w:rPr>
                <w:strike/>
              </w:rPr>
            </w:pPr>
            <w:ins w:id="5156" w:author="Moriyama, Shoya/森山 翔也" w:date="2025-02-10T16:31:00Z">
              <w:r w:rsidRPr="007C3599">
                <w:rPr>
                  <w:rFonts w:ascii="ＭＳ Ｐゴシック" w:eastAsia="ＭＳ Ｐゴシック" w:hAnsi="ＭＳ Ｐゴシック" w:cs="ＭＳ Ｐゴシック"/>
                  <w:noProof/>
                  <w:kern w:val="0"/>
                  <w:sz w:val="24"/>
                </w:rPr>
                <mc:AlternateContent>
                  <mc:Choice Requires="wps">
                    <w:drawing>
                      <wp:anchor distT="0" distB="0" distL="114300" distR="114300" simplePos="0" relativeHeight="251658310" behindDoc="0" locked="0" layoutInCell="1" allowOverlap="1" wp14:anchorId="74B7C22E" wp14:editId="7682AE37">
                        <wp:simplePos x="0" y="0"/>
                        <wp:positionH relativeFrom="margin">
                          <wp:posOffset>-3263900</wp:posOffset>
                        </wp:positionH>
                        <wp:positionV relativeFrom="paragraph">
                          <wp:posOffset>-40005</wp:posOffset>
                        </wp:positionV>
                        <wp:extent cx="6369050" cy="7810500"/>
                        <wp:effectExtent l="0" t="0" r="12700" b="19050"/>
                        <wp:wrapNone/>
                        <wp:docPr id="1453" name="テキスト ボックス 1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7810500"/>
                                </a:xfrm>
                                <a:prstGeom prst="rect">
                                  <a:avLst/>
                                </a:prstGeom>
                                <a:solidFill>
                                  <a:srgbClr val="7F7F7F">
                                    <a:alpha val="50196"/>
                                  </a:srgbClr>
                                </a:solidFill>
                                <a:ln w="6350">
                                  <a:solidFill>
                                    <a:prstClr val="black"/>
                                  </a:solidFill>
                                </a:ln>
                              </wps:spPr>
                              <wps:txbx>
                                <w:txbxContent>
                                  <w:p w14:paraId="26D40F72" w14:textId="77777777" w:rsidR="00D339EF" w:rsidRPr="007C3599" w:rsidRDefault="00D339EF" w:rsidP="00D339EF">
                                    <w:pPr>
                                      <w:rPr>
                                        <w:ins w:id="5157" w:author="Moriyama, Shoya/森山 翔也" w:date="2025-03-10T11:08:00Z"/>
                                        <w:rPrChange w:id="5158" w:author="Moriyama, Shoya/森山 翔也" w:date="2025-04-02T21:09:00Z">
                                          <w:rPr>
                                            <w:ins w:id="5159" w:author="Moriyama, Shoya/森山 翔也" w:date="2025-03-10T11:08:00Z"/>
                                            <w:color w:val="FF0000"/>
                                          </w:rPr>
                                        </w:rPrChange>
                                      </w:rPr>
                                    </w:pPr>
                                    <w:ins w:id="5160" w:author="Moriyama, Shoya/森山 翔也" w:date="2025-03-10T11:08:00Z">
                                      <w:r w:rsidRPr="007C3599">
                                        <w:rPr>
                                          <w:rFonts w:hint="eastAsia"/>
                                          <w:rPrChange w:id="5161" w:author="Moriyama, Shoya/森山 翔也" w:date="2025-04-02T21:09:00Z">
                                            <w:rPr>
                                              <w:rFonts w:hint="eastAsia"/>
                                              <w:color w:val="FF0000"/>
                                            </w:rPr>
                                          </w:rPrChange>
                                        </w:rPr>
                                        <w:t>各種サービス要求仕様書から</w:t>
                                      </w:r>
                                      <w:r w:rsidRPr="007C3599">
                                        <w:rPr>
                                          <w:rPrChange w:id="5162" w:author="Moriyama, Shoya/森山 翔也" w:date="2025-04-02T21:09:00Z">
                                            <w:rPr>
                                              <w:color w:val="FF0000"/>
                                            </w:rPr>
                                          </w:rPrChange>
                                        </w:rPr>
                                        <w:t>006_性能要求_Performance_Requirement</w:t>
                                      </w:r>
                                      <w:r w:rsidRPr="007C3599">
                                        <w:rPr>
                                          <w:rFonts w:hint="eastAsia"/>
                                          <w:rPrChange w:id="5163" w:author="Moriyama, Shoya/森山 翔也" w:date="2025-04-02T21:09:00Z">
                                            <w:rPr>
                                              <w:rFonts w:hint="eastAsia"/>
                                              <w:color w:val="FF0000"/>
                                            </w:rPr>
                                          </w:rPrChange>
                                        </w:rPr>
                                        <w:t>に</w:t>
                                      </w:r>
                                      <w:r w:rsidRPr="007C3599">
                                        <w:rPr>
                                          <w:rPrChange w:id="5164" w:author="Moriyama, Shoya/森山 翔也" w:date="2025-04-02T21:09:00Z">
                                            <w:rPr>
                                              <w:color w:val="FF0000"/>
                                            </w:rPr>
                                          </w:rPrChange>
                                        </w:rPr>
                                        <w:t>QOSを統合</w:t>
                                      </w:r>
                                    </w:ins>
                                  </w:p>
                                  <w:p w14:paraId="306145A2" w14:textId="77777777" w:rsidR="00D339EF" w:rsidRPr="007C3599" w:rsidRDefault="00D339EF" w:rsidP="00D339EF">
                                    <w:pPr>
                                      <w:rPr>
                                        <w:ins w:id="5165" w:author="Moriyama, Shoya/森山 翔也" w:date="2025-03-10T11:08:00Z"/>
                                        <w:rPrChange w:id="5166" w:author="Moriyama, Shoya/森山 翔也" w:date="2025-04-02T21:09:00Z">
                                          <w:rPr>
                                            <w:ins w:id="5167" w:author="Moriyama, Shoya/森山 翔也" w:date="2025-03-10T11:08:00Z"/>
                                            <w:color w:val="FF0000"/>
                                          </w:rPr>
                                        </w:rPrChange>
                                      </w:rPr>
                                    </w:pPr>
                                    <w:ins w:id="5168" w:author="Moriyama, Shoya/森山 翔也" w:date="2025-03-10T11:08:00Z">
                                      <w:r w:rsidRPr="007C3599">
                                        <w:rPr>
                                          <w:rPrChange w:id="5169" w:author="Moriyama, Shoya/森山 翔也" w:date="2025-04-02T21:09:00Z">
                                            <w:rPr>
                                              <w:color w:val="FF0000"/>
                                            </w:rPr>
                                          </w:rPrChange>
                                        </w:rPr>
                                        <w:t>Integrate QOS from various service requirement specifications into "006_性能要求_Performance_Requirement"</w:t>
                                      </w:r>
                                    </w:ins>
                                  </w:p>
                                  <w:p w14:paraId="1EB91AB1" w14:textId="77777777" w:rsidR="00D339EF" w:rsidRPr="007C3599" w:rsidRDefault="00D339EF" w:rsidP="00D339EF">
                                    <w:pPr>
                                      <w:rPr>
                                        <w:ins w:id="5170" w:author="Moriyama, Shoya/森山 翔也" w:date="2025-03-10T11:08:00Z"/>
                                        <w:rPrChange w:id="5171" w:author="Moriyama, Shoya/森山 翔也" w:date="2025-04-02T21:09:00Z">
                                          <w:rPr>
                                            <w:ins w:id="5172" w:author="Moriyama, Shoya/森山 翔也" w:date="2025-03-10T11:08:00Z"/>
                                            <w:color w:val="000000"/>
                                          </w:rPr>
                                        </w:rPrChange>
                                      </w:rPr>
                                    </w:pPr>
                                    <w:ins w:id="5173" w:author="Moriyama, Shoya/森山 翔也" w:date="2025-03-10T11:08:00Z">
                                      <w:r w:rsidRPr="007C3599">
                                        <w:rPr>
                                          <w:rFonts w:hint="eastAsia"/>
                                          <w:rPrChange w:id="5174" w:author="Moriyama, Shoya/森山 翔也" w:date="2025-04-02T21:09:00Z">
                                            <w:rPr>
                                              <w:rFonts w:hint="eastAsia"/>
                                              <w:color w:val="FF0000"/>
                                            </w:rPr>
                                          </w:rPrChange>
                                        </w:rPr>
                                        <w:t>▲</w:t>
                                      </w:r>
                                      <w:r w:rsidRPr="007C3599">
                                        <w:rPr>
                                          <w:rPrChange w:id="5175" w:author="Moriyama, Shoya/森山 翔也" w:date="2025-04-02T21:09:00Z">
                                            <w:rPr>
                                              <w:color w:val="FF0000"/>
                                            </w:rPr>
                                          </w:rPrChange>
                                        </w:rPr>
                                        <w:t>7.20（24SU/CDC：CV）</w:t>
                                      </w:r>
                                    </w:ins>
                                  </w:p>
                                  <w:p w14:paraId="71D43F61" w14:textId="58EFBB79" w:rsidR="00495270" w:rsidRPr="007C3599" w:rsidDel="00D339EF" w:rsidRDefault="00495270" w:rsidP="00495270">
                                    <w:pPr>
                                      <w:rPr>
                                        <w:ins w:id="5176" w:author="Shimizu, Yuya/清水 裕也" w:date="2025-02-08T19:29:00Z"/>
                                        <w:del w:id="5177" w:author="Moriyama, Shoya/森山 翔也" w:date="2025-03-10T11:08:00Z"/>
                                        <w:rPrChange w:id="5178" w:author="Moriyama, Shoya/森山 翔也" w:date="2025-04-02T21:09:00Z">
                                          <w:rPr>
                                            <w:ins w:id="5179" w:author="Shimizu, Yuya/清水 裕也" w:date="2025-02-08T19:29:00Z"/>
                                            <w:del w:id="5180" w:author="Moriyama, Shoya/森山 翔也" w:date="2025-03-10T11:08:00Z"/>
                                            <w:color w:val="FF0000"/>
                                          </w:rPr>
                                        </w:rPrChange>
                                      </w:rPr>
                                    </w:pPr>
                                    <w:ins w:id="5181" w:author="Shimizu, Yuya/清水 裕也" w:date="2025-02-08T19:29:00Z">
                                      <w:del w:id="5182" w:author="Moriyama, Shoya/森山 翔也" w:date="2025-03-10T11:08:00Z">
                                        <w:r w:rsidRPr="007C3599" w:rsidDel="00D339EF">
                                          <w:rPr>
                                            <w:rFonts w:hint="eastAsia"/>
                                            <w:rPrChange w:id="5183" w:author="Moriyama, Shoya/森山 翔也" w:date="2025-04-02T21:09:00Z">
                                              <w:rPr>
                                                <w:rFonts w:hint="eastAsia"/>
                                                <w:color w:val="FF0000"/>
                                              </w:rPr>
                                            </w:rPrChange>
                                          </w:rPr>
                                          <w:delText>各種サービス要求仕様書から</w:delText>
                                        </w:r>
                                        <w:r w:rsidRPr="007C3599" w:rsidDel="00D339EF">
                                          <w:rPr>
                                            <w:rPrChange w:id="5184" w:author="Moriyama, Shoya/森山 翔也" w:date="2025-04-02T21:09:00Z">
                                              <w:rPr>
                                                <w:color w:val="FF0000"/>
                                              </w:rPr>
                                            </w:rPrChange>
                                          </w:rPr>
                                          <w:delText>006_性能要求_Performance_Requirementに</w:delText>
                                        </w:r>
                                      </w:del>
                                    </w:ins>
                                  </w:p>
                                  <w:p w14:paraId="76905309" w14:textId="24E01DCF" w:rsidR="00495270" w:rsidRPr="007C3599" w:rsidDel="00D339EF" w:rsidRDefault="00495270" w:rsidP="00495270">
                                    <w:pPr>
                                      <w:rPr>
                                        <w:ins w:id="5185" w:author="Shimizu, Yuya/清水 裕也" w:date="2025-02-08T19:29:00Z"/>
                                        <w:del w:id="5186" w:author="Moriyama, Shoya/森山 翔也" w:date="2025-03-10T11:08:00Z"/>
                                        <w:rPrChange w:id="5187" w:author="Moriyama, Shoya/森山 翔也" w:date="2025-04-02T21:09:00Z">
                                          <w:rPr>
                                            <w:ins w:id="5188" w:author="Shimizu, Yuya/清水 裕也" w:date="2025-02-08T19:29:00Z"/>
                                            <w:del w:id="5189" w:author="Moriyama, Shoya/森山 翔也" w:date="2025-03-10T11:08:00Z"/>
                                            <w:color w:val="FF0000"/>
                                          </w:rPr>
                                        </w:rPrChange>
                                      </w:rPr>
                                    </w:pPr>
                                    <w:ins w:id="5190" w:author="Shimizu, Yuya/清水 裕也" w:date="2025-02-08T19:29:00Z">
                                      <w:del w:id="5191" w:author="Moriyama, Shoya/森山 翔也" w:date="2025-03-10T11:08:00Z">
                                        <w:r w:rsidRPr="007C3599" w:rsidDel="00D339EF">
                                          <w:rPr>
                                            <w:rPrChange w:id="5192" w:author="Moriyama, Shoya/森山 翔也" w:date="2025-04-02T21:09:00Z">
                                              <w:rPr>
                                                <w:color w:val="FF0000"/>
                                              </w:rPr>
                                            </w:rPrChange>
                                          </w:rPr>
                                          <w:delText>QOSを統合</w:delText>
                                        </w:r>
                                      </w:del>
                                    </w:ins>
                                  </w:p>
                                  <w:p w14:paraId="19CE8891" w14:textId="7799FF6C" w:rsidR="00495270" w:rsidRPr="007C3599" w:rsidDel="00D339EF" w:rsidRDefault="00495270" w:rsidP="00495270">
                                    <w:pPr>
                                      <w:rPr>
                                        <w:ins w:id="5193" w:author="Shimizu, Yuya/清水 裕也" w:date="2025-02-08T19:29:00Z"/>
                                        <w:del w:id="5194" w:author="Moriyama, Shoya/森山 翔也" w:date="2025-03-10T11:08:00Z"/>
                                        <w:rPrChange w:id="5195" w:author="Moriyama, Shoya/森山 翔也" w:date="2025-04-02T21:09:00Z">
                                          <w:rPr>
                                            <w:ins w:id="5196" w:author="Shimizu, Yuya/清水 裕也" w:date="2025-02-08T19:29:00Z"/>
                                            <w:del w:id="5197" w:author="Moriyama, Shoya/森山 翔也" w:date="2025-03-10T11:08:00Z"/>
                                            <w:color w:val="FF0000"/>
                                          </w:rPr>
                                        </w:rPrChange>
                                      </w:rPr>
                                    </w:pPr>
                                    <w:ins w:id="5198" w:author="Shimizu, Yuya/清水 裕也" w:date="2025-02-08T19:29:00Z">
                                      <w:del w:id="5199" w:author="Moriyama, Shoya/森山 翔也" w:date="2025-03-10T11:08:00Z">
                                        <w:r w:rsidRPr="007C3599" w:rsidDel="00D339EF">
                                          <w:rPr>
                                            <w:rPrChange w:id="5200" w:author="Moriyama, Shoya/森山 翔也" w:date="2025-04-02T21:09:00Z">
                                              <w:rPr>
                                                <w:color w:val="FF0000"/>
                                              </w:rPr>
                                            </w:rPrChange>
                                          </w:rPr>
                                          <w:delText>Integrate QOS from various service requirement specifications into "006_性能要求_Performance_Requirement"</w:delText>
                                        </w:r>
                                      </w:del>
                                    </w:ins>
                                  </w:p>
                                  <w:p w14:paraId="2359E5BD" w14:textId="4AE82C8A" w:rsidR="00495270" w:rsidRPr="007C3599" w:rsidDel="00D339EF" w:rsidRDefault="00495270" w:rsidP="00495270">
                                    <w:pPr>
                                      <w:pStyle w:val="Web"/>
                                      <w:ind w:left="800"/>
                                      <w:rPr>
                                        <w:ins w:id="5201" w:author="Sasaki, Kenji/佐々木 研二" w:date="2025-02-07T15:38:00Z"/>
                                        <w:del w:id="5202" w:author="Moriyama, Shoya/森山 翔也" w:date="2025-03-10T11:08:00Z"/>
                                        <w:rFonts w:ascii="Meiryo UI" w:hAnsi="Meiryo UI"/>
                                        <w:rPrChange w:id="5203" w:author="Moriyama, Shoya/森山 翔也" w:date="2025-04-02T21:09:00Z">
                                          <w:rPr>
                                            <w:ins w:id="5204" w:author="Sasaki, Kenji/佐々木 研二" w:date="2025-02-07T15:38:00Z"/>
                                            <w:del w:id="5205" w:author="Moriyama, Shoya/森山 翔也" w:date="2025-03-10T11:08:00Z"/>
                                            <w:rFonts w:ascii="Meiryo UI" w:hAnsi="Meiryo UI"/>
                                            <w:color w:val="FF0000"/>
                                          </w:rPr>
                                        </w:rPrChange>
                                      </w:rPr>
                                    </w:pPr>
                                    <w:ins w:id="5206" w:author="Shimizu, Yuya/清水 裕也" w:date="2025-02-08T19:29:00Z">
                                      <w:del w:id="5207" w:author="Moriyama, Shoya/森山 翔也" w:date="2025-03-10T11:08:00Z">
                                        <w:r w:rsidRPr="007C3599" w:rsidDel="00D339EF">
                                          <w:rPr>
                                            <w:rFonts w:hint="eastAsia"/>
                                            <w:rPrChange w:id="5208" w:author="Moriyama, Shoya/森山 翔也" w:date="2025-04-02T21:09:00Z">
                                              <w:rPr>
                                                <w:rFonts w:hint="eastAsia"/>
                                                <w:color w:val="FF0000"/>
                                              </w:rPr>
                                            </w:rPrChange>
                                          </w:rPr>
                                          <w:delText>▲</w:delText>
                                        </w:r>
                                        <w:r w:rsidRPr="007C3599" w:rsidDel="00D339EF">
                                          <w:rPr>
                                            <w:rPrChange w:id="5209" w:author="Moriyama, Shoya/森山 翔也" w:date="2025-04-02T21:09:00Z">
                                              <w:rPr>
                                                <w:color w:val="FF0000"/>
                                              </w:rPr>
                                            </w:rPrChange>
                                          </w:rPr>
                                          <w:delText>7.11</w:delText>
                                        </w:r>
                                        <w:r w:rsidRPr="007C3599" w:rsidDel="00D339EF">
                                          <w:rPr>
                                            <w:rFonts w:hint="eastAsia"/>
                                            <w:rPrChange w:id="5210" w:author="Moriyama, Shoya/森山 翔也" w:date="2025-04-02T21:09:00Z">
                                              <w:rPr>
                                                <w:rFonts w:hint="eastAsia"/>
                                                <w:color w:val="FF0000"/>
                                              </w:rPr>
                                            </w:rPrChange>
                                          </w:rPr>
                                          <w:delText>（</w:delText>
                                        </w:r>
                                        <w:r w:rsidRPr="007C3599" w:rsidDel="00D339EF">
                                          <w:rPr>
                                            <w:rPrChange w:id="5211" w:author="Moriyama, Shoya/森山 翔也" w:date="2025-04-02T21:09:00Z">
                                              <w:rPr>
                                                <w:color w:val="FF0000"/>
                                              </w:rPr>
                                            </w:rPrChange>
                                          </w:rPr>
                                          <w:delText>24MM</w:delText>
                                        </w:r>
                                        <w:r w:rsidRPr="007C3599" w:rsidDel="00D339EF">
                                          <w:rPr>
                                            <w:rFonts w:hint="eastAsia"/>
                                            <w:rPrChange w:id="5212" w:author="Moriyama, Shoya/森山 翔也" w:date="2025-04-02T21:09:00Z">
                                              <w:rPr>
                                                <w:rFonts w:hint="eastAsia"/>
                                                <w:color w:val="FF0000"/>
                                              </w:rPr>
                                            </w:rPrChange>
                                          </w:rPr>
                                          <w:delText>：</w:delText>
                                        </w:r>
                                        <w:r w:rsidRPr="007C3599" w:rsidDel="00D339EF">
                                          <w:rPr>
                                            <w:rPrChange w:id="5213" w:author="Moriyama, Shoya/森山 翔也" w:date="2025-04-02T21:09:00Z">
                                              <w:rPr>
                                                <w:color w:val="FF0000"/>
                                              </w:rPr>
                                            </w:rPrChange>
                                          </w:rPr>
                                          <w:delText>1A</w:delText>
                                        </w:r>
                                        <w:r w:rsidRPr="007C3599" w:rsidDel="00D339EF">
                                          <w:rPr>
                                            <w:rFonts w:hint="eastAsia"/>
                                            <w:rPrChange w:id="5214" w:author="Moriyama, Shoya/森山 翔也" w:date="2025-04-02T21:09:00Z">
                                              <w:rPr>
                                                <w:rFonts w:hint="eastAsia"/>
                                                <w:color w:val="FF0000"/>
                                              </w:rPr>
                                            </w:rPrChange>
                                          </w:rPr>
                                          <w:delText>、</w:delText>
                                        </w:r>
                                        <w:r w:rsidRPr="007C3599" w:rsidDel="00D339EF">
                                          <w:rPr>
                                            <w:rPrChange w:id="5215" w:author="Moriyama, Shoya/森山 翔也" w:date="2025-04-02T21:09:00Z">
                                              <w:rPr>
                                                <w:color w:val="FF0000"/>
                                              </w:rPr>
                                            </w:rPrChange>
                                          </w:rPr>
                                          <w:delText>24SU/CDC</w:delText>
                                        </w:r>
                                        <w:r w:rsidRPr="007C3599" w:rsidDel="00D339EF">
                                          <w:rPr>
                                            <w:rFonts w:hint="eastAsia"/>
                                            <w:rPrChange w:id="5216" w:author="Moriyama, Shoya/森山 翔也" w:date="2025-04-02T21:09:00Z">
                                              <w:rPr>
                                                <w:rFonts w:hint="eastAsia"/>
                                                <w:color w:val="FF0000"/>
                                              </w:rPr>
                                            </w:rPrChange>
                                          </w:rPr>
                                          <w:delText>：</w:delText>
                                        </w:r>
                                        <w:r w:rsidRPr="007C3599" w:rsidDel="00D339EF">
                                          <w:rPr>
                                            <w:rPrChange w:id="5217" w:author="Moriyama, Shoya/森山 翔也" w:date="2025-04-02T21:09:00Z">
                                              <w:rPr>
                                                <w:color w:val="FF0000"/>
                                              </w:rPr>
                                            </w:rPrChange>
                                          </w:rPr>
                                          <w:delText>CV</w:delText>
                                        </w:r>
                                        <w:r w:rsidRPr="007C3599" w:rsidDel="00D339EF">
                                          <w:rPr>
                                            <w:rFonts w:hint="eastAsia"/>
                                            <w:rPrChange w:id="5218" w:author="Moriyama, Shoya/森山 翔也" w:date="2025-04-02T21:09:00Z">
                                              <w:rPr>
                                                <w:rFonts w:hint="eastAsia"/>
                                                <w:color w:val="FF0000"/>
                                              </w:rPr>
                                            </w:rPrChange>
                                          </w:rPr>
                                          <w:delText>）</w:delText>
                                        </w:r>
                                      </w:del>
                                    </w:ins>
                                    <w:ins w:id="5219" w:author="Sasaki, Kenji/佐々木 研二" w:date="2025-02-07T15:38:00Z">
                                      <w:del w:id="5220" w:author="Moriyama, Shoya/森山 翔也" w:date="2025-03-10T11:08:00Z">
                                        <w:r w:rsidRPr="007C3599" w:rsidDel="00D339EF">
                                          <w:rPr>
                                            <w:rFonts w:ascii="Meiryo UI" w:hAnsi="Meiryo UI" w:hint="eastAsia"/>
                                            <w:rPrChange w:id="5221" w:author="Moriyama, Shoya/森山 翔也" w:date="2025-04-02T21:09:00Z">
                                              <w:rPr>
                                                <w:rFonts w:hint="eastAsia"/>
                                              </w:rPr>
                                            </w:rPrChange>
                                          </w:rPr>
                                          <w:delText>各種サービス要求仕様書から</w:delText>
                                        </w:r>
                                        <w:r w:rsidRPr="007C3599" w:rsidDel="00D339EF">
                                          <w:rPr>
                                            <w:rFonts w:ascii="Meiryo UI" w:hAnsi="Meiryo UI"/>
                                            <w:rPrChange w:id="5222" w:author="Moriyama, Shoya/森山 翔也" w:date="2025-04-02T21:09:00Z">
                                              <w:rPr/>
                                            </w:rPrChange>
                                          </w:rPr>
                                          <w:delText>006_</w:delText>
                                        </w:r>
                                        <w:r w:rsidRPr="007C3599" w:rsidDel="00D339EF">
                                          <w:rPr>
                                            <w:rFonts w:ascii="Meiryo UI" w:hAnsi="Meiryo UI" w:hint="eastAsia"/>
                                            <w:rPrChange w:id="5223" w:author="Moriyama, Shoya/森山 翔也" w:date="2025-04-02T21:09:00Z">
                                              <w:rPr>
                                                <w:rFonts w:hint="eastAsia"/>
                                              </w:rPr>
                                            </w:rPrChange>
                                          </w:rPr>
                                          <w:delText>性能要求</w:delText>
                                        </w:r>
                                        <w:r w:rsidRPr="007C3599" w:rsidDel="00D339EF">
                                          <w:rPr>
                                            <w:rFonts w:ascii="Meiryo UI" w:hAnsi="Meiryo UI"/>
                                            <w:rPrChange w:id="5224" w:author="Moriyama, Shoya/森山 翔也" w:date="2025-04-02T21:09:00Z">
                                              <w:rPr/>
                                            </w:rPrChange>
                                          </w:rPr>
                                          <w:delText>_Performance_Requirement</w:delText>
                                        </w:r>
                                        <w:r w:rsidRPr="007C3599" w:rsidDel="00D339EF">
                                          <w:rPr>
                                            <w:rFonts w:ascii="Meiryo UI" w:hAnsi="Meiryo UI" w:hint="eastAsia"/>
                                            <w:rPrChange w:id="5225" w:author="Moriyama, Shoya/森山 翔也" w:date="2025-04-02T21:09:00Z">
                                              <w:rPr>
                                                <w:rFonts w:hint="eastAsia"/>
                                              </w:rPr>
                                            </w:rPrChange>
                                          </w:rPr>
                                          <w:delText>に</w:delText>
                                        </w:r>
                                        <w:r w:rsidRPr="007C3599" w:rsidDel="00D339EF">
                                          <w:rPr>
                                            <w:rFonts w:ascii="Meiryo UI" w:hAnsi="Meiryo UI"/>
                                            <w:rPrChange w:id="5226" w:author="Moriyama, Shoya/森山 翔也" w:date="2025-04-02T21:09:00Z">
                                              <w:rPr/>
                                            </w:rPrChange>
                                          </w:rPr>
                                          <w:delText>QOS</w:delText>
                                        </w:r>
                                        <w:r w:rsidRPr="007C3599" w:rsidDel="00D339EF">
                                          <w:rPr>
                                            <w:rFonts w:ascii="Meiryo UI" w:hAnsi="Meiryo UI" w:hint="eastAsia"/>
                                            <w:rPrChange w:id="5227" w:author="Moriyama, Shoya/森山 翔也" w:date="2025-04-02T21:09:00Z">
                                              <w:rPr>
                                                <w:rFonts w:hint="eastAsia"/>
                                              </w:rPr>
                                            </w:rPrChange>
                                          </w:rPr>
                                          <w:delText>を統合</w:delText>
                                        </w:r>
                                      </w:del>
                                    </w:ins>
                                  </w:p>
                                  <w:p w14:paraId="4ACF4CF1" w14:textId="53DAB1AB" w:rsidR="00495270" w:rsidRPr="007C3599" w:rsidDel="00D339EF" w:rsidRDefault="00495270" w:rsidP="00495270">
                                    <w:pPr>
                                      <w:pStyle w:val="Web"/>
                                      <w:ind w:left="800"/>
                                      <w:rPr>
                                        <w:ins w:id="5228" w:author="Sasaki, Kenji/佐々木 研二" w:date="2025-02-07T15:38:00Z"/>
                                        <w:del w:id="5229" w:author="Moriyama, Shoya/森山 翔也" w:date="2025-03-10T11:08:00Z"/>
                                        <w:rFonts w:ascii="Meiryo UI" w:hAnsi="Meiryo UI"/>
                                        <w:rPrChange w:id="5230" w:author="Moriyama, Shoya/森山 翔也" w:date="2025-04-02T21:09:00Z">
                                          <w:rPr>
                                            <w:ins w:id="5231" w:author="Sasaki, Kenji/佐々木 研二" w:date="2025-02-07T15:38:00Z"/>
                                            <w:del w:id="5232" w:author="Moriyama, Shoya/森山 翔也" w:date="2025-03-10T11:08:00Z"/>
                                            <w:rFonts w:ascii="Meiryo UI" w:hAnsi="Meiryo UI"/>
                                            <w:color w:val="FF0000"/>
                                          </w:rPr>
                                        </w:rPrChange>
                                      </w:rPr>
                                    </w:pPr>
                                    <w:ins w:id="5233" w:author="Sasaki, Kenji/佐々木 研二" w:date="2025-02-07T15:38:00Z">
                                      <w:del w:id="5234" w:author="Moriyama, Shoya/森山 翔也" w:date="2025-03-10T11:08:00Z">
                                        <w:r w:rsidRPr="007C3599" w:rsidDel="00D339EF">
                                          <w:rPr>
                                            <w:rFonts w:ascii="Meiryo UI" w:hAnsi="Meiryo UI"/>
                                            <w:rPrChange w:id="5235"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5236" w:author="Moriyama, Shoya/森山 翔也" w:date="2025-04-02T21:09:00Z">
                                              <w:rPr>
                                                <w:rFonts w:hint="eastAsia"/>
                                              </w:rPr>
                                            </w:rPrChange>
                                          </w:rPr>
                                          <w:delText>性能要求</w:delText>
                                        </w:r>
                                        <w:r w:rsidRPr="007C3599" w:rsidDel="00D339EF">
                                          <w:rPr>
                                            <w:rFonts w:ascii="Meiryo UI" w:hAnsi="Meiryo UI"/>
                                            <w:rPrChange w:id="5237" w:author="Moriyama, Shoya/森山 翔也" w:date="2025-04-02T21:09:00Z">
                                              <w:rPr/>
                                            </w:rPrChange>
                                          </w:rPr>
                                          <w:delText>_Performance_Requirement"</w:delText>
                                        </w:r>
                                      </w:del>
                                    </w:ins>
                                  </w:p>
                                  <w:p w14:paraId="0DC785C2" w14:textId="7A443C8E" w:rsidR="00495270" w:rsidRPr="007C3599" w:rsidDel="00D339EF" w:rsidRDefault="00495270" w:rsidP="00495270">
                                    <w:pPr>
                                      <w:pStyle w:val="Web"/>
                                      <w:ind w:left="800"/>
                                      <w:rPr>
                                        <w:ins w:id="5238" w:author="Sasaki, Kenji/佐々木 研二" w:date="2025-02-07T15:38:00Z"/>
                                        <w:del w:id="5239" w:author="Moriyama, Shoya/森山 翔也" w:date="2025-03-10T11:08:00Z"/>
                                        <w:rFonts w:ascii="Meiryo UI" w:hAnsi="Meiryo UI"/>
                                        <w:rPrChange w:id="5240" w:author="Moriyama, Shoya/森山 翔也" w:date="2025-04-02T21:09:00Z">
                                          <w:rPr>
                                            <w:ins w:id="5241" w:author="Sasaki, Kenji/佐々木 研二" w:date="2025-02-07T15:38:00Z"/>
                                            <w:del w:id="5242" w:author="Moriyama, Shoya/森山 翔也" w:date="2025-03-10T11:08:00Z"/>
                                            <w:rFonts w:ascii="Meiryo UI" w:hAnsi="Meiryo UI"/>
                                            <w:color w:val="FF0000"/>
                                          </w:rPr>
                                        </w:rPrChange>
                                      </w:rPr>
                                    </w:pPr>
                                    <w:ins w:id="5243" w:author="Sasaki, Kenji/佐々木 研二" w:date="2025-02-07T15:38:00Z">
                                      <w:del w:id="5244" w:author="Moriyama, Shoya/森山 翔也" w:date="2025-03-10T11:08:00Z">
                                        <w:r w:rsidRPr="007C3599" w:rsidDel="00D339EF">
                                          <w:rPr>
                                            <w:rFonts w:ascii="Meiryo UI" w:hAnsi="Meiryo UI" w:hint="eastAsia"/>
                                            <w:rPrChange w:id="5245" w:author="Moriyama, Shoya/森山 翔也" w:date="2025-04-02T21:09:00Z">
                                              <w:rPr>
                                                <w:rFonts w:hint="eastAsia"/>
                                              </w:rPr>
                                            </w:rPrChange>
                                          </w:rPr>
                                          <w:delText>▲</w:delText>
                                        </w:r>
                                        <w:r w:rsidRPr="007C3599" w:rsidDel="00D339EF">
                                          <w:rPr>
                                            <w:rFonts w:ascii="Meiryo UI" w:hAnsi="Meiryo UI"/>
                                            <w:rPrChange w:id="5246" w:author="Moriyama, Shoya/森山 翔也" w:date="2025-04-02T21:09:00Z">
                                              <w:rPr/>
                                            </w:rPrChange>
                                          </w:rPr>
                                          <w:delText>7.11</w:delText>
                                        </w:r>
                                        <w:r w:rsidRPr="007C3599" w:rsidDel="00D339EF">
                                          <w:rPr>
                                            <w:rFonts w:ascii="Meiryo UI" w:hAnsi="Meiryo UI" w:hint="eastAsia"/>
                                            <w:rPrChange w:id="5247" w:author="Moriyama, Shoya/森山 翔也" w:date="2025-04-02T21:09:00Z">
                                              <w:rPr>
                                                <w:rFonts w:hint="eastAsia"/>
                                              </w:rPr>
                                            </w:rPrChange>
                                          </w:rPr>
                                          <w:delText>（</w:delText>
                                        </w:r>
                                        <w:r w:rsidRPr="007C3599" w:rsidDel="00D339EF">
                                          <w:rPr>
                                            <w:rFonts w:ascii="Meiryo UI" w:hAnsi="Meiryo UI"/>
                                            <w:rPrChange w:id="5248" w:author="Moriyama, Shoya/森山 翔也" w:date="2025-04-02T21:09:00Z">
                                              <w:rPr/>
                                            </w:rPrChange>
                                          </w:rPr>
                                          <w:delText>24MM</w:delText>
                                        </w:r>
                                        <w:r w:rsidRPr="007C3599" w:rsidDel="00D339EF">
                                          <w:rPr>
                                            <w:rFonts w:ascii="Meiryo UI" w:hAnsi="Meiryo UI" w:hint="eastAsia"/>
                                            <w:rPrChange w:id="5249" w:author="Moriyama, Shoya/森山 翔也" w:date="2025-04-02T21:09:00Z">
                                              <w:rPr>
                                                <w:rFonts w:hint="eastAsia"/>
                                              </w:rPr>
                                            </w:rPrChange>
                                          </w:rPr>
                                          <w:delText>：</w:delText>
                                        </w:r>
                                        <w:r w:rsidRPr="007C3599" w:rsidDel="00D339EF">
                                          <w:rPr>
                                            <w:rFonts w:ascii="Meiryo UI" w:hAnsi="Meiryo UI"/>
                                            <w:rPrChange w:id="5250" w:author="Moriyama, Shoya/森山 翔也" w:date="2025-04-02T21:09:00Z">
                                              <w:rPr/>
                                            </w:rPrChange>
                                          </w:rPr>
                                          <w:delText>1A</w:delText>
                                        </w:r>
                                        <w:r w:rsidRPr="007C3599" w:rsidDel="00D339EF">
                                          <w:rPr>
                                            <w:rFonts w:ascii="Meiryo UI" w:hAnsi="Meiryo UI" w:hint="eastAsia"/>
                                            <w:rPrChange w:id="5251" w:author="Moriyama, Shoya/森山 翔也" w:date="2025-04-02T21:09:00Z">
                                              <w:rPr>
                                                <w:rFonts w:hint="eastAsia"/>
                                              </w:rPr>
                                            </w:rPrChange>
                                          </w:rPr>
                                          <w:delText>、</w:delText>
                                        </w:r>
                                        <w:r w:rsidRPr="007C3599" w:rsidDel="00D339EF">
                                          <w:rPr>
                                            <w:rFonts w:ascii="Meiryo UI" w:hAnsi="Meiryo UI"/>
                                            <w:rPrChange w:id="5252" w:author="Moriyama, Shoya/森山 翔也" w:date="2025-04-02T21:09:00Z">
                                              <w:rPr/>
                                            </w:rPrChange>
                                          </w:rPr>
                                          <w:delText>24SU/CDC</w:delText>
                                        </w:r>
                                        <w:r w:rsidRPr="007C3599" w:rsidDel="00D339EF">
                                          <w:rPr>
                                            <w:rFonts w:ascii="Meiryo UI" w:hAnsi="Meiryo UI" w:hint="eastAsia"/>
                                            <w:rPrChange w:id="5253" w:author="Moriyama, Shoya/森山 翔也" w:date="2025-04-02T21:09:00Z">
                                              <w:rPr>
                                                <w:rFonts w:hint="eastAsia"/>
                                              </w:rPr>
                                            </w:rPrChange>
                                          </w:rPr>
                                          <w:delText>：</w:delText>
                                        </w:r>
                                        <w:r w:rsidRPr="007C3599" w:rsidDel="00D339EF">
                                          <w:rPr>
                                            <w:rFonts w:ascii="Meiryo UI" w:hAnsi="Meiryo UI"/>
                                            <w:rPrChange w:id="5254" w:author="Moriyama, Shoya/森山 翔也" w:date="2025-04-02T21:09:00Z">
                                              <w:rPr/>
                                            </w:rPrChange>
                                          </w:rPr>
                                          <w:delText>CV</w:delText>
                                        </w:r>
                                        <w:r w:rsidRPr="007C3599" w:rsidDel="00D339EF">
                                          <w:rPr>
                                            <w:rFonts w:ascii="Meiryo UI" w:hAnsi="Meiryo UI" w:hint="eastAsia"/>
                                            <w:rPrChange w:id="5255" w:author="Moriyama, Shoya/森山 翔也" w:date="2025-04-02T21:09:00Z">
                                              <w:rPr>
                                                <w:rFonts w:hint="eastAsia"/>
                                              </w:rPr>
                                            </w:rPrChange>
                                          </w:rPr>
                                          <w:delText>）</w:delText>
                                        </w:r>
                                      </w:del>
                                    </w:ins>
                                  </w:p>
                                  <w:p w14:paraId="3A630C8A" w14:textId="77777777" w:rsidR="00495270" w:rsidRPr="007C3599" w:rsidRDefault="00495270" w:rsidP="00495270">
                                    <w:pPr>
                                      <w:rPr>
                                        <w:rPrChange w:id="5256"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7C22E" id="テキスト ボックス 1453" o:spid="_x0000_s1329" type="#_x0000_t202" style="position:absolute;left:0;text-align:left;margin-left:-257pt;margin-top:-3.15pt;width:501.5pt;height:615pt;z-index:2516583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" fillcolor="#7f7f7f" strokeweight=".5pt">
                        <v:fill opacity="32896f"/>
                        <v:path arrowok="t"/>
                        <v:textbox>
                          <w:txbxContent>
                            <w:p w14:paraId="26D40F72" w14:textId="77777777" w:rsidR="00D339EF" w:rsidRPr="007C3599" w:rsidRDefault="00D339EF" w:rsidP="00D339EF">
                              <w:pPr>
                                <w:rPr>
                                  <w:ins w:id="5257" w:author="Moriyama, Shoya/森山 翔也" w:date="2025-03-10T11:08:00Z"/>
                                  <w:rPrChange w:id="5258" w:author="Moriyama, Shoya/森山 翔也" w:date="2025-04-02T21:09:00Z">
                                    <w:rPr>
                                      <w:ins w:id="5259" w:author="Moriyama, Shoya/森山 翔也" w:date="2025-03-10T11:08:00Z"/>
                                      <w:color w:val="FF0000"/>
                                    </w:rPr>
                                  </w:rPrChange>
                                </w:rPr>
                              </w:pPr>
                              <w:ins w:id="5260" w:author="Moriyama, Shoya/森山 翔也" w:date="2025-03-10T11:08:00Z">
                                <w:r w:rsidRPr="007C3599">
                                  <w:rPr>
                                    <w:rFonts w:hint="eastAsia"/>
                                    <w:rPrChange w:id="5261" w:author="Moriyama, Shoya/森山 翔也" w:date="2025-04-02T21:09:00Z">
                                      <w:rPr>
                                        <w:rFonts w:hint="eastAsia"/>
                                        <w:color w:val="FF0000"/>
                                      </w:rPr>
                                    </w:rPrChange>
                                  </w:rPr>
                                  <w:t>各種サービス要求仕様書から</w:t>
                                </w:r>
                                <w:r w:rsidRPr="007C3599">
                                  <w:rPr>
                                    <w:rPrChange w:id="5262" w:author="Moriyama, Shoya/森山 翔也" w:date="2025-04-02T21:09:00Z">
                                      <w:rPr>
                                        <w:color w:val="FF0000"/>
                                      </w:rPr>
                                    </w:rPrChange>
                                  </w:rPr>
                                  <w:t>006_性能要求_Performance_Requirement</w:t>
                                </w:r>
                                <w:r w:rsidRPr="007C3599">
                                  <w:rPr>
                                    <w:rFonts w:hint="eastAsia"/>
                                    <w:rPrChange w:id="5263" w:author="Moriyama, Shoya/森山 翔也" w:date="2025-04-02T21:09:00Z">
                                      <w:rPr>
                                        <w:rFonts w:hint="eastAsia"/>
                                        <w:color w:val="FF0000"/>
                                      </w:rPr>
                                    </w:rPrChange>
                                  </w:rPr>
                                  <w:t>に</w:t>
                                </w:r>
                                <w:r w:rsidRPr="007C3599">
                                  <w:rPr>
                                    <w:rPrChange w:id="5264" w:author="Moriyama, Shoya/森山 翔也" w:date="2025-04-02T21:09:00Z">
                                      <w:rPr>
                                        <w:color w:val="FF0000"/>
                                      </w:rPr>
                                    </w:rPrChange>
                                  </w:rPr>
                                  <w:t>QOSを統合</w:t>
                                </w:r>
                              </w:ins>
                            </w:p>
                            <w:p w14:paraId="306145A2" w14:textId="77777777" w:rsidR="00D339EF" w:rsidRPr="007C3599" w:rsidRDefault="00D339EF" w:rsidP="00D339EF">
                              <w:pPr>
                                <w:rPr>
                                  <w:ins w:id="5265" w:author="Moriyama, Shoya/森山 翔也" w:date="2025-03-10T11:08:00Z"/>
                                  <w:rPrChange w:id="5266" w:author="Moriyama, Shoya/森山 翔也" w:date="2025-04-02T21:09:00Z">
                                    <w:rPr>
                                      <w:ins w:id="5267" w:author="Moriyama, Shoya/森山 翔也" w:date="2025-03-10T11:08:00Z"/>
                                      <w:color w:val="FF0000"/>
                                    </w:rPr>
                                  </w:rPrChange>
                                </w:rPr>
                              </w:pPr>
                              <w:ins w:id="5268" w:author="Moriyama, Shoya/森山 翔也" w:date="2025-03-10T11:08:00Z">
                                <w:r w:rsidRPr="007C3599">
                                  <w:rPr>
                                    <w:rPrChange w:id="5269" w:author="Moriyama, Shoya/森山 翔也" w:date="2025-04-02T21:09:00Z">
                                      <w:rPr>
                                        <w:color w:val="FF0000"/>
                                      </w:rPr>
                                    </w:rPrChange>
                                  </w:rPr>
                                  <w:t>Integrate QOS from various service requirement specifications into "006_性能要求_Performance_Requirement"</w:t>
                                </w:r>
                              </w:ins>
                            </w:p>
                            <w:p w14:paraId="1EB91AB1" w14:textId="77777777" w:rsidR="00D339EF" w:rsidRPr="007C3599" w:rsidRDefault="00D339EF" w:rsidP="00D339EF">
                              <w:pPr>
                                <w:rPr>
                                  <w:ins w:id="5270" w:author="Moriyama, Shoya/森山 翔也" w:date="2025-03-10T11:08:00Z"/>
                                  <w:rPrChange w:id="5271" w:author="Moriyama, Shoya/森山 翔也" w:date="2025-04-02T21:09:00Z">
                                    <w:rPr>
                                      <w:ins w:id="5272" w:author="Moriyama, Shoya/森山 翔也" w:date="2025-03-10T11:08:00Z"/>
                                      <w:color w:val="000000"/>
                                    </w:rPr>
                                  </w:rPrChange>
                                </w:rPr>
                              </w:pPr>
                              <w:ins w:id="5273" w:author="Moriyama, Shoya/森山 翔也" w:date="2025-03-10T11:08:00Z">
                                <w:r w:rsidRPr="007C3599">
                                  <w:rPr>
                                    <w:rFonts w:hint="eastAsia"/>
                                    <w:rPrChange w:id="5274" w:author="Moriyama, Shoya/森山 翔也" w:date="2025-04-02T21:09:00Z">
                                      <w:rPr>
                                        <w:rFonts w:hint="eastAsia"/>
                                        <w:color w:val="FF0000"/>
                                      </w:rPr>
                                    </w:rPrChange>
                                  </w:rPr>
                                  <w:t>▲</w:t>
                                </w:r>
                                <w:r w:rsidRPr="007C3599">
                                  <w:rPr>
                                    <w:rPrChange w:id="5275" w:author="Moriyama, Shoya/森山 翔也" w:date="2025-04-02T21:09:00Z">
                                      <w:rPr>
                                        <w:color w:val="FF0000"/>
                                      </w:rPr>
                                    </w:rPrChange>
                                  </w:rPr>
                                  <w:t>7.20（24SU/CDC：CV）</w:t>
                                </w:r>
                              </w:ins>
                            </w:p>
                            <w:p w14:paraId="71D43F61" w14:textId="58EFBB79" w:rsidR="00495270" w:rsidRPr="007C3599" w:rsidDel="00D339EF" w:rsidRDefault="00495270" w:rsidP="00495270">
                              <w:pPr>
                                <w:rPr>
                                  <w:ins w:id="5276" w:author="Shimizu, Yuya/清水 裕也" w:date="2025-02-08T19:29:00Z"/>
                                  <w:del w:id="5277" w:author="Moriyama, Shoya/森山 翔也" w:date="2025-03-10T11:08:00Z"/>
                                  <w:rPrChange w:id="5278" w:author="Moriyama, Shoya/森山 翔也" w:date="2025-04-02T21:09:00Z">
                                    <w:rPr>
                                      <w:ins w:id="5279" w:author="Shimizu, Yuya/清水 裕也" w:date="2025-02-08T19:29:00Z"/>
                                      <w:del w:id="5280" w:author="Moriyama, Shoya/森山 翔也" w:date="2025-03-10T11:08:00Z"/>
                                      <w:color w:val="FF0000"/>
                                    </w:rPr>
                                  </w:rPrChange>
                                </w:rPr>
                              </w:pPr>
                              <w:ins w:id="5281" w:author="Shimizu, Yuya/清水 裕也" w:date="2025-02-08T19:29:00Z">
                                <w:del w:id="5282" w:author="Moriyama, Shoya/森山 翔也" w:date="2025-03-10T11:08:00Z">
                                  <w:r w:rsidRPr="007C3599" w:rsidDel="00D339EF">
                                    <w:rPr>
                                      <w:rFonts w:hint="eastAsia"/>
                                      <w:rPrChange w:id="5283" w:author="Moriyama, Shoya/森山 翔也" w:date="2025-04-02T21:09:00Z">
                                        <w:rPr>
                                          <w:rFonts w:hint="eastAsia"/>
                                          <w:color w:val="FF0000"/>
                                        </w:rPr>
                                      </w:rPrChange>
                                    </w:rPr>
                                    <w:delText>各種サービス要求仕様書から</w:delText>
                                  </w:r>
                                  <w:r w:rsidRPr="007C3599" w:rsidDel="00D339EF">
                                    <w:rPr>
                                      <w:rPrChange w:id="5284" w:author="Moriyama, Shoya/森山 翔也" w:date="2025-04-02T21:09:00Z">
                                        <w:rPr>
                                          <w:color w:val="FF0000"/>
                                        </w:rPr>
                                      </w:rPrChange>
                                    </w:rPr>
                                    <w:delText>006_性能要求_Performance_Requirementに</w:delText>
                                  </w:r>
                                </w:del>
                              </w:ins>
                            </w:p>
                            <w:p w14:paraId="76905309" w14:textId="24E01DCF" w:rsidR="00495270" w:rsidRPr="007C3599" w:rsidDel="00D339EF" w:rsidRDefault="00495270" w:rsidP="00495270">
                              <w:pPr>
                                <w:rPr>
                                  <w:ins w:id="5285" w:author="Shimizu, Yuya/清水 裕也" w:date="2025-02-08T19:29:00Z"/>
                                  <w:del w:id="5286" w:author="Moriyama, Shoya/森山 翔也" w:date="2025-03-10T11:08:00Z"/>
                                  <w:rPrChange w:id="5287" w:author="Moriyama, Shoya/森山 翔也" w:date="2025-04-02T21:09:00Z">
                                    <w:rPr>
                                      <w:ins w:id="5288" w:author="Shimizu, Yuya/清水 裕也" w:date="2025-02-08T19:29:00Z"/>
                                      <w:del w:id="5289" w:author="Moriyama, Shoya/森山 翔也" w:date="2025-03-10T11:08:00Z"/>
                                      <w:color w:val="FF0000"/>
                                    </w:rPr>
                                  </w:rPrChange>
                                </w:rPr>
                              </w:pPr>
                              <w:ins w:id="5290" w:author="Shimizu, Yuya/清水 裕也" w:date="2025-02-08T19:29:00Z">
                                <w:del w:id="5291" w:author="Moriyama, Shoya/森山 翔也" w:date="2025-03-10T11:08:00Z">
                                  <w:r w:rsidRPr="007C3599" w:rsidDel="00D339EF">
                                    <w:rPr>
                                      <w:rPrChange w:id="5292" w:author="Moriyama, Shoya/森山 翔也" w:date="2025-04-02T21:09:00Z">
                                        <w:rPr>
                                          <w:color w:val="FF0000"/>
                                        </w:rPr>
                                      </w:rPrChange>
                                    </w:rPr>
                                    <w:delText>QOSを統合</w:delText>
                                  </w:r>
                                </w:del>
                              </w:ins>
                            </w:p>
                            <w:p w14:paraId="19CE8891" w14:textId="7799FF6C" w:rsidR="00495270" w:rsidRPr="007C3599" w:rsidDel="00D339EF" w:rsidRDefault="00495270" w:rsidP="00495270">
                              <w:pPr>
                                <w:rPr>
                                  <w:ins w:id="5293" w:author="Shimizu, Yuya/清水 裕也" w:date="2025-02-08T19:29:00Z"/>
                                  <w:del w:id="5294" w:author="Moriyama, Shoya/森山 翔也" w:date="2025-03-10T11:08:00Z"/>
                                  <w:rPrChange w:id="5295" w:author="Moriyama, Shoya/森山 翔也" w:date="2025-04-02T21:09:00Z">
                                    <w:rPr>
                                      <w:ins w:id="5296" w:author="Shimizu, Yuya/清水 裕也" w:date="2025-02-08T19:29:00Z"/>
                                      <w:del w:id="5297" w:author="Moriyama, Shoya/森山 翔也" w:date="2025-03-10T11:08:00Z"/>
                                      <w:color w:val="FF0000"/>
                                    </w:rPr>
                                  </w:rPrChange>
                                </w:rPr>
                              </w:pPr>
                              <w:ins w:id="5298" w:author="Shimizu, Yuya/清水 裕也" w:date="2025-02-08T19:29:00Z">
                                <w:del w:id="5299" w:author="Moriyama, Shoya/森山 翔也" w:date="2025-03-10T11:08:00Z">
                                  <w:r w:rsidRPr="007C3599" w:rsidDel="00D339EF">
                                    <w:rPr>
                                      <w:rPrChange w:id="5300" w:author="Moriyama, Shoya/森山 翔也" w:date="2025-04-02T21:09:00Z">
                                        <w:rPr>
                                          <w:color w:val="FF0000"/>
                                        </w:rPr>
                                      </w:rPrChange>
                                    </w:rPr>
                                    <w:delText>Integrate QOS from various service requirement specifications into "006_性能要求_Performance_Requirement"</w:delText>
                                  </w:r>
                                </w:del>
                              </w:ins>
                            </w:p>
                            <w:p w14:paraId="2359E5BD" w14:textId="4AE82C8A" w:rsidR="00495270" w:rsidRPr="007C3599" w:rsidDel="00D339EF" w:rsidRDefault="00495270" w:rsidP="00495270">
                              <w:pPr>
                                <w:pStyle w:val="Web"/>
                                <w:ind w:left="800"/>
                                <w:rPr>
                                  <w:ins w:id="5301" w:author="Sasaki, Kenji/佐々木 研二" w:date="2025-02-07T15:38:00Z"/>
                                  <w:del w:id="5302" w:author="Moriyama, Shoya/森山 翔也" w:date="2025-03-10T11:08:00Z"/>
                                  <w:rFonts w:ascii="Meiryo UI" w:hAnsi="Meiryo UI"/>
                                  <w:rPrChange w:id="5303" w:author="Moriyama, Shoya/森山 翔也" w:date="2025-04-02T21:09:00Z">
                                    <w:rPr>
                                      <w:ins w:id="5304" w:author="Sasaki, Kenji/佐々木 研二" w:date="2025-02-07T15:38:00Z"/>
                                      <w:del w:id="5305" w:author="Moriyama, Shoya/森山 翔也" w:date="2025-03-10T11:08:00Z"/>
                                      <w:rFonts w:ascii="Meiryo UI" w:hAnsi="Meiryo UI"/>
                                      <w:color w:val="FF0000"/>
                                    </w:rPr>
                                  </w:rPrChange>
                                </w:rPr>
                              </w:pPr>
                              <w:ins w:id="5306" w:author="Shimizu, Yuya/清水 裕也" w:date="2025-02-08T19:29:00Z">
                                <w:del w:id="5307" w:author="Moriyama, Shoya/森山 翔也" w:date="2025-03-10T11:08:00Z">
                                  <w:r w:rsidRPr="007C3599" w:rsidDel="00D339EF">
                                    <w:rPr>
                                      <w:rFonts w:hint="eastAsia"/>
                                      <w:rPrChange w:id="5308" w:author="Moriyama, Shoya/森山 翔也" w:date="2025-04-02T21:09:00Z">
                                        <w:rPr>
                                          <w:rFonts w:hint="eastAsia"/>
                                          <w:color w:val="FF0000"/>
                                        </w:rPr>
                                      </w:rPrChange>
                                    </w:rPr>
                                    <w:delText>▲</w:delText>
                                  </w:r>
                                  <w:r w:rsidRPr="007C3599" w:rsidDel="00D339EF">
                                    <w:rPr>
                                      <w:rPrChange w:id="5309" w:author="Moriyama, Shoya/森山 翔也" w:date="2025-04-02T21:09:00Z">
                                        <w:rPr>
                                          <w:color w:val="FF0000"/>
                                        </w:rPr>
                                      </w:rPrChange>
                                    </w:rPr>
                                    <w:delText>7.11</w:delText>
                                  </w:r>
                                  <w:r w:rsidRPr="007C3599" w:rsidDel="00D339EF">
                                    <w:rPr>
                                      <w:rFonts w:hint="eastAsia"/>
                                      <w:rPrChange w:id="5310" w:author="Moriyama, Shoya/森山 翔也" w:date="2025-04-02T21:09:00Z">
                                        <w:rPr>
                                          <w:rFonts w:hint="eastAsia"/>
                                          <w:color w:val="FF0000"/>
                                        </w:rPr>
                                      </w:rPrChange>
                                    </w:rPr>
                                    <w:delText>（</w:delText>
                                  </w:r>
                                  <w:r w:rsidRPr="007C3599" w:rsidDel="00D339EF">
                                    <w:rPr>
                                      <w:rPrChange w:id="5311" w:author="Moriyama, Shoya/森山 翔也" w:date="2025-04-02T21:09:00Z">
                                        <w:rPr>
                                          <w:color w:val="FF0000"/>
                                        </w:rPr>
                                      </w:rPrChange>
                                    </w:rPr>
                                    <w:delText>24MM</w:delText>
                                  </w:r>
                                  <w:r w:rsidRPr="007C3599" w:rsidDel="00D339EF">
                                    <w:rPr>
                                      <w:rFonts w:hint="eastAsia"/>
                                      <w:rPrChange w:id="5312" w:author="Moriyama, Shoya/森山 翔也" w:date="2025-04-02T21:09:00Z">
                                        <w:rPr>
                                          <w:rFonts w:hint="eastAsia"/>
                                          <w:color w:val="FF0000"/>
                                        </w:rPr>
                                      </w:rPrChange>
                                    </w:rPr>
                                    <w:delText>：</w:delText>
                                  </w:r>
                                  <w:r w:rsidRPr="007C3599" w:rsidDel="00D339EF">
                                    <w:rPr>
                                      <w:rPrChange w:id="5313" w:author="Moriyama, Shoya/森山 翔也" w:date="2025-04-02T21:09:00Z">
                                        <w:rPr>
                                          <w:color w:val="FF0000"/>
                                        </w:rPr>
                                      </w:rPrChange>
                                    </w:rPr>
                                    <w:delText>1A</w:delText>
                                  </w:r>
                                  <w:r w:rsidRPr="007C3599" w:rsidDel="00D339EF">
                                    <w:rPr>
                                      <w:rFonts w:hint="eastAsia"/>
                                      <w:rPrChange w:id="5314" w:author="Moriyama, Shoya/森山 翔也" w:date="2025-04-02T21:09:00Z">
                                        <w:rPr>
                                          <w:rFonts w:hint="eastAsia"/>
                                          <w:color w:val="FF0000"/>
                                        </w:rPr>
                                      </w:rPrChange>
                                    </w:rPr>
                                    <w:delText>、</w:delText>
                                  </w:r>
                                  <w:r w:rsidRPr="007C3599" w:rsidDel="00D339EF">
                                    <w:rPr>
                                      <w:rPrChange w:id="5315" w:author="Moriyama, Shoya/森山 翔也" w:date="2025-04-02T21:09:00Z">
                                        <w:rPr>
                                          <w:color w:val="FF0000"/>
                                        </w:rPr>
                                      </w:rPrChange>
                                    </w:rPr>
                                    <w:delText>24SU/CDC</w:delText>
                                  </w:r>
                                  <w:r w:rsidRPr="007C3599" w:rsidDel="00D339EF">
                                    <w:rPr>
                                      <w:rFonts w:hint="eastAsia"/>
                                      <w:rPrChange w:id="5316" w:author="Moriyama, Shoya/森山 翔也" w:date="2025-04-02T21:09:00Z">
                                        <w:rPr>
                                          <w:rFonts w:hint="eastAsia"/>
                                          <w:color w:val="FF0000"/>
                                        </w:rPr>
                                      </w:rPrChange>
                                    </w:rPr>
                                    <w:delText>：</w:delText>
                                  </w:r>
                                  <w:r w:rsidRPr="007C3599" w:rsidDel="00D339EF">
                                    <w:rPr>
                                      <w:rPrChange w:id="5317" w:author="Moriyama, Shoya/森山 翔也" w:date="2025-04-02T21:09:00Z">
                                        <w:rPr>
                                          <w:color w:val="FF0000"/>
                                        </w:rPr>
                                      </w:rPrChange>
                                    </w:rPr>
                                    <w:delText>CV</w:delText>
                                  </w:r>
                                  <w:r w:rsidRPr="007C3599" w:rsidDel="00D339EF">
                                    <w:rPr>
                                      <w:rFonts w:hint="eastAsia"/>
                                      <w:rPrChange w:id="5318" w:author="Moriyama, Shoya/森山 翔也" w:date="2025-04-02T21:09:00Z">
                                        <w:rPr>
                                          <w:rFonts w:hint="eastAsia"/>
                                          <w:color w:val="FF0000"/>
                                        </w:rPr>
                                      </w:rPrChange>
                                    </w:rPr>
                                    <w:delText>）</w:delText>
                                  </w:r>
                                </w:del>
                              </w:ins>
                              <w:ins w:id="5319" w:author="Sasaki, Kenji/佐々木 研二" w:date="2025-02-07T15:38:00Z">
                                <w:del w:id="5320" w:author="Moriyama, Shoya/森山 翔也" w:date="2025-03-10T11:08:00Z">
                                  <w:r w:rsidRPr="007C3599" w:rsidDel="00D339EF">
                                    <w:rPr>
                                      <w:rFonts w:ascii="Meiryo UI" w:hAnsi="Meiryo UI" w:hint="eastAsia"/>
                                      <w:rPrChange w:id="5321" w:author="Moriyama, Shoya/森山 翔也" w:date="2025-04-02T21:09:00Z">
                                        <w:rPr>
                                          <w:rFonts w:hint="eastAsia"/>
                                        </w:rPr>
                                      </w:rPrChange>
                                    </w:rPr>
                                    <w:delText>各種サービス要求仕様書から</w:delText>
                                  </w:r>
                                  <w:r w:rsidRPr="007C3599" w:rsidDel="00D339EF">
                                    <w:rPr>
                                      <w:rFonts w:ascii="Meiryo UI" w:hAnsi="Meiryo UI"/>
                                      <w:rPrChange w:id="5322" w:author="Moriyama, Shoya/森山 翔也" w:date="2025-04-02T21:09:00Z">
                                        <w:rPr/>
                                      </w:rPrChange>
                                    </w:rPr>
                                    <w:delText>006_</w:delText>
                                  </w:r>
                                  <w:r w:rsidRPr="007C3599" w:rsidDel="00D339EF">
                                    <w:rPr>
                                      <w:rFonts w:ascii="Meiryo UI" w:hAnsi="Meiryo UI" w:hint="eastAsia"/>
                                      <w:rPrChange w:id="5323" w:author="Moriyama, Shoya/森山 翔也" w:date="2025-04-02T21:09:00Z">
                                        <w:rPr>
                                          <w:rFonts w:hint="eastAsia"/>
                                        </w:rPr>
                                      </w:rPrChange>
                                    </w:rPr>
                                    <w:delText>性能要求</w:delText>
                                  </w:r>
                                  <w:r w:rsidRPr="007C3599" w:rsidDel="00D339EF">
                                    <w:rPr>
                                      <w:rFonts w:ascii="Meiryo UI" w:hAnsi="Meiryo UI"/>
                                      <w:rPrChange w:id="5324" w:author="Moriyama, Shoya/森山 翔也" w:date="2025-04-02T21:09:00Z">
                                        <w:rPr/>
                                      </w:rPrChange>
                                    </w:rPr>
                                    <w:delText>_Performance_Requirement</w:delText>
                                  </w:r>
                                  <w:r w:rsidRPr="007C3599" w:rsidDel="00D339EF">
                                    <w:rPr>
                                      <w:rFonts w:ascii="Meiryo UI" w:hAnsi="Meiryo UI" w:hint="eastAsia"/>
                                      <w:rPrChange w:id="5325" w:author="Moriyama, Shoya/森山 翔也" w:date="2025-04-02T21:09:00Z">
                                        <w:rPr>
                                          <w:rFonts w:hint="eastAsia"/>
                                        </w:rPr>
                                      </w:rPrChange>
                                    </w:rPr>
                                    <w:delText>に</w:delText>
                                  </w:r>
                                  <w:r w:rsidRPr="007C3599" w:rsidDel="00D339EF">
                                    <w:rPr>
                                      <w:rFonts w:ascii="Meiryo UI" w:hAnsi="Meiryo UI"/>
                                      <w:rPrChange w:id="5326" w:author="Moriyama, Shoya/森山 翔也" w:date="2025-04-02T21:09:00Z">
                                        <w:rPr/>
                                      </w:rPrChange>
                                    </w:rPr>
                                    <w:delText>QOS</w:delText>
                                  </w:r>
                                  <w:r w:rsidRPr="007C3599" w:rsidDel="00D339EF">
                                    <w:rPr>
                                      <w:rFonts w:ascii="Meiryo UI" w:hAnsi="Meiryo UI" w:hint="eastAsia"/>
                                      <w:rPrChange w:id="5327" w:author="Moriyama, Shoya/森山 翔也" w:date="2025-04-02T21:09:00Z">
                                        <w:rPr>
                                          <w:rFonts w:hint="eastAsia"/>
                                        </w:rPr>
                                      </w:rPrChange>
                                    </w:rPr>
                                    <w:delText>を統合</w:delText>
                                  </w:r>
                                </w:del>
                              </w:ins>
                            </w:p>
                            <w:p w14:paraId="4ACF4CF1" w14:textId="53DAB1AB" w:rsidR="00495270" w:rsidRPr="007C3599" w:rsidDel="00D339EF" w:rsidRDefault="00495270" w:rsidP="00495270">
                              <w:pPr>
                                <w:pStyle w:val="Web"/>
                                <w:ind w:left="800"/>
                                <w:rPr>
                                  <w:ins w:id="5328" w:author="Sasaki, Kenji/佐々木 研二" w:date="2025-02-07T15:38:00Z"/>
                                  <w:del w:id="5329" w:author="Moriyama, Shoya/森山 翔也" w:date="2025-03-10T11:08:00Z"/>
                                  <w:rFonts w:ascii="Meiryo UI" w:hAnsi="Meiryo UI"/>
                                  <w:rPrChange w:id="5330" w:author="Moriyama, Shoya/森山 翔也" w:date="2025-04-02T21:09:00Z">
                                    <w:rPr>
                                      <w:ins w:id="5331" w:author="Sasaki, Kenji/佐々木 研二" w:date="2025-02-07T15:38:00Z"/>
                                      <w:del w:id="5332" w:author="Moriyama, Shoya/森山 翔也" w:date="2025-03-10T11:08:00Z"/>
                                      <w:rFonts w:ascii="Meiryo UI" w:hAnsi="Meiryo UI"/>
                                      <w:color w:val="FF0000"/>
                                    </w:rPr>
                                  </w:rPrChange>
                                </w:rPr>
                              </w:pPr>
                              <w:ins w:id="5333" w:author="Sasaki, Kenji/佐々木 研二" w:date="2025-02-07T15:38:00Z">
                                <w:del w:id="5334" w:author="Moriyama, Shoya/森山 翔也" w:date="2025-03-10T11:08:00Z">
                                  <w:r w:rsidRPr="007C3599" w:rsidDel="00D339EF">
                                    <w:rPr>
                                      <w:rFonts w:ascii="Meiryo UI" w:hAnsi="Meiryo UI"/>
                                      <w:rPrChange w:id="5335"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5336" w:author="Moriyama, Shoya/森山 翔也" w:date="2025-04-02T21:09:00Z">
                                        <w:rPr>
                                          <w:rFonts w:hint="eastAsia"/>
                                        </w:rPr>
                                      </w:rPrChange>
                                    </w:rPr>
                                    <w:delText>性能要求</w:delText>
                                  </w:r>
                                  <w:r w:rsidRPr="007C3599" w:rsidDel="00D339EF">
                                    <w:rPr>
                                      <w:rFonts w:ascii="Meiryo UI" w:hAnsi="Meiryo UI"/>
                                      <w:rPrChange w:id="5337" w:author="Moriyama, Shoya/森山 翔也" w:date="2025-04-02T21:09:00Z">
                                        <w:rPr/>
                                      </w:rPrChange>
                                    </w:rPr>
                                    <w:delText>_Performance_Requirement"</w:delText>
                                  </w:r>
                                </w:del>
                              </w:ins>
                            </w:p>
                            <w:p w14:paraId="0DC785C2" w14:textId="7A443C8E" w:rsidR="00495270" w:rsidRPr="007C3599" w:rsidDel="00D339EF" w:rsidRDefault="00495270" w:rsidP="00495270">
                              <w:pPr>
                                <w:pStyle w:val="Web"/>
                                <w:ind w:left="800"/>
                                <w:rPr>
                                  <w:ins w:id="5338" w:author="Sasaki, Kenji/佐々木 研二" w:date="2025-02-07T15:38:00Z"/>
                                  <w:del w:id="5339" w:author="Moriyama, Shoya/森山 翔也" w:date="2025-03-10T11:08:00Z"/>
                                  <w:rFonts w:ascii="Meiryo UI" w:hAnsi="Meiryo UI"/>
                                  <w:rPrChange w:id="5340" w:author="Moriyama, Shoya/森山 翔也" w:date="2025-04-02T21:09:00Z">
                                    <w:rPr>
                                      <w:ins w:id="5341" w:author="Sasaki, Kenji/佐々木 研二" w:date="2025-02-07T15:38:00Z"/>
                                      <w:del w:id="5342" w:author="Moriyama, Shoya/森山 翔也" w:date="2025-03-10T11:08:00Z"/>
                                      <w:rFonts w:ascii="Meiryo UI" w:hAnsi="Meiryo UI"/>
                                      <w:color w:val="FF0000"/>
                                    </w:rPr>
                                  </w:rPrChange>
                                </w:rPr>
                              </w:pPr>
                              <w:ins w:id="5343" w:author="Sasaki, Kenji/佐々木 研二" w:date="2025-02-07T15:38:00Z">
                                <w:del w:id="5344" w:author="Moriyama, Shoya/森山 翔也" w:date="2025-03-10T11:08:00Z">
                                  <w:r w:rsidRPr="007C3599" w:rsidDel="00D339EF">
                                    <w:rPr>
                                      <w:rFonts w:ascii="Meiryo UI" w:hAnsi="Meiryo UI" w:hint="eastAsia"/>
                                      <w:rPrChange w:id="5345" w:author="Moriyama, Shoya/森山 翔也" w:date="2025-04-02T21:09:00Z">
                                        <w:rPr>
                                          <w:rFonts w:hint="eastAsia"/>
                                        </w:rPr>
                                      </w:rPrChange>
                                    </w:rPr>
                                    <w:delText>▲</w:delText>
                                  </w:r>
                                  <w:r w:rsidRPr="007C3599" w:rsidDel="00D339EF">
                                    <w:rPr>
                                      <w:rFonts w:ascii="Meiryo UI" w:hAnsi="Meiryo UI"/>
                                      <w:rPrChange w:id="5346" w:author="Moriyama, Shoya/森山 翔也" w:date="2025-04-02T21:09:00Z">
                                        <w:rPr/>
                                      </w:rPrChange>
                                    </w:rPr>
                                    <w:delText>7.11</w:delText>
                                  </w:r>
                                  <w:r w:rsidRPr="007C3599" w:rsidDel="00D339EF">
                                    <w:rPr>
                                      <w:rFonts w:ascii="Meiryo UI" w:hAnsi="Meiryo UI" w:hint="eastAsia"/>
                                      <w:rPrChange w:id="5347" w:author="Moriyama, Shoya/森山 翔也" w:date="2025-04-02T21:09:00Z">
                                        <w:rPr>
                                          <w:rFonts w:hint="eastAsia"/>
                                        </w:rPr>
                                      </w:rPrChange>
                                    </w:rPr>
                                    <w:delText>（</w:delText>
                                  </w:r>
                                  <w:r w:rsidRPr="007C3599" w:rsidDel="00D339EF">
                                    <w:rPr>
                                      <w:rFonts w:ascii="Meiryo UI" w:hAnsi="Meiryo UI"/>
                                      <w:rPrChange w:id="5348" w:author="Moriyama, Shoya/森山 翔也" w:date="2025-04-02T21:09:00Z">
                                        <w:rPr/>
                                      </w:rPrChange>
                                    </w:rPr>
                                    <w:delText>24MM</w:delText>
                                  </w:r>
                                  <w:r w:rsidRPr="007C3599" w:rsidDel="00D339EF">
                                    <w:rPr>
                                      <w:rFonts w:ascii="Meiryo UI" w:hAnsi="Meiryo UI" w:hint="eastAsia"/>
                                      <w:rPrChange w:id="5349" w:author="Moriyama, Shoya/森山 翔也" w:date="2025-04-02T21:09:00Z">
                                        <w:rPr>
                                          <w:rFonts w:hint="eastAsia"/>
                                        </w:rPr>
                                      </w:rPrChange>
                                    </w:rPr>
                                    <w:delText>：</w:delText>
                                  </w:r>
                                  <w:r w:rsidRPr="007C3599" w:rsidDel="00D339EF">
                                    <w:rPr>
                                      <w:rFonts w:ascii="Meiryo UI" w:hAnsi="Meiryo UI"/>
                                      <w:rPrChange w:id="5350" w:author="Moriyama, Shoya/森山 翔也" w:date="2025-04-02T21:09:00Z">
                                        <w:rPr/>
                                      </w:rPrChange>
                                    </w:rPr>
                                    <w:delText>1A</w:delText>
                                  </w:r>
                                  <w:r w:rsidRPr="007C3599" w:rsidDel="00D339EF">
                                    <w:rPr>
                                      <w:rFonts w:ascii="Meiryo UI" w:hAnsi="Meiryo UI" w:hint="eastAsia"/>
                                      <w:rPrChange w:id="5351" w:author="Moriyama, Shoya/森山 翔也" w:date="2025-04-02T21:09:00Z">
                                        <w:rPr>
                                          <w:rFonts w:hint="eastAsia"/>
                                        </w:rPr>
                                      </w:rPrChange>
                                    </w:rPr>
                                    <w:delText>、</w:delText>
                                  </w:r>
                                  <w:r w:rsidRPr="007C3599" w:rsidDel="00D339EF">
                                    <w:rPr>
                                      <w:rFonts w:ascii="Meiryo UI" w:hAnsi="Meiryo UI"/>
                                      <w:rPrChange w:id="5352" w:author="Moriyama, Shoya/森山 翔也" w:date="2025-04-02T21:09:00Z">
                                        <w:rPr/>
                                      </w:rPrChange>
                                    </w:rPr>
                                    <w:delText>24SU/CDC</w:delText>
                                  </w:r>
                                  <w:r w:rsidRPr="007C3599" w:rsidDel="00D339EF">
                                    <w:rPr>
                                      <w:rFonts w:ascii="Meiryo UI" w:hAnsi="Meiryo UI" w:hint="eastAsia"/>
                                      <w:rPrChange w:id="5353" w:author="Moriyama, Shoya/森山 翔也" w:date="2025-04-02T21:09:00Z">
                                        <w:rPr>
                                          <w:rFonts w:hint="eastAsia"/>
                                        </w:rPr>
                                      </w:rPrChange>
                                    </w:rPr>
                                    <w:delText>：</w:delText>
                                  </w:r>
                                  <w:r w:rsidRPr="007C3599" w:rsidDel="00D339EF">
                                    <w:rPr>
                                      <w:rFonts w:ascii="Meiryo UI" w:hAnsi="Meiryo UI"/>
                                      <w:rPrChange w:id="5354" w:author="Moriyama, Shoya/森山 翔也" w:date="2025-04-02T21:09:00Z">
                                        <w:rPr/>
                                      </w:rPrChange>
                                    </w:rPr>
                                    <w:delText>CV</w:delText>
                                  </w:r>
                                  <w:r w:rsidRPr="007C3599" w:rsidDel="00D339EF">
                                    <w:rPr>
                                      <w:rFonts w:ascii="Meiryo UI" w:hAnsi="Meiryo UI" w:hint="eastAsia"/>
                                      <w:rPrChange w:id="5355" w:author="Moriyama, Shoya/森山 翔也" w:date="2025-04-02T21:09:00Z">
                                        <w:rPr>
                                          <w:rFonts w:hint="eastAsia"/>
                                        </w:rPr>
                                      </w:rPrChange>
                                    </w:rPr>
                                    <w:delText>）</w:delText>
                                  </w:r>
                                </w:del>
                              </w:ins>
                            </w:p>
                            <w:p w14:paraId="3A630C8A" w14:textId="77777777" w:rsidR="00495270" w:rsidRPr="007C3599" w:rsidRDefault="00495270" w:rsidP="00495270">
                              <w:pPr>
                                <w:rPr>
                                  <w:rPrChange w:id="5356" w:author="Moriyama, Shoya/森山 翔也" w:date="2025-04-02T21:09:00Z">
                                    <w:rPr>
                                      <w:color w:val="000000"/>
                                    </w:rPr>
                                  </w:rPrChange>
                                </w:rPr>
                              </w:pPr>
                            </w:p>
                          </w:txbxContent>
                        </v:textbox>
                        <w10:wrap anchorx="margin"/>
                      </v:shape>
                    </w:pict>
                  </mc:Fallback>
                </mc:AlternateContent>
              </w:r>
            </w:ins>
            <w:r w:rsidR="00BC714B" w:rsidRPr="007C3599">
              <w:rPr>
                <w:strike/>
                <w:lang w:val="en"/>
              </w:rPr>
              <w:t>map</w:t>
            </w:r>
          </w:p>
          <w:p w14:paraId="4187D144" w14:textId="77777777" w:rsidR="00BC714B" w:rsidRPr="007C3599" w:rsidRDefault="00BC714B" w:rsidP="00285DAA">
            <w:pPr>
              <w:rPr>
                <w:strike/>
              </w:rPr>
            </w:pPr>
            <w:r w:rsidRPr="007C3599">
              <w:rPr>
                <w:strike/>
                <w:lang w:val="en"/>
              </w:rPr>
              <w:t>matching</w:t>
            </w:r>
          </w:p>
        </w:tc>
        <w:tc>
          <w:tcPr>
            <w:tcW w:w="1617" w:type="dxa"/>
            <w:tcBorders>
              <w:top w:val="single" w:sz="4" w:space="0" w:color="auto"/>
              <w:left w:val="single" w:sz="4" w:space="0" w:color="auto"/>
              <w:bottom w:val="single" w:sz="4" w:space="0" w:color="auto"/>
              <w:right w:val="single" w:sz="4" w:space="0" w:color="auto"/>
            </w:tcBorders>
          </w:tcPr>
          <w:p w14:paraId="1273EC15" w14:textId="67A4767C" w:rsidR="00BC714B" w:rsidRPr="007C3599" w:rsidRDefault="00BC714B" w:rsidP="00285DAA">
            <w:pPr>
              <w:rPr>
                <w:strike/>
              </w:rPr>
            </w:pPr>
            <w:r w:rsidRPr="007C3599">
              <w:rPr>
                <w:strike/>
                <w:lang w:val="en"/>
              </w:rPr>
              <w:t xml:space="preserve">Map display in the </w:t>
            </w:r>
            <w:proofErr w:type="spellStart"/>
            <w:r w:rsidRPr="007C3599">
              <w:rPr>
                <w:strike/>
                <w:lang w:val="en"/>
              </w:rPr>
              <w:t>db</w:t>
            </w:r>
            <w:proofErr w:type="spellEnd"/>
            <w:r w:rsidRPr="007C3599">
              <w:rPr>
                <w:strike/>
                <w:lang w:val="en"/>
              </w:rPr>
              <w:t xml:space="preserve"> after replacement</w:t>
            </w:r>
          </w:p>
        </w:tc>
        <w:tc>
          <w:tcPr>
            <w:tcW w:w="2524" w:type="dxa"/>
            <w:tcBorders>
              <w:top w:val="single" w:sz="4" w:space="0" w:color="auto"/>
              <w:left w:val="single" w:sz="4" w:space="0" w:color="auto"/>
              <w:bottom w:val="single" w:sz="4" w:space="0" w:color="auto"/>
              <w:right w:val="single" w:sz="4" w:space="0" w:color="auto"/>
            </w:tcBorders>
          </w:tcPr>
          <w:p w14:paraId="043494F5" w14:textId="77777777" w:rsidR="00BC714B" w:rsidRPr="007C3599" w:rsidRDefault="00BC714B" w:rsidP="00285DAA">
            <w:pPr>
              <w:rPr>
                <w:strike/>
              </w:rPr>
            </w:pPr>
            <w:r w:rsidRPr="007C3599">
              <w:rPr>
                <w:strike/>
                <w:lang w:val="en"/>
              </w:rPr>
              <w:t>Matching to the road before DB replacement</w:t>
            </w:r>
          </w:p>
        </w:tc>
      </w:tr>
      <w:tr w:rsidR="007C3599" w:rsidRPr="007C3599" w14:paraId="3D453B25" w14:textId="77777777" w:rsidTr="347E5CEB">
        <w:trPr>
          <w:cantSplit/>
          <w:trHeight w:val="1432"/>
        </w:trPr>
        <w:tc>
          <w:tcPr>
            <w:tcW w:w="736" w:type="dxa"/>
            <w:vMerge/>
          </w:tcPr>
          <w:p w14:paraId="5ECABA4A" w14:textId="77777777" w:rsidR="00BC714B" w:rsidRPr="007C3599" w:rsidRDefault="00BC714B" w:rsidP="00285DAA"/>
        </w:tc>
        <w:tc>
          <w:tcPr>
            <w:tcW w:w="2126" w:type="dxa"/>
            <w:gridSpan w:val="2"/>
            <w:vMerge/>
          </w:tcPr>
          <w:p w14:paraId="22599CCD" w14:textId="77777777" w:rsidR="00BC714B" w:rsidRPr="007C3599" w:rsidRDefault="00BC714B" w:rsidP="00285DAA"/>
        </w:tc>
        <w:tc>
          <w:tcPr>
            <w:tcW w:w="1399" w:type="dxa"/>
            <w:tcBorders>
              <w:top w:val="single" w:sz="4" w:space="0" w:color="auto"/>
              <w:left w:val="single" w:sz="4" w:space="0" w:color="auto"/>
              <w:bottom w:val="single" w:sz="4" w:space="0" w:color="auto"/>
              <w:right w:val="single" w:sz="4" w:space="0" w:color="auto"/>
            </w:tcBorders>
          </w:tcPr>
          <w:p w14:paraId="62E117DF" w14:textId="77777777" w:rsidR="00BC714B" w:rsidRPr="007C3599" w:rsidRDefault="00BC714B" w:rsidP="00285DAA">
            <w:pPr>
              <w:rPr>
                <w:rFonts w:cs="ＭＳ Ｐゴシック"/>
                <w:strike/>
              </w:rPr>
            </w:pPr>
            <w:r w:rsidRPr="007C3599">
              <w:rPr>
                <w:strike/>
                <w:lang w:val="en"/>
              </w:rPr>
              <w:t>DB replacement (case of replacement immediately after ACC ON)</w:t>
            </w:r>
          </w:p>
        </w:tc>
        <w:tc>
          <w:tcPr>
            <w:tcW w:w="1617" w:type="dxa"/>
            <w:tcBorders>
              <w:top w:val="single" w:sz="4" w:space="0" w:color="auto"/>
              <w:left w:val="single" w:sz="4" w:space="0" w:color="auto"/>
              <w:bottom w:val="single" w:sz="4" w:space="0" w:color="auto"/>
              <w:right w:val="single" w:sz="4" w:space="0" w:color="auto"/>
            </w:tcBorders>
          </w:tcPr>
          <w:p w14:paraId="705DB713" w14:textId="0B243145" w:rsidR="00BC714B" w:rsidRPr="007C3599" w:rsidRDefault="00BC714B" w:rsidP="00285DAA">
            <w:pPr>
              <w:rPr>
                <w:rFonts w:cs="ＭＳ Ｐゴシック"/>
                <w:strike/>
              </w:rPr>
            </w:pPr>
            <w:r w:rsidRPr="007C3599">
              <w:rPr>
                <w:strike/>
                <w:lang w:val="en"/>
              </w:rPr>
              <w:t xml:space="preserve">ACC ON ~ Re-search completed in the </w:t>
            </w:r>
            <w:proofErr w:type="spellStart"/>
            <w:r w:rsidRPr="007C3599">
              <w:rPr>
                <w:strike/>
                <w:lang w:val="en"/>
              </w:rPr>
              <w:t>db</w:t>
            </w:r>
            <w:proofErr w:type="spellEnd"/>
            <w:r w:rsidRPr="007C3599">
              <w:rPr>
                <w:strike/>
                <w:lang w:val="en"/>
              </w:rPr>
              <w:t xml:space="preserve"> after replacement</w:t>
            </w:r>
          </w:p>
        </w:tc>
        <w:tc>
          <w:tcPr>
            <w:tcW w:w="2524" w:type="dxa"/>
            <w:tcBorders>
              <w:top w:val="single" w:sz="4" w:space="0" w:color="auto"/>
              <w:left w:val="single" w:sz="4" w:space="0" w:color="auto"/>
              <w:bottom w:val="single" w:sz="4" w:space="0" w:color="auto"/>
              <w:right w:val="single" w:sz="4" w:space="0" w:color="auto"/>
            </w:tcBorders>
          </w:tcPr>
          <w:p w14:paraId="564557C6" w14:textId="77777777" w:rsidR="00BC714B" w:rsidRPr="007C3599" w:rsidRDefault="00BC714B" w:rsidP="00285DAA">
            <w:pPr>
              <w:rPr>
                <w:rFonts w:cs="ＭＳ Ｐゴシック"/>
                <w:strike/>
              </w:rPr>
            </w:pPr>
            <w:r w:rsidRPr="007C3599">
              <w:rPr>
                <w:strike/>
                <w:lang w:val="en"/>
              </w:rPr>
              <w:t>Within 30 seconds</w:t>
            </w:r>
          </w:p>
        </w:tc>
      </w:tr>
      <w:tr w:rsidR="007C3599" w:rsidRPr="007C3599" w14:paraId="217CAE81" w14:textId="77777777" w:rsidTr="347E5CEB">
        <w:trPr>
          <w:cantSplit/>
          <w:trHeight w:val="1432"/>
        </w:trPr>
        <w:tc>
          <w:tcPr>
            <w:tcW w:w="736" w:type="dxa"/>
            <w:vMerge/>
          </w:tcPr>
          <w:p w14:paraId="23FAC9B8" w14:textId="77777777" w:rsidR="00BC714B" w:rsidRPr="007C3599" w:rsidRDefault="00BC714B" w:rsidP="00285DAA"/>
        </w:tc>
        <w:tc>
          <w:tcPr>
            <w:tcW w:w="2126" w:type="dxa"/>
            <w:gridSpan w:val="2"/>
            <w:vMerge/>
          </w:tcPr>
          <w:p w14:paraId="67195210" w14:textId="77777777" w:rsidR="00BC714B" w:rsidRPr="007C3599" w:rsidRDefault="00BC714B" w:rsidP="00285DAA"/>
        </w:tc>
        <w:tc>
          <w:tcPr>
            <w:tcW w:w="1399" w:type="dxa"/>
            <w:tcBorders>
              <w:top w:val="single" w:sz="4" w:space="0" w:color="auto"/>
              <w:left w:val="single" w:sz="4" w:space="0" w:color="auto"/>
              <w:bottom w:val="single" w:sz="4" w:space="0" w:color="auto"/>
              <w:right w:val="single" w:sz="4" w:space="0" w:color="auto"/>
            </w:tcBorders>
          </w:tcPr>
          <w:p w14:paraId="516E0ED2" w14:textId="77777777" w:rsidR="00BC714B" w:rsidRPr="007C3599" w:rsidRDefault="00BC714B" w:rsidP="00285DAA">
            <w:pPr>
              <w:rPr>
                <w:rFonts w:cs="ＭＳ Ｐゴシック"/>
                <w:strike/>
              </w:rPr>
            </w:pPr>
            <w:r w:rsidRPr="007C3599">
              <w:rPr>
                <w:strike/>
                <w:lang w:val="en"/>
              </w:rPr>
              <w:t>Replacement</w:t>
            </w:r>
          </w:p>
        </w:tc>
        <w:tc>
          <w:tcPr>
            <w:tcW w:w="1617" w:type="dxa"/>
            <w:tcBorders>
              <w:top w:val="single" w:sz="4" w:space="0" w:color="auto"/>
              <w:left w:val="single" w:sz="4" w:space="0" w:color="auto"/>
              <w:bottom w:val="single" w:sz="4" w:space="0" w:color="auto"/>
              <w:right w:val="single" w:sz="4" w:space="0" w:color="auto"/>
            </w:tcBorders>
          </w:tcPr>
          <w:p w14:paraId="063B746C" w14:textId="77777777" w:rsidR="00BC714B" w:rsidRPr="007C3599" w:rsidRDefault="00BC714B" w:rsidP="00285DAA">
            <w:pPr>
              <w:rPr>
                <w:rFonts w:cs="ＭＳ Ｐゴシック"/>
                <w:strike/>
              </w:rPr>
            </w:pPr>
            <w:r w:rsidRPr="007C3599">
              <w:rPr>
                <w:strike/>
                <w:lang w:val="en"/>
              </w:rPr>
              <w:t>Map display completed in ACC ON to converted DB (excluding route enhancement)</w:t>
            </w:r>
          </w:p>
        </w:tc>
        <w:tc>
          <w:tcPr>
            <w:tcW w:w="2524" w:type="dxa"/>
            <w:tcBorders>
              <w:top w:val="single" w:sz="4" w:space="0" w:color="auto"/>
              <w:left w:val="single" w:sz="4" w:space="0" w:color="auto"/>
              <w:bottom w:val="single" w:sz="4" w:space="0" w:color="auto"/>
              <w:right w:val="single" w:sz="4" w:space="0" w:color="auto"/>
            </w:tcBorders>
          </w:tcPr>
          <w:p w14:paraId="31EDF674" w14:textId="77777777" w:rsidR="00BC714B" w:rsidRPr="007C3599" w:rsidRDefault="00BC714B" w:rsidP="00285DAA">
            <w:pPr>
              <w:rPr>
                <w:strike/>
              </w:rPr>
            </w:pPr>
            <w:r w:rsidRPr="007C3599">
              <w:rPr>
                <w:strike/>
                <w:lang w:val="en"/>
              </w:rPr>
              <w:t>Within 30 seconds</w:t>
            </w:r>
          </w:p>
          <w:p w14:paraId="111481DB" w14:textId="77777777" w:rsidR="00BC714B" w:rsidRPr="007C3599" w:rsidRDefault="00BC714B" w:rsidP="00285DAA">
            <w:pPr>
              <w:rPr>
                <w:strike/>
              </w:rPr>
            </w:pPr>
          </w:p>
          <w:p w14:paraId="5AC66D7F" w14:textId="77777777" w:rsidR="00BC714B" w:rsidRPr="007C3599" w:rsidRDefault="00BC714B" w:rsidP="00285DAA">
            <w:pPr>
              <w:rPr>
                <w:strike/>
              </w:rPr>
            </w:pPr>
            <w:r w:rsidRPr="007C3599">
              <w:rPr>
                <w:strike/>
                <w:lang w:val="en"/>
              </w:rPr>
              <w:t>Opening picture display</w:t>
            </w:r>
          </w:p>
          <w:p w14:paraId="09639128" w14:textId="77777777" w:rsidR="00BC714B" w:rsidRPr="007C3599" w:rsidRDefault="00BC714B" w:rsidP="00285DAA">
            <w:pPr>
              <w:rPr>
                <w:strike/>
              </w:rPr>
            </w:pPr>
            <w:r w:rsidRPr="007C3599">
              <w:rPr>
                <w:strike/>
                <w:lang w:val="en"/>
              </w:rPr>
              <w:t>Map data replacement</w:t>
            </w:r>
          </w:p>
          <w:p w14:paraId="4BC47436" w14:textId="77777777" w:rsidR="00BC714B" w:rsidRPr="007C3599" w:rsidRDefault="00BC714B" w:rsidP="00285DAA">
            <w:pPr>
              <w:rPr>
                <w:strike/>
              </w:rPr>
            </w:pPr>
            <w:r w:rsidRPr="007C3599">
              <w:rPr>
                <w:strike/>
                <w:lang w:val="en"/>
              </w:rPr>
              <w:t>Reload map data</w:t>
            </w:r>
          </w:p>
          <w:p w14:paraId="4AAB1CCD" w14:textId="77777777" w:rsidR="00BC714B" w:rsidRPr="007C3599" w:rsidRDefault="00BC714B" w:rsidP="00285DAA">
            <w:pPr>
              <w:rPr>
                <w:strike/>
              </w:rPr>
            </w:pPr>
            <w:r w:rsidRPr="007C3599">
              <w:rPr>
                <w:strike/>
                <w:lang w:val="en"/>
              </w:rPr>
              <w:t>Map display</w:t>
            </w:r>
          </w:p>
        </w:tc>
      </w:tr>
      <w:tr w:rsidR="007C3599" w:rsidRPr="007C3599" w14:paraId="567FF7A6" w14:textId="77777777" w:rsidTr="347E5CEB">
        <w:trPr>
          <w:cantSplit/>
          <w:trHeight w:val="1432"/>
        </w:trPr>
        <w:tc>
          <w:tcPr>
            <w:tcW w:w="736" w:type="dxa"/>
            <w:vMerge/>
          </w:tcPr>
          <w:p w14:paraId="473F5006" w14:textId="77777777" w:rsidR="00BC714B" w:rsidRPr="007C3599" w:rsidRDefault="00BC714B" w:rsidP="00285DAA"/>
        </w:tc>
        <w:tc>
          <w:tcPr>
            <w:tcW w:w="2126" w:type="dxa"/>
            <w:gridSpan w:val="2"/>
            <w:vMerge/>
          </w:tcPr>
          <w:p w14:paraId="62EDC2C1" w14:textId="77777777" w:rsidR="00BC714B" w:rsidRPr="007C3599" w:rsidRDefault="00BC714B" w:rsidP="00285DAA"/>
        </w:tc>
        <w:tc>
          <w:tcPr>
            <w:tcW w:w="1399" w:type="dxa"/>
            <w:tcBorders>
              <w:top w:val="single" w:sz="4" w:space="0" w:color="auto"/>
              <w:left w:val="single" w:sz="4" w:space="0" w:color="auto"/>
              <w:bottom w:val="single" w:sz="4" w:space="0" w:color="auto"/>
              <w:right w:val="single" w:sz="4" w:space="0" w:color="auto"/>
            </w:tcBorders>
          </w:tcPr>
          <w:p w14:paraId="56555861" w14:textId="77777777" w:rsidR="00BC714B" w:rsidRPr="007C3599" w:rsidRDefault="00BC714B" w:rsidP="00285DAA">
            <w:pPr>
              <w:rPr>
                <w:rFonts w:cs="ＭＳ Ｐゴシック"/>
                <w:strike/>
              </w:rPr>
            </w:pPr>
            <w:r w:rsidRPr="007C3599">
              <w:rPr>
                <w:strike/>
                <w:lang w:val="en"/>
              </w:rPr>
              <w:t>Explore again</w:t>
            </w:r>
          </w:p>
        </w:tc>
        <w:tc>
          <w:tcPr>
            <w:tcW w:w="1617" w:type="dxa"/>
            <w:tcBorders>
              <w:top w:val="single" w:sz="4" w:space="0" w:color="auto"/>
              <w:left w:val="single" w:sz="4" w:space="0" w:color="auto"/>
              <w:bottom w:val="single" w:sz="4" w:space="0" w:color="auto"/>
              <w:right w:val="single" w:sz="4" w:space="0" w:color="auto"/>
            </w:tcBorders>
          </w:tcPr>
          <w:p w14:paraId="232C5B28" w14:textId="77777777" w:rsidR="00BC714B" w:rsidRPr="007C3599" w:rsidRDefault="00BC714B" w:rsidP="00285DAA">
            <w:pPr>
              <w:rPr>
                <w:rFonts w:cs="ＭＳ Ｐゴシック"/>
                <w:strike/>
              </w:rPr>
            </w:pPr>
            <w:r w:rsidRPr="007C3599">
              <w:rPr>
                <w:strike/>
                <w:lang w:val="en"/>
              </w:rPr>
              <w:t xml:space="preserve">Re-search completed in the DB after the map display (excluding route enhancement) replacement </w:t>
            </w:r>
            <w:r w:rsidRPr="007C3599">
              <w:rPr>
                <w:strike/>
                <w:lang w:val="en"/>
              </w:rPr>
              <w:br/>
              <w:t xml:space="preserve">in the </w:t>
            </w:r>
            <w:proofErr w:type="spellStart"/>
            <w:r w:rsidRPr="007C3599">
              <w:rPr>
                <w:strike/>
                <w:lang w:val="en"/>
              </w:rPr>
              <w:t>db</w:t>
            </w:r>
            <w:proofErr w:type="spellEnd"/>
            <w:r w:rsidRPr="007C3599">
              <w:rPr>
                <w:strike/>
                <w:lang w:val="en"/>
              </w:rPr>
              <w:t xml:space="preserve"> after the replacement</w:t>
            </w:r>
            <w:r w:rsidRPr="007C3599">
              <w:rPr>
                <w:strike/>
                <w:lang w:val="en"/>
              </w:rPr>
              <w:br/>
            </w:r>
          </w:p>
        </w:tc>
        <w:tc>
          <w:tcPr>
            <w:tcW w:w="2524" w:type="dxa"/>
            <w:tcBorders>
              <w:top w:val="single" w:sz="4" w:space="0" w:color="auto"/>
              <w:left w:val="single" w:sz="4" w:space="0" w:color="auto"/>
              <w:bottom w:val="single" w:sz="4" w:space="0" w:color="auto"/>
              <w:right w:val="single" w:sz="4" w:space="0" w:color="auto"/>
            </w:tcBorders>
          </w:tcPr>
          <w:p w14:paraId="77B1BFCE" w14:textId="77777777" w:rsidR="00BC714B" w:rsidRPr="007C3599" w:rsidRDefault="00BC714B" w:rsidP="00285DAA">
            <w:pPr>
              <w:rPr>
                <w:strike/>
              </w:rPr>
            </w:pPr>
            <w:r w:rsidRPr="007C3599">
              <w:rPr>
                <w:strike/>
                <w:lang w:val="en"/>
              </w:rPr>
              <w:t>Within 2 seconds</w:t>
            </w:r>
          </w:p>
          <w:p w14:paraId="79183D77" w14:textId="77777777" w:rsidR="00BC714B" w:rsidRPr="007C3599" w:rsidRDefault="00BC714B" w:rsidP="00285DAA">
            <w:pPr>
              <w:rPr>
                <w:strike/>
              </w:rPr>
            </w:pPr>
          </w:p>
          <w:p w14:paraId="31FAF358" w14:textId="77777777" w:rsidR="00BC714B" w:rsidRPr="007C3599" w:rsidRDefault="00BC714B" w:rsidP="00285DAA">
            <w:pPr>
              <w:rPr>
                <w:strike/>
              </w:rPr>
            </w:pPr>
            <w:r w:rsidRPr="007C3599">
              <w:rPr>
                <w:strike/>
                <w:lang w:val="en"/>
              </w:rPr>
              <w:t>Reload map data</w:t>
            </w:r>
          </w:p>
          <w:p w14:paraId="03564D37" w14:textId="77777777" w:rsidR="00BC714B" w:rsidRPr="007C3599" w:rsidRDefault="00BC714B" w:rsidP="00285DAA">
            <w:pPr>
              <w:rPr>
                <w:strike/>
              </w:rPr>
            </w:pPr>
            <w:r w:rsidRPr="007C3599">
              <w:rPr>
                <w:strike/>
                <w:lang w:val="en"/>
              </w:rPr>
              <w:t>Explore again</w:t>
            </w:r>
          </w:p>
          <w:p w14:paraId="20DCED15" w14:textId="77777777" w:rsidR="00BC714B" w:rsidRPr="007C3599" w:rsidRDefault="00BC714B" w:rsidP="00285DAA">
            <w:pPr>
              <w:rPr>
                <w:strike/>
              </w:rPr>
            </w:pPr>
            <w:r w:rsidRPr="007C3599">
              <w:rPr>
                <w:strike/>
                <w:lang w:val="en"/>
              </w:rPr>
              <w:t>Search when considering traffic jam information</w:t>
            </w:r>
          </w:p>
        </w:tc>
      </w:tr>
      <w:tr w:rsidR="007C3599" w:rsidRPr="007C3599" w14:paraId="78F19059" w14:textId="77777777" w:rsidTr="347E5CEB">
        <w:trPr>
          <w:cantSplit/>
          <w:trHeight w:val="1432"/>
        </w:trPr>
        <w:tc>
          <w:tcPr>
            <w:tcW w:w="736" w:type="dxa"/>
            <w:vMerge/>
          </w:tcPr>
          <w:p w14:paraId="064C7DEA" w14:textId="77777777" w:rsidR="00BC714B" w:rsidRPr="007C3599" w:rsidRDefault="00BC714B" w:rsidP="00285DAA"/>
        </w:tc>
        <w:tc>
          <w:tcPr>
            <w:tcW w:w="2126" w:type="dxa"/>
            <w:gridSpan w:val="2"/>
            <w:vMerge/>
          </w:tcPr>
          <w:p w14:paraId="3F872EFC" w14:textId="77777777" w:rsidR="00BC714B" w:rsidRPr="007C3599" w:rsidRDefault="00BC714B" w:rsidP="00285DAA"/>
        </w:tc>
        <w:tc>
          <w:tcPr>
            <w:tcW w:w="1399" w:type="dxa"/>
            <w:tcBorders>
              <w:top w:val="single" w:sz="4" w:space="0" w:color="auto"/>
              <w:left w:val="single" w:sz="4" w:space="0" w:color="auto"/>
              <w:bottom w:val="single" w:sz="4" w:space="0" w:color="auto"/>
              <w:right w:val="single" w:sz="4" w:space="0" w:color="auto"/>
            </w:tcBorders>
          </w:tcPr>
          <w:p w14:paraId="40223D22" w14:textId="30C6E81A" w:rsidR="00BC714B" w:rsidRPr="007C3599" w:rsidRDefault="00495270" w:rsidP="00285DAA">
            <w:pPr>
              <w:rPr>
                <w:rFonts w:cs="ＭＳ Ｐゴシック"/>
                <w:strike/>
              </w:rPr>
            </w:pPr>
            <w:ins w:id="5357" w:author="Moriyama, Shoya/森山 翔也" w:date="2025-02-10T16:31:00Z">
              <w:r w:rsidRPr="007C3599">
                <w:rPr>
                  <w:rFonts w:ascii="ＭＳ Ｐゴシック" w:eastAsia="ＭＳ Ｐゴシック" w:hAnsi="ＭＳ Ｐゴシック" w:cs="ＭＳ Ｐゴシック"/>
                  <w:noProof/>
                  <w:kern w:val="0"/>
                  <w:sz w:val="24"/>
                </w:rPr>
                <mc:AlternateContent>
                  <mc:Choice Requires="wps">
                    <w:drawing>
                      <wp:anchor distT="0" distB="0" distL="114300" distR="114300" simplePos="0" relativeHeight="251658311" behindDoc="0" locked="0" layoutInCell="1" allowOverlap="1" wp14:anchorId="59C2F1DB" wp14:editId="4CDBB382">
                        <wp:simplePos x="0" y="0"/>
                        <wp:positionH relativeFrom="margin">
                          <wp:posOffset>-3282950</wp:posOffset>
                        </wp:positionH>
                        <wp:positionV relativeFrom="paragraph">
                          <wp:posOffset>-30480</wp:posOffset>
                        </wp:positionV>
                        <wp:extent cx="6369050" cy="7810500"/>
                        <wp:effectExtent l="0" t="0" r="12700" b="19050"/>
                        <wp:wrapNone/>
                        <wp:docPr id="1454" name="テキスト ボックス 1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7810500"/>
                                </a:xfrm>
                                <a:prstGeom prst="rect">
                                  <a:avLst/>
                                </a:prstGeom>
                                <a:solidFill>
                                  <a:srgbClr val="7F7F7F">
                                    <a:alpha val="50196"/>
                                  </a:srgbClr>
                                </a:solidFill>
                                <a:ln w="6350">
                                  <a:solidFill>
                                    <a:prstClr val="black"/>
                                  </a:solidFill>
                                </a:ln>
                              </wps:spPr>
                              <wps:txbx>
                                <w:txbxContent>
                                  <w:p w14:paraId="24949C2C" w14:textId="77777777" w:rsidR="00D339EF" w:rsidRPr="007C3599" w:rsidRDefault="00D339EF" w:rsidP="00D339EF">
                                    <w:pPr>
                                      <w:rPr>
                                        <w:ins w:id="5358" w:author="Moriyama, Shoya/森山 翔也" w:date="2025-03-10T11:08:00Z"/>
                                        <w:rPrChange w:id="5359" w:author="Moriyama, Shoya/森山 翔也" w:date="2025-04-02T21:09:00Z">
                                          <w:rPr>
                                            <w:ins w:id="5360" w:author="Moriyama, Shoya/森山 翔也" w:date="2025-03-10T11:08:00Z"/>
                                            <w:color w:val="FF0000"/>
                                          </w:rPr>
                                        </w:rPrChange>
                                      </w:rPr>
                                    </w:pPr>
                                    <w:ins w:id="5361" w:author="Moriyama, Shoya/森山 翔也" w:date="2025-03-10T11:08:00Z">
                                      <w:r w:rsidRPr="007C3599">
                                        <w:rPr>
                                          <w:rFonts w:hint="eastAsia"/>
                                          <w:rPrChange w:id="5362" w:author="Moriyama, Shoya/森山 翔也" w:date="2025-04-02T21:09:00Z">
                                            <w:rPr>
                                              <w:rFonts w:hint="eastAsia"/>
                                              <w:color w:val="FF0000"/>
                                            </w:rPr>
                                          </w:rPrChange>
                                        </w:rPr>
                                        <w:t>各種サービス要求仕様書から</w:t>
                                      </w:r>
                                      <w:r w:rsidRPr="007C3599">
                                        <w:rPr>
                                          <w:rPrChange w:id="5363" w:author="Moriyama, Shoya/森山 翔也" w:date="2025-04-02T21:09:00Z">
                                            <w:rPr>
                                              <w:color w:val="FF0000"/>
                                            </w:rPr>
                                          </w:rPrChange>
                                        </w:rPr>
                                        <w:t>006_性能要求_Performance_Requirement</w:t>
                                      </w:r>
                                      <w:r w:rsidRPr="007C3599">
                                        <w:rPr>
                                          <w:rFonts w:hint="eastAsia"/>
                                          <w:rPrChange w:id="5364" w:author="Moriyama, Shoya/森山 翔也" w:date="2025-04-02T21:09:00Z">
                                            <w:rPr>
                                              <w:rFonts w:hint="eastAsia"/>
                                              <w:color w:val="FF0000"/>
                                            </w:rPr>
                                          </w:rPrChange>
                                        </w:rPr>
                                        <w:t>に</w:t>
                                      </w:r>
                                      <w:r w:rsidRPr="007C3599">
                                        <w:rPr>
                                          <w:rPrChange w:id="5365" w:author="Moriyama, Shoya/森山 翔也" w:date="2025-04-02T21:09:00Z">
                                            <w:rPr>
                                              <w:color w:val="FF0000"/>
                                            </w:rPr>
                                          </w:rPrChange>
                                        </w:rPr>
                                        <w:t>QOSを統合</w:t>
                                      </w:r>
                                    </w:ins>
                                  </w:p>
                                  <w:p w14:paraId="7438126E" w14:textId="77777777" w:rsidR="00D339EF" w:rsidRPr="007C3599" w:rsidRDefault="00D339EF" w:rsidP="00D339EF">
                                    <w:pPr>
                                      <w:rPr>
                                        <w:ins w:id="5366" w:author="Moriyama, Shoya/森山 翔也" w:date="2025-03-10T11:08:00Z"/>
                                        <w:rPrChange w:id="5367" w:author="Moriyama, Shoya/森山 翔也" w:date="2025-04-02T21:09:00Z">
                                          <w:rPr>
                                            <w:ins w:id="5368" w:author="Moriyama, Shoya/森山 翔也" w:date="2025-03-10T11:08:00Z"/>
                                            <w:color w:val="FF0000"/>
                                          </w:rPr>
                                        </w:rPrChange>
                                      </w:rPr>
                                    </w:pPr>
                                    <w:ins w:id="5369" w:author="Moriyama, Shoya/森山 翔也" w:date="2025-03-10T11:08:00Z">
                                      <w:r w:rsidRPr="007C3599">
                                        <w:rPr>
                                          <w:rPrChange w:id="5370" w:author="Moriyama, Shoya/森山 翔也" w:date="2025-04-02T21:09:00Z">
                                            <w:rPr>
                                              <w:color w:val="FF0000"/>
                                            </w:rPr>
                                          </w:rPrChange>
                                        </w:rPr>
                                        <w:t>Integrate QOS from various service requirement specifications into "006_性能要求_Performance_Requirement"</w:t>
                                      </w:r>
                                    </w:ins>
                                  </w:p>
                                  <w:p w14:paraId="26280CFC" w14:textId="77777777" w:rsidR="00D339EF" w:rsidRPr="007C3599" w:rsidRDefault="00D339EF" w:rsidP="00D339EF">
                                    <w:pPr>
                                      <w:rPr>
                                        <w:ins w:id="5371" w:author="Moriyama, Shoya/森山 翔也" w:date="2025-03-10T11:08:00Z"/>
                                        <w:rPrChange w:id="5372" w:author="Moriyama, Shoya/森山 翔也" w:date="2025-04-02T21:09:00Z">
                                          <w:rPr>
                                            <w:ins w:id="5373" w:author="Moriyama, Shoya/森山 翔也" w:date="2025-03-10T11:08:00Z"/>
                                            <w:color w:val="000000"/>
                                          </w:rPr>
                                        </w:rPrChange>
                                      </w:rPr>
                                    </w:pPr>
                                    <w:ins w:id="5374" w:author="Moriyama, Shoya/森山 翔也" w:date="2025-03-10T11:08:00Z">
                                      <w:r w:rsidRPr="007C3599">
                                        <w:rPr>
                                          <w:rFonts w:hint="eastAsia"/>
                                          <w:rPrChange w:id="5375" w:author="Moriyama, Shoya/森山 翔也" w:date="2025-04-02T21:09:00Z">
                                            <w:rPr>
                                              <w:rFonts w:hint="eastAsia"/>
                                              <w:color w:val="FF0000"/>
                                            </w:rPr>
                                          </w:rPrChange>
                                        </w:rPr>
                                        <w:t>▲</w:t>
                                      </w:r>
                                      <w:r w:rsidRPr="007C3599">
                                        <w:rPr>
                                          <w:rPrChange w:id="5376" w:author="Moriyama, Shoya/森山 翔也" w:date="2025-04-02T21:09:00Z">
                                            <w:rPr>
                                              <w:color w:val="FF0000"/>
                                            </w:rPr>
                                          </w:rPrChange>
                                        </w:rPr>
                                        <w:t>7.20（24SU/CDC：CV）</w:t>
                                      </w:r>
                                    </w:ins>
                                  </w:p>
                                  <w:p w14:paraId="30C7DBA6" w14:textId="565C2AD7" w:rsidR="00495270" w:rsidRPr="007C3599" w:rsidDel="00D339EF" w:rsidRDefault="00495270" w:rsidP="00495270">
                                    <w:pPr>
                                      <w:rPr>
                                        <w:ins w:id="5377" w:author="Shimizu, Yuya/清水 裕也" w:date="2025-02-08T19:29:00Z"/>
                                        <w:del w:id="5378" w:author="Moriyama, Shoya/森山 翔也" w:date="2025-03-10T11:08:00Z"/>
                                        <w:rPrChange w:id="5379" w:author="Moriyama, Shoya/森山 翔也" w:date="2025-04-02T21:09:00Z">
                                          <w:rPr>
                                            <w:ins w:id="5380" w:author="Shimizu, Yuya/清水 裕也" w:date="2025-02-08T19:29:00Z"/>
                                            <w:del w:id="5381" w:author="Moriyama, Shoya/森山 翔也" w:date="2025-03-10T11:08:00Z"/>
                                            <w:color w:val="FF0000"/>
                                          </w:rPr>
                                        </w:rPrChange>
                                      </w:rPr>
                                    </w:pPr>
                                    <w:ins w:id="5382" w:author="Shimizu, Yuya/清水 裕也" w:date="2025-02-08T19:29:00Z">
                                      <w:del w:id="5383" w:author="Moriyama, Shoya/森山 翔也" w:date="2025-03-10T11:08:00Z">
                                        <w:r w:rsidRPr="007C3599" w:rsidDel="00D339EF">
                                          <w:rPr>
                                            <w:rFonts w:hint="eastAsia"/>
                                            <w:rPrChange w:id="5384" w:author="Moriyama, Shoya/森山 翔也" w:date="2025-04-02T21:09:00Z">
                                              <w:rPr>
                                                <w:rFonts w:hint="eastAsia"/>
                                                <w:color w:val="FF0000"/>
                                              </w:rPr>
                                            </w:rPrChange>
                                          </w:rPr>
                                          <w:delText>各種サービス要求仕様書から</w:delText>
                                        </w:r>
                                        <w:r w:rsidRPr="007C3599" w:rsidDel="00D339EF">
                                          <w:rPr>
                                            <w:rPrChange w:id="5385" w:author="Moriyama, Shoya/森山 翔也" w:date="2025-04-02T21:09:00Z">
                                              <w:rPr>
                                                <w:color w:val="FF0000"/>
                                              </w:rPr>
                                            </w:rPrChange>
                                          </w:rPr>
                                          <w:delText>006_性能要求_Performance_Requirementに</w:delText>
                                        </w:r>
                                      </w:del>
                                    </w:ins>
                                  </w:p>
                                  <w:p w14:paraId="7E424758" w14:textId="5E068E58" w:rsidR="00495270" w:rsidRPr="007C3599" w:rsidDel="00D339EF" w:rsidRDefault="00495270" w:rsidP="00495270">
                                    <w:pPr>
                                      <w:rPr>
                                        <w:ins w:id="5386" w:author="Shimizu, Yuya/清水 裕也" w:date="2025-02-08T19:29:00Z"/>
                                        <w:del w:id="5387" w:author="Moriyama, Shoya/森山 翔也" w:date="2025-03-10T11:08:00Z"/>
                                        <w:rPrChange w:id="5388" w:author="Moriyama, Shoya/森山 翔也" w:date="2025-04-02T21:09:00Z">
                                          <w:rPr>
                                            <w:ins w:id="5389" w:author="Shimizu, Yuya/清水 裕也" w:date="2025-02-08T19:29:00Z"/>
                                            <w:del w:id="5390" w:author="Moriyama, Shoya/森山 翔也" w:date="2025-03-10T11:08:00Z"/>
                                            <w:color w:val="FF0000"/>
                                          </w:rPr>
                                        </w:rPrChange>
                                      </w:rPr>
                                    </w:pPr>
                                    <w:ins w:id="5391" w:author="Shimizu, Yuya/清水 裕也" w:date="2025-02-08T19:29:00Z">
                                      <w:del w:id="5392" w:author="Moriyama, Shoya/森山 翔也" w:date="2025-03-10T11:08:00Z">
                                        <w:r w:rsidRPr="007C3599" w:rsidDel="00D339EF">
                                          <w:rPr>
                                            <w:rPrChange w:id="5393" w:author="Moriyama, Shoya/森山 翔也" w:date="2025-04-02T21:09:00Z">
                                              <w:rPr>
                                                <w:color w:val="FF0000"/>
                                              </w:rPr>
                                            </w:rPrChange>
                                          </w:rPr>
                                          <w:delText>QOSを統合</w:delText>
                                        </w:r>
                                      </w:del>
                                    </w:ins>
                                  </w:p>
                                  <w:p w14:paraId="4FB7E537" w14:textId="6465CD26" w:rsidR="00495270" w:rsidRPr="007C3599" w:rsidDel="00D339EF" w:rsidRDefault="00495270" w:rsidP="00495270">
                                    <w:pPr>
                                      <w:rPr>
                                        <w:ins w:id="5394" w:author="Shimizu, Yuya/清水 裕也" w:date="2025-02-08T19:29:00Z"/>
                                        <w:del w:id="5395" w:author="Moriyama, Shoya/森山 翔也" w:date="2025-03-10T11:08:00Z"/>
                                        <w:rPrChange w:id="5396" w:author="Moriyama, Shoya/森山 翔也" w:date="2025-04-02T21:09:00Z">
                                          <w:rPr>
                                            <w:ins w:id="5397" w:author="Shimizu, Yuya/清水 裕也" w:date="2025-02-08T19:29:00Z"/>
                                            <w:del w:id="5398" w:author="Moriyama, Shoya/森山 翔也" w:date="2025-03-10T11:08:00Z"/>
                                            <w:color w:val="FF0000"/>
                                          </w:rPr>
                                        </w:rPrChange>
                                      </w:rPr>
                                    </w:pPr>
                                    <w:ins w:id="5399" w:author="Shimizu, Yuya/清水 裕也" w:date="2025-02-08T19:29:00Z">
                                      <w:del w:id="5400" w:author="Moriyama, Shoya/森山 翔也" w:date="2025-03-10T11:08:00Z">
                                        <w:r w:rsidRPr="007C3599" w:rsidDel="00D339EF">
                                          <w:rPr>
                                            <w:rPrChange w:id="5401" w:author="Moriyama, Shoya/森山 翔也" w:date="2025-04-02T21:09:00Z">
                                              <w:rPr>
                                                <w:color w:val="FF0000"/>
                                              </w:rPr>
                                            </w:rPrChange>
                                          </w:rPr>
                                          <w:delText>Integrate QOS from various service requirement specifications into "006_性能要求_Performance_Requirement"</w:delText>
                                        </w:r>
                                      </w:del>
                                    </w:ins>
                                  </w:p>
                                  <w:p w14:paraId="5CE15EB2" w14:textId="14873A93" w:rsidR="00495270" w:rsidRPr="007C3599" w:rsidDel="00D339EF" w:rsidRDefault="00495270" w:rsidP="00495270">
                                    <w:pPr>
                                      <w:pStyle w:val="Web"/>
                                      <w:ind w:left="800"/>
                                      <w:rPr>
                                        <w:ins w:id="5402" w:author="Sasaki, Kenji/佐々木 研二" w:date="2025-02-07T15:38:00Z"/>
                                        <w:del w:id="5403" w:author="Moriyama, Shoya/森山 翔也" w:date="2025-03-10T11:08:00Z"/>
                                        <w:rFonts w:ascii="Meiryo UI" w:hAnsi="Meiryo UI"/>
                                        <w:rPrChange w:id="5404" w:author="Moriyama, Shoya/森山 翔也" w:date="2025-04-02T21:09:00Z">
                                          <w:rPr>
                                            <w:ins w:id="5405" w:author="Sasaki, Kenji/佐々木 研二" w:date="2025-02-07T15:38:00Z"/>
                                            <w:del w:id="5406" w:author="Moriyama, Shoya/森山 翔也" w:date="2025-03-10T11:08:00Z"/>
                                            <w:rFonts w:ascii="Meiryo UI" w:hAnsi="Meiryo UI"/>
                                            <w:color w:val="FF0000"/>
                                          </w:rPr>
                                        </w:rPrChange>
                                      </w:rPr>
                                    </w:pPr>
                                    <w:ins w:id="5407" w:author="Shimizu, Yuya/清水 裕也" w:date="2025-02-08T19:29:00Z">
                                      <w:del w:id="5408" w:author="Moriyama, Shoya/森山 翔也" w:date="2025-03-10T11:08:00Z">
                                        <w:r w:rsidRPr="007C3599" w:rsidDel="00D339EF">
                                          <w:rPr>
                                            <w:rFonts w:hint="eastAsia"/>
                                            <w:rPrChange w:id="5409" w:author="Moriyama, Shoya/森山 翔也" w:date="2025-04-02T21:09:00Z">
                                              <w:rPr>
                                                <w:rFonts w:hint="eastAsia"/>
                                                <w:color w:val="FF0000"/>
                                              </w:rPr>
                                            </w:rPrChange>
                                          </w:rPr>
                                          <w:delText>▲</w:delText>
                                        </w:r>
                                        <w:r w:rsidRPr="007C3599" w:rsidDel="00D339EF">
                                          <w:rPr>
                                            <w:rPrChange w:id="5410" w:author="Moriyama, Shoya/森山 翔也" w:date="2025-04-02T21:09:00Z">
                                              <w:rPr>
                                                <w:color w:val="FF0000"/>
                                              </w:rPr>
                                            </w:rPrChange>
                                          </w:rPr>
                                          <w:delText>7.11</w:delText>
                                        </w:r>
                                        <w:r w:rsidRPr="007C3599" w:rsidDel="00D339EF">
                                          <w:rPr>
                                            <w:rFonts w:hint="eastAsia"/>
                                            <w:rPrChange w:id="5411" w:author="Moriyama, Shoya/森山 翔也" w:date="2025-04-02T21:09:00Z">
                                              <w:rPr>
                                                <w:rFonts w:hint="eastAsia"/>
                                                <w:color w:val="FF0000"/>
                                              </w:rPr>
                                            </w:rPrChange>
                                          </w:rPr>
                                          <w:delText>（</w:delText>
                                        </w:r>
                                        <w:r w:rsidRPr="007C3599" w:rsidDel="00D339EF">
                                          <w:rPr>
                                            <w:rPrChange w:id="5412" w:author="Moriyama, Shoya/森山 翔也" w:date="2025-04-02T21:09:00Z">
                                              <w:rPr>
                                                <w:color w:val="FF0000"/>
                                              </w:rPr>
                                            </w:rPrChange>
                                          </w:rPr>
                                          <w:delText>24MM</w:delText>
                                        </w:r>
                                        <w:r w:rsidRPr="007C3599" w:rsidDel="00D339EF">
                                          <w:rPr>
                                            <w:rFonts w:hint="eastAsia"/>
                                            <w:rPrChange w:id="5413" w:author="Moriyama, Shoya/森山 翔也" w:date="2025-04-02T21:09:00Z">
                                              <w:rPr>
                                                <w:rFonts w:hint="eastAsia"/>
                                                <w:color w:val="FF0000"/>
                                              </w:rPr>
                                            </w:rPrChange>
                                          </w:rPr>
                                          <w:delText>：</w:delText>
                                        </w:r>
                                        <w:r w:rsidRPr="007C3599" w:rsidDel="00D339EF">
                                          <w:rPr>
                                            <w:rPrChange w:id="5414" w:author="Moriyama, Shoya/森山 翔也" w:date="2025-04-02T21:09:00Z">
                                              <w:rPr>
                                                <w:color w:val="FF0000"/>
                                              </w:rPr>
                                            </w:rPrChange>
                                          </w:rPr>
                                          <w:delText>1A</w:delText>
                                        </w:r>
                                        <w:r w:rsidRPr="007C3599" w:rsidDel="00D339EF">
                                          <w:rPr>
                                            <w:rFonts w:hint="eastAsia"/>
                                            <w:rPrChange w:id="5415" w:author="Moriyama, Shoya/森山 翔也" w:date="2025-04-02T21:09:00Z">
                                              <w:rPr>
                                                <w:rFonts w:hint="eastAsia"/>
                                                <w:color w:val="FF0000"/>
                                              </w:rPr>
                                            </w:rPrChange>
                                          </w:rPr>
                                          <w:delText>、</w:delText>
                                        </w:r>
                                        <w:r w:rsidRPr="007C3599" w:rsidDel="00D339EF">
                                          <w:rPr>
                                            <w:rPrChange w:id="5416" w:author="Moriyama, Shoya/森山 翔也" w:date="2025-04-02T21:09:00Z">
                                              <w:rPr>
                                                <w:color w:val="FF0000"/>
                                              </w:rPr>
                                            </w:rPrChange>
                                          </w:rPr>
                                          <w:delText>24SU/CDC</w:delText>
                                        </w:r>
                                        <w:r w:rsidRPr="007C3599" w:rsidDel="00D339EF">
                                          <w:rPr>
                                            <w:rFonts w:hint="eastAsia"/>
                                            <w:rPrChange w:id="5417" w:author="Moriyama, Shoya/森山 翔也" w:date="2025-04-02T21:09:00Z">
                                              <w:rPr>
                                                <w:rFonts w:hint="eastAsia"/>
                                                <w:color w:val="FF0000"/>
                                              </w:rPr>
                                            </w:rPrChange>
                                          </w:rPr>
                                          <w:delText>：</w:delText>
                                        </w:r>
                                        <w:r w:rsidRPr="007C3599" w:rsidDel="00D339EF">
                                          <w:rPr>
                                            <w:rPrChange w:id="5418" w:author="Moriyama, Shoya/森山 翔也" w:date="2025-04-02T21:09:00Z">
                                              <w:rPr>
                                                <w:color w:val="FF0000"/>
                                              </w:rPr>
                                            </w:rPrChange>
                                          </w:rPr>
                                          <w:delText>CV</w:delText>
                                        </w:r>
                                        <w:r w:rsidRPr="007C3599" w:rsidDel="00D339EF">
                                          <w:rPr>
                                            <w:rFonts w:hint="eastAsia"/>
                                            <w:rPrChange w:id="5419" w:author="Moriyama, Shoya/森山 翔也" w:date="2025-04-02T21:09:00Z">
                                              <w:rPr>
                                                <w:rFonts w:hint="eastAsia"/>
                                                <w:color w:val="FF0000"/>
                                              </w:rPr>
                                            </w:rPrChange>
                                          </w:rPr>
                                          <w:delText>）</w:delText>
                                        </w:r>
                                      </w:del>
                                    </w:ins>
                                    <w:ins w:id="5420" w:author="Sasaki, Kenji/佐々木 研二" w:date="2025-02-07T15:38:00Z">
                                      <w:del w:id="5421" w:author="Moriyama, Shoya/森山 翔也" w:date="2025-03-10T11:08:00Z">
                                        <w:r w:rsidRPr="007C3599" w:rsidDel="00D339EF">
                                          <w:rPr>
                                            <w:rFonts w:ascii="Meiryo UI" w:hAnsi="Meiryo UI" w:hint="eastAsia"/>
                                            <w:rPrChange w:id="5422" w:author="Moriyama, Shoya/森山 翔也" w:date="2025-04-02T21:09:00Z">
                                              <w:rPr>
                                                <w:rFonts w:hint="eastAsia"/>
                                              </w:rPr>
                                            </w:rPrChange>
                                          </w:rPr>
                                          <w:delText>各種サービス要求仕様書から</w:delText>
                                        </w:r>
                                        <w:r w:rsidRPr="007C3599" w:rsidDel="00D339EF">
                                          <w:rPr>
                                            <w:rFonts w:ascii="Meiryo UI" w:hAnsi="Meiryo UI"/>
                                            <w:rPrChange w:id="5423" w:author="Moriyama, Shoya/森山 翔也" w:date="2025-04-02T21:09:00Z">
                                              <w:rPr/>
                                            </w:rPrChange>
                                          </w:rPr>
                                          <w:delText>006_</w:delText>
                                        </w:r>
                                        <w:r w:rsidRPr="007C3599" w:rsidDel="00D339EF">
                                          <w:rPr>
                                            <w:rFonts w:ascii="Meiryo UI" w:hAnsi="Meiryo UI" w:hint="eastAsia"/>
                                            <w:rPrChange w:id="5424" w:author="Moriyama, Shoya/森山 翔也" w:date="2025-04-02T21:09:00Z">
                                              <w:rPr>
                                                <w:rFonts w:hint="eastAsia"/>
                                              </w:rPr>
                                            </w:rPrChange>
                                          </w:rPr>
                                          <w:delText>性能要求</w:delText>
                                        </w:r>
                                        <w:r w:rsidRPr="007C3599" w:rsidDel="00D339EF">
                                          <w:rPr>
                                            <w:rFonts w:ascii="Meiryo UI" w:hAnsi="Meiryo UI"/>
                                            <w:rPrChange w:id="5425" w:author="Moriyama, Shoya/森山 翔也" w:date="2025-04-02T21:09:00Z">
                                              <w:rPr/>
                                            </w:rPrChange>
                                          </w:rPr>
                                          <w:delText>_Performance_Requirement</w:delText>
                                        </w:r>
                                        <w:r w:rsidRPr="007C3599" w:rsidDel="00D339EF">
                                          <w:rPr>
                                            <w:rFonts w:ascii="Meiryo UI" w:hAnsi="Meiryo UI" w:hint="eastAsia"/>
                                            <w:rPrChange w:id="5426" w:author="Moriyama, Shoya/森山 翔也" w:date="2025-04-02T21:09:00Z">
                                              <w:rPr>
                                                <w:rFonts w:hint="eastAsia"/>
                                              </w:rPr>
                                            </w:rPrChange>
                                          </w:rPr>
                                          <w:delText>に</w:delText>
                                        </w:r>
                                        <w:r w:rsidRPr="007C3599" w:rsidDel="00D339EF">
                                          <w:rPr>
                                            <w:rFonts w:ascii="Meiryo UI" w:hAnsi="Meiryo UI"/>
                                            <w:rPrChange w:id="5427" w:author="Moriyama, Shoya/森山 翔也" w:date="2025-04-02T21:09:00Z">
                                              <w:rPr/>
                                            </w:rPrChange>
                                          </w:rPr>
                                          <w:delText>QOS</w:delText>
                                        </w:r>
                                        <w:r w:rsidRPr="007C3599" w:rsidDel="00D339EF">
                                          <w:rPr>
                                            <w:rFonts w:ascii="Meiryo UI" w:hAnsi="Meiryo UI" w:hint="eastAsia"/>
                                            <w:rPrChange w:id="5428" w:author="Moriyama, Shoya/森山 翔也" w:date="2025-04-02T21:09:00Z">
                                              <w:rPr>
                                                <w:rFonts w:hint="eastAsia"/>
                                              </w:rPr>
                                            </w:rPrChange>
                                          </w:rPr>
                                          <w:delText>を統合</w:delText>
                                        </w:r>
                                      </w:del>
                                    </w:ins>
                                  </w:p>
                                  <w:p w14:paraId="4CFACC33" w14:textId="1981BCC6" w:rsidR="00495270" w:rsidRPr="007C3599" w:rsidDel="00D339EF" w:rsidRDefault="00495270" w:rsidP="00495270">
                                    <w:pPr>
                                      <w:pStyle w:val="Web"/>
                                      <w:ind w:left="800"/>
                                      <w:rPr>
                                        <w:ins w:id="5429" w:author="Sasaki, Kenji/佐々木 研二" w:date="2025-02-07T15:38:00Z"/>
                                        <w:del w:id="5430" w:author="Moriyama, Shoya/森山 翔也" w:date="2025-03-10T11:08:00Z"/>
                                        <w:rFonts w:ascii="Meiryo UI" w:hAnsi="Meiryo UI"/>
                                        <w:rPrChange w:id="5431" w:author="Moriyama, Shoya/森山 翔也" w:date="2025-04-02T21:09:00Z">
                                          <w:rPr>
                                            <w:ins w:id="5432" w:author="Sasaki, Kenji/佐々木 研二" w:date="2025-02-07T15:38:00Z"/>
                                            <w:del w:id="5433" w:author="Moriyama, Shoya/森山 翔也" w:date="2025-03-10T11:08:00Z"/>
                                            <w:rFonts w:ascii="Meiryo UI" w:hAnsi="Meiryo UI"/>
                                            <w:color w:val="FF0000"/>
                                          </w:rPr>
                                        </w:rPrChange>
                                      </w:rPr>
                                    </w:pPr>
                                    <w:ins w:id="5434" w:author="Sasaki, Kenji/佐々木 研二" w:date="2025-02-07T15:38:00Z">
                                      <w:del w:id="5435" w:author="Moriyama, Shoya/森山 翔也" w:date="2025-03-10T11:08:00Z">
                                        <w:r w:rsidRPr="007C3599" w:rsidDel="00D339EF">
                                          <w:rPr>
                                            <w:rFonts w:ascii="Meiryo UI" w:hAnsi="Meiryo UI"/>
                                            <w:rPrChange w:id="5436"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5437" w:author="Moriyama, Shoya/森山 翔也" w:date="2025-04-02T21:09:00Z">
                                              <w:rPr>
                                                <w:rFonts w:hint="eastAsia"/>
                                              </w:rPr>
                                            </w:rPrChange>
                                          </w:rPr>
                                          <w:delText>性能要求</w:delText>
                                        </w:r>
                                        <w:r w:rsidRPr="007C3599" w:rsidDel="00D339EF">
                                          <w:rPr>
                                            <w:rFonts w:ascii="Meiryo UI" w:hAnsi="Meiryo UI"/>
                                            <w:rPrChange w:id="5438" w:author="Moriyama, Shoya/森山 翔也" w:date="2025-04-02T21:09:00Z">
                                              <w:rPr/>
                                            </w:rPrChange>
                                          </w:rPr>
                                          <w:delText>_Performance_Requirement"</w:delText>
                                        </w:r>
                                      </w:del>
                                    </w:ins>
                                  </w:p>
                                  <w:p w14:paraId="4C788BD4" w14:textId="4559E435" w:rsidR="00495270" w:rsidRPr="007C3599" w:rsidDel="00D339EF" w:rsidRDefault="00495270" w:rsidP="00495270">
                                    <w:pPr>
                                      <w:pStyle w:val="Web"/>
                                      <w:ind w:left="800"/>
                                      <w:rPr>
                                        <w:ins w:id="5439" w:author="Sasaki, Kenji/佐々木 研二" w:date="2025-02-07T15:38:00Z"/>
                                        <w:del w:id="5440" w:author="Moriyama, Shoya/森山 翔也" w:date="2025-03-10T11:08:00Z"/>
                                        <w:rFonts w:ascii="Meiryo UI" w:hAnsi="Meiryo UI"/>
                                        <w:rPrChange w:id="5441" w:author="Moriyama, Shoya/森山 翔也" w:date="2025-04-02T21:09:00Z">
                                          <w:rPr>
                                            <w:ins w:id="5442" w:author="Sasaki, Kenji/佐々木 研二" w:date="2025-02-07T15:38:00Z"/>
                                            <w:del w:id="5443" w:author="Moriyama, Shoya/森山 翔也" w:date="2025-03-10T11:08:00Z"/>
                                            <w:rFonts w:ascii="Meiryo UI" w:hAnsi="Meiryo UI"/>
                                            <w:color w:val="FF0000"/>
                                          </w:rPr>
                                        </w:rPrChange>
                                      </w:rPr>
                                    </w:pPr>
                                    <w:ins w:id="5444" w:author="Sasaki, Kenji/佐々木 研二" w:date="2025-02-07T15:38:00Z">
                                      <w:del w:id="5445" w:author="Moriyama, Shoya/森山 翔也" w:date="2025-03-10T11:08:00Z">
                                        <w:r w:rsidRPr="007C3599" w:rsidDel="00D339EF">
                                          <w:rPr>
                                            <w:rFonts w:ascii="Meiryo UI" w:hAnsi="Meiryo UI" w:hint="eastAsia"/>
                                            <w:rPrChange w:id="5446" w:author="Moriyama, Shoya/森山 翔也" w:date="2025-04-02T21:09:00Z">
                                              <w:rPr>
                                                <w:rFonts w:hint="eastAsia"/>
                                              </w:rPr>
                                            </w:rPrChange>
                                          </w:rPr>
                                          <w:delText>▲</w:delText>
                                        </w:r>
                                        <w:r w:rsidRPr="007C3599" w:rsidDel="00D339EF">
                                          <w:rPr>
                                            <w:rFonts w:ascii="Meiryo UI" w:hAnsi="Meiryo UI"/>
                                            <w:rPrChange w:id="5447" w:author="Moriyama, Shoya/森山 翔也" w:date="2025-04-02T21:09:00Z">
                                              <w:rPr/>
                                            </w:rPrChange>
                                          </w:rPr>
                                          <w:delText>7.11</w:delText>
                                        </w:r>
                                        <w:r w:rsidRPr="007C3599" w:rsidDel="00D339EF">
                                          <w:rPr>
                                            <w:rFonts w:ascii="Meiryo UI" w:hAnsi="Meiryo UI" w:hint="eastAsia"/>
                                            <w:rPrChange w:id="5448" w:author="Moriyama, Shoya/森山 翔也" w:date="2025-04-02T21:09:00Z">
                                              <w:rPr>
                                                <w:rFonts w:hint="eastAsia"/>
                                              </w:rPr>
                                            </w:rPrChange>
                                          </w:rPr>
                                          <w:delText>（</w:delText>
                                        </w:r>
                                        <w:r w:rsidRPr="007C3599" w:rsidDel="00D339EF">
                                          <w:rPr>
                                            <w:rFonts w:ascii="Meiryo UI" w:hAnsi="Meiryo UI"/>
                                            <w:rPrChange w:id="5449" w:author="Moriyama, Shoya/森山 翔也" w:date="2025-04-02T21:09:00Z">
                                              <w:rPr/>
                                            </w:rPrChange>
                                          </w:rPr>
                                          <w:delText>24MM</w:delText>
                                        </w:r>
                                        <w:r w:rsidRPr="007C3599" w:rsidDel="00D339EF">
                                          <w:rPr>
                                            <w:rFonts w:ascii="Meiryo UI" w:hAnsi="Meiryo UI" w:hint="eastAsia"/>
                                            <w:rPrChange w:id="5450" w:author="Moriyama, Shoya/森山 翔也" w:date="2025-04-02T21:09:00Z">
                                              <w:rPr>
                                                <w:rFonts w:hint="eastAsia"/>
                                              </w:rPr>
                                            </w:rPrChange>
                                          </w:rPr>
                                          <w:delText>：</w:delText>
                                        </w:r>
                                        <w:r w:rsidRPr="007C3599" w:rsidDel="00D339EF">
                                          <w:rPr>
                                            <w:rFonts w:ascii="Meiryo UI" w:hAnsi="Meiryo UI"/>
                                            <w:rPrChange w:id="5451" w:author="Moriyama, Shoya/森山 翔也" w:date="2025-04-02T21:09:00Z">
                                              <w:rPr/>
                                            </w:rPrChange>
                                          </w:rPr>
                                          <w:delText>1A</w:delText>
                                        </w:r>
                                        <w:r w:rsidRPr="007C3599" w:rsidDel="00D339EF">
                                          <w:rPr>
                                            <w:rFonts w:ascii="Meiryo UI" w:hAnsi="Meiryo UI" w:hint="eastAsia"/>
                                            <w:rPrChange w:id="5452" w:author="Moriyama, Shoya/森山 翔也" w:date="2025-04-02T21:09:00Z">
                                              <w:rPr>
                                                <w:rFonts w:hint="eastAsia"/>
                                              </w:rPr>
                                            </w:rPrChange>
                                          </w:rPr>
                                          <w:delText>、</w:delText>
                                        </w:r>
                                        <w:r w:rsidRPr="007C3599" w:rsidDel="00D339EF">
                                          <w:rPr>
                                            <w:rFonts w:ascii="Meiryo UI" w:hAnsi="Meiryo UI"/>
                                            <w:rPrChange w:id="5453" w:author="Moriyama, Shoya/森山 翔也" w:date="2025-04-02T21:09:00Z">
                                              <w:rPr/>
                                            </w:rPrChange>
                                          </w:rPr>
                                          <w:delText>24SU/CDC</w:delText>
                                        </w:r>
                                        <w:r w:rsidRPr="007C3599" w:rsidDel="00D339EF">
                                          <w:rPr>
                                            <w:rFonts w:ascii="Meiryo UI" w:hAnsi="Meiryo UI" w:hint="eastAsia"/>
                                            <w:rPrChange w:id="5454" w:author="Moriyama, Shoya/森山 翔也" w:date="2025-04-02T21:09:00Z">
                                              <w:rPr>
                                                <w:rFonts w:hint="eastAsia"/>
                                              </w:rPr>
                                            </w:rPrChange>
                                          </w:rPr>
                                          <w:delText>：</w:delText>
                                        </w:r>
                                        <w:r w:rsidRPr="007C3599" w:rsidDel="00D339EF">
                                          <w:rPr>
                                            <w:rFonts w:ascii="Meiryo UI" w:hAnsi="Meiryo UI"/>
                                            <w:rPrChange w:id="5455" w:author="Moriyama, Shoya/森山 翔也" w:date="2025-04-02T21:09:00Z">
                                              <w:rPr/>
                                            </w:rPrChange>
                                          </w:rPr>
                                          <w:delText>CV</w:delText>
                                        </w:r>
                                        <w:r w:rsidRPr="007C3599" w:rsidDel="00D339EF">
                                          <w:rPr>
                                            <w:rFonts w:ascii="Meiryo UI" w:hAnsi="Meiryo UI" w:hint="eastAsia"/>
                                            <w:rPrChange w:id="5456" w:author="Moriyama, Shoya/森山 翔也" w:date="2025-04-02T21:09:00Z">
                                              <w:rPr>
                                                <w:rFonts w:hint="eastAsia"/>
                                              </w:rPr>
                                            </w:rPrChange>
                                          </w:rPr>
                                          <w:delText>）</w:delText>
                                        </w:r>
                                      </w:del>
                                    </w:ins>
                                  </w:p>
                                  <w:p w14:paraId="479932E9" w14:textId="77777777" w:rsidR="00495270" w:rsidRPr="007C3599" w:rsidRDefault="00495270" w:rsidP="00495270">
                                    <w:pPr>
                                      <w:rPr>
                                        <w:rPrChange w:id="5457"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2F1DB" id="テキスト ボックス 1454" o:spid="_x0000_s1330" type="#_x0000_t202" style="position:absolute;left:0;text-align:left;margin-left:-258.5pt;margin-top:-2.4pt;width:501.5pt;height:615pt;z-index:2516583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" fillcolor="#7f7f7f" strokeweight=".5pt">
                        <v:fill opacity="32896f"/>
                        <v:path arrowok="t"/>
                        <v:textbox>
                          <w:txbxContent>
                            <w:p w14:paraId="24949C2C" w14:textId="77777777" w:rsidR="00D339EF" w:rsidRPr="007C3599" w:rsidRDefault="00D339EF" w:rsidP="00D339EF">
                              <w:pPr>
                                <w:rPr>
                                  <w:ins w:id="5458" w:author="Moriyama, Shoya/森山 翔也" w:date="2025-03-10T11:08:00Z"/>
                                  <w:rPrChange w:id="5459" w:author="Moriyama, Shoya/森山 翔也" w:date="2025-04-02T21:09:00Z">
                                    <w:rPr>
                                      <w:ins w:id="5460" w:author="Moriyama, Shoya/森山 翔也" w:date="2025-03-10T11:08:00Z"/>
                                      <w:color w:val="FF0000"/>
                                    </w:rPr>
                                  </w:rPrChange>
                                </w:rPr>
                              </w:pPr>
                              <w:ins w:id="5461" w:author="Moriyama, Shoya/森山 翔也" w:date="2025-03-10T11:08:00Z">
                                <w:r w:rsidRPr="007C3599">
                                  <w:rPr>
                                    <w:rFonts w:hint="eastAsia"/>
                                    <w:rPrChange w:id="5462" w:author="Moriyama, Shoya/森山 翔也" w:date="2025-04-02T21:09:00Z">
                                      <w:rPr>
                                        <w:rFonts w:hint="eastAsia"/>
                                        <w:color w:val="FF0000"/>
                                      </w:rPr>
                                    </w:rPrChange>
                                  </w:rPr>
                                  <w:t>各種サービス要求仕様書から</w:t>
                                </w:r>
                                <w:r w:rsidRPr="007C3599">
                                  <w:rPr>
                                    <w:rPrChange w:id="5463" w:author="Moriyama, Shoya/森山 翔也" w:date="2025-04-02T21:09:00Z">
                                      <w:rPr>
                                        <w:color w:val="FF0000"/>
                                      </w:rPr>
                                    </w:rPrChange>
                                  </w:rPr>
                                  <w:t>006_性能要求_Performance_Requirement</w:t>
                                </w:r>
                                <w:r w:rsidRPr="007C3599">
                                  <w:rPr>
                                    <w:rFonts w:hint="eastAsia"/>
                                    <w:rPrChange w:id="5464" w:author="Moriyama, Shoya/森山 翔也" w:date="2025-04-02T21:09:00Z">
                                      <w:rPr>
                                        <w:rFonts w:hint="eastAsia"/>
                                        <w:color w:val="FF0000"/>
                                      </w:rPr>
                                    </w:rPrChange>
                                  </w:rPr>
                                  <w:t>に</w:t>
                                </w:r>
                                <w:r w:rsidRPr="007C3599">
                                  <w:rPr>
                                    <w:rPrChange w:id="5465" w:author="Moriyama, Shoya/森山 翔也" w:date="2025-04-02T21:09:00Z">
                                      <w:rPr>
                                        <w:color w:val="FF0000"/>
                                      </w:rPr>
                                    </w:rPrChange>
                                  </w:rPr>
                                  <w:t>QOSを統合</w:t>
                                </w:r>
                              </w:ins>
                            </w:p>
                            <w:p w14:paraId="7438126E" w14:textId="77777777" w:rsidR="00D339EF" w:rsidRPr="007C3599" w:rsidRDefault="00D339EF" w:rsidP="00D339EF">
                              <w:pPr>
                                <w:rPr>
                                  <w:ins w:id="5466" w:author="Moriyama, Shoya/森山 翔也" w:date="2025-03-10T11:08:00Z"/>
                                  <w:rPrChange w:id="5467" w:author="Moriyama, Shoya/森山 翔也" w:date="2025-04-02T21:09:00Z">
                                    <w:rPr>
                                      <w:ins w:id="5468" w:author="Moriyama, Shoya/森山 翔也" w:date="2025-03-10T11:08:00Z"/>
                                      <w:color w:val="FF0000"/>
                                    </w:rPr>
                                  </w:rPrChange>
                                </w:rPr>
                              </w:pPr>
                              <w:ins w:id="5469" w:author="Moriyama, Shoya/森山 翔也" w:date="2025-03-10T11:08:00Z">
                                <w:r w:rsidRPr="007C3599">
                                  <w:rPr>
                                    <w:rPrChange w:id="5470" w:author="Moriyama, Shoya/森山 翔也" w:date="2025-04-02T21:09:00Z">
                                      <w:rPr>
                                        <w:color w:val="FF0000"/>
                                      </w:rPr>
                                    </w:rPrChange>
                                  </w:rPr>
                                  <w:t>Integrate QOS from various service requirement specifications into "006_性能要求_Performance_Requirement"</w:t>
                                </w:r>
                              </w:ins>
                            </w:p>
                            <w:p w14:paraId="26280CFC" w14:textId="77777777" w:rsidR="00D339EF" w:rsidRPr="007C3599" w:rsidRDefault="00D339EF" w:rsidP="00D339EF">
                              <w:pPr>
                                <w:rPr>
                                  <w:ins w:id="5471" w:author="Moriyama, Shoya/森山 翔也" w:date="2025-03-10T11:08:00Z"/>
                                  <w:rPrChange w:id="5472" w:author="Moriyama, Shoya/森山 翔也" w:date="2025-04-02T21:09:00Z">
                                    <w:rPr>
                                      <w:ins w:id="5473" w:author="Moriyama, Shoya/森山 翔也" w:date="2025-03-10T11:08:00Z"/>
                                      <w:color w:val="000000"/>
                                    </w:rPr>
                                  </w:rPrChange>
                                </w:rPr>
                              </w:pPr>
                              <w:ins w:id="5474" w:author="Moriyama, Shoya/森山 翔也" w:date="2025-03-10T11:08:00Z">
                                <w:r w:rsidRPr="007C3599">
                                  <w:rPr>
                                    <w:rFonts w:hint="eastAsia"/>
                                    <w:rPrChange w:id="5475" w:author="Moriyama, Shoya/森山 翔也" w:date="2025-04-02T21:09:00Z">
                                      <w:rPr>
                                        <w:rFonts w:hint="eastAsia"/>
                                        <w:color w:val="FF0000"/>
                                      </w:rPr>
                                    </w:rPrChange>
                                  </w:rPr>
                                  <w:t>▲</w:t>
                                </w:r>
                                <w:r w:rsidRPr="007C3599">
                                  <w:rPr>
                                    <w:rPrChange w:id="5476" w:author="Moriyama, Shoya/森山 翔也" w:date="2025-04-02T21:09:00Z">
                                      <w:rPr>
                                        <w:color w:val="FF0000"/>
                                      </w:rPr>
                                    </w:rPrChange>
                                  </w:rPr>
                                  <w:t>7.20（24SU/CDC：CV）</w:t>
                                </w:r>
                              </w:ins>
                            </w:p>
                            <w:p w14:paraId="30C7DBA6" w14:textId="565C2AD7" w:rsidR="00495270" w:rsidRPr="007C3599" w:rsidDel="00D339EF" w:rsidRDefault="00495270" w:rsidP="00495270">
                              <w:pPr>
                                <w:rPr>
                                  <w:ins w:id="5477" w:author="Shimizu, Yuya/清水 裕也" w:date="2025-02-08T19:29:00Z"/>
                                  <w:del w:id="5478" w:author="Moriyama, Shoya/森山 翔也" w:date="2025-03-10T11:08:00Z"/>
                                  <w:rPrChange w:id="5479" w:author="Moriyama, Shoya/森山 翔也" w:date="2025-04-02T21:09:00Z">
                                    <w:rPr>
                                      <w:ins w:id="5480" w:author="Shimizu, Yuya/清水 裕也" w:date="2025-02-08T19:29:00Z"/>
                                      <w:del w:id="5481" w:author="Moriyama, Shoya/森山 翔也" w:date="2025-03-10T11:08:00Z"/>
                                      <w:color w:val="FF0000"/>
                                    </w:rPr>
                                  </w:rPrChange>
                                </w:rPr>
                              </w:pPr>
                              <w:ins w:id="5482" w:author="Shimizu, Yuya/清水 裕也" w:date="2025-02-08T19:29:00Z">
                                <w:del w:id="5483" w:author="Moriyama, Shoya/森山 翔也" w:date="2025-03-10T11:08:00Z">
                                  <w:r w:rsidRPr="007C3599" w:rsidDel="00D339EF">
                                    <w:rPr>
                                      <w:rFonts w:hint="eastAsia"/>
                                      <w:rPrChange w:id="5484" w:author="Moriyama, Shoya/森山 翔也" w:date="2025-04-02T21:09:00Z">
                                        <w:rPr>
                                          <w:rFonts w:hint="eastAsia"/>
                                          <w:color w:val="FF0000"/>
                                        </w:rPr>
                                      </w:rPrChange>
                                    </w:rPr>
                                    <w:delText>各種サービス要求仕様書から</w:delText>
                                  </w:r>
                                  <w:r w:rsidRPr="007C3599" w:rsidDel="00D339EF">
                                    <w:rPr>
                                      <w:rPrChange w:id="5485" w:author="Moriyama, Shoya/森山 翔也" w:date="2025-04-02T21:09:00Z">
                                        <w:rPr>
                                          <w:color w:val="FF0000"/>
                                        </w:rPr>
                                      </w:rPrChange>
                                    </w:rPr>
                                    <w:delText>006_性能要求_Performance_Requirementに</w:delText>
                                  </w:r>
                                </w:del>
                              </w:ins>
                            </w:p>
                            <w:p w14:paraId="7E424758" w14:textId="5E068E58" w:rsidR="00495270" w:rsidRPr="007C3599" w:rsidDel="00D339EF" w:rsidRDefault="00495270" w:rsidP="00495270">
                              <w:pPr>
                                <w:rPr>
                                  <w:ins w:id="5486" w:author="Shimizu, Yuya/清水 裕也" w:date="2025-02-08T19:29:00Z"/>
                                  <w:del w:id="5487" w:author="Moriyama, Shoya/森山 翔也" w:date="2025-03-10T11:08:00Z"/>
                                  <w:rPrChange w:id="5488" w:author="Moriyama, Shoya/森山 翔也" w:date="2025-04-02T21:09:00Z">
                                    <w:rPr>
                                      <w:ins w:id="5489" w:author="Shimizu, Yuya/清水 裕也" w:date="2025-02-08T19:29:00Z"/>
                                      <w:del w:id="5490" w:author="Moriyama, Shoya/森山 翔也" w:date="2025-03-10T11:08:00Z"/>
                                      <w:color w:val="FF0000"/>
                                    </w:rPr>
                                  </w:rPrChange>
                                </w:rPr>
                              </w:pPr>
                              <w:ins w:id="5491" w:author="Shimizu, Yuya/清水 裕也" w:date="2025-02-08T19:29:00Z">
                                <w:del w:id="5492" w:author="Moriyama, Shoya/森山 翔也" w:date="2025-03-10T11:08:00Z">
                                  <w:r w:rsidRPr="007C3599" w:rsidDel="00D339EF">
                                    <w:rPr>
                                      <w:rPrChange w:id="5493" w:author="Moriyama, Shoya/森山 翔也" w:date="2025-04-02T21:09:00Z">
                                        <w:rPr>
                                          <w:color w:val="FF0000"/>
                                        </w:rPr>
                                      </w:rPrChange>
                                    </w:rPr>
                                    <w:delText>QOSを統合</w:delText>
                                  </w:r>
                                </w:del>
                              </w:ins>
                            </w:p>
                            <w:p w14:paraId="4FB7E537" w14:textId="6465CD26" w:rsidR="00495270" w:rsidRPr="007C3599" w:rsidDel="00D339EF" w:rsidRDefault="00495270" w:rsidP="00495270">
                              <w:pPr>
                                <w:rPr>
                                  <w:ins w:id="5494" w:author="Shimizu, Yuya/清水 裕也" w:date="2025-02-08T19:29:00Z"/>
                                  <w:del w:id="5495" w:author="Moriyama, Shoya/森山 翔也" w:date="2025-03-10T11:08:00Z"/>
                                  <w:rPrChange w:id="5496" w:author="Moriyama, Shoya/森山 翔也" w:date="2025-04-02T21:09:00Z">
                                    <w:rPr>
                                      <w:ins w:id="5497" w:author="Shimizu, Yuya/清水 裕也" w:date="2025-02-08T19:29:00Z"/>
                                      <w:del w:id="5498" w:author="Moriyama, Shoya/森山 翔也" w:date="2025-03-10T11:08:00Z"/>
                                      <w:color w:val="FF0000"/>
                                    </w:rPr>
                                  </w:rPrChange>
                                </w:rPr>
                              </w:pPr>
                              <w:ins w:id="5499" w:author="Shimizu, Yuya/清水 裕也" w:date="2025-02-08T19:29:00Z">
                                <w:del w:id="5500" w:author="Moriyama, Shoya/森山 翔也" w:date="2025-03-10T11:08:00Z">
                                  <w:r w:rsidRPr="007C3599" w:rsidDel="00D339EF">
                                    <w:rPr>
                                      <w:rPrChange w:id="5501" w:author="Moriyama, Shoya/森山 翔也" w:date="2025-04-02T21:09:00Z">
                                        <w:rPr>
                                          <w:color w:val="FF0000"/>
                                        </w:rPr>
                                      </w:rPrChange>
                                    </w:rPr>
                                    <w:delText>Integrate QOS from various service requirement specifications into "006_性能要求_Performance_Requirement"</w:delText>
                                  </w:r>
                                </w:del>
                              </w:ins>
                            </w:p>
                            <w:p w14:paraId="5CE15EB2" w14:textId="14873A93" w:rsidR="00495270" w:rsidRPr="007C3599" w:rsidDel="00D339EF" w:rsidRDefault="00495270" w:rsidP="00495270">
                              <w:pPr>
                                <w:pStyle w:val="Web"/>
                                <w:ind w:left="800"/>
                                <w:rPr>
                                  <w:ins w:id="5502" w:author="Sasaki, Kenji/佐々木 研二" w:date="2025-02-07T15:38:00Z"/>
                                  <w:del w:id="5503" w:author="Moriyama, Shoya/森山 翔也" w:date="2025-03-10T11:08:00Z"/>
                                  <w:rFonts w:ascii="Meiryo UI" w:hAnsi="Meiryo UI"/>
                                  <w:rPrChange w:id="5504" w:author="Moriyama, Shoya/森山 翔也" w:date="2025-04-02T21:09:00Z">
                                    <w:rPr>
                                      <w:ins w:id="5505" w:author="Sasaki, Kenji/佐々木 研二" w:date="2025-02-07T15:38:00Z"/>
                                      <w:del w:id="5506" w:author="Moriyama, Shoya/森山 翔也" w:date="2025-03-10T11:08:00Z"/>
                                      <w:rFonts w:ascii="Meiryo UI" w:hAnsi="Meiryo UI"/>
                                      <w:color w:val="FF0000"/>
                                    </w:rPr>
                                  </w:rPrChange>
                                </w:rPr>
                              </w:pPr>
                              <w:ins w:id="5507" w:author="Shimizu, Yuya/清水 裕也" w:date="2025-02-08T19:29:00Z">
                                <w:del w:id="5508" w:author="Moriyama, Shoya/森山 翔也" w:date="2025-03-10T11:08:00Z">
                                  <w:r w:rsidRPr="007C3599" w:rsidDel="00D339EF">
                                    <w:rPr>
                                      <w:rFonts w:hint="eastAsia"/>
                                      <w:rPrChange w:id="5509" w:author="Moriyama, Shoya/森山 翔也" w:date="2025-04-02T21:09:00Z">
                                        <w:rPr>
                                          <w:rFonts w:hint="eastAsia"/>
                                          <w:color w:val="FF0000"/>
                                        </w:rPr>
                                      </w:rPrChange>
                                    </w:rPr>
                                    <w:delText>▲</w:delText>
                                  </w:r>
                                  <w:r w:rsidRPr="007C3599" w:rsidDel="00D339EF">
                                    <w:rPr>
                                      <w:rPrChange w:id="5510" w:author="Moriyama, Shoya/森山 翔也" w:date="2025-04-02T21:09:00Z">
                                        <w:rPr>
                                          <w:color w:val="FF0000"/>
                                        </w:rPr>
                                      </w:rPrChange>
                                    </w:rPr>
                                    <w:delText>7.11</w:delText>
                                  </w:r>
                                  <w:r w:rsidRPr="007C3599" w:rsidDel="00D339EF">
                                    <w:rPr>
                                      <w:rFonts w:hint="eastAsia"/>
                                      <w:rPrChange w:id="5511" w:author="Moriyama, Shoya/森山 翔也" w:date="2025-04-02T21:09:00Z">
                                        <w:rPr>
                                          <w:rFonts w:hint="eastAsia"/>
                                          <w:color w:val="FF0000"/>
                                        </w:rPr>
                                      </w:rPrChange>
                                    </w:rPr>
                                    <w:delText>（</w:delText>
                                  </w:r>
                                  <w:r w:rsidRPr="007C3599" w:rsidDel="00D339EF">
                                    <w:rPr>
                                      <w:rPrChange w:id="5512" w:author="Moriyama, Shoya/森山 翔也" w:date="2025-04-02T21:09:00Z">
                                        <w:rPr>
                                          <w:color w:val="FF0000"/>
                                        </w:rPr>
                                      </w:rPrChange>
                                    </w:rPr>
                                    <w:delText>24MM</w:delText>
                                  </w:r>
                                  <w:r w:rsidRPr="007C3599" w:rsidDel="00D339EF">
                                    <w:rPr>
                                      <w:rFonts w:hint="eastAsia"/>
                                      <w:rPrChange w:id="5513" w:author="Moriyama, Shoya/森山 翔也" w:date="2025-04-02T21:09:00Z">
                                        <w:rPr>
                                          <w:rFonts w:hint="eastAsia"/>
                                          <w:color w:val="FF0000"/>
                                        </w:rPr>
                                      </w:rPrChange>
                                    </w:rPr>
                                    <w:delText>：</w:delText>
                                  </w:r>
                                  <w:r w:rsidRPr="007C3599" w:rsidDel="00D339EF">
                                    <w:rPr>
                                      <w:rPrChange w:id="5514" w:author="Moriyama, Shoya/森山 翔也" w:date="2025-04-02T21:09:00Z">
                                        <w:rPr>
                                          <w:color w:val="FF0000"/>
                                        </w:rPr>
                                      </w:rPrChange>
                                    </w:rPr>
                                    <w:delText>1A</w:delText>
                                  </w:r>
                                  <w:r w:rsidRPr="007C3599" w:rsidDel="00D339EF">
                                    <w:rPr>
                                      <w:rFonts w:hint="eastAsia"/>
                                      <w:rPrChange w:id="5515" w:author="Moriyama, Shoya/森山 翔也" w:date="2025-04-02T21:09:00Z">
                                        <w:rPr>
                                          <w:rFonts w:hint="eastAsia"/>
                                          <w:color w:val="FF0000"/>
                                        </w:rPr>
                                      </w:rPrChange>
                                    </w:rPr>
                                    <w:delText>、</w:delText>
                                  </w:r>
                                  <w:r w:rsidRPr="007C3599" w:rsidDel="00D339EF">
                                    <w:rPr>
                                      <w:rPrChange w:id="5516" w:author="Moriyama, Shoya/森山 翔也" w:date="2025-04-02T21:09:00Z">
                                        <w:rPr>
                                          <w:color w:val="FF0000"/>
                                        </w:rPr>
                                      </w:rPrChange>
                                    </w:rPr>
                                    <w:delText>24SU/CDC</w:delText>
                                  </w:r>
                                  <w:r w:rsidRPr="007C3599" w:rsidDel="00D339EF">
                                    <w:rPr>
                                      <w:rFonts w:hint="eastAsia"/>
                                      <w:rPrChange w:id="5517" w:author="Moriyama, Shoya/森山 翔也" w:date="2025-04-02T21:09:00Z">
                                        <w:rPr>
                                          <w:rFonts w:hint="eastAsia"/>
                                          <w:color w:val="FF0000"/>
                                        </w:rPr>
                                      </w:rPrChange>
                                    </w:rPr>
                                    <w:delText>：</w:delText>
                                  </w:r>
                                  <w:r w:rsidRPr="007C3599" w:rsidDel="00D339EF">
                                    <w:rPr>
                                      <w:rPrChange w:id="5518" w:author="Moriyama, Shoya/森山 翔也" w:date="2025-04-02T21:09:00Z">
                                        <w:rPr>
                                          <w:color w:val="FF0000"/>
                                        </w:rPr>
                                      </w:rPrChange>
                                    </w:rPr>
                                    <w:delText>CV</w:delText>
                                  </w:r>
                                  <w:r w:rsidRPr="007C3599" w:rsidDel="00D339EF">
                                    <w:rPr>
                                      <w:rFonts w:hint="eastAsia"/>
                                      <w:rPrChange w:id="5519" w:author="Moriyama, Shoya/森山 翔也" w:date="2025-04-02T21:09:00Z">
                                        <w:rPr>
                                          <w:rFonts w:hint="eastAsia"/>
                                          <w:color w:val="FF0000"/>
                                        </w:rPr>
                                      </w:rPrChange>
                                    </w:rPr>
                                    <w:delText>）</w:delText>
                                  </w:r>
                                </w:del>
                              </w:ins>
                              <w:ins w:id="5520" w:author="Sasaki, Kenji/佐々木 研二" w:date="2025-02-07T15:38:00Z">
                                <w:del w:id="5521" w:author="Moriyama, Shoya/森山 翔也" w:date="2025-03-10T11:08:00Z">
                                  <w:r w:rsidRPr="007C3599" w:rsidDel="00D339EF">
                                    <w:rPr>
                                      <w:rFonts w:ascii="Meiryo UI" w:hAnsi="Meiryo UI" w:hint="eastAsia"/>
                                      <w:rPrChange w:id="5522" w:author="Moriyama, Shoya/森山 翔也" w:date="2025-04-02T21:09:00Z">
                                        <w:rPr>
                                          <w:rFonts w:hint="eastAsia"/>
                                        </w:rPr>
                                      </w:rPrChange>
                                    </w:rPr>
                                    <w:delText>各種サービス要求仕様書から</w:delText>
                                  </w:r>
                                  <w:r w:rsidRPr="007C3599" w:rsidDel="00D339EF">
                                    <w:rPr>
                                      <w:rFonts w:ascii="Meiryo UI" w:hAnsi="Meiryo UI"/>
                                      <w:rPrChange w:id="5523" w:author="Moriyama, Shoya/森山 翔也" w:date="2025-04-02T21:09:00Z">
                                        <w:rPr/>
                                      </w:rPrChange>
                                    </w:rPr>
                                    <w:delText>006_</w:delText>
                                  </w:r>
                                  <w:r w:rsidRPr="007C3599" w:rsidDel="00D339EF">
                                    <w:rPr>
                                      <w:rFonts w:ascii="Meiryo UI" w:hAnsi="Meiryo UI" w:hint="eastAsia"/>
                                      <w:rPrChange w:id="5524" w:author="Moriyama, Shoya/森山 翔也" w:date="2025-04-02T21:09:00Z">
                                        <w:rPr>
                                          <w:rFonts w:hint="eastAsia"/>
                                        </w:rPr>
                                      </w:rPrChange>
                                    </w:rPr>
                                    <w:delText>性能要求</w:delText>
                                  </w:r>
                                  <w:r w:rsidRPr="007C3599" w:rsidDel="00D339EF">
                                    <w:rPr>
                                      <w:rFonts w:ascii="Meiryo UI" w:hAnsi="Meiryo UI"/>
                                      <w:rPrChange w:id="5525" w:author="Moriyama, Shoya/森山 翔也" w:date="2025-04-02T21:09:00Z">
                                        <w:rPr/>
                                      </w:rPrChange>
                                    </w:rPr>
                                    <w:delText>_Performance_Requirement</w:delText>
                                  </w:r>
                                  <w:r w:rsidRPr="007C3599" w:rsidDel="00D339EF">
                                    <w:rPr>
                                      <w:rFonts w:ascii="Meiryo UI" w:hAnsi="Meiryo UI" w:hint="eastAsia"/>
                                      <w:rPrChange w:id="5526" w:author="Moriyama, Shoya/森山 翔也" w:date="2025-04-02T21:09:00Z">
                                        <w:rPr>
                                          <w:rFonts w:hint="eastAsia"/>
                                        </w:rPr>
                                      </w:rPrChange>
                                    </w:rPr>
                                    <w:delText>に</w:delText>
                                  </w:r>
                                  <w:r w:rsidRPr="007C3599" w:rsidDel="00D339EF">
                                    <w:rPr>
                                      <w:rFonts w:ascii="Meiryo UI" w:hAnsi="Meiryo UI"/>
                                      <w:rPrChange w:id="5527" w:author="Moriyama, Shoya/森山 翔也" w:date="2025-04-02T21:09:00Z">
                                        <w:rPr/>
                                      </w:rPrChange>
                                    </w:rPr>
                                    <w:delText>QOS</w:delText>
                                  </w:r>
                                  <w:r w:rsidRPr="007C3599" w:rsidDel="00D339EF">
                                    <w:rPr>
                                      <w:rFonts w:ascii="Meiryo UI" w:hAnsi="Meiryo UI" w:hint="eastAsia"/>
                                      <w:rPrChange w:id="5528" w:author="Moriyama, Shoya/森山 翔也" w:date="2025-04-02T21:09:00Z">
                                        <w:rPr>
                                          <w:rFonts w:hint="eastAsia"/>
                                        </w:rPr>
                                      </w:rPrChange>
                                    </w:rPr>
                                    <w:delText>を統合</w:delText>
                                  </w:r>
                                </w:del>
                              </w:ins>
                            </w:p>
                            <w:p w14:paraId="4CFACC33" w14:textId="1981BCC6" w:rsidR="00495270" w:rsidRPr="007C3599" w:rsidDel="00D339EF" w:rsidRDefault="00495270" w:rsidP="00495270">
                              <w:pPr>
                                <w:pStyle w:val="Web"/>
                                <w:ind w:left="800"/>
                                <w:rPr>
                                  <w:ins w:id="5529" w:author="Sasaki, Kenji/佐々木 研二" w:date="2025-02-07T15:38:00Z"/>
                                  <w:del w:id="5530" w:author="Moriyama, Shoya/森山 翔也" w:date="2025-03-10T11:08:00Z"/>
                                  <w:rFonts w:ascii="Meiryo UI" w:hAnsi="Meiryo UI"/>
                                  <w:rPrChange w:id="5531" w:author="Moriyama, Shoya/森山 翔也" w:date="2025-04-02T21:09:00Z">
                                    <w:rPr>
                                      <w:ins w:id="5532" w:author="Sasaki, Kenji/佐々木 研二" w:date="2025-02-07T15:38:00Z"/>
                                      <w:del w:id="5533" w:author="Moriyama, Shoya/森山 翔也" w:date="2025-03-10T11:08:00Z"/>
                                      <w:rFonts w:ascii="Meiryo UI" w:hAnsi="Meiryo UI"/>
                                      <w:color w:val="FF0000"/>
                                    </w:rPr>
                                  </w:rPrChange>
                                </w:rPr>
                              </w:pPr>
                              <w:ins w:id="5534" w:author="Sasaki, Kenji/佐々木 研二" w:date="2025-02-07T15:38:00Z">
                                <w:del w:id="5535" w:author="Moriyama, Shoya/森山 翔也" w:date="2025-03-10T11:08:00Z">
                                  <w:r w:rsidRPr="007C3599" w:rsidDel="00D339EF">
                                    <w:rPr>
                                      <w:rFonts w:ascii="Meiryo UI" w:hAnsi="Meiryo UI"/>
                                      <w:rPrChange w:id="5536"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5537" w:author="Moriyama, Shoya/森山 翔也" w:date="2025-04-02T21:09:00Z">
                                        <w:rPr>
                                          <w:rFonts w:hint="eastAsia"/>
                                        </w:rPr>
                                      </w:rPrChange>
                                    </w:rPr>
                                    <w:delText>性能要求</w:delText>
                                  </w:r>
                                  <w:r w:rsidRPr="007C3599" w:rsidDel="00D339EF">
                                    <w:rPr>
                                      <w:rFonts w:ascii="Meiryo UI" w:hAnsi="Meiryo UI"/>
                                      <w:rPrChange w:id="5538" w:author="Moriyama, Shoya/森山 翔也" w:date="2025-04-02T21:09:00Z">
                                        <w:rPr/>
                                      </w:rPrChange>
                                    </w:rPr>
                                    <w:delText>_Performance_Requirement"</w:delText>
                                  </w:r>
                                </w:del>
                              </w:ins>
                            </w:p>
                            <w:p w14:paraId="4C788BD4" w14:textId="4559E435" w:rsidR="00495270" w:rsidRPr="007C3599" w:rsidDel="00D339EF" w:rsidRDefault="00495270" w:rsidP="00495270">
                              <w:pPr>
                                <w:pStyle w:val="Web"/>
                                <w:ind w:left="800"/>
                                <w:rPr>
                                  <w:ins w:id="5539" w:author="Sasaki, Kenji/佐々木 研二" w:date="2025-02-07T15:38:00Z"/>
                                  <w:del w:id="5540" w:author="Moriyama, Shoya/森山 翔也" w:date="2025-03-10T11:08:00Z"/>
                                  <w:rFonts w:ascii="Meiryo UI" w:hAnsi="Meiryo UI"/>
                                  <w:rPrChange w:id="5541" w:author="Moriyama, Shoya/森山 翔也" w:date="2025-04-02T21:09:00Z">
                                    <w:rPr>
                                      <w:ins w:id="5542" w:author="Sasaki, Kenji/佐々木 研二" w:date="2025-02-07T15:38:00Z"/>
                                      <w:del w:id="5543" w:author="Moriyama, Shoya/森山 翔也" w:date="2025-03-10T11:08:00Z"/>
                                      <w:rFonts w:ascii="Meiryo UI" w:hAnsi="Meiryo UI"/>
                                      <w:color w:val="FF0000"/>
                                    </w:rPr>
                                  </w:rPrChange>
                                </w:rPr>
                              </w:pPr>
                              <w:ins w:id="5544" w:author="Sasaki, Kenji/佐々木 研二" w:date="2025-02-07T15:38:00Z">
                                <w:del w:id="5545" w:author="Moriyama, Shoya/森山 翔也" w:date="2025-03-10T11:08:00Z">
                                  <w:r w:rsidRPr="007C3599" w:rsidDel="00D339EF">
                                    <w:rPr>
                                      <w:rFonts w:ascii="Meiryo UI" w:hAnsi="Meiryo UI" w:hint="eastAsia"/>
                                      <w:rPrChange w:id="5546" w:author="Moriyama, Shoya/森山 翔也" w:date="2025-04-02T21:09:00Z">
                                        <w:rPr>
                                          <w:rFonts w:hint="eastAsia"/>
                                        </w:rPr>
                                      </w:rPrChange>
                                    </w:rPr>
                                    <w:delText>▲</w:delText>
                                  </w:r>
                                  <w:r w:rsidRPr="007C3599" w:rsidDel="00D339EF">
                                    <w:rPr>
                                      <w:rFonts w:ascii="Meiryo UI" w:hAnsi="Meiryo UI"/>
                                      <w:rPrChange w:id="5547" w:author="Moriyama, Shoya/森山 翔也" w:date="2025-04-02T21:09:00Z">
                                        <w:rPr/>
                                      </w:rPrChange>
                                    </w:rPr>
                                    <w:delText>7.11</w:delText>
                                  </w:r>
                                  <w:r w:rsidRPr="007C3599" w:rsidDel="00D339EF">
                                    <w:rPr>
                                      <w:rFonts w:ascii="Meiryo UI" w:hAnsi="Meiryo UI" w:hint="eastAsia"/>
                                      <w:rPrChange w:id="5548" w:author="Moriyama, Shoya/森山 翔也" w:date="2025-04-02T21:09:00Z">
                                        <w:rPr>
                                          <w:rFonts w:hint="eastAsia"/>
                                        </w:rPr>
                                      </w:rPrChange>
                                    </w:rPr>
                                    <w:delText>（</w:delText>
                                  </w:r>
                                  <w:r w:rsidRPr="007C3599" w:rsidDel="00D339EF">
                                    <w:rPr>
                                      <w:rFonts w:ascii="Meiryo UI" w:hAnsi="Meiryo UI"/>
                                      <w:rPrChange w:id="5549" w:author="Moriyama, Shoya/森山 翔也" w:date="2025-04-02T21:09:00Z">
                                        <w:rPr/>
                                      </w:rPrChange>
                                    </w:rPr>
                                    <w:delText>24MM</w:delText>
                                  </w:r>
                                  <w:r w:rsidRPr="007C3599" w:rsidDel="00D339EF">
                                    <w:rPr>
                                      <w:rFonts w:ascii="Meiryo UI" w:hAnsi="Meiryo UI" w:hint="eastAsia"/>
                                      <w:rPrChange w:id="5550" w:author="Moriyama, Shoya/森山 翔也" w:date="2025-04-02T21:09:00Z">
                                        <w:rPr>
                                          <w:rFonts w:hint="eastAsia"/>
                                        </w:rPr>
                                      </w:rPrChange>
                                    </w:rPr>
                                    <w:delText>：</w:delText>
                                  </w:r>
                                  <w:r w:rsidRPr="007C3599" w:rsidDel="00D339EF">
                                    <w:rPr>
                                      <w:rFonts w:ascii="Meiryo UI" w:hAnsi="Meiryo UI"/>
                                      <w:rPrChange w:id="5551" w:author="Moriyama, Shoya/森山 翔也" w:date="2025-04-02T21:09:00Z">
                                        <w:rPr/>
                                      </w:rPrChange>
                                    </w:rPr>
                                    <w:delText>1A</w:delText>
                                  </w:r>
                                  <w:r w:rsidRPr="007C3599" w:rsidDel="00D339EF">
                                    <w:rPr>
                                      <w:rFonts w:ascii="Meiryo UI" w:hAnsi="Meiryo UI" w:hint="eastAsia"/>
                                      <w:rPrChange w:id="5552" w:author="Moriyama, Shoya/森山 翔也" w:date="2025-04-02T21:09:00Z">
                                        <w:rPr>
                                          <w:rFonts w:hint="eastAsia"/>
                                        </w:rPr>
                                      </w:rPrChange>
                                    </w:rPr>
                                    <w:delText>、</w:delText>
                                  </w:r>
                                  <w:r w:rsidRPr="007C3599" w:rsidDel="00D339EF">
                                    <w:rPr>
                                      <w:rFonts w:ascii="Meiryo UI" w:hAnsi="Meiryo UI"/>
                                      <w:rPrChange w:id="5553" w:author="Moriyama, Shoya/森山 翔也" w:date="2025-04-02T21:09:00Z">
                                        <w:rPr/>
                                      </w:rPrChange>
                                    </w:rPr>
                                    <w:delText>24SU/CDC</w:delText>
                                  </w:r>
                                  <w:r w:rsidRPr="007C3599" w:rsidDel="00D339EF">
                                    <w:rPr>
                                      <w:rFonts w:ascii="Meiryo UI" w:hAnsi="Meiryo UI" w:hint="eastAsia"/>
                                      <w:rPrChange w:id="5554" w:author="Moriyama, Shoya/森山 翔也" w:date="2025-04-02T21:09:00Z">
                                        <w:rPr>
                                          <w:rFonts w:hint="eastAsia"/>
                                        </w:rPr>
                                      </w:rPrChange>
                                    </w:rPr>
                                    <w:delText>：</w:delText>
                                  </w:r>
                                  <w:r w:rsidRPr="007C3599" w:rsidDel="00D339EF">
                                    <w:rPr>
                                      <w:rFonts w:ascii="Meiryo UI" w:hAnsi="Meiryo UI"/>
                                      <w:rPrChange w:id="5555" w:author="Moriyama, Shoya/森山 翔也" w:date="2025-04-02T21:09:00Z">
                                        <w:rPr/>
                                      </w:rPrChange>
                                    </w:rPr>
                                    <w:delText>CV</w:delText>
                                  </w:r>
                                  <w:r w:rsidRPr="007C3599" w:rsidDel="00D339EF">
                                    <w:rPr>
                                      <w:rFonts w:ascii="Meiryo UI" w:hAnsi="Meiryo UI" w:hint="eastAsia"/>
                                      <w:rPrChange w:id="5556" w:author="Moriyama, Shoya/森山 翔也" w:date="2025-04-02T21:09:00Z">
                                        <w:rPr>
                                          <w:rFonts w:hint="eastAsia"/>
                                        </w:rPr>
                                      </w:rPrChange>
                                    </w:rPr>
                                    <w:delText>）</w:delText>
                                  </w:r>
                                </w:del>
                              </w:ins>
                            </w:p>
                            <w:p w14:paraId="479932E9" w14:textId="77777777" w:rsidR="00495270" w:rsidRPr="007C3599" w:rsidRDefault="00495270" w:rsidP="00495270">
                              <w:pPr>
                                <w:rPr>
                                  <w:rPrChange w:id="5557" w:author="Moriyama, Shoya/森山 翔也" w:date="2025-04-02T21:09:00Z">
                                    <w:rPr>
                                      <w:color w:val="000000"/>
                                    </w:rPr>
                                  </w:rPrChange>
                                </w:rPr>
                              </w:pPr>
                            </w:p>
                          </w:txbxContent>
                        </v:textbox>
                        <w10:wrap anchorx="margin"/>
                      </v:shape>
                    </w:pict>
                  </mc:Fallback>
                </mc:AlternateContent>
              </w:r>
            </w:ins>
            <w:r w:rsidR="00BC714B" w:rsidRPr="007C3599">
              <w:rPr>
                <w:strike/>
                <w:lang w:val="en"/>
              </w:rPr>
              <w:t>Re-search</w:t>
            </w:r>
          </w:p>
        </w:tc>
        <w:tc>
          <w:tcPr>
            <w:tcW w:w="1617" w:type="dxa"/>
            <w:tcBorders>
              <w:top w:val="single" w:sz="4" w:space="0" w:color="auto"/>
              <w:left w:val="single" w:sz="4" w:space="0" w:color="auto"/>
              <w:bottom w:val="single" w:sz="4" w:space="0" w:color="auto"/>
              <w:right w:val="single" w:sz="4" w:space="0" w:color="auto"/>
            </w:tcBorders>
          </w:tcPr>
          <w:p w14:paraId="7C90150B" w14:textId="77777777" w:rsidR="00BC714B" w:rsidRPr="007C3599" w:rsidRDefault="00BC714B" w:rsidP="00285DAA">
            <w:pPr>
              <w:rPr>
                <w:rFonts w:cs="ＭＳ Ｐゴシック"/>
                <w:strike/>
              </w:rPr>
            </w:pPr>
            <w:r w:rsidRPr="007C3599">
              <w:rPr>
                <w:strike/>
                <w:lang w:val="en"/>
              </w:rPr>
              <w:t xml:space="preserve">Map display (excluding route enhancement) </w:t>
            </w:r>
            <w:r w:rsidRPr="007C3599">
              <w:rPr>
                <w:strike/>
                <w:lang w:val="en"/>
              </w:rPr>
              <w:br/>
              <w:t>peripheral facilities (5 genres) display completed</w:t>
            </w:r>
            <w:r w:rsidRPr="007C3599">
              <w:rPr>
                <w:strike/>
                <w:lang w:val="en"/>
              </w:rPr>
              <w:br/>
            </w:r>
            <w:r w:rsidRPr="007C3599">
              <w:rPr>
                <w:lang w:val="en"/>
              </w:rPr>
              <w:t xml:space="preserve"> in the DB after replacement</w:t>
            </w:r>
          </w:p>
        </w:tc>
        <w:tc>
          <w:tcPr>
            <w:tcW w:w="2524" w:type="dxa"/>
            <w:tcBorders>
              <w:top w:val="single" w:sz="4" w:space="0" w:color="auto"/>
              <w:left w:val="single" w:sz="4" w:space="0" w:color="auto"/>
              <w:bottom w:val="single" w:sz="4" w:space="0" w:color="auto"/>
              <w:right w:val="single" w:sz="4" w:space="0" w:color="auto"/>
            </w:tcBorders>
          </w:tcPr>
          <w:p w14:paraId="3E844314" w14:textId="77777777" w:rsidR="00BC714B" w:rsidRPr="007C3599" w:rsidRDefault="00BC714B" w:rsidP="00285DAA">
            <w:pPr>
              <w:rPr>
                <w:rFonts w:cs="ＭＳ Ｐゴシック"/>
                <w:strike/>
              </w:rPr>
            </w:pPr>
            <w:r w:rsidRPr="007C3599">
              <w:rPr>
                <w:strike/>
                <w:lang w:val="en"/>
              </w:rPr>
              <w:t>Within 1 second</w:t>
            </w:r>
          </w:p>
          <w:p w14:paraId="730E284F" w14:textId="77777777" w:rsidR="00BC714B" w:rsidRPr="007C3599" w:rsidRDefault="00BC714B" w:rsidP="00285DAA">
            <w:pPr>
              <w:rPr>
                <w:strike/>
              </w:rPr>
            </w:pPr>
          </w:p>
          <w:p w14:paraId="012D5AEF" w14:textId="77777777" w:rsidR="00BC714B" w:rsidRPr="007C3599" w:rsidRDefault="00BC714B" w:rsidP="00285DAA">
            <w:pPr>
              <w:rPr>
                <w:strike/>
              </w:rPr>
            </w:pPr>
            <w:r w:rsidRPr="007C3599">
              <w:rPr>
                <w:strike/>
                <w:lang w:val="en"/>
              </w:rPr>
              <w:t>Reload map data</w:t>
            </w:r>
          </w:p>
          <w:p w14:paraId="44063C98" w14:textId="77777777" w:rsidR="00BC714B" w:rsidRPr="007C3599" w:rsidRDefault="00BC714B" w:rsidP="00285DAA">
            <w:pPr>
              <w:rPr>
                <w:strike/>
              </w:rPr>
            </w:pPr>
            <w:r w:rsidRPr="007C3599">
              <w:rPr>
                <w:strike/>
                <w:lang w:val="en"/>
              </w:rPr>
              <w:t>Re-search</w:t>
            </w:r>
          </w:p>
          <w:p w14:paraId="3E4F6EC8" w14:textId="77777777" w:rsidR="00BC714B" w:rsidRPr="007C3599" w:rsidRDefault="00BC714B" w:rsidP="00285DAA">
            <w:pPr>
              <w:rPr>
                <w:strike/>
              </w:rPr>
            </w:pPr>
            <w:r w:rsidRPr="007C3599">
              <w:rPr>
                <w:strike/>
                <w:lang w:val="en"/>
              </w:rPr>
              <w:t>Peripheral facility display completed</w:t>
            </w:r>
          </w:p>
          <w:p w14:paraId="0859D29D" w14:textId="77777777" w:rsidR="00BC714B" w:rsidRPr="007C3599" w:rsidRDefault="00BC714B" w:rsidP="00285DAA">
            <w:pPr>
              <w:rPr>
                <w:strike/>
              </w:rPr>
            </w:pPr>
          </w:p>
        </w:tc>
      </w:tr>
      <w:tr w:rsidR="007C3599" w:rsidRPr="007C3599" w14:paraId="034303C2" w14:textId="77777777" w:rsidTr="347E5CEB">
        <w:trPr>
          <w:cantSplit/>
          <w:trHeight w:val="1432"/>
        </w:trPr>
        <w:tc>
          <w:tcPr>
            <w:tcW w:w="736" w:type="dxa"/>
            <w:vMerge/>
          </w:tcPr>
          <w:p w14:paraId="663B92D4" w14:textId="77777777" w:rsidR="00BC714B" w:rsidRPr="007C3599" w:rsidRDefault="00BC714B" w:rsidP="00285DAA"/>
        </w:tc>
        <w:tc>
          <w:tcPr>
            <w:tcW w:w="2126" w:type="dxa"/>
            <w:gridSpan w:val="2"/>
            <w:vMerge/>
          </w:tcPr>
          <w:p w14:paraId="167CA975" w14:textId="77777777" w:rsidR="00BC714B" w:rsidRPr="007C3599" w:rsidRDefault="00BC714B" w:rsidP="00285DAA"/>
        </w:tc>
        <w:tc>
          <w:tcPr>
            <w:tcW w:w="1399" w:type="dxa"/>
            <w:tcBorders>
              <w:top w:val="single" w:sz="4" w:space="0" w:color="auto"/>
              <w:left w:val="single" w:sz="4" w:space="0" w:color="auto"/>
              <w:bottom w:val="single" w:sz="4" w:space="0" w:color="auto"/>
              <w:right w:val="single" w:sz="4" w:space="0" w:color="auto"/>
            </w:tcBorders>
          </w:tcPr>
          <w:p w14:paraId="477DAA32" w14:textId="77777777" w:rsidR="00BC714B" w:rsidRPr="007C3599" w:rsidRDefault="00BC714B" w:rsidP="00285DAA">
            <w:pPr>
              <w:rPr>
                <w:rFonts w:cs="ＭＳ Ｐゴシック"/>
                <w:strike/>
              </w:rPr>
            </w:pPr>
            <w:r w:rsidRPr="007C3599">
              <w:rPr>
                <w:strike/>
                <w:lang w:val="en"/>
              </w:rPr>
              <w:t>Full update</w:t>
            </w:r>
          </w:p>
        </w:tc>
        <w:tc>
          <w:tcPr>
            <w:tcW w:w="1617" w:type="dxa"/>
            <w:tcBorders>
              <w:top w:val="single" w:sz="4" w:space="0" w:color="auto"/>
              <w:left w:val="single" w:sz="4" w:space="0" w:color="auto"/>
              <w:bottom w:val="single" w:sz="4" w:space="0" w:color="auto"/>
              <w:right w:val="single" w:sz="4" w:space="0" w:color="auto"/>
            </w:tcBorders>
          </w:tcPr>
          <w:p w14:paraId="3AF71EF3" w14:textId="77777777" w:rsidR="00BC714B" w:rsidRPr="007C3599" w:rsidRDefault="00BC714B" w:rsidP="00285DAA">
            <w:pPr>
              <w:rPr>
                <w:rFonts w:cs="ＭＳ Ｐゴシック"/>
                <w:strike/>
              </w:rPr>
            </w:pPr>
            <w:r w:rsidRPr="007C3599">
              <w:rPr>
                <w:strike/>
                <w:lang w:val="en"/>
              </w:rPr>
              <w:t xml:space="preserve">All update process </w:t>
            </w:r>
            <w:r w:rsidRPr="007C3599">
              <w:rPr>
                <w:strike/>
                <w:lang w:val="en"/>
              </w:rPr>
              <w:br/>
              <w:t>start to end all updates</w:t>
            </w:r>
            <w:r w:rsidRPr="007C3599">
              <w:rPr>
                <w:strike/>
                <w:lang w:val="en"/>
              </w:rPr>
              <w:br/>
            </w:r>
          </w:p>
        </w:tc>
        <w:tc>
          <w:tcPr>
            <w:tcW w:w="2524" w:type="dxa"/>
            <w:tcBorders>
              <w:top w:val="single" w:sz="4" w:space="0" w:color="auto"/>
              <w:left w:val="single" w:sz="4" w:space="0" w:color="auto"/>
              <w:bottom w:val="single" w:sz="4" w:space="0" w:color="auto"/>
              <w:right w:val="single" w:sz="4" w:space="0" w:color="auto"/>
            </w:tcBorders>
          </w:tcPr>
          <w:p w14:paraId="356B2180" w14:textId="77777777" w:rsidR="00BC714B" w:rsidRPr="007C3599" w:rsidRDefault="00BC714B" w:rsidP="00285DAA">
            <w:pPr>
              <w:rPr>
                <w:strike/>
              </w:rPr>
            </w:pPr>
            <w:r w:rsidRPr="007C3599">
              <w:rPr>
                <w:strike/>
                <w:lang w:val="en"/>
              </w:rPr>
              <w:t>Within 30 minutes</w:t>
            </w:r>
          </w:p>
          <w:p w14:paraId="69F10171" w14:textId="77777777" w:rsidR="00BC714B" w:rsidRPr="007C3599" w:rsidRDefault="00BC714B" w:rsidP="00285DAA">
            <w:pPr>
              <w:rPr>
                <w:strike/>
              </w:rPr>
            </w:pPr>
          </w:p>
          <w:p w14:paraId="5DD13300" w14:textId="77777777" w:rsidR="00BC714B" w:rsidRPr="007C3599" w:rsidRDefault="00BC714B" w:rsidP="00285DAA">
            <w:pPr>
              <w:rPr>
                <w:strike/>
              </w:rPr>
            </w:pPr>
            <w:r w:rsidRPr="007C3599">
              <w:rPr>
                <w:strike/>
                <w:lang w:val="en"/>
              </w:rPr>
              <w:t>Full update process</w:t>
            </w:r>
          </w:p>
          <w:p w14:paraId="3D9E76DE" w14:textId="77777777" w:rsidR="00BC714B" w:rsidRPr="007C3599" w:rsidRDefault="00BC714B" w:rsidP="00285DAA">
            <w:pPr>
              <w:rPr>
                <w:strike/>
              </w:rPr>
            </w:pPr>
            <w:r w:rsidRPr="007C3599">
              <w:rPr>
                <w:strike/>
                <w:lang w:val="en"/>
              </w:rPr>
              <w:t>Service period renewal</w:t>
            </w:r>
          </w:p>
        </w:tc>
      </w:tr>
      <w:tr w:rsidR="007C3599" w:rsidRPr="007C3599" w14:paraId="7BCBA5E7" w14:textId="77777777" w:rsidTr="347E5CEB">
        <w:trPr>
          <w:cantSplit/>
          <w:trHeight w:val="535"/>
        </w:trPr>
        <w:tc>
          <w:tcPr>
            <w:tcW w:w="736" w:type="dxa"/>
            <w:vMerge/>
            <w:hideMark/>
          </w:tcPr>
          <w:p w14:paraId="3CF3EC8A" w14:textId="77777777" w:rsidR="00BC714B" w:rsidRPr="007C3599" w:rsidRDefault="00BC714B" w:rsidP="00285DAA"/>
        </w:tc>
        <w:tc>
          <w:tcPr>
            <w:tcW w:w="1102"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74C6336A" w14:textId="77777777" w:rsidR="00BC714B" w:rsidRPr="007C3599" w:rsidRDefault="00BC714B" w:rsidP="00285DAA">
            <w:pPr>
              <w:rPr>
                <w:strike/>
              </w:rPr>
            </w:pPr>
            <w:r w:rsidRPr="007C3599">
              <w:rPr>
                <w:strike/>
                <w:lang w:val="en"/>
              </w:rPr>
              <w:t>Movement restrictions</w:t>
            </w:r>
          </w:p>
        </w:tc>
        <w:tc>
          <w:tcPr>
            <w:tcW w:w="1024" w:type="dxa"/>
            <w:tcBorders>
              <w:top w:val="single" w:sz="4" w:space="0" w:color="auto"/>
              <w:left w:val="single" w:sz="4" w:space="0" w:color="auto"/>
              <w:bottom w:val="single" w:sz="4" w:space="0" w:color="auto"/>
              <w:right w:val="single" w:sz="4" w:space="0" w:color="auto"/>
            </w:tcBorders>
            <w:shd w:val="clear" w:color="auto" w:fill="auto"/>
            <w:hideMark/>
          </w:tcPr>
          <w:p w14:paraId="72AF4CB6" w14:textId="77777777" w:rsidR="00BC714B" w:rsidRPr="007C3599" w:rsidRDefault="00BC714B" w:rsidP="00285DAA">
            <w:pPr>
              <w:rPr>
                <w:strike/>
              </w:rPr>
            </w:pPr>
            <w:r w:rsidRPr="007C3599">
              <w:rPr>
                <w:strike/>
                <w:lang w:val="en"/>
              </w:rPr>
              <w:t>Impact from other functions</w:t>
            </w:r>
          </w:p>
          <w:p w14:paraId="4A1ECED6" w14:textId="77777777" w:rsidR="00BC714B" w:rsidRPr="007C3599" w:rsidRDefault="00BC714B" w:rsidP="00285DAA">
            <w:pPr>
              <w:rPr>
                <w:strike/>
              </w:rPr>
            </w:pPr>
            <w:r w:rsidRPr="007C3599">
              <w:rPr>
                <w:strike/>
                <w:lang w:val="en"/>
              </w:rPr>
              <w:t>* Function to access map media</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AF1D72A" w14:textId="77777777" w:rsidR="00BC714B" w:rsidRPr="007C3599" w:rsidRDefault="00BC714B" w:rsidP="009F608F">
            <w:pPr>
              <w:rPr>
                <w:strike/>
              </w:rPr>
            </w:pPr>
            <w:r w:rsidRPr="007C3599">
              <w:rPr>
                <w:strike/>
                <w:lang w:val="en"/>
              </w:rPr>
              <w:t>Map update</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4AD81D8E" w14:textId="77777777" w:rsidR="00BC714B" w:rsidRPr="007C3599" w:rsidRDefault="00BC714B" w:rsidP="00285DAA">
            <w:pPr>
              <w:rPr>
                <w:strike/>
              </w:rPr>
            </w:pPr>
            <w:r w:rsidRPr="007C3599">
              <w:rPr>
                <w:strike/>
                <w:lang w:val="en"/>
              </w:rPr>
              <w:t>Pause during other function operation</w:t>
            </w:r>
          </w:p>
          <w:p w14:paraId="5FF2AC5F" w14:textId="77777777" w:rsidR="00BC714B" w:rsidRPr="007C3599" w:rsidRDefault="00BC714B" w:rsidP="00285DAA">
            <w:pPr>
              <w:rPr>
                <w:strike/>
              </w:rPr>
            </w:pPr>
            <w:r w:rsidRPr="007C3599">
              <w:rPr>
                <w:strike/>
                <w:lang w:val="en"/>
              </w:rPr>
              <w:t>Automatically resumes after stopping other functions</w:t>
            </w:r>
          </w:p>
        </w:tc>
      </w:tr>
      <w:tr w:rsidR="007C3599" w:rsidRPr="007C3599" w14:paraId="6D283E37" w14:textId="77777777" w:rsidTr="347E5CEB">
        <w:trPr>
          <w:cantSplit/>
          <w:trHeight w:val="592"/>
        </w:trPr>
        <w:tc>
          <w:tcPr>
            <w:tcW w:w="736" w:type="dxa"/>
            <w:vMerge/>
            <w:hideMark/>
          </w:tcPr>
          <w:p w14:paraId="4EA8969D" w14:textId="77777777" w:rsidR="00BC714B" w:rsidRPr="007C3599" w:rsidRDefault="00BC714B" w:rsidP="00285DAA"/>
        </w:tc>
        <w:tc>
          <w:tcPr>
            <w:tcW w:w="1102" w:type="dxa"/>
            <w:vMerge/>
            <w:hideMark/>
          </w:tcPr>
          <w:p w14:paraId="34A6DD14" w14:textId="77777777" w:rsidR="00BC714B" w:rsidRPr="007C3599" w:rsidRDefault="00BC714B" w:rsidP="00285DAA">
            <w:pPr>
              <w:rPr>
                <w:strike/>
              </w:rPr>
            </w:pPr>
          </w:p>
        </w:tc>
        <w:tc>
          <w:tcPr>
            <w:tcW w:w="102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007C0C28" w14:textId="77777777" w:rsidR="00BC714B" w:rsidRPr="007C3599" w:rsidRDefault="00BC714B" w:rsidP="00285DAA">
            <w:pPr>
              <w:rPr>
                <w:strike/>
              </w:rPr>
            </w:pPr>
            <w:r w:rsidRPr="007C3599">
              <w:rPr>
                <w:strike/>
                <w:lang w:val="en"/>
              </w:rPr>
              <w:t>Start-up after ACC ON</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1EAFD60" w14:textId="77777777" w:rsidR="00BC714B" w:rsidRPr="007C3599" w:rsidRDefault="00BC714B" w:rsidP="00285DAA">
            <w:pPr>
              <w:rPr>
                <w:strike/>
              </w:rPr>
            </w:pPr>
            <w:r w:rsidRPr="007C3599">
              <w:rPr>
                <w:strike/>
                <w:lang w:val="en"/>
              </w:rPr>
              <w:t>Map update</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1F07111D" w14:textId="77777777" w:rsidR="00BC714B" w:rsidRPr="007C3599" w:rsidRDefault="00BC714B" w:rsidP="00285DAA">
            <w:pPr>
              <w:rPr>
                <w:strike/>
              </w:rPr>
            </w:pPr>
            <w:r w:rsidRPr="007C3599">
              <w:rPr>
                <w:strike/>
                <w:lang w:val="en"/>
              </w:rPr>
              <w:t>Navigation function is available</w:t>
            </w:r>
          </w:p>
        </w:tc>
      </w:tr>
      <w:tr w:rsidR="007C3599" w:rsidRPr="007C3599" w14:paraId="73149FF4" w14:textId="77777777" w:rsidTr="347E5CEB">
        <w:trPr>
          <w:cantSplit/>
          <w:trHeight w:val="592"/>
        </w:trPr>
        <w:tc>
          <w:tcPr>
            <w:tcW w:w="736" w:type="dxa"/>
            <w:vMerge/>
            <w:hideMark/>
          </w:tcPr>
          <w:p w14:paraId="3BE7C0C6" w14:textId="77777777" w:rsidR="00BC714B" w:rsidRPr="007C3599" w:rsidRDefault="00BC714B" w:rsidP="00285DAA"/>
        </w:tc>
        <w:tc>
          <w:tcPr>
            <w:tcW w:w="1102" w:type="dxa"/>
            <w:vMerge/>
            <w:hideMark/>
          </w:tcPr>
          <w:p w14:paraId="44DB46AB" w14:textId="77777777" w:rsidR="00BC714B" w:rsidRPr="007C3599" w:rsidRDefault="00BC714B" w:rsidP="00285DAA">
            <w:pPr>
              <w:rPr>
                <w:strike/>
              </w:rPr>
            </w:pPr>
          </w:p>
        </w:tc>
        <w:tc>
          <w:tcPr>
            <w:tcW w:w="1024" w:type="dxa"/>
            <w:vMerge/>
            <w:hideMark/>
          </w:tcPr>
          <w:p w14:paraId="2B32E6B0" w14:textId="77777777" w:rsidR="00BC714B" w:rsidRPr="007C3599" w:rsidRDefault="00BC714B" w:rsidP="00285DAA">
            <w:pPr>
              <w:rPr>
                <w:strike/>
              </w:rPr>
            </w:pP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AC8BC3C" w14:textId="77777777" w:rsidR="00BC714B" w:rsidRPr="007C3599" w:rsidRDefault="00BC714B" w:rsidP="00285DAA">
            <w:pPr>
              <w:pStyle w:val="aa"/>
              <w:rPr>
                <w:rFonts w:ascii="Meiryo UI" w:eastAsia="Meiryo UI" w:hAnsi="Meiryo UI"/>
                <w:strike/>
                <w:sz w:val="20"/>
                <w:szCs w:val="20"/>
              </w:rPr>
            </w:pPr>
            <w:r w:rsidRPr="007C3599">
              <w:rPr>
                <w:strike/>
                <w:sz w:val="20"/>
                <w:szCs w:val="20"/>
                <w:lang w:val="en"/>
              </w:rPr>
              <w:t>Map replacement</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61EA42E1" w14:textId="77777777" w:rsidR="00BC714B" w:rsidRPr="007C3599" w:rsidRDefault="00BC714B" w:rsidP="00285DAA">
            <w:pPr>
              <w:rPr>
                <w:strike/>
              </w:rPr>
            </w:pPr>
            <w:r w:rsidRPr="007C3599">
              <w:rPr>
                <w:strike/>
                <w:lang w:val="en"/>
              </w:rPr>
              <w:t>Audio functionality available</w:t>
            </w:r>
          </w:p>
        </w:tc>
      </w:tr>
      <w:tr w:rsidR="007C3599" w:rsidRPr="007C3599" w14:paraId="77C764CF" w14:textId="77777777" w:rsidTr="347E5CEB">
        <w:trPr>
          <w:cantSplit/>
          <w:trHeight w:val="518"/>
        </w:trPr>
        <w:tc>
          <w:tcPr>
            <w:tcW w:w="736" w:type="dxa"/>
            <w:vMerge/>
            <w:hideMark/>
          </w:tcPr>
          <w:p w14:paraId="79495B42" w14:textId="77777777" w:rsidR="00BC714B" w:rsidRPr="007C3599" w:rsidRDefault="00BC714B" w:rsidP="00285DAA"/>
        </w:tc>
        <w:tc>
          <w:tcPr>
            <w:tcW w:w="1102" w:type="dxa"/>
            <w:vMerge/>
            <w:hideMark/>
          </w:tcPr>
          <w:p w14:paraId="0E3EEA7E" w14:textId="77777777" w:rsidR="00BC714B" w:rsidRPr="007C3599" w:rsidRDefault="00BC714B" w:rsidP="00285DAA">
            <w:pPr>
              <w:rPr>
                <w:strike/>
              </w:rPr>
            </w:pPr>
          </w:p>
        </w:tc>
        <w:tc>
          <w:tcPr>
            <w:tcW w:w="1024" w:type="dxa"/>
            <w:tcBorders>
              <w:top w:val="single" w:sz="4" w:space="0" w:color="auto"/>
              <w:left w:val="single" w:sz="4" w:space="0" w:color="auto"/>
              <w:bottom w:val="single" w:sz="4" w:space="0" w:color="auto"/>
              <w:right w:val="single" w:sz="4" w:space="0" w:color="auto"/>
            </w:tcBorders>
            <w:shd w:val="clear" w:color="auto" w:fill="auto"/>
            <w:hideMark/>
          </w:tcPr>
          <w:p w14:paraId="1EB68C76" w14:textId="568D80EE" w:rsidR="00BC714B" w:rsidRPr="007C3599" w:rsidRDefault="00495270" w:rsidP="00285DAA">
            <w:pPr>
              <w:rPr>
                <w:strike/>
              </w:rPr>
            </w:pPr>
            <w:ins w:id="5558" w:author="Moriyama, Shoya/森山 翔也" w:date="2025-02-10T16:31:00Z">
              <w:r w:rsidRPr="007C3599">
                <w:rPr>
                  <w:rFonts w:ascii="ＭＳ Ｐゴシック" w:eastAsia="ＭＳ Ｐゴシック" w:hAnsi="ＭＳ Ｐゴシック" w:cs="ＭＳ Ｐゴシック"/>
                  <w:noProof/>
                  <w:kern w:val="0"/>
                  <w:sz w:val="24"/>
                </w:rPr>
                <mc:AlternateContent>
                  <mc:Choice Requires="wps">
                    <w:drawing>
                      <wp:anchor distT="0" distB="0" distL="114300" distR="114300" simplePos="0" relativeHeight="251658312" behindDoc="0" locked="0" layoutInCell="1" allowOverlap="1" wp14:anchorId="5FD62AA9" wp14:editId="5343C799">
                        <wp:simplePos x="0" y="0"/>
                        <wp:positionH relativeFrom="margin">
                          <wp:posOffset>-2208530</wp:posOffset>
                        </wp:positionH>
                        <wp:positionV relativeFrom="paragraph">
                          <wp:posOffset>-20956</wp:posOffset>
                        </wp:positionV>
                        <wp:extent cx="6369050" cy="8296275"/>
                        <wp:effectExtent l="0" t="0" r="12700" b="28575"/>
                        <wp:wrapNone/>
                        <wp:docPr id="1455" name="テキスト ボックス 1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8296275"/>
                                </a:xfrm>
                                <a:prstGeom prst="rect">
                                  <a:avLst/>
                                </a:prstGeom>
                                <a:solidFill>
                                  <a:srgbClr val="7F7F7F">
                                    <a:alpha val="50196"/>
                                  </a:srgbClr>
                                </a:solidFill>
                                <a:ln w="6350">
                                  <a:solidFill>
                                    <a:prstClr val="black"/>
                                  </a:solidFill>
                                </a:ln>
                              </wps:spPr>
                              <wps:txbx>
                                <w:txbxContent>
                                  <w:p w14:paraId="592E0C2F" w14:textId="77777777" w:rsidR="00D339EF" w:rsidRPr="007C3599" w:rsidRDefault="00D339EF" w:rsidP="00D339EF">
                                    <w:pPr>
                                      <w:rPr>
                                        <w:ins w:id="5559" w:author="Moriyama, Shoya/森山 翔也" w:date="2025-03-10T11:08:00Z"/>
                                        <w:rPrChange w:id="5560" w:author="Moriyama, Shoya/森山 翔也" w:date="2025-04-02T21:09:00Z">
                                          <w:rPr>
                                            <w:ins w:id="5561" w:author="Moriyama, Shoya/森山 翔也" w:date="2025-03-10T11:08:00Z"/>
                                            <w:color w:val="FF0000"/>
                                          </w:rPr>
                                        </w:rPrChange>
                                      </w:rPr>
                                    </w:pPr>
                                    <w:ins w:id="5562" w:author="Moriyama, Shoya/森山 翔也" w:date="2025-03-10T11:08:00Z">
                                      <w:r w:rsidRPr="007C3599">
                                        <w:rPr>
                                          <w:rFonts w:hint="eastAsia"/>
                                          <w:rPrChange w:id="5563" w:author="Moriyama, Shoya/森山 翔也" w:date="2025-04-02T21:09:00Z">
                                            <w:rPr>
                                              <w:rFonts w:hint="eastAsia"/>
                                              <w:color w:val="FF0000"/>
                                            </w:rPr>
                                          </w:rPrChange>
                                        </w:rPr>
                                        <w:t>各種サービス要求仕様書から</w:t>
                                      </w:r>
                                      <w:r w:rsidRPr="007C3599">
                                        <w:rPr>
                                          <w:rPrChange w:id="5564" w:author="Moriyama, Shoya/森山 翔也" w:date="2025-04-02T21:09:00Z">
                                            <w:rPr>
                                              <w:color w:val="FF0000"/>
                                            </w:rPr>
                                          </w:rPrChange>
                                        </w:rPr>
                                        <w:t>006_性能要求_Performance_Requirement</w:t>
                                      </w:r>
                                      <w:r w:rsidRPr="007C3599">
                                        <w:rPr>
                                          <w:rFonts w:hint="eastAsia"/>
                                          <w:rPrChange w:id="5565" w:author="Moriyama, Shoya/森山 翔也" w:date="2025-04-02T21:09:00Z">
                                            <w:rPr>
                                              <w:rFonts w:hint="eastAsia"/>
                                              <w:color w:val="FF0000"/>
                                            </w:rPr>
                                          </w:rPrChange>
                                        </w:rPr>
                                        <w:t>に</w:t>
                                      </w:r>
                                      <w:r w:rsidRPr="007C3599">
                                        <w:rPr>
                                          <w:rPrChange w:id="5566" w:author="Moriyama, Shoya/森山 翔也" w:date="2025-04-02T21:09:00Z">
                                            <w:rPr>
                                              <w:color w:val="FF0000"/>
                                            </w:rPr>
                                          </w:rPrChange>
                                        </w:rPr>
                                        <w:t>QOSを統合</w:t>
                                      </w:r>
                                    </w:ins>
                                  </w:p>
                                  <w:p w14:paraId="569651FF" w14:textId="77777777" w:rsidR="00D339EF" w:rsidRPr="007C3599" w:rsidRDefault="00D339EF" w:rsidP="00D339EF">
                                    <w:pPr>
                                      <w:rPr>
                                        <w:ins w:id="5567" w:author="Moriyama, Shoya/森山 翔也" w:date="2025-03-10T11:08:00Z"/>
                                        <w:rPrChange w:id="5568" w:author="Moriyama, Shoya/森山 翔也" w:date="2025-04-02T21:09:00Z">
                                          <w:rPr>
                                            <w:ins w:id="5569" w:author="Moriyama, Shoya/森山 翔也" w:date="2025-03-10T11:08:00Z"/>
                                            <w:color w:val="FF0000"/>
                                          </w:rPr>
                                        </w:rPrChange>
                                      </w:rPr>
                                    </w:pPr>
                                    <w:ins w:id="5570" w:author="Moriyama, Shoya/森山 翔也" w:date="2025-03-10T11:08:00Z">
                                      <w:r w:rsidRPr="007C3599">
                                        <w:rPr>
                                          <w:rPrChange w:id="5571" w:author="Moriyama, Shoya/森山 翔也" w:date="2025-04-02T21:09:00Z">
                                            <w:rPr>
                                              <w:color w:val="FF0000"/>
                                            </w:rPr>
                                          </w:rPrChange>
                                        </w:rPr>
                                        <w:t>Integrate QOS from various service requirement specifications into "006_性能要求_Performance_Requirement"</w:t>
                                      </w:r>
                                    </w:ins>
                                  </w:p>
                                  <w:p w14:paraId="5FD48531" w14:textId="77777777" w:rsidR="00D339EF" w:rsidRPr="007C3599" w:rsidRDefault="00D339EF" w:rsidP="00D339EF">
                                    <w:pPr>
                                      <w:rPr>
                                        <w:ins w:id="5572" w:author="Moriyama, Shoya/森山 翔也" w:date="2025-03-10T11:08:00Z"/>
                                        <w:rPrChange w:id="5573" w:author="Moriyama, Shoya/森山 翔也" w:date="2025-04-02T21:09:00Z">
                                          <w:rPr>
                                            <w:ins w:id="5574" w:author="Moriyama, Shoya/森山 翔也" w:date="2025-03-10T11:08:00Z"/>
                                            <w:color w:val="000000"/>
                                          </w:rPr>
                                        </w:rPrChange>
                                      </w:rPr>
                                    </w:pPr>
                                    <w:ins w:id="5575" w:author="Moriyama, Shoya/森山 翔也" w:date="2025-03-10T11:08:00Z">
                                      <w:r w:rsidRPr="007C3599">
                                        <w:rPr>
                                          <w:rFonts w:hint="eastAsia"/>
                                          <w:rPrChange w:id="5576" w:author="Moriyama, Shoya/森山 翔也" w:date="2025-04-02T21:09:00Z">
                                            <w:rPr>
                                              <w:rFonts w:hint="eastAsia"/>
                                              <w:color w:val="FF0000"/>
                                            </w:rPr>
                                          </w:rPrChange>
                                        </w:rPr>
                                        <w:t>▲</w:t>
                                      </w:r>
                                      <w:r w:rsidRPr="007C3599">
                                        <w:rPr>
                                          <w:rPrChange w:id="5577" w:author="Moriyama, Shoya/森山 翔也" w:date="2025-04-02T21:09:00Z">
                                            <w:rPr>
                                              <w:color w:val="FF0000"/>
                                            </w:rPr>
                                          </w:rPrChange>
                                        </w:rPr>
                                        <w:t>7.20（24SU/CDC：CV）</w:t>
                                      </w:r>
                                    </w:ins>
                                  </w:p>
                                  <w:p w14:paraId="79504926" w14:textId="7D92D050" w:rsidR="00495270" w:rsidRPr="007C3599" w:rsidDel="00D339EF" w:rsidRDefault="00495270" w:rsidP="00495270">
                                    <w:pPr>
                                      <w:rPr>
                                        <w:ins w:id="5578" w:author="Shimizu, Yuya/清水 裕也" w:date="2025-02-08T19:29:00Z"/>
                                        <w:del w:id="5579" w:author="Moriyama, Shoya/森山 翔也" w:date="2025-03-10T11:08:00Z"/>
                                        <w:rPrChange w:id="5580" w:author="Moriyama, Shoya/森山 翔也" w:date="2025-04-02T21:09:00Z">
                                          <w:rPr>
                                            <w:ins w:id="5581" w:author="Shimizu, Yuya/清水 裕也" w:date="2025-02-08T19:29:00Z"/>
                                            <w:del w:id="5582" w:author="Moriyama, Shoya/森山 翔也" w:date="2025-03-10T11:08:00Z"/>
                                            <w:color w:val="FF0000"/>
                                          </w:rPr>
                                        </w:rPrChange>
                                      </w:rPr>
                                    </w:pPr>
                                    <w:ins w:id="5583" w:author="Shimizu, Yuya/清水 裕也" w:date="2025-02-08T19:29:00Z">
                                      <w:del w:id="5584" w:author="Moriyama, Shoya/森山 翔也" w:date="2025-03-10T11:08:00Z">
                                        <w:r w:rsidRPr="007C3599" w:rsidDel="00D339EF">
                                          <w:rPr>
                                            <w:rFonts w:hint="eastAsia"/>
                                            <w:rPrChange w:id="5585" w:author="Moriyama, Shoya/森山 翔也" w:date="2025-04-02T21:09:00Z">
                                              <w:rPr>
                                                <w:rFonts w:hint="eastAsia"/>
                                                <w:color w:val="FF0000"/>
                                              </w:rPr>
                                            </w:rPrChange>
                                          </w:rPr>
                                          <w:delText>各種サービス要求仕様書から</w:delText>
                                        </w:r>
                                        <w:r w:rsidRPr="007C3599" w:rsidDel="00D339EF">
                                          <w:rPr>
                                            <w:rPrChange w:id="5586" w:author="Moriyama, Shoya/森山 翔也" w:date="2025-04-02T21:09:00Z">
                                              <w:rPr>
                                                <w:color w:val="FF0000"/>
                                              </w:rPr>
                                            </w:rPrChange>
                                          </w:rPr>
                                          <w:delText>006_性能要求_Performance_Requirementに</w:delText>
                                        </w:r>
                                      </w:del>
                                    </w:ins>
                                  </w:p>
                                  <w:p w14:paraId="18131CA3" w14:textId="1EE4842B" w:rsidR="00495270" w:rsidRPr="007C3599" w:rsidDel="00D339EF" w:rsidRDefault="00495270" w:rsidP="00495270">
                                    <w:pPr>
                                      <w:rPr>
                                        <w:ins w:id="5587" w:author="Shimizu, Yuya/清水 裕也" w:date="2025-02-08T19:29:00Z"/>
                                        <w:del w:id="5588" w:author="Moriyama, Shoya/森山 翔也" w:date="2025-03-10T11:08:00Z"/>
                                        <w:rPrChange w:id="5589" w:author="Moriyama, Shoya/森山 翔也" w:date="2025-04-02T21:09:00Z">
                                          <w:rPr>
                                            <w:ins w:id="5590" w:author="Shimizu, Yuya/清水 裕也" w:date="2025-02-08T19:29:00Z"/>
                                            <w:del w:id="5591" w:author="Moriyama, Shoya/森山 翔也" w:date="2025-03-10T11:08:00Z"/>
                                            <w:color w:val="FF0000"/>
                                          </w:rPr>
                                        </w:rPrChange>
                                      </w:rPr>
                                    </w:pPr>
                                    <w:ins w:id="5592" w:author="Shimizu, Yuya/清水 裕也" w:date="2025-02-08T19:29:00Z">
                                      <w:del w:id="5593" w:author="Moriyama, Shoya/森山 翔也" w:date="2025-03-10T11:08:00Z">
                                        <w:r w:rsidRPr="007C3599" w:rsidDel="00D339EF">
                                          <w:rPr>
                                            <w:rPrChange w:id="5594" w:author="Moriyama, Shoya/森山 翔也" w:date="2025-04-02T21:09:00Z">
                                              <w:rPr>
                                                <w:color w:val="FF0000"/>
                                              </w:rPr>
                                            </w:rPrChange>
                                          </w:rPr>
                                          <w:delText>QOSを統合</w:delText>
                                        </w:r>
                                      </w:del>
                                    </w:ins>
                                  </w:p>
                                  <w:p w14:paraId="303E46FF" w14:textId="2945CFB0" w:rsidR="00495270" w:rsidRPr="007C3599" w:rsidDel="00D339EF" w:rsidRDefault="00495270" w:rsidP="00495270">
                                    <w:pPr>
                                      <w:rPr>
                                        <w:ins w:id="5595" w:author="Shimizu, Yuya/清水 裕也" w:date="2025-02-08T19:29:00Z"/>
                                        <w:del w:id="5596" w:author="Moriyama, Shoya/森山 翔也" w:date="2025-03-10T11:08:00Z"/>
                                        <w:rPrChange w:id="5597" w:author="Moriyama, Shoya/森山 翔也" w:date="2025-04-02T21:09:00Z">
                                          <w:rPr>
                                            <w:ins w:id="5598" w:author="Shimizu, Yuya/清水 裕也" w:date="2025-02-08T19:29:00Z"/>
                                            <w:del w:id="5599" w:author="Moriyama, Shoya/森山 翔也" w:date="2025-03-10T11:08:00Z"/>
                                            <w:color w:val="FF0000"/>
                                          </w:rPr>
                                        </w:rPrChange>
                                      </w:rPr>
                                    </w:pPr>
                                    <w:ins w:id="5600" w:author="Shimizu, Yuya/清水 裕也" w:date="2025-02-08T19:29:00Z">
                                      <w:del w:id="5601" w:author="Moriyama, Shoya/森山 翔也" w:date="2025-03-10T11:08:00Z">
                                        <w:r w:rsidRPr="007C3599" w:rsidDel="00D339EF">
                                          <w:rPr>
                                            <w:rPrChange w:id="5602" w:author="Moriyama, Shoya/森山 翔也" w:date="2025-04-02T21:09:00Z">
                                              <w:rPr>
                                                <w:color w:val="FF0000"/>
                                              </w:rPr>
                                            </w:rPrChange>
                                          </w:rPr>
                                          <w:delText>Integrate QOS from various service requirement specifications into "006_性能要求_Performance_Requirement"</w:delText>
                                        </w:r>
                                      </w:del>
                                    </w:ins>
                                  </w:p>
                                  <w:p w14:paraId="60367DCD" w14:textId="2BCE2509" w:rsidR="00495270" w:rsidRPr="007C3599" w:rsidDel="00D339EF" w:rsidRDefault="00495270" w:rsidP="00495270">
                                    <w:pPr>
                                      <w:pStyle w:val="Web"/>
                                      <w:ind w:left="800"/>
                                      <w:rPr>
                                        <w:ins w:id="5603" w:author="Sasaki, Kenji/佐々木 研二" w:date="2025-02-07T15:38:00Z"/>
                                        <w:del w:id="5604" w:author="Moriyama, Shoya/森山 翔也" w:date="2025-03-10T11:08:00Z"/>
                                        <w:rFonts w:ascii="Meiryo UI" w:hAnsi="Meiryo UI"/>
                                        <w:rPrChange w:id="5605" w:author="Moriyama, Shoya/森山 翔也" w:date="2025-04-02T21:09:00Z">
                                          <w:rPr>
                                            <w:ins w:id="5606" w:author="Sasaki, Kenji/佐々木 研二" w:date="2025-02-07T15:38:00Z"/>
                                            <w:del w:id="5607" w:author="Moriyama, Shoya/森山 翔也" w:date="2025-03-10T11:08:00Z"/>
                                            <w:rFonts w:ascii="Meiryo UI" w:hAnsi="Meiryo UI"/>
                                            <w:color w:val="FF0000"/>
                                          </w:rPr>
                                        </w:rPrChange>
                                      </w:rPr>
                                    </w:pPr>
                                    <w:ins w:id="5608" w:author="Shimizu, Yuya/清水 裕也" w:date="2025-02-08T19:29:00Z">
                                      <w:del w:id="5609" w:author="Moriyama, Shoya/森山 翔也" w:date="2025-03-10T11:08:00Z">
                                        <w:r w:rsidRPr="007C3599" w:rsidDel="00D339EF">
                                          <w:rPr>
                                            <w:rFonts w:hint="eastAsia"/>
                                            <w:rPrChange w:id="5610" w:author="Moriyama, Shoya/森山 翔也" w:date="2025-04-02T21:09:00Z">
                                              <w:rPr>
                                                <w:rFonts w:hint="eastAsia"/>
                                                <w:color w:val="FF0000"/>
                                              </w:rPr>
                                            </w:rPrChange>
                                          </w:rPr>
                                          <w:delText>▲</w:delText>
                                        </w:r>
                                        <w:r w:rsidRPr="007C3599" w:rsidDel="00D339EF">
                                          <w:rPr>
                                            <w:rPrChange w:id="5611" w:author="Moriyama, Shoya/森山 翔也" w:date="2025-04-02T21:09:00Z">
                                              <w:rPr>
                                                <w:color w:val="FF0000"/>
                                              </w:rPr>
                                            </w:rPrChange>
                                          </w:rPr>
                                          <w:delText>7.11</w:delText>
                                        </w:r>
                                        <w:r w:rsidRPr="007C3599" w:rsidDel="00D339EF">
                                          <w:rPr>
                                            <w:rFonts w:hint="eastAsia"/>
                                            <w:rPrChange w:id="5612" w:author="Moriyama, Shoya/森山 翔也" w:date="2025-04-02T21:09:00Z">
                                              <w:rPr>
                                                <w:rFonts w:hint="eastAsia"/>
                                                <w:color w:val="FF0000"/>
                                              </w:rPr>
                                            </w:rPrChange>
                                          </w:rPr>
                                          <w:delText>（</w:delText>
                                        </w:r>
                                        <w:r w:rsidRPr="007C3599" w:rsidDel="00D339EF">
                                          <w:rPr>
                                            <w:rPrChange w:id="5613" w:author="Moriyama, Shoya/森山 翔也" w:date="2025-04-02T21:09:00Z">
                                              <w:rPr>
                                                <w:color w:val="FF0000"/>
                                              </w:rPr>
                                            </w:rPrChange>
                                          </w:rPr>
                                          <w:delText>24MM</w:delText>
                                        </w:r>
                                        <w:r w:rsidRPr="007C3599" w:rsidDel="00D339EF">
                                          <w:rPr>
                                            <w:rFonts w:hint="eastAsia"/>
                                            <w:rPrChange w:id="5614" w:author="Moriyama, Shoya/森山 翔也" w:date="2025-04-02T21:09:00Z">
                                              <w:rPr>
                                                <w:rFonts w:hint="eastAsia"/>
                                                <w:color w:val="FF0000"/>
                                              </w:rPr>
                                            </w:rPrChange>
                                          </w:rPr>
                                          <w:delText>：</w:delText>
                                        </w:r>
                                        <w:r w:rsidRPr="007C3599" w:rsidDel="00D339EF">
                                          <w:rPr>
                                            <w:rPrChange w:id="5615" w:author="Moriyama, Shoya/森山 翔也" w:date="2025-04-02T21:09:00Z">
                                              <w:rPr>
                                                <w:color w:val="FF0000"/>
                                              </w:rPr>
                                            </w:rPrChange>
                                          </w:rPr>
                                          <w:delText>1A</w:delText>
                                        </w:r>
                                        <w:r w:rsidRPr="007C3599" w:rsidDel="00D339EF">
                                          <w:rPr>
                                            <w:rFonts w:hint="eastAsia"/>
                                            <w:rPrChange w:id="5616" w:author="Moriyama, Shoya/森山 翔也" w:date="2025-04-02T21:09:00Z">
                                              <w:rPr>
                                                <w:rFonts w:hint="eastAsia"/>
                                                <w:color w:val="FF0000"/>
                                              </w:rPr>
                                            </w:rPrChange>
                                          </w:rPr>
                                          <w:delText>、</w:delText>
                                        </w:r>
                                        <w:r w:rsidRPr="007C3599" w:rsidDel="00D339EF">
                                          <w:rPr>
                                            <w:rPrChange w:id="5617" w:author="Moriyama, Shoya/森山 翔也" w:date="2025-04-02T21:09:00Z">
                                              <w:rPr>
                                                <w:color w:val="FF0000"/>
                                              </w:rPr>
                                            </w:rPrChange>
                                          </w:rPr>
                                          <w:delText>24SU/CDC</w:delText>
                                        </w:r>
                                        <w:r w:rsidRPr="007C3599" w:rsidDel="00D339EF">
                                          <w:rPr>
                                            <w:rFonts w:hint="eastAsia"/>
                                            <w:rPrChange w:id="5618" w:author="Moriyama, Shoya/森山 翔也" w:date="2025-04-02T21:09:00Z">
                                              <w:rPr>
                                                <w:rFonts w:hint="eastAsia"/>
                                                <w:color w:val="FF0000"/>
                                              </w:rPr>
                                            </w:rPrChange>
                                          </w:rPr>
                                          <w:delText>：</w:delText>
                                        </w:r>
                                        <w:r w:rsidRPr="007C3599" w:rsidDel="00D339EF">
                                          <w:rPr>
                                            <w:rPrChange w:id="5619" w:author="Moriyama, Shoya/森山 翔也" w:date="2025-04-02T21:09:00Z">
                                              <w:rPr>
                                                <w:color w:val="FF0000"/>
                                              </w:rPr>
                                            </w:rPrChange>
                                          </w:rPr>
                                          <w:delText>CV</w:delText>
                                        </w:r>
                                        <w:r w:rsidRPr="007C3599" w:rsidDel="00D339EF">
                                          <w:rPr>
                                            <w:rFonts w:hint="eastAsia"/>
                                            <w:rPrChange w:id="5620" w:author="Moriyama, Shoya/森山 翔也" w:date="2025-04-02T21:09:00Z">
                                              <w:rPr>
                                                <w:rFonts w:hint="eastAsia"/>
                                                <w:color w:val="FF0000"/>
                                              </w:rPr>
                                            </w:rPrChange>
                                          </w:rPr>
                                          <w:delText>）</w:delText>
                                        </w:r>
                                      </w:del>
                                    </w:ins>
                                    <w:ins w:id="5621" w:author="Sasaki, Kenji/佐々木 研二" w:date="2025-02-07T15:38:00Z">
                                      <w:del w:id="5622" w:author="Moriyama, Shoya/森山 翔也" w:date="2025-03-10T11:08:00Z">
                                        <w:r w:rsidRPr="007C3599" w:rsidDel="00D339EF">
                                          <w:rPr>
                                            <w:rFonts w:ascii="Meiryo UI" w:hAnsi="Meiryo UI" w:hint="eastAsia"/>
                                            <w:rPrChange w:id="5623" w:author="Moriyama, Shoya/森山 翔也" w:date="2025-04-02T21:09:00Z">
                                              <w:rPr>
                                                <w:rFonts w:hint="eastAsia"/>
                                              </w:rPr>
                                            </w:rPrChange>
                                          </w:rPr>
                                          <w:delText>各種サービス要求仕様書から</w:delText>
                                        </w:r>
                                        <w:r w:rsidRPr="007C3599" w:rsidDel="00D339EF">
                                          <w:rPr>
                                            <w:rFonts w:ascii="Meiryo UI" w:hAnsi="Meiryo UI"/>
                                            <w:rPrChange w:id="5624" w:author="Moriyama, Shoya/森山 翔也" w:date="2025-04-02T21:09:00Z">
                                              <w:rPr/>
                                            </w:rPrChange>
                                          </w:rPr>
                                          <w:delText>006_</w:delText>
                                        </w:r>
                                        <w:r w:rsidRPr="007C3599" w:rsidDel="00D339EF">
                                          <w:rPr>
                                            <w:rFonts w:ascii="Meiryo UI" w:hAnsi="Meiryo UI" w:hint="eastAsia"/>
                                            <w:rPrChange w:id="5625" w:author="Moriyama, Shoya/森山 翔也" w:date="2025-04-02T21:09:00Z">
                                              <w:rPr>
                                                <w:rFonts w:hint="eastAsia"/>
                                              </w:rPr>
                                            </w:rPrChange>
                                          </w:rPr>
                                          <w:delText>性能要求</w:delText>
                                        </w:r>
                                        <w:r w:rsidRPr="007C3599" w:rsidDel="00D339EF">
                                          <w:rPr>
                                            <w:rFonts w:ascii="Meiryo UI" w:hAnsi="Meiryo UI"/>
                                            <w:rPrChange w:id="5626" w:author="Moriyama, Shoya/森山 翔也" w:date="2025-04-02T21:09:00Z">
                                              <w:rPr/>
                                            </w:rPrChange>
                                          </w:rPr>
                                          <w:delText>_Performance_Requirement</w:delText>
                                        </w:r>
                                        <w:r w:rsidRPr="007C3599" w:rsidDel="00D339EF">
                                          <w:rPr>
                                            <w:rFonts w:ascii="Meiryo UI" w:hAnsi="Meiryo UI" w:hint="eastAsia"/>
                                            <w:rPrChange w:id="5627" w:author="Moriyama, Shoya/森山 翔也" w:date="2025-04-02T21:09:00Z">
                                              <w:rPr>
                                                <w:rFonts w:hint="eastAsia"/>
                                              </w:rPr>
                                            </w:rPrChange>
                                          </w:rPr>
                                          <w:delText>に</w:delText>
                                        </w:r>
                                        <w:r w:rsidRPr="007C3599" w:rsidDel="00D339EF">
                                          <w:rPr>
                                            <w:rFonts w:ascii="Meiryo UI" w:hAnsi="Meiryo UI"/>
                                            <w:rPrChange w:id="5628" w:author="Moriyama, Shoya/森山 翔也" w:date="2025-04-02T21:09:00Z">
                                              <w:rPr/>
                                            </w:rPrChange>
                                          </w:rPr>
                                          <w:delText>QOS</w:delText>
                                        </w:r>
                                        <w:r w:rsidRPr="007C3599" w:rsidDel="00D339EF">
                                          <w:rPr>
                                            <w:rFonts w:ascii="Meiryo UI" w:hAnsi="Meiryo UI" w:hint="eastAsia"/>
                                            <w:rPrChange w:id="5629" w:author="Moriyama, Shoya/森山 翔也" w:date="2025-04-02T21:09:00Z">
                                              <w:rPr>
                                                <w:rFonts w:hint="eastAsia"/>
                                              </w:rPr>
                                            </w:rPrChange>
                                          </w:rPr>
                                          <w:delText>を統合</w:delText>
                                        </w:r>
                                      </w:del>
                                    </w:ins>
                                  </w:p>
                                  <w:p w14:paraId="25850128" w14:textId="75F99D07" w:rsidR="00495270" w:rsidRPr="007C3599" w:rsidDel="00D339EF" w:rsidRDefault="00495270" w:rsidP="00495270">
                                    <w:pPr>
                                      <w:pStyle w:val="Web"/>
                                      <w:ind w:left="800"/>
                                      <w:rPr>
                                        <w:ins w:id="5630" w:author="Sasaki, Kenji/佐々木 研二" w:date="2025-02-07T15:38:00Z"/>
                                        <w:del w:id="5631" w:author="Moriyama, Shoya/森山 翔也" w:date="2025-03-10T11:08:00Z"/>
                                        <w:rFonts w:ascii="Meiryo UI" w:hAnsi="Meiryo UI"/>
                                        <w:rPrChange w:id="5632" w:author="Moriyama, Shoya/森山 翔也" w:date="2025-04-02T21:09:00Z">
                                          <w:rPr>
                                            <w:ins w:id="5633" w:author="Sasaki, Kenji/佐々木 研二" w:date="2025-02-07T15:38:00Z"/>
                                            <w:del w:id="5634" w:author="Moriyama, Shoya/森山 翔也" w:date="2025-03-10T11:08:00Z"/>
                                            <w:rFonts w:ascii="Meiryo UI" w:hAnsi="Meiryo UI"/>
                                            <w:color w:val="FF0000"/>
                                          </w:rPr>
                                        </w:rPrChange>
                                      </w:rPr>
                                    </w:pPr>
                                    <w:ins w:id="5635" w:author="Sasaki, Kenji/佐々木 研二" w:date="2025-02-07T15:38:00Z">
                                      <w:del w:id="5636" w:author="Moriyama, Shoya/森山 翔也" w:date="2025-03-10T11:08:00Z">
                                        <w:r w:rsidRPr="007C3599" w:rsidDel="00D339EF">
                                          <w:rPr>
                                            <w:rFonts w:ascii="Meiryo UI" w:hAnsi="Meiryo UI"/>
                                            <w:rPrChange w:id="5637"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5638" w:author="Moriyama, Shoya/森山 翔也" w:date="2025-04-02T21:09:00Z">
                                              <w:rPr>
                                                <w:rFonts w:hint="eastAsia"/>
                                              </w:rPr>
                                            </w:rPrChange>
                                          </w:rPr>
                                          <w:delText>性能要求</w:delText>
                                        </w:r>
                                        <w:r w:rsidRPr="007C3599" w:rsidDel="00D339EF">
                                          <w:rPr>
                                            <w:rFonts w:ascii="Meiryo UI" w:hAnsi="Meiryo UI"/>
                                            <w:rPrChange w:id="5639" w:author="Moriyama, Shoya/森山 翔也" w:date="2025-04-02T21:09:00Z">
                                              <w:rPr/>
                                            </w:rPrChange>
                                          </w:rPr>
                                          <w:delText>_Performance_Requirement"</w:delText>
                                        </w:r>
                                      </w:del>
                                    </w:ins>
                                  </w:p>
                                  <w:p w14:paraId="7A8A33A5" w14:textId="2FC950D0" w:rsidR="00495270" w:rsidRPr="007C3599" w:rsidDel="00D339EF" w:rsidRDefault="00495270" w:rsidP="00495270">
                                    <w:pPr>
                                      <w:pStyle w:val="Web"/>
                                      <w:ind w:left="800"/>
                                      <w:rPr>
                                        <w:ins w:id="5640" w:author="Sasaki, Kenji/佐々木 研二" w:date="2025-02-07T15:38:00Z"/>
                                        <w:del w:id="5641" w:author="Moriyama, Shoya/森山 翔也" w:date="2025-03-10T11:08:00Z"/>
                                        <w:rFonts w:ascii="Meiryo UI" w:hAnsi="Meiryo UI"/>
                                        <w:rPrChange w:id="5642" w:author="Moriyama, Shoya/森山 翔也" w:date="2025-04-02T21:09:00Z">
                                          <w:rPr>
                                            <w:ins w:id="5643" w:author="Sasaki, Kenji/佐々木 研二" w:date="2025-02-07T15:38:00Z"/>
                                            <w:del w:id="5644" w:author="Moriyama, Shoya/森山 翔也" w:date="2025-03-10T11:08:00Z"/>
                                            <w:rFonts w:ascii="Meiryo UI" w:hAnsi="Meiryo UI"/>
                                            <w:color w:val="FF0000"/>
                                          </w:rPr>
                                        </w:rPrChange>
                                      </w:rPr>
                                    </w:pPr>
                                    <w:ins w:id="5645" w:author="Sasaki, Kenji/佐々木 研二" w:date="2025-02-07T15:38:00Z">
                                      <w:del w:id="5646" w:author="Moriyama, Shoya/森山 翔也" w:date="2025-03-10T11:08:00Z">
                                        <w:r w:rsidRPr="007C3599" w:rsidDel="00D339EF">
                                          <w:rPr>
                                            <w:rFonts w:ascii="Meiryo UI" w:hAnsi="Meiryo UI" w:hint="eastAsia"/>
                                            <w:rPrChange w:id="5647" w:author="Moriyama, Shoya/森山 翔也" w:date="2025-04-02T21:09:00Z">
                                              <w:rPr>
                                                <w:rFonts w:hint="eastAsia"/>
                                              </w:rPr>
                                            </w:rPrChange>
                                          </w:rPr>
                                          <w:delText>▲</w:delText>
                                        </w:r>
                                        <w:r w:rsidRPr="007C3599" w:rsidDel="00D339EF">
                                          <w:rPr>
                                            <w:rFonts w:ascii="Meiryo UI" w:hAnsi="Meiryo UI"/>
                                            <w:rPrChange w:id="5648" w:author="Moriyama, Shoya/森山 翔也" w:date="2025-04-02T21:09:00Z">
                                              <w:rPr/>
                                            </w:rPrChange>
                                          </w:rPr>
                                          <w:delText>7.11</w:delText>
                                        </w:r>
                                        <w:r w:rsidRPr="007C3599" w:rsidDel="00D339EF">
                                          <w:rPr>
                                            <w:rFonts w:ascii="Meiryo UI" w:hAnsi="Meiryo UI" w:hint="eastAsia"/>
                                            <w:rPrChange w:id="5649" w:author="Moriyama, Shoya/森山 翔也" w:date="2025-04-02T21:09:00Z">
                                              <w:rPr>
                                                <w:rFonts w:hint="eastAsia"/>
                                              </w:rPr>
                                            </w:rPrChange>
                                          </w:rPr>
                                          <w:delText>（</w:delText>
                                        </w:r>
                                        <w:r w:rsidRPr="007C3599" w:rsidDel="00D339EF">
                                          <w:rPr>
                                            <w:rFonts w:ascii="Meiryo UI" w:hAnsi="Meiryo UI"/>
                                            <w:rPrChange w:id="5650" w:author="Moriyama, Shoya/森山 翔也" w:date="2025-04-02T21:09:00Z">
                                              <w:rPr/>
                                            </w:rPrChange>
                                          </w:rPr>
                                          <w:delText>24MM</w:delText>
                                        </w:r>
                                        <w:r w:rsidRPr="007C3599" w:rsidDel="00D339EF">
                                          <w:rPr>
                                            <w:rFonts w:ascii="Meiryo UI" w:hAnsi="Meiryo UI" w:hint="eastAsia"/>
                                            <w:rPrChange w:id="5651" w:author="Moriyama, Shoya/森山 翔也" w:date="2025-04-02T21:09:00Z">
                                              <w:rPr>
                                                <w:rFonts w:hint="eastAsia"/>
                                              </w:rPr>
                                            </w:rPrChange>
                                          </w:rPr>
                                          <w:delText>：</w:delText>
                                        </w:r>
                                        <w:r w:rsidRPr="007C3599" w:rsidDel="00D339EF">
                                          <w:rPr>
                                            <w:rFonts w:ascii="Meiryo UI" w:hAnsi="Meiryo UI"/>
                                            <w:rPrChange w:id="5652" w:author="Moriyama, Shoya/森山 翔也" w:date="2025-04-02T21:09:00Z">
                                              <w:rPr/>
                                            </w:rPrChange>
                                          </w:rPr>
                                          <w:delText>1A</w:delText>
                                        </w:r>
                                        <w:r w:rsidRPr="007C3599" w:rsidDel="00D339EF">
                                          <w:rPr>
                                            <w:rFonts w:ascii="Meiryo UI" w:hAnsi="Meiryo UI" w:hint="eastAsia"/>
                                            <w:rPrChange w:id="5653" w:author="Moriyama, Shoya/森山 翔也" w:date="2025-04-02T21:09:00Z">
                                              <w:rPr>
                                                <w:rFonts w:hint="eastAsia"/>
                                              </w:rPr>
                                            </w:rPrChange>
                                          </w:rPr>
                                          <w:delText>、</w:delText>
                                        </w:r>
                                        <w:r w:rsidRPr="007C3599" w:rsidDel="00D339EF">
                                          <w:rPr>
                                            <w:rFonts w:ascii="Meiryo UI" w:hAnsi="Meiryo UI"/>
                                            <w:rPrChange w:id="5654" w:author="Moriyama, Shoya/森山 翔也" w:date="2025-04-02T21:09:00Z">
                                              <w:rPr/>
                                            </w:rPrChange>
                                          </w:rPr>
                                          <w:delText>24SU/CDC</w:delText>
                                        </w:r>
                                        <w:r w:rsidRPr="007C3599" w:rsidDel="00D339EF">
                                          <w:rPr>
                                            <w:rFonts w:ascii="Meiryo UI" w:hAnsi="Meiryo UI" w:hint="eastAsia"/>
                                            <w:rPrChange w:id="5655" w:author="Moriyama, Shoya/森山 翔也" w:date="2025-04-02T21:09:00Z">
                                              <w:rPr>
                                                <w:rFonts w:hint="eastAsia"/>
                                              </w:rPr>
                                            </w:rPrChange>
                                          </w:rPr>
                                          <w:delText>：</w:delText>
                                        </w:r>
                                        <w:r w:rsidRPr="007C3599" w:rsidDel="00D339EF">
                                          <w:rPr>
                                            <w:rFonts w:ascii="Meiryo UI" w:hAnsi="Meiryo UI"/>
                                            <w:rPrChange w:id="5656" w:author="Moriyama, Shoya/森山 翔也" w:date="2025-04-02T21:09:00Z">
                                              <w:rPr/>
                                            </w:rPrChange>
                                          </w:rPr>
                                          <w:delText>CV</w:delText>
                                        </w:r>
                                        <w:r w:rsidRPr="007C3599" w:rsidDel="00D339EF">
                                          <w:rPr>
                                            <w:rFonts w:ascii="Meiryo UI" w:hAnsi="Meiryo UI" w:hint="eastAsia"/>
                                            <w:rPrChange w:id="5657" w:author="Moriyama, Shoya/森山 翔也" w:date="2025-04-02T21:09:00Z">
                                              <w:rPr>
                                                <w:rFonts w:hint="eastAsia"/>
                                              </w:rPr>
                                            </w:rPrChange>
                                          </w:rPr>
                                          <w:delText>）</w:delText>
                                        </w:r>
                                      </w:del>
                                    </w:ins>
                                  </w:p>
                                  <w:p w14:paraId="22EC3229" w14:textId="77777777" w:rsidR="00495270" w:rsidRPr="007C3599" w:rsidRDefault="00495270" w:rsidP="00495270">
                                    <w:pPr>
                                      <w:rPr>
                                        <w:rPrChange w:id="5658"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2AA9" id="テキスト ボックス 1455" o:spid="_x0000_s1331" type="#_x0000_t202" style="position:absolute;left:0;text-align:left;margin-left:-173.9pt;margin-top:-1.65pt;width:501.5pt;height:653.25pt;z-index:251658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" fillcolor="#7f7f7f" strokeweight=".5pt">
                        <v:fill opacity="32896f"/>
                        <v:path arrowok="t"/>
                        <v:textbox>
                          <w:txbxContent>
                            <w:p w14:paraId="592E0C2F" w14:textId="77777777" w:rsidR="00D339EF" w:rsidRPr="007C3599" w:rsidRDefault="00D339EF" w:rsidP="00D339EF">
                              <w:pPr>
                                <w:rPr>
                                  <w:ins w:id="5659" w:author="Moriyama, Shoya/森山 翔也" w:date="2025-03-10T11:08:00Z"/>
                                  <w:rPrChange w:id="5660" w:author="Moriyama, Shoya/森山 翔也" w:date="2025-04-02T21:09:00Z">
                                    <w:rPr>
                                      <w:ins w:id="5661" w:author="Moriyama, Shoya/森山 翔也" w:date="2025-03-10T11:08:00Z"/>
                                      <w:color w:val="FF0000"/>
                                    </w:rPr>
                                  </w:rPrChange>
                                </w:rPr>
                              </w:pPr>
                              <w:ins w:id="5662" w:author="Moriyama, Shoya/森山 翔也" w:date="2025-03-10T11:08:00Z">
                                <w:r w:rsidRPr="007C3599">
                                  <w:rPr>
                                    <w:rFonts w:hint="eastAsia"/>
                                    <w:rPrChange w:id="5663" w:author="Moriyama, Shoya/森山 翔也" w:date="2025-04-02T21:09:00Z">
                                      <w:rPr>
                                        <w:rFonts w:hint="eastAsia"/>
                                        <w:color w:val="FF0000"/>
                                      </w:rPr>
                                    </w:rPrChange>
                                  </w:rPr>
                                  <w:t>各種サービス要求仕様書から</w:t>
                                </w:r>
                                <w:r w:rsidRPr="007C3599">
                                  <w:rPr>
                                    <w:rPrChange w:id="5664" w:author="Moriyama, Shoya/森山 翔也" w:date="2025-04-02T21:09:00Z">
                                      <w:rPr>
                                        <w:color w:val="FF0000"/>
                                      </w:rPr>
                                    </w:rPrChange>
                                  </w:rPr>
                                  <w:t>006_性能要求_Performance_Requirement</w:t>
                                </w:r>
                                <w:r w:rsidRPr="007C3599">
                                  <w:rPr>
                                    <w:rFonts w:hint="eastAsia"/>
                                    <w:rPrChange w:id="5665" w:author="Moriyama, Shoya/森山 翔也" w:date="2025-04-02T21:09:00Z">
                                      <w:rPr>
                                        <w:rFonts w:hint="eastAsia"/>
                                        <w:color w:val="FF0000"/>
                                      </w:rPr>
                                    </w:rPrChange>
                                  </w:rPr>
                                  <w:t>に</w:t>
                                </w:r>
                                <w:r w:rsidRPr="007C3599">
                                  <w:rPr>
                                    <w:rPrChange w:id="5666" w:author="Moriyama, Shoya/森山 翔也" w:date="2025-04-02T21:09:00Z">
                                      <w:rPr>
                                        <w:color w:val="FF0000"/>
                                      </w:rPr>
                                    </w:rPrChange>
                                  </w:rPr>
                                  <w:t>QOSを統合</w:t>
                                </w:r>
                              </w:ins>
                            </w:p>
                            <w:p w14:paraId="569651FF" w14:textId="77777777" w:rsidR="00D339EF" w:rsidRPr="007C3599" w:rsidRDefault="00D339EF" w:rsidP="00D339EF">
                              <w:pPr>
                                <w:rPr>
                                  <w:ins w:id="5667" w:author="Moriyama, Shoya/森山 翔也" w:date="2025-03-10T11:08:00Z"/>
                                  <w:rPrChange w:id="5668" w:author="Moriyama, Shoya/森山 翔也" w:date="2025-04-02T21:09:00Z">
                                    <w:rPr>
                                      <w:ins w:id="5669" w:author="Moriyama, Shoya/森山 翔也" w:date="2025-03-10T11:08:00Z"/>
                                      <w:color w:val="FF0000"/>
                                    </w:rPr>
                                  </w:rPrChange>
                                </w:rPr>
                              </w:pPr>
                              <w:ins w:id="5670" w:author="Moriyama, Shoya/森山 翔也" w:date="2025-03-10T11:08:00Z">
                                <w:r w:rsidRPr="007C3599">
                                  <w:rPr>
                                    <w:rPrChange w:id="5671" w:author="Moriyama, Shoya/森山 翔也" w:date="2025-04-02T21:09:00Z">
                                      <w:rPr>
                                        <w:color w:val="FF0000"/>
                                      </w:rPr>
                                    </w:rPrChange>
                                  </w:rPr>
                                  <w:t>Integrate QOS from various service requirement specifications into "006_性能要求_Performance_Requirement"</w:t>
                                </w:r>
                              </w:ins>
                            </w:p>
                            <w:p w14:paraId="5FD48531" w14:textId="77777777" w:rsidR="00D339EF" w:rsidRPr="007C3599" w:rsidRDefault="00D339EF" w:rsidP="00D339EF">
                              <w:pPr>
                                <w:rPr>
                                  <w:ins w:id="5672" w:author="Moriyama, Shoya/森山 翔也" w:date="2025-03-10T11:08:00Z"/>
                                  <w:rPrChange w:id="5673" w:author="Moriyama, Shoya/森山 翔也" w:date="2025-04-02T21:09:00Z">
                                    <w:rPr>
                                      <w:ins w:id="5674" w:author="Moriyama, Shoya/森山 翔也" w:date="2025-03-10T11:08:00Z"/>
                                      <w:color w:val="000000"/>
                                    </w:rPr>
                                  </w:rPrChange>
                                </w:rPr>
                              </w:pPr>
                              <w:ins w:id="5675" w:author="Moriyama, Shoya/森山 翔也" w:date="2025-03-10T11:08:00Z">
                                <w:r w:rsidRPr="007C3599">
                                  <w:rPr>
                                    <w:rFonts w:hint="eastAsia"/>
                                    <w:rPrChange w:id="5676" w:author="Moriyama, Shoya/森山 翔也" w:date="2025-04-02T21:09:00Z">
                                      <w:rPr>
                                        <w:rFonts w:hint="eastAsia"/>
                                        <w:color w:val="FF0000"/>
                                      </w:rPr>
                                    </w:rPrChange>
                                  </w:rPr>
                                  <w:t>▲</w:t>
                                </w:r>
                                <w:r w:rsidRPr="007C3599">
                                  <w:rPr>
                                    <w:rPrChange w:id="5677" w:author="Moriyama, Shoya/森山 翔也" w:date="2025-04-02T21:09:00Z">
                                      <w:rPr>
                                        <w:color w:val="FF0000"/>
                                      </w:rPr>
                                    </w:rPrChange>
                                  </w:rPr>
                                  <w:t>7.20（24SU/CDC：CV）</w:t>
                                </w:r>
                              </w:ins>
                            </w:p>
                            <w:p w14:paraId="79504926" w14:textId="7D92D050" w:rsidR="00495270" w:rsidRPr="007C3599" w:rsidDel="00D339EF" w:rsidRDefault="00495270" w:rsidP="00495270">
                              <w:pPr>
                                <w:rPr>
                                  <w:ins w:id="5678" w:author="Shimizu, Yuya/清水 裕也" w:date="2025-02-08T19:29:00Z"/>
                                  <w:del w:id="5679" w:author="Moriyama, Shoya/森山 翔也" w:date="2025-03-10T11:08:00Z"/>
                                  <w:rPrChange w:id="5680" w:author="Moriyama, Shoya/森山 翔也" w:date="2025-04-02T21:09:00Z">
                                    <w:rPr>
                                      <w:ins w:id="5681" w:author="Shimizu, Yuya/清水 裕也" w:date="2025-02-08T19:29:00Z"/>
                                      <w:del w:id="5682" w:author="Moriyama, Shoya/森山 翔也" w:date="2025-03-10T11:08:00Z"/>
                                      <w:color w:val="FF0000"/>
                                    </w:rPr>
                                  </w:rPrChange>
                                </w:rPr>
                              </w:pPr>
                              <w:ins w:id="5683" w:author="Shimizu, Yuya/清水 裕也" w:date="2025-02-08T19:29:00Z">
                                <w:del w:id="5684" w:author="Moriyama, Shoya/森山 翔也" w:date="2025-03-10T11:08:00Z">
                                  <w:r w:rsidRPr="007C3599" w:rsidDel="00D339EF">
                                    <w:rPr>
                                      <w:rFonts w:hint="eastAsia"/>
                                      <w:rPrChange w:id="5685" w:author="Moriyama, Shoya/森山 翔也" w:date="2025-04-02T21:09:00Z">
                                        <w:rPr>
                                          <w:rFonts w:hint="eastAsia"/>
                                          <w:color w:val="FF0000"/>
                                        </w:rPr>
                                      </w:rPrChange>
                                    </w:rPr>
                                    <w:delText>各種サービス要求仕様書から</w:delText>
                                  </w:r>
                                  <w:r w:rsidRPr="007C3599" w:rsidDel="00D339EF">
                                    <w:rPr>
                                      <w:rPrChange w:id="5686" w:author="Moriyama, Shoya/森山 翔也" w:date="2025-04-02T21:09:00Z">
                                        <w:rPr>
                                          <w:color w:val="FF0000"/>
                                        </w:rPr>
                                      </w:rPrChange>
                                    </w:rPr>
                                    <w:delText>006_性能要求_Performance_Requirementに</w:delText>
                                  </w:r>
                                </w:del>
                              </w:ins>
                            </w:p>
                            <w:p w14:paraId="18131CA3" w14:textId="1EE4842B" w:rsidR="00495270" w:rsidRPr="007C3599" w:rsidDel="00D339EF" w:rsidRDefault="00495270" w:rsidP="00495270">
                              <w:pPr>
                                <w:rPr>
                                  <w:ins w:id="5687" w:author="Shimizu, Yuya/清水 裕也" w:date="2025-02-08T19:29:00Z"/>
                                  <w:del w:id="5688" w:author="Moriyama, Shoya/森山 翔也" w:date="2025-03-10T11:08:00Z"/>
                                  <w:rPrChange w:id="5689" w:author="Moriyama, Shoya/森山 翔也" w:date="2025-04-02T21:09:00Z">
                                    <w:rPr>
                                      <w:ins w:id="5690" w:author="Shimizu, Yuya/清水 裕也" w:date="2025-02-08T19:29:00Z"/>
                                      <w:del w:id="5691" w:author="Moriyama, Shoya/森山 翔也" w:date="2025-03-10T11:08:00Z"/>
                                      <w:color w:val="FF0000"/>
                                    </w:rPr>
                                  </w:rPrChange>
                                </w:rPr>
                              </w:pPr>
                              <w:ins w:id="5692" w:author="Shimizu, Yuya/清水 裕也" w:date="2025-02-08T19:29:00Z">
                                <w:del w:id="5693" w:author="Moriyama, Shoya/森山 翔也" w:date="2025-03-10T11:08:00Z">
                                  <w:r w:rsidRPr="007C3599" w:rsidDel="00D339EF">
                                    <w:rPr>
                                      <w:rPrChange w:id="5694" w:author="Moriyama, Shoya/森山 翔也" w:date="2025-04-02T21:09:00Z">
                                        <w:rPr>
                                          <w:color w:val="FF0000"/>
                                        </w:rPr>
                                      </w:rPrChange>
                                    </w:rPr>
                                    <w:delText>QOSを統合</w:delText>
                                  </w:r>
                                </w:del>
                              </w:ins>
                            </w:p>
                            <w:p w14:paraId="303E46FF" w14:textId="2945CFB0" w:rsidR="00495270" w:rsidRPr="007C3599" w:rsidDel="00D339EF" w:rsidRDefault="00495270" w:rsidP="00495270">
                              <w:pPr>
                                <w:rPr>
                                  <w:ins w:id="5695" w:author="Shimizu, Yuya/清水 裕也" w:date="2025-02-08T19:29:00Z"/>
                                  <w:del w:id="5696" w:author="Moriyama, Shoya/森山 翔也" w:date="2025-03-10T11:08:00Z"/>
                                  <w:rPrChange w:id="5697" w:author="Moriyama, Shoya/森山 翔也" w:date="2025-04-02T21:09:00Z">
                                    <w:rPr>
                                      <w:ins w:id="5698" w:author="Shimizu, Yuya/清水 裕也" w:date="2025-02-08T19:29:00Z"/>
                                      <w:del w:id="5699" w:author="Moriyama, Shoya/森山 翔也" w:date="2025-03-10T11:08:00Z"/>
                                      <w:color w:val="FF0000"/>
                                    </w:rPr>
                                  </w:rPrChange>
                                </w:rPr>
                              </w:pPr>
                              <w:ins w:id="5700" w:author="Shimizu, Yuya/清水 裕也" w:date="2025-02-08T19:29:00Z">
                                <w:del w:id="5701" w:author="Moriyama, Shoya/森山 翔也" w:date="2025-03-10T11:08:00Z">
                                  <w:r w:rsidRPr="007C3599" w:rsidDel="00D339EF">
                                    <w:rPr>
                                      <w:rPrChange w:id="5702" w:author="Moriyama, Shoya/森山 翔也" w:date="2025-04-02T21:09:00Z">
                                        <w:rPr>
                                          <w:color w:val="FF0000"/>
                                        </w:rPr>
                                      </w:rPrChange>
                                    </w:rPr>
                                    <w:delText>Integrate QOS from various service requirement specifications into "006_性能要求_Performance_Requirement"</w:delText>
                                  </w:r>
                                </w:del>
                              </w:ins>
                            </w:p>
                            <w:p w14:paraId="60367DCD" w14:textId="2BCE2509" w:rsidR="00495270" w:rsidRPr="007C3599" w:rsidDel="00D339EF" w:rsidRDefault="00495270" w:rsidP="00495270">
                              <w:pPr>
                                <w:pStyle w:val="Web"/>
                                <w:ind w:left="800"/>
                                <w:rPr>
                                  <w:ins w:id="5703" w:author="Sasaki, Kenji/佐々木 研二" w:date="2025-02-07T15:38:00Z"/>
                                  <w:del w:id="5704" w:author="Moriyama, Shoya/森山 翔也" w:date="2025-03-10T11:08:00Z"/>
                                  <w:rFonts w:ascii="Meiryo UI" w:hAnsi="Meiryo UI"/>
                                  <w:rPrChange w:id="5705" w:author="Moriyama, Shoya/森山 翔也" w:date="2025-04-02T21:09:00Z">
                                    <w:rPr>
                                      <w:ins w:id="5706" w:author="Sasaki, Kenji/佐々木 研二" w:date="2025-02-07T15:38:00Z"/>
                                      <w:del w:id="5707" w:author="Moriyama, Shoya/森山 翔也" w:date="2025-03-10T11:08:00Z"/>
                                      <w:rFonts w:ascii="Meiryo UI" w:hAnsi="Meiryo UI"/>
                                      <w:color w:val="FF0000"/>
                                    </w:rPr>
                                  </w:rPrChange>
                                </w:rPr>
                              </w:pPr>
                              <w:ins w:id="5708" w:author="Shimizu, Yuya/清水 裕也" w:date="2025-02-08T19:29:00Z">
                                <w:del w:id="5709" w:author="Moriyama, Shoya/森山 翔也" w:date="2025-03-10T11:08:00Z">
                                  <w:r w:rsidRPr="007C3599" w:rsidDel="00D339EF">
                                    <w:rPr>
                                      <w:rFonts w:hint="eastAsia"/>
                                      <w:rPrChange w:id="5710" w:author="Moriyama, Shoya/森山 翔也" w:date="2025-04-02T21:09:00Z">
                                        <w:rPr>
                                          <w:rFonts w:hint="eastAsia"/>
                                          <w:color w:val="FF0000"/>
                                        </w:rPr>
                                      </w:rPrChange>
                                    </w:rPr>
                                    <w:delText>▲</w:delText>
                                  </w:r>
                                  <w:r w:rsidRPr="007C3599" w:rsidDel="00D339EF">
                                    <w:rPr>
                                      <w:rPrChange w:id="5711" w:author="Moriyama, Shoya/森山 翔也" w:date="2025-04-02T21:09:00Z">
                                        <w:rPr>
                                          <w:color w:val="FF0000"/>
                                        </w:rPr>
                                      </w:rPrChange>
                                    </w:rPr>
                                    <w:delText>7.11</w:delText>
                                  </w:r>
                                  <w:r w:rsidRPr="007C3599" w:rsidDel="00D339EF">
                                    <w:rPr>
                                      <w:rFonts w:hint="eastAsia"/>
                                      <w:rPrChange w:id="5712" w:author="Moriyama, Shoya/森山 翔也" w:date="2025-04-02T21:09:00Z">
                                        <w:rPr>
                                          <w:rFonts w:hint="eastAsia"/>
                                          <w:color w:val="FF0000"/>
                                        </w:rPr>
                                      </w:rPrChange>
                                    </w:rPr>
                                    <w:delText>（</w:delText>
                                  </w:r>
                                  <w:r w:rsidRPr="007C3599" w:rsidDel="00D339EF">
                                    <w:rPr>
                                      <w:rPrChange w:id="5713" w:author="Moriyama, Shoya/森山 翔也" w:date="2025-04-02T21:09:00Z">
                                        <w:rPr>
                                          <w:color w:val="FF0000"/>
                                        </w:rPr>
                                      </w:rPrChange>
                                    </w:rPr>
                                    <w:delText>24MM</w:delText>
                                  </w:r>
                                  <w:r w:rsidRPr="007C3599" w:rsidDel="00D339EF">
                                    <w:rPr>
                                      <w:rFonts w:hint="eastAsia"/>
                                      <w:rPrChange w:id="5714" w:author="Moriyama, Shoya/森山 翔也" w:date="2025-04-02T21:09:00Z">
                                        <w:rPr>
                                          <w:rFonts w:hint="eastAsia"/>
                                          <w:color w:val="FF0000"/>
                                        </w:rPr>
                                      </w:rPrChange>
                                    </w:rPr>
                                    <w:delText>：</w:delText>
                                  </w:r>
                                  <w:r w:rsidRPr="007C3599" w:rsidDel="00D339EF">
                                    <w:rPr>
                                      <w:rPrChange w:id="5715" w:author="Moriyama, Shoya/森山 翔也" w:date="2025-04-02T21:09:00Z">
                                        <w:rPr>
                                          <w:color w:val="FF0000"/>
                                        </w:rPr>
                                      </w:rPrChange>
                                    </w:rPr>
                                    <w:delText>1A</w:delText>
                                  </w:r>
                                  <w:r w:rsidRPr="007C3599" w:rsidDel="00D339EF">
                                    <w:rPr>
                                      <w:rFonts w:hint="eastAsia"/>
                                      <w:rPrChange w:id="5716" w:author="Moriyama, Shoya/森山 翔也" w:date="2025-04-02T21:09:00Z">
                                        <w:rPr>
                                          <w:rFonts w:hint="eastAsia"/>
                                          <w:color w:val="FF0000"/>
                                        </w:rPr>
                                      </w:rPrChange>
                                    </w:rPr>
                                    <w:delText>、</w:delText>
                                  </w:r>
                                  <w:r w:rsidRPr="007C3599" w:rsidDel="00D339EF">
                                    <w:rPr>
                                      <w:rPrChange w:id="5717" w:author="Moriyama, Shoya/森山 翔也" w:date="2025-04-02T21:09:00Z">
                                        <w:rPr>
                                          <w:color w:val="FF0000"/>
                                        </w:rPr>
                                      </w:rPrChange>
                                    </w:rPr>
                                    <w:delText>24SU/CDC</w:delText>
                                  </w:r>
                                  <w:r w:rsidRPr="007C3599" w:rsidDel="00D339EF">
                                    <w:rPr>
                                      <w:rFonts w:hint="eastAsia"/>
                                      <w:rPrChange w:id="5718" w:author="Moriyama, Shoya/森山 翔也" w:date="2025-04-02T21:09:00Z">
                                        <w:rPr>
                                          <w:rFonts w:hint="eastAsia"/>
                                          <w:color w:val="FF0000"/>
                                        </w:rPr>
                                      </w:rPrChange>
                                    </w:rPr>
                                    <w:delText>：</w:delText>
                                  </w:r>
                                  <w:r w:rsidRPr="007C3599" w:rsidDel="00D339EF">
                                    <w:rPr>
                                      <w:rPrChange w:id="5719" w:author="Moriyama, Shoya/森山 翔也" w:date="2025-04-02T21:09:00Z">
                                        <w:rPr>
                                          <w:color w:val="FF0000"/>
                                        </w:rPr>
                                      </w:rPrChange>
                                    </w:rPr>
                                    <w:delText>CV</w:delText>
                                  </w:r>
                                  <w:r w:rsidRPr="007C3599" w:rsidDel="00D339EF">
                                    <w:rPr>
                                      <w:rFonts w:hint="eastAsia"/>
                                      <w:rPrChange w:id="5720" w:author="Moriyama, Shoya/森山 翔也" w:date="2025-04-02T21:09:00Z">
                                        <w:rPr>
                                          <w:rFonts w:hint="eastAsia"/>
                                          <w:color w:val="FF0000"/>
                                        </w:rPr>
                                      </w:rPrChange>
                                    </w:rPr>
                                    <w:delText>）</w:delText>
                                  </w:r>
                                </w:del>
                              </w:ins>
                              <w:ins w:id="5721" w:author="Sasaki, Kenji/佐々木 研二" w:date="2025-02-07T15:38:00Z">
                                <w:del w:id="5722" w:author="Moriyama, Shoya/森山 翔也" w:date="2025-03-10T11:08:00Z">
                                  <w:r w:rsidRPr="007C3599" w:rsidDel="00D339EF">
                                    <w:rPr>
                                      <w:rFonts w:ascii="Meiryo UI" w:hAnsi="Meiryo UI" w:hint="eastAsia"/>
                                      <w:rPrChange w:id="5723" w:author="Moriyama, Shoya/森山 翔也" w:date="2025-04-02T21:09:00Z">
                                        <w:rPr>
                                          <w:rFonts w:hint="eastAsia"/>
                                        </w:rPr>
                                      </w:rPrChange>
                                    </w:rPr>
                                    <w:delText>各種サービス要求仕様書から</w:delText>
                                  </w:r>
                                  <w:r w:rsidRPr="007C3599" w:rsidDel="00D339EF">
                                    <w:rPr>
                                      <w:rFonts w:ascii="Meiryo UI" w:hAnsi="Meiryo UI"/>
                                      <w:rPrChange w:id="5724" w:author="Moriyama, Shoya/森山 翔也" w:date="2025-04-02T21:09:00Z">
                                        <w:rPr/>
                                      </w:rPrChange>
                                    </w:rPr>
                                    <w:delText>006_</w:delText>
                                  </w:r>
                                  <w:r w:rsidRPr="007C3599" w:rsidDel="00D339EF">
                                    <w:rPr>
                                      <w:rFonts w:ascii="Meiryo UI" w:hAnsi="Meiryo UI" w:hint="eastAsia"/>
                                      <w:rPrChange w:id="5725" w:author="Moriyama, Shoya/森山 翔也" w:date="2025-04-02T21:09:00Z">
                                        <w:rPr>
                                          <w:rFonts w:hint="eastAsia"/>
                                        </w:rPr>
                                      </w:rPrChange>
                                    </w:rPr>
                                    <w:delText>性能要求</w:delText>
                                  </w:r>
                                  <w:r w:rsidRPr="007C3599" w:rsidDel="00D339EF">
                                    <w:rPr>
                                      <w:rFonts w:ascii="Meiryo UI" w:hAnsi="Meiryo UI"/>
                                      <w:rPrChange w:id="5726" w:author="Moriyama, Shoya/森山 翔也" w:date="2025-04-02T21:09:00Z">
                                        <w:rPr/>
                                      </w:rPrChange>
                                    </w:rPr>
                                    <w:delText>_Performance_Requirement</w:delText>
                                  </w:r>
                                  <w:r w:rsidRPr="007C3599" w:rsidDel="00D339EF">
                                    <w:rPr>
                                      <w:rFonts w:ascii="Meiryo UI" w:hAnsi="Meiryo UI" w:hint="eastAsia"/>
                                      <w:rPrChange w:id="5727" w:author="Moriyama, Shoya/森山 翔也" w:date="2025-04-02T21:09:00Z">
                                        <w:rPr>
                                          <w:rFonts w:hint="eastAsia"/>
                                        </w:rPr>
                                      </w:rPrChange>
                                    </w:rPr>
                                    <w:delText>に</w:delText>
                                  </w:r>
                                  <w:r w:rsidRPr="007C3599" w:rsidDel="00D339EF">
                                    <w:rPr>
                                      <w:rFonts w:ascii="Meiryo UI" w:hAnsi="Meiryo UI"/>
                                      <w:rPrChange w:id="5728" w:author="Moriyama, Shoya/森山 翔也" w:date="2025-04-02T21:09:00Z">
                                        <w:rPr/>
                                      </w:rPrChange>
                                    </w:rPr>
                                    <w:delText>QOS</w:delText>
                                  </w:r>
                                  <w:r w:rsidRPr="007C3599" w:rsidDel="00D339EF">
                                    <w:rPr>
                                      <w:rFonts w:ascii="Meiryo UI" w:hAnsi="Meiryo UI" w:hint="eastAsia"/>
                                      <w:rPrChange w:id="5729" w:author="Moriyama, Shoya/森山 翔也" w:date="2025-04-02T21:09:00Z">
                                        <w:rPr>
                                          <w:rFonts w:hint="eastAsia"/>
                                        </w:rPr>
                                      </w:rPrChange>
                                    </w:rPr>
                                    <w:delText>を統合</w:delText>
                                  </w:r>
                                </w:del>
                              </w:ins>
                            </w:p>
                            <w:p w14:paraId="25850128" w14:textId="75F99D07" w:rsidR="00495270" w:rsidRPr="007C3599" w:rsidDel="00D339EF" w:rsidRDefault="00495270" w:rsidP="00495270">
                              <w:pPr>
                                <w:pStyle w:val="Web"/>
                                <w:ind w:left="800"/>
                                <w:rPr>
                                  <w:ins w:id="5730" w:author="Sasaki, Kenji/佐々木 研二" w:date="2025-02-07T15:38:00Z"/>
                                  <w:del w:id="5731" w:author="Moriyama, Shoya/森山 翔也" w:date="2025-03-10T11:08:00Z"/>
                                  <w:rFonts w:ascii="Meiryo UI" w:hAnsi="Meiryo UI"/>
                                  <w:rPrChange w:id="5732" w:author="Moriyama, Shoya/森山 翔也" w:date="2025-04-02T21:09:00Z">
                                    <w:rPr>
                                      <w:ins w:id="5733" w:author="Sasaki, Kenji/佐々木 研二" w:date="2025-02-07T15:38:00Z"/>
                                      <w:del w:id="5734" w:author="Moriyama, Shoya/森山 翔也" w:date="2025-03-10T11:08:00Z"/>
                                      <w:rFonts w:ascii="Meiryo UI" w:hAnsi="Meiryo UI"/>
                                      <w:color w:val="FF0000"/>
                                    </w:rPr>
                                  </w:rPrChange>
                                </w:rPr>
                              </w:pPr>
                              <w:ins w:id="5735" w:author="Sasaki, Kenji/佐々木 研二" w:date="2025-02-07T15:38:00Z">
                                <w:del w:id="5736" w:author="Moriyama, Shoya/森山 翔也" w:date="2025-03-10T11:08:00Z">
                                  <w:r w:rsidRPr="007C3599" w:rsidDel="00D339EF">
                                    <w:rPr>
                                      <w:rFonts w:ascii="Meiryo UI" w:hAnsi="Meiryo UI"/>
                                      <w:rPrChange w:id="5737"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5738" w:author="Moriyama, Shoya/森山 翔也" w:date="2025-04-02T21:09:00Z">
                                        <w:rPr>
                                          <w:rFonts w:hint="eastAsia"/>
                                        </w:rPr>
                                      </w:rPrChange>
                                    </w:rPr>
                                    <w:delText>性能要求</w:delText>
                                  </w:r>
                                  <w:r w:rsidRPr="007C3599" w:rsidDel="00D339EF">
                                    <w:rPr>
                                      <w:rFonts w:ascii="Meiryo UI" w:hAnsi="Meiryo UI"/>
                                      <w:rPrChange w:id="5739" w:author="Moriyama, Shoya/森山 翔也" w:date="2025-04-02T21:09:00Z">
                                        <w:rPr/>
                                      </w:rPrChange>
                                    </w:rPr>
                                    <w:delText>_Performance_Requirement"</w:delText>
                                  </w:r>
                                </w:del>
                              </w:ins>
                            </w:p>
                            <w:p w14:paraId="7A8A33A5" w14:textId="2FC950D0" w:rsidR="00495270" w:rsidRPr="007C3599" w:rsidDel="00D339EF" w:rsidRDefault="00495270" w:rsidP="00495270">
                              <w:pPr>
                                <w:pStyle w:val="Web"/>
                                <w:ind w:left="800"/>
                                <w:rPr>
                                  <w:ins w:id="5740" w:author="Sasaki, Kenji/佐々木 研二" w:date="2025-02-07T15:38:00Z"/>
                                  <w:del w:id="5741" w:author="Moriyama, Shoya/森山 翔也" w:date="2025-03-10T11:08:00Z"/>
                                  <w:rFonts w:ascii="Meiryo UI" w:hAnsi="Meiryo UI"/>
                                  <w:rPrChange w:id="5742" w:author="Moriyama, Shoya/森山 翔也" w:date="2025-04-02T21:09:00Z">
                                    <w:rPr>
                                      <w:ins w:id="5743" w:author="Sasaki, Kenji/佐々木 研二" w:date="2025-02-07T15:38:00Z"/>
                                      <w:del w:id="5744" w:author="Moriyama, Shoya/森山 翔也" w:date="2025-03-10T11:08:00Z"/>
                                      <w:rFonts w:ascii="Meiryo UI" w:hAnsi="Meiryo UI"/>
                                      <w:color w:val="FF0000"/>
                                    </w:rPr>
                                  </w:rPrChange>
                                </w:rPr>
                              </w:pPr>
                              <w:ins w:id="5745" w:author="Sasaki, Kenji/佐々木 研二" w:date="2025-02-07T15:38:00Z">
                                <w:del w:id="5746" w:author="Moriyama, Shoya/森山 翔也" w:date="2025-03-10T11:08:00Z">
                                  <w:r w:rsidRPr="007C3599" w:rsidDel="00D339EF">
                                    <w:rPr>
                                      <w:rFonts w:ascii="Meiryo UI" w:hAnsi="Meiryo UI" w:hint="eastAsia"/>
                                      <w:rPrChange w:id="5747" w:author="Moriyama, Shoya/森山 翔也" w:date="2025-04-02T21:09:00Z">
                                        <w:rPr>
                                          <w:rFonts w:hint="eastAsia"/>
                                        </w:rPr>
                                      </w:rPrChange>
                                    </w:rPr>
                                    <w:delText>▲</w:delText>
                                  </w:r>
                                  <w:r w:rsidRPr="007C3599" w:rsidDel="00D339EF">
                                    <w:rPr>
                                      <w:rFonts w:ascii="Meiryo UI" w:hAnsi="Meiryo UI"/>
                                      <w:rPrChange w:id="5748" w:author="Moriyama, Shoya/森山 翔也" w:date="2025-04-02T21:09:00Z">
                                        <w:rPr/>
                                      </w:rPrChange>
                                    </w:rPr>
                                    <w:delText>7.11</w:delText>
                                  </w:r>
                                  <w:r w:rsidRPr="007C3599" w:rsidDel="00D339EF">
                                    <w:rPr>
                                      <w:rFonts w:ascii="Meiryo UI" w:hAnsi="Meiryo UI" w:hint="eastAsia"/>
                                      <w:rPrChange w:id="5749" w:author="Moriyama, Shoya/森山 翔也" w:date="2025-04-02T21:09:00Z">
                                        <w:rPr>
                                          <w:rFonts w:hint="eastAsia"/>
                                        </w:rPr>
                                      </w:rPrChange>
                                    </w:rPr>
                                    <w:delText>（</w:delText>
                                  </w:r>
                                  <w:r w:rsidRPr="007C3599" w:rsidDel="00D339EF">
                                    <w:rPr>
                                      <w:rFonts w:ascii="Meiryo UI" w:hAnsi="Meiryo UI"/>
                                      <w:rPrChange w:id="5750" w:author="Moriyama, Shoya/森山 翔也" w:date="2025-04-02T21:09:00Z">
                                        <w:rPr/>
                                      </w:rPrChange>
                                    </w:rPr>
                                    <w:delText>24MM</w:delText>
                                  </w:r>
                                  <w:r w:rsidRPr="007C3599" w:rsidDel="00D339EF">
                                    <w:rPr>
                                      <w:rFonts w:ascii="Meiryo UI" w:hAnsi="Meiryo UI" w:hint="eastAsia"/>
                                      <w:rPrChange w:id="5751" w:author="Moriyama, Shoya/森山 翔也" w:date="2025-04-02T21:09:00Z">
                                        <w:rPr>
                                          <w:rFonts w:hint="eastAsia"/>
                                        </w:rPr>
                                      </w:rPrChange>
                                    </w:rPr>
                                    <w:delText>：</w:delText>
                                  </w:r>
                                  <w:r w:rsidRPr="007C3599" w:rsidDel="00D339EF">
                                    <w:rPr>
                                      <w:rFonts w:ascii="Meiryo UI" w:hAnsi="Meiryo UI"/>
                                      <w:rPrChange w:id="5752" w:author="Moriyama, Shoya/森山 翔也" w:date="2025-04-02T21:09:00Z">
                                        <w:rPr/>
                                      </w:rPrChange>
                                    </w:rPr>
                                    <w:delText>1A</w:delText>
                                  </w:r>
                                  <w:r w:rsidRPr="007C3599" w:rsidDel="00D339EF">
                                    <w:rPr>
                                      <w:rFonts w:ascii="Meiryo UI" w:hAnsi="Meiryo UI" w:hint="eastAsia"/>
                                      <w:rPrChange w:id="5753" w:author="Moriyama, Shoya/森山 翔也" w:date="2025-04-02T21:09:00Z">
                                        <w:rPr>
                                          <w:rFonts w:hint="eastAsia"/>
                                        </w:rPr>
                                      </w:rPrChange>
                                    </w:rPr>
                                    <w:delText>、</w:delText>
                                  </w:r>
                                  <w:r w:rsidRPr="007C3599" w:rsidDel="00D339EF">
                                    <w:rPr>
                                      <w:rFonts w:ascii="Meiryo UI" w:hAnsi="Meiryo UI"/>
                                      <w:rPrChange w:id="5754" w:author="Moriyama, Shoya/森山 翔也" w:date="2025-04-02T21:09:00Z">
                                        <w:rPr/>
                                      </w:rPrChange>
                                    </w:rPr>
                                    <w:delText>24SU/CDC</w:delText>
                                  </w:r>
                                  <w:r w:rsidRPr="007C3599" w:rsidDel="00D339EF">
                                    <w:rPr>
                                      <w:rFonts w:ascii="Meiryo UI" w:hAnsi="Meiryo UI" w:hint="eastAsia"/>
                                      <w:rPrChange w:id="5755" w:author="Moriyama, Shoya/森山 翔也" w:date="2025-04-02T21:09:00Z">
                                        <w:rPr>
                                          <w:rFonts w:hint="eastAsia"/>
                                        </w:rPr>
                                      </w:rPrChange>
                                    </w:rPr>
                                    <w:delText>：</w:delText>
                                  </w:r>
                                  <w:r w:rsidRPr="007C3599" w:rsidDel="00D339EF">
                                    <w:rPr>
                                      <w:rFonts w:ascii="Meiryo UI" w:hAnsi="Meiryo UI"/>
                                      <w:rPrChange w:id="5756" w:author="Moriyama, Shoya/森山 翔也" w:date="2025-04-02T21:09:00Z">
                                        <w:rPr/>
                                      </w:rPrChange>
                                    </w:rPr>
                                    <w:delText>CV</w:delText>
                                  </w:r>
                                  <w:r w:rsidRPr="007C3599" w:rsidDel="00D339EF">
                                    <w:rPr>
                                      <w:rFonts w:ascii="Meiryo UI" w:hAnsi="Meiryo UI" w:hint="eastAsia"/>
                                      <w:rPrChange w:id="5757" w:author="Moriyama, Shoya/森山 翔也" w:date="2025-04-02T21:09:00Z">
                                        <w:rPr>
                                          <w:rFonts w:hint="eastAsia"/>
                                        </w:rPr>
                                      </w:rPrChange>
                                    </w:rPr>
                                    <w:delText>）</w:delText>
                                  </w:r>
                                </w:del>
                              </w:ins>
                            </w:p>
                            <w:p w14:paraId="22EC3229" w14:textId="77777777" w:rsidR="00495270" w:rsidRPr="007C3599" w:rsidRDefault="00495270" w:rsidP="00495270">
                              <w:pPr>
                                <w:rPr>
                                  <w:rPrChange w:id="5758" w:author="Moriyama, Shoya/森山 翔也" w:date="2025-04-02T21:09:00Z">
                                    <w:rPr>
                                      <w:color w:val="000000"/>
                                    </w:rPr>
                                  </w:rPrChange>
                                </w:rPr>
                              </w:pPr>
                            </w:p>
                          </w:txbxContent>
                        </v:textbox>
                        <w10:wrap anchorx="margin"/>
                      </v:shape>
                    </w:pict>
                  </mc:Fallback>
                </mc:AlternateContent>
              </w:r>
            </w:ins>
            <w:r w:rsidR="00BC714B" w:rsidRPr="007C3599">
              <w:rPr>
                <w:strike/>
                <w:lang w:val="en"/>
              </w:rPr>
              <w:t>Action when ACC OFF</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C37568B" w14:textId="64922B21" w:rsidR="00BC714B" w:rsidRPr="007C3599" w:rsidRDefault="00BC714B" w:rsidP="00285DAA">
            <w:pPr>
              <w:rPr>
                <w:strike/>
              </w:rPr>
            </w:pPr>
            <w:r w:rsidRPr="007C3599">
              <w:rPr>
                <w:strike/>
                <w:lang w:val="en"/>
              </w:rPr>
              <w:t>Map update, map replacement</w:t>
            </w:r>
          </w:p>
          <w:p w14:paraId="51FFFDDE" w14:textId="77777777" w:rsidR="00BC714B" w:rsidRPr="007C3599" w:rsidRDefault="00BC714B" w:rsidP="00285DAA">
            <w:pPr>
              <w:rPr>
                <w:strike/>
              </w:rPr>
            </w:pPr>
            <w:r w:rsidRPr="007C3599">
              <w:rPr>
                <w:strike/>
                <w:lang w:val="en"/>
              </w:rPr>
              <w:t>Full map update</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64BB12A6" w14:textId="77777777" w:rsidR="00BC714B" w:rsidRPr="007C3599" w:rsidRDefault="00BC714B" w:rsidP="00285DAA">
            <w:pPr>
              <w:rPr>
                <w:strike/>
              </w:rPr>
            </w:pPr>
            <w:r w:rsidRPr="007C3599">
              <w:rPr>
                <w:strike/>
                <w:lang w:val="en"/>
              </w:rPr>
              <w:t>The next time you start up, if there is data that is being updated or being replaced, it will resume automatically</w:t>
            </w:r>
          </w:p>
        </w:tc>
      </w:tr>
      <w:tr w:rsidR="007C3599" w:rsidRPr="007C3599" w14:paraId="124F37BB" w14:textId="77777777" w:rsidTr="347E5CEB">
        <w:trPr>
          <w:cantSplit/>
          <w:trHeight w:val="541"/>
        </w:trPr>
        <w:tc>
          <w:tcPr>
            <w:tcW w:w="736" w:type="dxa"/>
            <w:vMerge/>
            <w:hideMark/>
          </w:tcPr>
          <w:p w14:paraId="377358BA" w14:textId="77777777" w:rsidR="00BC714B" w:rsidRPr="007C3599" w:rsidRDefault="00BC714B" w:rsidP="00285DAA"/>
        </w:tc>
        <w:tc>
          <w:tcPr>
            <w:tcW w:w="1102" w:type="dxa"/>
            <w:vMerge/>
            <w:hideMark/>
          </w:tcPr>
          <w:p w14:paraId="5F1FB767" w14:textId="77777777" w:rsidR="00BC714B" w:rsidRPr="007C3599" w:rsidRDefault="00BC714B" w:rsidP="00285DAA">
            <w:pPr>
              <w:rPr>
                <w:strike/>
              </w:rPr>
            </w:pPr>
          </w:p>
        </w:tc>
        <w:tc>
          <w:tcPr>
            <w:tcW w:w="1024"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5ECBD078" w14:textId="77777777" w:rsidR="00BC714B" w:rsidRPr="007C3599" w:rsidRDefault="00BC714B" w:rsidP="00285DAA">
            <w:pPr>
              <w:rPr>
                <w:strike/>
              </w:rPr>
            </w:pPr>
            <w:r w:rsidRPr="007C3599">
              <w:rPr>
                <w:strike/>
                <w:lang w:val="en"/>
              </w:rPr>
              <w:t>Driving regulations</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C097491" w14:textId="77777777" w:rsidR="00BC714B" w:rsidRPr="007C3599" w:rsidRDefault="00BC714B" w:rsidP="00285DAA">
            <w:pPr>
              <w:rPr>
                <w:strike/>
              </w:rPr>
            </w:pPr>
            <w:r w:rsidRPr="007C3599">
              <w:rPr>
                <w:strike/>
                <w:lang w:val="en"/>
              </w:rPr>
              <w:t>(As user operation while driving)</w:t>
            </w:r>
          </w:p>
          <w:p w14:paraId="21C9CAE0" w14:textId="77777777" w:rsidR="00BC714B" w:rsidRPr="007C3599" w:rsidRDefault="00BC714B" w:rsidP="009F608F">
            <w:pPr>
              <w:rPr>
                <w:strike/>
              </w:rPr>
            </w:pPr>
            <w:r w:rsidRPr="007C3599">
              <w:rPr>
                <w:strike/>
                <w:lang w:val="en"/>
              </w:rPr>
              <w:t>Start of map update</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5578B1F0" w14:textId="77777777" w:rsidR="00BC714B" w:rsidRPr="007C3599" w:rsidRDefault="00BC714B" w:rsidP="00285DAA">
            <w:pPr>
              <w:rPr>
                <w:strike/>
              </w:rPr>
            </w:pPr>
            <w:r w:rsidRPr="007C3599">
              <w:rPr>
                <w:strike/>
                <w:lang w:val="en"/>
              </w:rPr>
              <w:t>User-</w:t>
            </w:r>
            <w:proofErr w:type="spellStart"/>
            <w:r w:rsidRPr="007C3599">
              <w:rPr>
                <w:strike/>
                <w:lang w:val="en"/>
              </w:rPr>
              <w:t>operateable</w:t>
            </w:r>
            <w:proofErr w:type="spellEnd"/>
          </w:p>
        </w:tc>
      </w:tr>
      <w:tr w:rsidR="007C3599" w:rsidRPr="007C3599" w14:paraId="7B5A64C5" w14:textId="77777777" w:rsidTr="347E5CEB">
        <w:trPr>
          <w:cantSplit/>
          <w:trHeight w:val="541"/>
        </w:trPr>
        <w:tc>
          <w:tcPr>
            <w:tcW w:w="736" w:type="dxa"/>
            <w:vMerge/>
            <w:hideMark/>
          </w:tcPr>
          <w:p w14:paraId="0419B7DC" w14:textId="77777777" w:rsidR="00BC714B" w:rsidRPr="007C3599" w:rsidRDefault="00BC714B" w:rsidP="00285DAA"/>
        </w:tc>
        <w:tc>
          <w:tcPr>
            <w:tcW w:w="1102" w:type="dxa"/>
            <w:vMerge/>
            <w:hideMark/>
          </w:tcPr>
          <w:p w14:paraId="69AF2BDD" w14:textId="77777777" w:rsidR="00BC714B" w:rsidRPr="007C3599" w:rsidRDefault="00BC714B" w:rsidP="00285DAA">
            <w:pPr>
              <w:rPr>
                <w:strike/>
              </w:rPr>
            </w:pPr>
          </w:p>
        </w:tc>
        <w:tc>
          <w:tcPr>
            <w:tcW w:w="1024" w:type="dxa"/>
            <w:vMerge/>
            <w:hideMark/>
          </w:tcPr>
          <w:p w14:paraId="0032BF4A" w14:textId="77777777" w:rsidR="00BC714B" w:rsidRPr="007C3599" w:rsidRDefault="00BC714B" w:rsidP="00285DAA">
            <w:pPr>
              <w:rPr>
                <w:strike/>
              </w:rPr>
            </w:pP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5E132FB" w14:textId="77777777" w:rsidR="00BC714B" w:rsidRPr="007C3599" w:rsidRDefault="00BC714B" w:rsidP="00285DAA">
            <w:pPr>
              <w:rPr>
                <w:strike/>
              </w:rPr>
            </w:pPr>
            <w:r w:rsidRPr="007C3599">
              <w:rPr>
                <w:strike/>
                <w:lang w:val="en"/>
              </w:rPr>
              <w:t>(As user operation while driving)</w:t>
            </w:r>
          </w:p>
          <w:p w14:paraId="1B6D8A66" w14:textId="77777777" w:rsidR="00BC714B" w:rsidRPr="007C3599" w:rsidRDefault="00BC714B" w:rsidP="00285DAA">
            <w:pPr>
              <w:rPr>
                <w:strike/>
              </w:rPr>
            </w:pPr>
            <w:r w:rsidRPr="007C3599">
              <w:rPr>
                <w:strike/>
                <w:lang w:val="en"/>
              </w:rPr>
              <w:t>Start of map replacement</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54632A4B" w14:textId="77777777" w:rsidR="00BC714B" w:rsidRPr="007C3599" w:rsidRDefault="00BC714B" w:rsidP="00285DAA">
            <w:pPr>
              <w:rPr>
                <w:strike/>
              </w:rPr>
            </w:pPr>
            <w:r w:rsidRPr="007C3599">
              <w:rPr>
                <w:strike/>
                <w:lang w:val="en"/>
              </w:rPr>
              <w:t>User-</w:t>
            </w:r>
            <w:proofErr w:type="spellStart"/>
            <w:r w:rsidRPr="007C3599">
              <w:rPr>
                <w:strike/>
                <w:lang w:val="en"/>
              </w:rPr>
              <w:t>operateable</w:t>
            </w:r>
            <w:proofErr w:type="spellEnd"/>
          </w:p>
        </w:tc>
      </w:tr>
      <w:tr w:rsidR="007C3599" w:rsidRPr="007C3599" w14:paraId="3FC9CC6F" w14:textId="77777777" w:rsidTr="347E5CEB">
        <w:trPr>
          <w:cantSplit/>
          <w:trHeight w:val="522"/>
        </w:trPr>
        <w:tc>
          <w:tcPr>
            <w:tcW w:w="736" w:type="dxa"/>
            <w:vMerge/>
            <w:hideMark/>
          </w:tcPr>
          <w:p w14:paraId="55D8DE7D" w14:textId="77777777" w:rsidR="00BC714B" w:rsidRPr="007C3599" w:rsidRDefault="00BC714B" w:rsidP="00285DAA"/>
        </w:tc>
        <w:tc>
          <w:tcPr>
            <w:tcW w:w="1102" w:type="dxa"/>
            <w:vMerge/>
            <w:hideMark/>
          </w:tcPr>
          <w:p w14:paraId="7BDC443D" w14:textId="77777777" w:rsidR="00BC714B" w:rsidRPr="007C3599" w:rsidRDefault="00BC714B" w:rsidP="00285DAA">
            <w:pPr>
              <w:rPr>
                <w:strike/>
              </w:rPr>
            </w:pPr>
          </w:p>
        </w:tc>
        <w:tc>
          <w:tcPr>
            <w:tcW w:w="1024" w:type="dxa"/>
            <w:vMerge/>
            <w:hideMark/>
          </w:tcPr>
          <w:p w14:paraId="4C32C867" w14:textId="77777777" w:rsidR="00BC714B" w:rsidRPr="007C3599" w:rsidRDefault="00BC714B" w:rsidP="00285DAA">
            <w:pPr>
              <w:rPr>
                <w:strike/>
              </w:rPr>
            </w:pP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33EF527" w14:textId="77777777" w:rsidR="00BC714B" w:rsidRPr="007C3599" w:rsidRDefault="00BC714B" w:rsidP="00285DAA">
            <w:pPr>
              <w:rPr>
                <w:strike/>
              </w:rPr>
            </w:pPr>
            <w:r w:rsidRPr="007C3599">
              <w:rPr>
                <w:strike/>
                <w:lang w:val="en"/>
              </w:rPr>
              <w:t>(Internal processing after user operation)</w:t>
            </w:r>
          </w:p>
          <w:p w14:paraId="314FBBED" w14:textId="77777777" w:rsidR="00BC714B" w:rsidRPr="007C3599" w:rsidRDefault="00BC714B" w:rsidP="00285DAA">
            <w:pPr>
              <w:rPr>
                <w:strike/>
              </w:rPr>
            </w:pPr>
            <w:r w:rsidRPr="007C3599">
              <w:rPr>
                <w:strike/>
                <w:lang w:val="en"/>
              </w:rPr>
              <w:t>Map update, map replacement</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5AE93602" w14:textId="77777777" w:rsidR="00BC714B" w:rsidRPr="007C3599" w:rsidRDefault="00BC714B" w:rsidP="00285DAA">
            <w:pPr>
              <w:rPr>
                <w:strike/>
              </w:rPr>
            </w:pPr>
            <w:r w:rsidRPr="007C3599">
              <w:rPr>
                <w:strike/>
                <w:lang w:val="en"/>
              </w:rPr>
              <w:t>Conversion process, replacement process continues operation</w:t>
            </w:r>
          </w:p>
        </w:tc>
      </w:tr>
      <w:tr w:rsidR="007C3599" w:rsidRPr="007C3599" w14:paraId="7D14DA9F" w14:textId="77777777" w:rsidTr="347E5CEB">
        <w:trPr>
          <w:cantSplit/>
          <w:trHeight w:val="375"/>
        </w:trPr>
        <w:tc>
          <w:tcPr>
            <w:tcW w:w="736" w:type="dxa"/>
            <w:vMerge/>
            <w:hideMark/>
          </w:tcPr>
          <w:p w14:paraId="3BB492C5" w14:textId="77777777" w:rsidR="00BC714B" w:rsidRPr="007C3599" w:rsidRDefault="00BC714B" w:rsidP="00285DAA"/>
        </w:tc>
        <w:tc>
          <w:tcPr>
            <w:tcW w:w="1102" w:type="dxa"/>
            <w:vMerge/>
            <w:hideMark/>
          </w:tcPr>
          <w:p w14:paraId="196F5E3E" w14:textId="77777777" w:rsidR="00BC714B" w:rsidRPr="007C3599" w:rsidRDefault="00BC714B" w:rsidP="00285DAA">
            <w:pPr>
              <w:rPr>
                <w:strike/>
              </w:rPr>
            </w:pPr>
          </w:p>
        </w:tc>
        <w:tc>
          <w:tcPr>
            <w:tcW w:w="1024" w:type="dxa"/>
            <w:tcBorders>
              <w:top w:val="single" w:sz="4" w:space="0" w:color="auto"/>
              <w:left w:val="single" w:sz="4" w:space="0" w:color="auto"/>
              <w:bottom w:val="single" w:sz="4" w:space="0" w:color="auto"/>
              <w:right w:val="single" w:sz="4" w:space="0" w:color="auto"/>
            </w:tcBorders>
            <w:shd w:val="clear" w:color="auto" w:fill="auto"/>
            <w:hideMark/>
          </w:tcPr>
          <w:p w14:paraId="607F3FB9" w14:textId="77777777" w:rsidR="00BC714B" w:rsidRPr="007C3599" w:rsidRDefault="00BC714B" w:rsidP="00285DAA">
            <w:pPr>
              <w:rPr>
                <w:strike/>
              </w:rPr>
            </w:pPr>
            <w:r w:rsidRPr="007C3599">
              <w:rPr>
                <w:strike/>
                <w:lang w:val="en"/>
              </w:rPr>
              <w:t>When communication is not possible</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CBC75D3" w14:textId="77777777" w:rsidR="00BC714B" w:rsidRPr="007C3599" w:rsidRDefault="00BC714B" w:rsidP="00285DAA">
            <w:pPr>
              <w:rPr>
                <w:strike/>
              </w:rPr>
            </w:pPr>
            <w:r w:rsidRPr="007C3599">
              <w:rPr>
                <w:strike/>
                <w:lang w:val="en"/>
              </w:rPr>
              <w:t>DCM Download</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3500DC6C" w14:textId="77777777" w:rsidR="00BC714B" w:rsidRPr="007C3599" w:rsidRDefault="00BC714B" w:rsidP="00285DAA">
            <w:pPr>
              <w:rPr>
                <w:strike/>
              </w:rPr>
            </w:pPr>
            <w:r w:rsidRPr="007C3599">
              <w:rPr>
                <w:strike/>
                <w:lang w:val="en"/>
              </w:rPr>
              <w:t>Communication cancellation. Automatic download resume after returning to the communication range</w:t>
            </w:r>
          </w:p>
        </w:tc>
      </w:tr>
      <w:tr w:rsidR="007C3599" w:rsidRPr="007C3599" w14:paraId="21F0D9E7" w14:textId="77777777" w:rsidTr="347E5CEB">
        <w:trPr>
          <w:cantSplit/>
          <w:trHeight w:val="344"/>
        </w:trPr>
        <w:tc>
          <w:tcPr>
            <w:tcW w:w="736" w:type="dxa"/>
            <w:vMerge/>
          </w:tcPr>
          <w:p w14:paraId="2413F93A" w14:textId="77777777" w:rsidR="00BC714B" w:rsidRPr="007C3599" w:rsidRDefault="00BC714B" w:rsidP="00285DAA"/>
        </w:tc>
        <w:tc>
          <w:tcPr>
            <w:tcW w:w="2126" w:type="dxa"/>
            <w:gridSpan w:val="2"/>
            <w:tcBorders>
              <w:top w:val="single" w:sz="4" w:space="0" w:color="auto"/>
              <w:left w:val="single" w:sz="4" w:space="0" w:color="auto"/>
              <w:bottom w:val="single" w:sz="4" w:space="0" w:color="auto"/>
              <w:right w:val="single" w:sz="4" w:space="0" w:color="auto"/>
            </w:tcBorders>
            <w:shd w:val="clear" w:color="auto" w:fill="auto"/>
          </w:tcPr>
          <w:p w14:paraId="2D4CFC77" w14:textId="77777777" w:rsidR="00BC714B" w:rsidRPr="007C3599" w:rsidRDefault="00BC714B" w:rsidP="00285DAA">
            <w:pPr>
              <w:rPr>
                <w:strike/>
              </w:rPr>
            </w:pPr>
            <w:r w:rsidRPr="007C3599">
              <w:rPr>
                <w:strike/>
                <w:lang w:val="en"/>
              </w:rPr>
              <w:t>Fail-safe processing</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tcPr>
          <w:p w14:paraId="7D7E2543" w14:textId="77777777" w:rsidR="00BC714B" w:rsidRPr="007C3599" w:rsidRDefault="00BC714B" w:rsidP="009F608F">
            <w:pPr>
              <w:rPr>
                <w:strike/>
              </w:rPr>
            </w:pPr>
            <w:r w:rsidRPr="007C3599">
              <w:rPr>
                <w:strike/>
                <w:lang w:val="en"/>
              </w:rPr>
              <w:t>Map update</w:t>
            </w:r>
          </w:p>
        </w:tc>
        <w:tc>
          <w:tcPr>
            <w:tcW w:w="2524" w:type="dxa"/>
            <w:tcBorders>
              <w:top w:val="single" w:sz="4" w:space="0" w:color="auto"/>
              <w:left w:val="single" w:sz="4" w:space="0" w:color="auto"/>
              <w:bottom w:val="single" w:sz="4" w:space="0" w:color="auto"/>
              <w:right w:val="single" w:sz="4" w:space="0" w:color="auto"/>
            </w:tcBorders>
            <w:shd w:val="clear" w:color="auto" w:fill="auto"/>
          </w:tcPr>
          <w:p w14:paraId="6B6878D8" w14:textId="77777777" w:rsidR="00BC714B" w:rsidRPr="007C3599" w:rsidRDefault="00BC714B" w:rsidP="00285DAA">
            <w:pPr>
              <w:rPr>
                <w:strike/>
              </w:rPr>
            </w:pPr>
            <w:r w:rsidRPr="007C3599">
              <w:rPr>
                <w:strike/>
                <w:lang w:val="en"/>
              </w:rPr>
              <w:t xml:space="preserve">Recovers to data before conversion and can operate </w:t>
            </w:r>
            <w:proofErr w:type="spellStart"/>
            <w:r w:rsidRPr="007C3599">
              <w:rPr>
                <w:strike/>
                <w:lang w:val="en"/>
              </w:rPr>
              <w:t>navi</w:t>
            </w:r>
            <w:proofErr w:type="spellEnd"/>
          </w:p>
        </w:tc>
      </w:tr>
      <w:tr w:rsidR="007C3599" w:rsidRPr="007C3599" w14:paraId="4464DB33" w14:textId="77777777" w:rsidTr="004403E2">
        <w:trPr>
          <w:cantSplit/>
          <w:trHeight w:val="231"/>
        </w:trPr>
        <w:tc>
          <w:tcPr>
            <w:tcW w:w="736" w:type="dxa"/>
            <w:vMerge w:val="restart"/>
            <w:tcBorders>
              <w:top w:val="single" w:sz="4" w:space="0" w:color="auto"/>
              <w:left w:val="single" w:sz="4" w:space="0" w:color="auto"/>
              <w:bottom w:val="single" w:sz="4" w:space="0" w:color="auto"/>
              <w:right w:val="single" w:sz="4" w:space="0" w:color="auto"/>
            </w:tcBorders>
          </w:tcPr>
          <w:p w14:paraId="2FE427E5" w14:textId="77777777" w:rsidR="00BC714B" w:rsidRPr="007C3599" w:rsidRDefault="00BC714B" w:rsidP="00285DAA"/>
          <w:p w14:paraId="5EDB3FC6" w14:textId="77777777" w:rsidR="00BC714B" w:rsidRPr="007C3599" w:rsidRDefault="00BC714B" w:rsidP="00285DAA">
            <w:r w:rsidRPr="007C3599">
              <w:rPr>
                <w:lang w:val="en"/>
              </w:rPr>
              <w:t>content</w:t>
            </w:r>
          </w:p>
          <w:p w14:paraId="1C2A88FE" w14:textId="77777777" w:rsidR="00BC714B" w:rsidRPr="007C3599" w:rsidRDefault="00BC714B" w:rsidP="00285DAA"/>
        </w:tc>
        <w:tc>
          <w:tcPr>
            <w:tcW w:w="2126" w:type="dxa"/>
            <w:gridSpan w:val="2"/>
            <w:tcBorders>
              <w:top w:val="single" w:sz="4" w:space="0" w:color="auto"/>
              <w:left w:val="single" w:sz="4" w:space="0" w:color="auto"/>
              <w:bottom w:val="single" w:sz="4" w:space="0" w:color="auto"/>
              <w:right w:val="single" w:sz="4" w:space="0" w:color="auto"/>
            </w:tcBorders>
            <w:shd w:val="clear" w:color="auto" w:fill="auto"/>
            <w:hideMark/>
          </w:tcPr>
          <w:p w14:paraId="26D627A1" w14:textId="77777777" w:rsidR="00BC714B" w:rsidRPr="007C3599" w:rsidRDefault="00BC714B" w:rsidP="00285DAA">
            <w:r w:rsidRPr="007C3599">
              <w:rPr>
                <w:lang w:val="en"/>
              </w:rPr>
              <w:t>freshness</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0BB1D8A" w14:textId="77777777" w:rsidR="00BC714B" w:rsidRPr="007C3599" w:rsidRDefault="00BC714B" w:rsidP="00285DAA">
            <w:r w:rsidRPr="007C3599">
              <w:rPr>
                <w:lang w:val="en"/>
              </w:rPr>
              <w:t>Map update data</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2568E6A4" w14:textId="77777777" w:rsidR="00BC714B" w:rsidRPr="007C3599" w:rsidRDefault="00BC714B" w:rsidP="00285DAA">
            <w:pPr>
              <w:rPr>
                <w:szCs w:val="20"/>
              </w:rPr>
            </w:pPr>
            <w:r w:rsidRPr="007C3599">
              <w:rPr>
                <w:szCs w:val="20"/>
                <w:lang w:val="en"/>
              </w:rPr>
              <w:t>※2</w:t>
            </w:r>
            <w:r w:rsidR="00B50672" w:rsidRPr="007C3599">
              <w:rPr>
                <w:rFonts w:hint="eastAsia"/>
                <w:szCs w:val="20"/>
                <w:lang w:val="en"/>
              </w:rPr>
              <w:t>１</w:t>
            </w:r>
            <w:r w:rsidR="00D35704" w:rsidRPr="007C3599">
              <w:rPr>
                <w:szCs w:val="20"/>
                <w:lang w:val="en"/>
              </w:rPr>
              <w:t xml:space="preserve">　▲3.00</w:t>
            </w:r>
          </w:p>
        </w:tc>
      </w:tr>
      <w:tr w:rsidR="007C3599" w:rsidRPr="007C3599" w14:paraId="5DC8B81D" w14:textId="77777777" w:rsidTr="347E5CEB">
        <w:trPr>
          <w:cantSplit/>
          <w:trHeight w:val="231"/>
        </w:trPr>
        <w:tc>
          <w:tcPr>
            <w:tcW w:w="736" w:type="dxa"/>
            <w:vMerge/>
            <w:hideMark/>
          </w:tcPr>
          <w:p w14:paraId="6C3A0CA7" w14:textId="77777777" w:rsidR="00BC714B" w:rsidRPr="007C3599" w:rsidRDefault="00BC714B" w:rsidP="00285DAA"/>
        </w:tc>
        <w:tc>
          <w:tcPr>
            <w:tcW w:w="2126" w:type="dxa"/>
            <w:gridSpan w:val="2"/>
            <w:tcBorders>
              <w:top w:val="single" w:sz="4" w:space="0" w:color="auto"/>
              <w:left w:val="single" w:sz="4" w:space="0" w:color="auto"/>
              <w:bottom w:val="single" w:sz="4" w:space="0" w:color="auto"/>
              <w:right w:val="single" w:sz="4" w:space="0" w:color="auto"/>
            </w:tcBorders>
            <w:shd w:val="clear" w:color="auto" w:fill="auto"/>
            <w:hideMark/>
          </w:tcPr>
          <w:p w14:paraId="0A045204" w14:textId="77777777" w:rsidR="00BC714B" w:rsidRPr="007C3599" w:rsidRDefault="00BC714B" w:rsidP="00285DAA">
            <w:r w:rsidRPr="007C3599">
              <w:rPr>
                <w:lang w:val="en"/>
              </w:rPr>
              <w:t>precision</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2CB13EE" w14:textId="77777777" w:rsidR="00BC714B" w:rsidRPr="007C3599" w:rsidRDefault="00BC714B" w:rsidP="00285DAA">
            <w:r w:rsidRPr="007C3599">
              <w:rPr>
                <w:lang w:val="en"/>
              </w:rPr>
              <w:t>Map update data</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23C87F4F" w14:textId="77777777" w:rsidR="00BC714B" w:rsidRPr="007C3599" w:rsidRDefault="00BC714B" w:rsidP="00285DAA">
            <w:pPr>
              <w:pStyle w:val="aa"/>
              <w:rPr>
                <w:rFonts w:ascii="Meiryo UI" w:eastAsia="Meiryo UI" w:hAnsi="Meiryo UI"/>
                <w:sz w:val="20"/>
                <w:szCs w:val="20"/>
              </w:rPr>
            </w:pPr>
            <w:r w:rsidRPr="007C3599">
              <w:rPr>
                <w:rFonts w:hint="eastAsia"/>
                <w:sz w:val="20"/>
                <w:szCs w:val="20"/>
                <w:lang w:val="en"/>
              </w:rPr>
              <w:t>※</w:t>
            </w:r>
            <w:r w:rsidRPr="007C3599">
              <w:rPr>
                <w:sz w:val="20"/>
                <w:szCs w:val="20"/>
                <w:lang w:val="en"/>
              </w:rPr>
              <w:t>2</w:t>
            </w:r>
            <w:r w:rsidR="00B50672" w:rsidRPr="007C3599">
              <w:rPr>
                <w:rFonts w:hint="eastAsia"/>
                <w:sz w:val="20"/>
                <w:szCs w:val="20"/>
                <w:lang w:val="en"/>
              </w:rPr>
              <w:t>１</w:t>
            </w:r>
            <w:r w:rsidR="00D35704" w:rsidRPr="007C3599">
              <w:rPr>
                <w:rFonts w:hint="eastAsia"/>
                <w:sz w:val="20"/>
                <w:szCs w:val="20"/>
                <w:lang w:val="en"/>
              </w:rPr>
              <w:t xml:space="preserve">　▲</w:t>
            </w:r>
            <w:r w:rsidR="00D35704" w:rsidRPr="007C3599">
              <w:rPr>
                <w:sz w:val="20"/>
                <w:szCs w:val="20"/>
                <w:lang w:val="en"/>
              </w:rPr>
              <w:t>3.00</w:t>
            </w:r>
          </w:p>
        </w:tc>
      </w:tr>
      <w:tr w:rsidR="007C3599" w:rsidRPr="007C3599" w14:paraId="697FE5E5" w14:textId="77777777" w:rsidTr="347E5CEB">
        <w:trPr>
          <w:cantSplit/>
          <w:trHeight w:val="231"/>
        </w:trPr>
        <w:tc>
          <w:tcPr>
            <w:tcW w:w="736" w:type="dxa"/>
            <w:vMerge/>
            <w:hideMark/>
          </w:tcPr>
          <w:p w14:paraId="784C1623" w14:textId="77777777" w:rsidR="00BC714B" w:rsidRPr="007C3599" w:rsidRDefault="00BC714B" w:rsidP="00285DAA"/>
        </w:tc>
        <w:tc>
          <w:tcPr>
            <w:tcW w:w="212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9FA223F" w14:textId="77777777" w:rsidR="00BC714B" w:rsidRPr="007C3599" w:rsidRDefault="00BC714B" w:rsidP="00285DAA">
            <w:r w:rsidRPr="007C3599">
              <w:rPr>
                <w:lang w:val="en"/>
              </w:rPr>
              <w:t>target</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2C008329" w14:textId="77777777" w:rsidR="00BC714B" w:rsidRPr="007C3599" w:rsidRDefault="00BC714B" w:rsidP="00285DAA">
            <w:r w:rsidRPr="007C3599">
              <w:rPr>
                <w:lang w:val="en"/>
              </w:rPr>
              <w:t>Updated content</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2AB47F2F" w14:textId="77777777" w:rsidR="00BC714B" w:rsidRPr="007C3599" w:rsidRDefault="00BC714B" w:rsidP="00285DAA">
            <w:pPr>
              <w:pStyle w:val="aa"/>
              <w:rPr>
                <w:rFonts w:ascii="Meiryo UI" w:eastAsia="Meiryo UI" w:hAnsi="Meiryo UI"/>
                <w:sz w:val="20"/>
                <w:szCs w:val="20"/>
              </w:rPr>
            </w:pPr>
            <w:r w:rsidRPr="007C3599">
              <w:rPr>
                <w:rFonts w:hint="eastAsia"/>
                <w:sz w:val="20"/>
                <w:szCs w:val="20"/>
                <w:lang w:val="en"/>
              </w:rPr>
              <w:t>※</w:t>
            </w:r>
            <w:r w:rsidRPr="007C3599">
              <w:rPr>
                <w:sz w:val="20"/>
                <w:szCs w:val="20"/>
                <w:lang w:val="en"/>
              </w:rPr>
              <w:t>2</w:t>
            </w:r>
            <w:r w:rsidR="00B50672" w:rsidRPr="007C3599">
              <w:rPr>
                <w:rFonts w:hint="eastAsia"/>
                <w:sz w:val="20"/>
                <w:szCs w:val="20"/>
                <w:lang w:val="en"/>
              </w:rPr>
              <w:t>１</w:t>
            </w:r>
            <w:r w:rsidR="00D35704" w:rsidRPr="007C3599">
              <w:rPr>
                <w:rFonts w:hint="eastAsia"/>
                <w:sz w:val="20"/>
                <w:szCs w:val="20"/>
                <w:lang w:val="en"/>
              </w:rPr>
              <w:t xml:space="preserve">　▲</w:t>
            </w:r>
            <w:r w:rsidR="00D35704" w:rsidRPr="007C3599">
              <w:rPr>
                <w:sz w:val="20"/>
                <w:szCs w:val="20"/>
                <w:lang w:val="en"/>
              </w:rPr>
              <w:t>3.00</w:t>
            </w:r>
          </w:p>
        </w:tc>
      </w:tr>
      <w:tr w:rsidR="007C3599" w:rsidRPr="007C3599" w14:paraId="7464791C" w14:textId="77777777" w:rsidTr="347E5CEB">
        <w:trPr>
          <w:cantSplit/>
          <w:trHeight w:val="231"/>
        </w:trPr>
        <w:tc>
          <w:tcPr>
            <w:tcW w:w="736" w:type="dxa"/>
            <w:vMerge/>
          </w:tcPr>
          <w:p w14:paraId="6AA36864" w14:textId="77777777" w:rsidR="00BC714B" w:rsidRPr="007C3599" w:rsidRDefault="00BC714B" w:rsidP="00285DAA"/>
        </w:tc>
        <w:tc>
          <w:tcPr>
            <w:tcW w:w="2126" w:type="dxa"/>
            <w:gridSpan w:val="2"/>
            <w:tcBorders>
              <w:top w:val="single" w:sz="4" w:space="0" w:color="auto"/>
              <w:left w:val="single" w:sz="4" w:space="0" w:color="auto"/>
              <w:bottom w:val="single" w:sz="4" w:space="0" w:color="auto"/>
              <w:right w:val="single" w:sz="4" w:space="0" w:color="auto"/>
            </w:tcBorders>
            <w:shd w:val="clear" w:color="auto" w:fill="auto"/>
          </w:tcPr>
          <w:p w14:paraId="19E8BB3E" w14:textId="685175C9" w:rsidR="00BC714B" w:rsidRPr="007C3599" w:rsidRDefault="00BC714B" w:rsidP="00285DAA">
            <w:r w:rsidRPr="007C3599">
              <w:rPr>
                <w:lang w:val="en"/>
              </w:rPr>
              <w:t>inspection</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tcPr>
          <w:p w14:paraId="1063F71E" w14:textId="77777777" w:rsidR="00BC714B" w:rsidRPr="007C3599" w:rsidRDefault="00BC714B" w:rsidP="00285DAA">
            <w:r w:rsidRPr="007C3599">
              <w:rPr>
                <w:lang w:val="en"/>
              </w:rPr>
              <w:t>Data assessment</w:t>
            </w:r>
          </w:p>
        </w:tc>
        <w:tc>
          <w:tcPr>
            <w:tcW w:w="2524" w:type="dxa"/>
            <w:tcBorders>
              <w:top w:val="single" w:sz="4" w:space="0" w:color="auto"/>
              <w:left w:val="single" w:sz="4" w:space="0" w:color="auto"/>
              <w:bottom w:val="single" w:sz="4" w:space="0" w:color="auto"/>
              <w:right w:val="single" w:sz="4" w:space="0" w:color="auto"/>
            </w:tcBorders>
            <w:shd w:val="clear" w:color="auto" w:fill="auto"/>
          </w:tcPr>
          <w:p w14:paraId="660BF936" w14:textId="77777777" w:rsidR="00BC714B" w:rsidRPr="007C3599" w:rsidRDefault="00BC714B" w:rsidP="00285DAA">
            <w:pPr>
              <w:pStyle w:val="aa"/>
              <w:rPr>
                <w:rFonts w:ascii="Meiryo UI" w:eastAsia="Meiryo UI" w:hAnsi="Meiryo UI"/>
                <w:sz w:val="20"/>
                <w:szCs w:val="20"/>
              </w:rPr>
            </w:pPr>
            <w:r w:rsidRPr="007C3599">
              <w:rPr>
                <w:rFonts w:hint="eastAsia"/>
                <w:sz w:val="20"/>
                <w:szCs w:val="20"/>
                <w:lang w:val="en"/>
              </w:rPr>
              <w:t>※</w:t>
            </w:r>
            <w:r w:rsidRPr="007C3599">
              <w:rPr>
                <w:sz w:val="20"/>
                <w:szCs w:val="20"/>
                <w:lang w:val="en"/>
              </w:rPr>
              <w:t>5</w:t>
            </w:r>
            <w:r w:rsidR="00B50672" w:rsidRPr="007C3599">
              <w:rPr>
                <w:rFonts w:hint="eastAsia"/>
                <w:sz w:val="20"/>
                <w:szCs w:val="20"/>
                <w:lang w:val="en"/>
              </w:rPr>
              <w:t>２</w:t>
            </w:r>
            <w:r w:rsidR="00D35704" w:rsidRPr="007C3599">
              <w:rPr>
                <w:rFonts w:hint="eastAsia"/>
                <w:sz w:val="20"/>
                <w:szCs w:val="20"/>
                <w:lang w:val="en"/>
              </w:rPr>
              <w:t xml:space="preserve">　▲</w:t>
            </w:r>
            <w:r w:rsidR="00D35704" w:rsidRPr="007C3599">
              <w:rPr>
                <w:sz w:val="20"/>
                <w:szCs w:val="20"/>
                <w:lang w:val="en"/>
              </w:rPr>
              <w:t>3.00</w:t>
            </w:r>
          </w:p>
        </w:tc>
      </w:tr>
      <w:tr w:rsidR="007C3599" w:rsidRPr="007C3599" w14:paraId="4EBF2FD2" w14:textId="77777777" w:rsidTr="347E5CEB">
        <w:trPr>
          <w:cantSplit/>
          <w:trHeight w:val="231"/>
        </w:trPr>
        <w:tc>
          <w:tcPr>
            <w:tcW w:w="736" w:type="dxa"/>
            <w:vMerge/>
            <w:hideMark/>
          </w:tcPr>
          <w:p w14:paraId="4D8727F9" w14:textId="77777777" w:rsidR="00BC714B" w:rsidRPr="007C3599" w:rsidRDefault="00BC714B" w:rsidP="00285DAA"/>
        </w:tc>
        <w:tc>
          <w:tcPr>
            <w:tcW w:w="1102" w:type="dxa"/>
            <w:vMerge w:val="restart"/>
            <w:tcBorders>
              <w:top w:val="single" w:sz="4" w:space="0" w:color="auto"/>
              <w:left w:val="single" w:sz="4" w:space="0" w:color="auto"/>
              <w:right w:val="single" w:sz="4" w:space="0" w:color="auto"/>
            </w:tcBorders>
            <w:shd w:val="clear" w:color="auto" w:fill="auto"/>
            <w:hideMark/>
          </w:tcPr>
          <w:p w14:paraId="55155E96" w14:textId="77777777" w:rsidR="00BC714B" w:rsidRPr="007C3599" w:rsidRDefault="00BC714B" w:rsidP="00285DAA">
            <w:r w:rsidRPr="007C3599">
              <w:rPr>
                <w:lang w:val="en"/>
              </w:rPr>
              <w:t>security</w:t>
            </w:r>
          </w:p>
        </w:tc>
        <w:tc>
          <w:tcPr>
            <w:tcW w:w="1024" w:type="dxa"/>
            <w:vMerge w:val="restart"/>
            <w:tcBorders>
              <w:top w:val="single" w:sz="4" w:space="0" w:color="auto"/>
              <w:left w:val="single" w:sz="4" w:space="0" w:color="auto"/>
              <w:right w:val="single" w:sz="4" w:space="0" w:color="auto"/>
            </w:tcBorders>
            <w:shd w:val="clear" w:color="auto" w:fill="auto"/>
            <w:hideMark/>
          </w:tcPr>
          <w:p w14:paraId="2FDA863F" w14:textId="77777777" w:rsidR="00BC714B" w:rsidRPr="007C3599" w:rsidRDefault="00BC714B" w:rsidP="00285DAA">
            <w:r w:rsidRPr="007C3599">
              <w:rPr>
                <w:lang w:val="en"/>
              </w:rPr>
              <w:t>Tamper-proof</w:t>
            </w:r>
          </w:p>
          <w:p w14:paraId="6D5CEBFC" w14:textId="77777777" w:rsidR="00BC714B" w:rsidRPr="007C3599" w:rsidRDefault="00BC714B" w:rsidP="00285DAA">
            <w:r w:rsidRPr="007C3599">
              <w:rPr>
                <w:lang w:val="en"/>
              </w:rPr>
              <w:t>Anti-replication</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20D61F3B" w14:textId="77777777" w:rsidR="00BC714B" w:rsidRPr="007C3599" w:rsidRDefault="00BC714B" w:rsidP="00285DAA">
            <w:r w:rsidRPr="007C3599">
              <w:rPr>
                <w:lang w:val="en"/>
              </w:rPr>
              <w:t>Map update data service period</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5178D780" w14:textId="77777777" w:rsidR="00D35704" w:rsidRPr="007C3599" w:rsidRDefault="00BC714B" w:rsidP="006B3392">
            <w:r w:rsidRPr="007C3599">
              <w:rPr>
                <w:lang w:val="en"/>
              </w:rPr>
              <w:t>Give encryption code*3</w:t>
            </w:r>
          </w:p>
          <w:p w14:paraId="23F024C4" w14:textId="77777777" w:rsidR="00D35704" w:rsidRPr="007C3599" w:rsidRDefault="00D35704" w:rsidP="006C61D3">
            <w:r w:rsidRPr="007C3599">
              <w:rPr>
                <w:szCs w:val="20"/>
                <w:lang w:val="en"/>
              </w:rPr>
              <w:t xml:space="preserve">　▲3.00</w:t>
            </w:r>
          </w:p>
        </w:tc>
      </w:tr>
      <w:tr w:rsidR="007C3599" w:rsidRPr="007C3599" w14:paraId="1434C216" w14:textId="77777777" w:rsidTr="347E5CEB">
        <w:trPr>
          <w:cantSplit/>
          <w:trHeight w:val="231"/>
        </w:trPr>
        <w:tc>
          <w:tcPr>
            <w:tcW w:w="736" w:type="dxa"/>
            <w:vMerge/>
          </w:tcPr>
          <w:p w14:paraId="179A631C" w14:textId="77777777" w:rsidR="00BC714B" w:rsidRPr="007C3599" w:rsidRDefault="00BC714B" w:rsidP="00285DAA"/>
        </w:tc>
        <w:tc>
          <w:tcPr>
            <w:tcW w:w="1102" w:type="dxa"/>
            <w:vMerge/>
          </w:tcPr>
          <w:p w14:paraId="18D8D828" w14:textId="77777777" w:rsidR="00BC714B" w:rsidRPr="007C3599" w:rsidRDefault="00BC714B" w:rsidP="00285DAA"/>
        </w:tc>
        <w:tc>
          <w:tcPr>
            <w:tcW w:w="1024" w:type="dxa"/>
            <w:vMerge/>
          </w:tcPr>
          <w:p w14:paraId="51E925BC" w14:textId="77777777" w:rsidR="00BC714B" w:rsidRPr="007C3599" w:rsidRDefault="00BC714B" w:rsidP="00285DAA"/>
        </w:tc>
        <w:tc>
          <w:tcPr>
            <w:tcW w:w="3016" w:type="dxa"/>
            <w:gridSpan w:val="2"/>
            <w:tcBorders>
              <w:top w:val="single" w:sz="4" w:space="0" w:color="auto"/>
              <w:left w:val="single" w:sz="4" w:space="0" w:color="auto"/>
              <w:bottom w:val="single" w:sz="4" w:space="0" w:color="auto"/>
              <w:right w:val="single" w:sz="4" w:space="0" w:color="auto"/>
            </w:tcBorders>
            <w:shd w:val="clear" w:color="auto" w:fill="auto"/>
          </w:tcPr>
          <w:p w14:paraId="785987C4" w14:textId="3128BBA9" w:rsidR="00BC714B" w:rsidRPr="007C3599" w:rsidRDefault="00BC714B" w:rsidP="00285DAA">
            <w:proofErr w:type="spellStart"/>
            <w:r w:rsidRPr="007C3599">
              <w:rPr>
                <w:strike/>
                <w:lang w:val="en"/>
                <w:rPrChange w:id="5759" w:author="Moriyama, Shoya/森山 翔也" w:date="2025-04-02T21:08:00Z">
                  <w:rPr>
                    <w:lang w:val="en"/>
                  </w:rPr>
                </w:rPrChange>
              </w:rPr>
              <w:t>Reprodata</w:t>
            </w:r>
            <w:proofErr w:type="spellEnd"/>
            <w:ins w:id="5760" w:author="Kashima, Takuya/鹿島 卓也" w:date="2024-06-04T08:26:00Z">
              <w:r w:rsidR="000260DF" w:rsidRPr="007C3599">
                <w:rPr>
                  <w:lang w:val="en"/>
                  <w:rPrChange w:id="5761" w:author="Moriyama, Shoya/森山 翔也" w:date="2025-04-02T21:08:00Z">
                    <w:rPr>
                      <w:color w:val="000000" w:themeColor="text1"/>
                      <w:lang w:val="en"/>
                    </w:rPr>
                  </w:rPrChange>
                </w:rPr>
                <w:t xml:space="preserve"> </w:t>
              </w:r>
              <w:r w:rsidR="000260DF" w:rsidRPr="007C3599">
                <w:rPr>
                  <w:rFonts w:hint="eastAsia"/>
                  <w:lang w:val="en"/>
                  <w:rPrChange w:id="5762" w:author="Moriyama, Shoya/森山 翔也" w:date="2025-04-02T21:08:00Z">
                    <w:rPr>
                      <w:rFonts w:hint="eastAsia"/>
                      <w:color w:val="000000" w:themeColor="text1"/>
                      <w:lang w:val="en"/>
                    </w:rPr>
                  </w:rPrChange>
                </w:rPr>
                <w:t>▲</w:t>
              </w:r>
              <w:r w:rsidR="000260DF" w:rsidRPr="007C3599">
                <w:rPr>
                  <w:lang w:val="en"/>
                  <w:rPrChange w:id="5763" w:author="Moriyama, Shoya/森山 翔也" w:date="2025-04-02T21:08:00Z">
                    <w:rPr>
                      <w:color w:val="000000" w:themeColor="text1"/>
                      <w:lang w:val="en"/>
                    </w:rPr>
                  </w:rPrChange>
                </w:rPr>
                <w:t>Ver</w:t>
              </w:r>
            </w:ins>
            <w:ins w:id="5764" w:author="Kashima, Takuya/鹿島 卓也" w:date="2024-06-14T09:54:00Z">
              <w:r w:rsidR="009F1C08" w:rsidRPr="007C3599">
                <w:rPr>
                  <w:lang w:val="en"/>
                  <w:rPrChange w:id="5765" w:author="Moriyama, Shoya/森山 翔也" w:date="2025-04-02T21:08:00Z">
                    <w:rPr>
                      <w:color w:val="FF0000"/>
                      <w:lang w:val="en"/>
                    </w:rPr>
                  </w:rPrChange>
                </w:rPr>
                <w:t>6</w:t>
              </w:r>
            </w:ins>
            <w:ins w:id="5766" w:author="Kashima, Takuya/鹿島 卓也" w:date="2024-06-04T08:26:00Z">
              <w:r w:rsidR="000260DF" w:rsidRPr="007C3599">
                <w:rPr>
                  <w:lang w:val="en"/>
                  <w:rPrChange w:id="5767" w:author="Moriyama, Shoya/森山 翔也" w:date="2025-04-02T21:08:00Z">
                    <w:rPr>
                      <w:color w:val="000000" w:themeColor="text1"/>
                      <w:lang w:val="en"/>
                    </w:rPr>
                  </w:rPrChange>
                </w:rPr>
                <w:t>.</w:t>
              </w:r>
            </w:ins>
            <w:ins w:id="5768" w:author="Kashima, Takuya/鹿島 卓也" w:date="2024-06-14T09:54:00Z">
              <w:r w:rsidR="009F1C08" w:rsidRPr="007C3599">
                <w:rPr>
                  <w:lang w:val="en"/>
                  <w:rPrChange w:id="5769" w:author="Moriyama, Shoya/森山 翔也" w:date="2025-04-02T21:08:00Z">
                    <w:rPr>
                      <w:color w:val="FF0000"/>
                      <w:lang w:val="en"/>
                    </w:rPr>
                  </w:rPrChange>
                </w:rPr>
                <w:t>20</w:t>
              </w:r>
            </w:ins>
          </w:p>
        </w:tc>
        <w:tc>
          <w:tcPr>
            <w:tcW w:w="2524" w:type="dxa"/>
            <w:tcBorders>
              <w:top w:val="single" w:sz="4" w:space="0" w:color="auto"/>
              <w:left w:val="single" w:sz="4" w:space="0" w:color="auto"/>
              <w:bottom w:val="single" w:sz="4" w:space="0" w:color="auto"/>
              <w:right w:val="single" w:sz="4" w:space="0" w:color="auto"/>
            </w:tcBorders>
            <w:shd w:val="clear" w:color="auto" w:fill="auto"/>
          </w:tcPr>
          <w:p w14:paraId="2216D4B0" w14:textId="77777777" w:rsidR="00BC714B" w:rsidRPr="007C3599" w:rsidRDefault="00BC714B" w:rsidP="00285DAA">
            <w:pPr>
              <w:rPr>
                <w:ins w:id="5770" w:author="Kashima, Takuya/鹿島 卓也" w:date="2024-06-04T08:26:00Z"/>
                <w:strike/>
                <w:lang w:val="en"/>
                <w:rPrChange w:id="5771" w:author="Moriyama, Shoya/森山 翔也" w:date="2025-04-02T21:08:00Z">
                  <w:rPr>
                    <w:ins w:id="5772" w:author="Kashima, Takuya/鹿島 卓也" w:date="2024-06-04T08:26:00Z"/>
                    <w:color w:val="000000" w:themeColor="text1"/>
                    <w:lang w:val="en"/>
                  </w:rPr>
                </w:rPrChange>
              </w:rPr>
            </w:pPr>
            <w:r w:rsidRPr="007C3599">
              <w:rPr>
                <w:strike/>
                <w:lang w:val="en"/>
                <w:rPrChange w:id="5773" w:author="Moriyama, Shoya/森山 翔也" w:date="2025-04-02T21:08:00Z">
                  <w:rPr>
                    <w:lang w:val="en"/>
                  </w:rPr>
                </w:rPrChange>
              </w:rPr>
              <w:t>Compliant with repro specifications</w:t>
            </w:r>
          </w:p>
          <w:p w14:paraId="1DBA6EAE" w14:textId="03324B20" w:rsidR="000260DF" w:rsidRPr="007C3599" w:rsidRDefault="000260DF" w:rsidP="00285DAA">
            <w:ins w:id="5774" w:author="Kashima, Takuya/鹿島 卓也" w:date="2024-06-04T08:26:00Z">
              <w:r w:rsidRPr="007C3599">
                <w:rPr>
                  <w:rFonts w:hint="eastAsia"/>
                  <w:rPrChange w:id="5775" w:author="Moriyama, Shoya/森山 翔也" w:date="2025-04-02T21:08:00Z">
                    <w:rPr>
                      <w:rFonts w:hint="eastAsia"/>
                      <w:color w:val="000000" w:themeColor="text1"/>
                    </w:rPr>
                  </w:rPrChange>
                </w:rPr>
                <w:t>▲</w:t>
              </w:r>
              <w:r w:rsidRPr="007C3599">
                <w:rPr>
                  <w:rPrChange w:id="5776" w:author="Moriyama, Shoya/森山 翔也" w:date="2025-04-02T21:08:00Z">
                    <w:rPr>
                      <w:color w:val="000000" w:themeColor="text1"/>
                    </w:rPr>
                  </w:rPrChange>
                </w:rPr>
                <w:t>Ver</w:t>
              </w:r>
            </w:ins>
            <w:ins w:id="5777" w:author="Kashima, Takuya/鹿島 卓也" w:date="2024-06-14T09:54:00Z">
              <w:r w:rsidR="009F1C08" w:rsidRPr="007C3599">
                <w:rPr>
                  <w:rPrChange w:id="5778" w:author="Moriyama, Shoya/森山 翔也" w:date="2025-04-02T21:08:00Z">
                    <w:rPr>
                      <w:color w:val="FF0000"/>
                    </w:rPr>
                  </w:rPrChange>
                </w:rPr>
                <w:t>6</w:t>
              </w:r>
            </w:ins>
            <w:ins w:id="5779" w:author="Kashima, Takuya/鹿島 卓也" w:date="2024-06-04T08:26:00Z">
              <w:r w:rsidRPr="007C3599">
                <w:rPr>
                  <w:rPrChange w:id="5780" w:author="Moriyama, Shoya/森山 翔也" w:date="2025-04-02T21:08:00Z">
                    <w:rPr>
                      <w:color w:val="000000" w:themeColor="text1"/>
                    </w:rPr>
                  </w:rPrChange>
                </w:rPr>
                <w:t>.</w:t>
              </w:r>
            </w:ins>
            <w:ins w:id="5781" w:author="Kashima, Takuya/鹿島 卓也" w:date="2024-06-14T09:54:00Z">
              <w:r w:rsidR="009F1C08" w:rsidRPr="007C3599">
                <w:rPr>
                  <w:rPrChange w:id="5782" w:author="Moriyama, Shoya/森山 翔也" w:date="2025-04-02T21:08:00Z">
                    <w:rPr>
                      <w:color w:val="FF0000"/>
                    </w:rPr>
                  </w:rPrChange>
                </w:rPr>
                <w:t>20</w:t>
              </w:r>
            </w:ins>
          </w:p>
        </w:tc>
      </w:tr>
      <w:tr w:rsidR="007C3599" w:rsidRPr="007C3599" w14:paraId="1922B535" w14:textId="77777777" w:rsidTr="00BC714B">
        <w:trPr>
          <w:cantSplit/>
          <w:trHeight w:val="231"/>
        </w:trPr>
        <w:tc>
          <w:tcPr>
            <w:tcW w:w="736" w:type="dxa"/>
            <w:tcBorders>
              <w:top w:val="single" w:sz="4" w:space="0" w:color="auto"/>
              <w:left w:val="single" w:sz="4" w:space="0" w:color="auto"/>
              <w:bottom w:val="single" w:sz="4" w:space="0" w:color="auto"/>
              <w:right w:val="single" w:sz="4" w:space="0" w:color="auto"/>
            </w:tcBorders>
          </w:tcPr>
          <w:p w14:paraId="4706744C" w14:textId="77777777" w:rsidR="00BC714B" w:rsidRPr="007C3599" w:rsidRDefault="00BC714B" w:rsidP="00285DAA">
            <w:r w:rsidRPr="007C3599">
              <w:rPr>
                <w:lang w:val="en"/>
              </w:rPr>
              <w:t>inspection</w:t>
            </w:r>
          </w:p>
        </w:tc>
        <w:tc>
          <w:tcPr>
            <w:tcW w:w="2126" w:type="dxa"/>
            <w:gridSpan w:val="2"/>
            <w:tcBorders>
              <w:top w:val="single" w:sz="4" w:space="0" w:color="auto"/>
              <w:left w:val="single" w:sz="4" w:space="0" w:color="auto"/>
              <w:bottom w:val="single" w:sz="4" w:space="0" w:color="auto"/>
              <w:right w:val="single" w:sz="4" w:space="0" w:color="auto"/>
            </w:tcBorders>
            <w:shd w:val="clear" w:color="auto" w:fill="auto"/>
          </w:tcPr>
          <w:p w14:paraId="5DA86B30" w14:textId="77777777" w:rsidR="00BC714B" w:rsidRPr="007C3599" w:rsidRDefault="00BC714B" w:rsidP="00285DAA">
            <w:r w:rsidRPr="007C3599">
              <w:rPr>
                <w:lang w:val="en"/>
              </w:rPr>
              <w:t>Combination inspection</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tcPr>
          <w:p w14:paraId="2124F9A4" w14:textId="77777777" w:rsidR="00BC714B" w:rsidRPr="007C3599" w:rsidRDefault="00BC714B" w:rsidP="00285DAA">
            <w:r w:rsidRPr="007C3599">
              <w:rPr>
                <w:lang w:val="en"/>
              </w:rPr>
              <w:t>New software or map releases</w:t>
            </w:r>
          </w:p>
        </w:tc>
        <w:tc>
          <w:tcPr>
            <w:tcW w:w="2524" w:type="dxa"/>
            <w:tcBorders>
              <w:top w:val="single" w:sz="4" w:space="0" w:color="auto"/>
              <w:left w:val="single" w:sz="4" w:space="0" w:color="auto"/>
              <w:bottom w:val="single" w:sz="4" w:space="0" w:color="auto"/>
              <w:right w:val="single" w:sz="4" w:space="0" w:color="auto"/>
            </w:tcBorders>
            <w:shd w:val="clear" w:color="auto" w:fill="auto"/>
          </w:tcPr>
          <w:p w14:paraId="2289BCF5" w14:textId="77777777" w:rsidR="00BC714B" w:rsidRPr="007C3599" w:rsidRDefault="00BC714B" w:rsidP="00285DAA">
            <w:r w:rsidRPr="007C3599">
              <w:rPr>
                <w:lang w:val="en"/>
              </w:rPr>
              <w:t>Ensure operation in combination with software or maps that have already been released</w:t>
            </w:r>
          </w:p>
        </w:tc>
      </w:tr>
      <w:tr w:rsidR="007C3599" w:rsidRPr="007C3599" w14:paraId="1453A757" w14:textId="77777777" w:rsidTr="004403E2">
        <w:trPr>
          <w:cantSplit/>
          <w:trHeight w:val="231"/>
        </w:trPr>
        <w:tc>
          <w:tcPr>
            <w:tcW w:w="736" w:type="dxa"/>
            <w:vMerge w:val="restart"/>
            <w:tcBorders>
              <w:top w:val="single" w:sz="4" w:space="0" w:color="auto"/>
              <w:left w:val="single" w:sz="4" w:space="0" w:color="auto"/>
              <w:bottom w:val="single" w:sz="4" w:space="0" w:color="auto"/>
              <w:right w:val="single" w:sz="4" w:space="0" w:color="auto"/>
            </w:tcBorders>
            <w:hideMark/>
          </w:tcPr>
          <w:p w14:paraId="638E808D" w14:textId="77777777" w:rsidR="00BC714B" w:rsidRPr="007C3599" w:rsidRDefault="00BC714B" w:rsidP="00285DAA">
            <w:r w:rsidRPr="007C3599">
              <w:rPr>
                <w:lang w:val="en"/>
              </w:rPr>
              <w:t>Parts replacement</w:t>
            </w:r>
          </w:p>
        </w:tc>
        <w:tc>
          <w:tcPr>
            <w:tcW w:w="2126" w:type="dxa"/>
            <w:gridSpan w:val="2"/>
            <w:vMerge w:val="restart"/>
            <w:tcBorders>
              <w:top w:val="single" w:sz="4" w:space="0" w:color="auto"/>
              <w:left w:val="single" w:sz="4" w:space="0" w:color="auto"/>
              <w:bottom w:val="single" w:sz="4" w:space="0" w:color="auto"/>
              <w:right w:val="single" w:sz="4" w:space="0" w:color="auto"/>
            </w:tcBorders>
            <w:shd w:val="clear" w:color="auto" w:fill="auto"/>
            <w:hideMark/>
          </w:tcPr>
          <w:p w14:paraId="6CE69A4E" w14:textId="77777777" w:rsidR="00BC714B" w:rsidRPr="007C3599" w:rsidRDefault="00BC714B" w:rsidP="00285DAA">
            <w:r w:rsidRPr="007C3599">
              <w:rPr>
                <w:lang w:val="en"/>
              </w:rPr>
              <w:t>Record content protection</w:t>
            </w:r>
          </w:p>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5BA908E" w14:textId="77777777" w:rsidR="00BC714B" w:rsidRPr="007C3599" w:rsidRDefault="00BC714B" w:rsidP="00285DAA">
            <w:r w:rsidRPr="007C3599">
              <w:rPr>
                <w:lang w:val="en"/>
              </w:rPr>
              <w:t>Map update (service period information)</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414878EB" w14:textId="77777777" w:rsidR="00BC714B" w:rsidRPr="007C3599" w:rsidRDefault="00BC714B" w:rsidP="00285DAA">
            <w:r w:rsidRPr="007C3599">
              <w:rPr>
                <w:lang w:val="en"/>
              </w:rPr>
              <w:t>Continue pre-replacement service period</w:t>
            </w:r>
          </w:p>
        </w:tc>
      </w:tr>
      <w:tr w:rsidR="007C3599" w:rsidRPr="007C3599" w14:paraId="45CABB56" w14:textId="77777777" w:rsidTr="347E5CEB">
        <w:trPr>
          <w:cantSplit/>
          <w:trHeight w:val="231"/>
        </w:trPr>
        <w:tc>
          <w:tcPr>
            <w:tcW w:w="736" w:type="dxa"/>
            <w:vMerge/>
            <w:hideMark/>
          </w:tcPr>
          <w:p w14:paraId="68477185" w14:textId="77777777" w:rsidR="00BC714B" w:rsidRPr="007C3599" w:rsidRDefault="00BC714B" w:rsidP="00285DAA"/>
        </w:tc>
        <w:tc>
          <w:tcPr>
            <w:tcW w:w="2126" w:type="dxa"/>
            <w:gridSpan w:val="2"/>
            <w:vMerge/>
            <w:hideMark/>
          </w:tcPr>
          <w:p w14:paraId="17DAEF02" w14:textId="77777777" w:rsidR="00BC714B" w:rsidRPr="007C3599" w:rsidRDefault="00BC714B" w:rsidP="00285DAA"/>
        </w:tc>
        <w:tc>
          <w:tcPr>
            <w:tcW w:w="30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50FE496" w14:textId="77777777" w:rsidR="00BC714B" w:rsidRPr="007C3599" w:rsidRDefault="00BC714B" w:rsidP="00285DAA">
            <w:r w:rsidRPr="007C3599">
              <w:rPr>
                <w:lang w:val="en"/>
              </w:rPr>
              <w:t>Map update (map data)</w:t>
            </w:r>
          </w:p>
        </w:tc>
        <w:tc>
          <w:tcPr>
            <w:tcW w:w="2524" w:type="dxa"/>
            <w:tcBorders>
              <w:top w:val="single" w:sz="4" w:space="0" w:color="auto"/>
              <w:left w:val="single" w:sz="4" w:space="0" w:color="auto"/>
              <w:bottom w:val="single" w:sz="4" w:space="0" w:color="auto"/>
              <w:right w:val="single" w:sz="4" w:space="0" w:color="auto"/>
            </w:tcBorders>
            <w:shd w:val="clear" w:color="auto" w:fill="auto"/>
            <w:hideMark/>
          </w:tcPr>
          <w:p w14:paraId="0DC12590" w14:textId="77777777" w:rsidR="00BC714B" w:rsidRPr="007C3599" w:rsidRDefault="00BC714B" w:rsidP="00285DAA">
            <w:r w:rsidRPr="007C3599">
              <w:rPr>
                <w:lang w:val="en"/>
              </w:rPr>
              <w:t>Returns from the state where inconsistencies occurred, and navigation operation is possible</w:t>
            </w:r>
          </w:p>
        </w:tc>
      </w:tr>
    </w:tbl>
    <w:bookmarkEnd w:id="2804"/>
    <w:p w14:paraId="00C6F1D6" w14:textId="18209A15" w:rsidR="00990A98" w:rsidRPr="007C3599" w:rsidRDefault="00495270" w:rsidP="009B2AF5">
      <w:pPr>
        <w:numPr>
          <w:ilvl w:val="0"/>
          <w:numId w:val="1"/>
        </w:numPr>
        <w:ind w:left="958" w:hanging="357"/>
      </w:pPr>
      <w:ins w:id="5783" w:author="Moriyama, Shoya/森山 翔也" w:date="2025-02-10T16:32:00Z">
        <w:r w:rsidRPr="007C3599">
          <w:rPr>
            <w:rFonts w:ascii="ＭＳ Ｐゴシック" w:eastAsia="ＭＳ Ｐゴシック" w:hAnsi="ＭＳ Ｐゴシック" w:cs="ＭＳ Ｐゴシック"/>
            <w:noProof/>
            <w:kern w:val="0"/>
            <w:sz w:val="24"/>
          </w:rPr>
          <mc:AlternateContent>
            <mc:Choice Requires="wps">
              <w:drawing>
                <wp:anchor distT="0" distB="0" distL="114300" distR="114300" simplePos="0" relativeHeight="251658313" behindDoc="0" locked="0" layoutInCell="1" allowOverlap="1" wp14:anchorId="3EDAB2BE" wp14:editId="2E578C79">
                  <wp:simplePos x="0" y="0"/>
                  <wp:positionH relativeFrom="margin">
                    <wp:posOffset>-60960</wp:posOffset>
                  </wp:positionH>
                  <wp:positionV relativeFrom="paragraph">
                    <wp:posOffset>-5802631</wp:posOffset>
                  </wp:positionV>
                  <wp:extent cx="6369050" cy="8181975"/>
                  <wp:effectExtent l="0" t="0" r="12700" b="28575"/>
                  <wp:wrapNone/>
                  <wp:docPr id="1456" name="テキスト ボックス 1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8181975"/>
                          </a:xfrm>
                          <a:prstGeom prst="rect">
                            <a:avLst/>
                          </a:prstGeom>
                          <a:solidFill>
                            <a:srgbClr val="7F7F7F">
                              <a:alpha val="50196"/>
                            </a:srgbClr>
                          </a:solidFill>
                          <a:ln w="6350">
                            <a:solidFill>
                              <a:prstClr val="black"/>
                            </a:solidFill>
                          </a:ln>
                        </wps:spPr>
                        <wps:txbx>
                          <w:txbxContent>
                            <w:p w14:paraId="4B175F5B" w14:textId="77777777" w:rsidR="00D339EF" w:rsidRPr="007C3599" w:rsidRDefault="00D339EF" w:rsidP="00D339EF">
                              <w:pPr>
                                <w:rPr>
                                  <w:ins w:id="5784" w:author="Moriyama, Shoya/森山 翔也" w:date="2025-03-10T11:08:00Z"/>
                                  <w:rPrChange w:id="5785" w:author="Moriyama, Shoya/森山 翔也" w:date="2025-04-02T21:09:00Z">
                                    <w:rPr>
                                      <w:ins w:id="5786" w:author="Moriyama, Shoya/森山 翔也" w:date="2025-03-10T11:08:00Z"/>
                                      <w:color w:val="FF0000"/>
                                    </w:rPr>
                                  </w:rPrChange>
                                </w:rPr>
                              </w:pPr>
                              <w:ins w:id="5787" w:author="Moriyama, Shoya/森山 翔也" w:date="2025-03-10T11:08:00Z">
                                <w:r w:rsidRPr="007C3599">
                                  <w:rPr>
                                    <w:rFonts w:hint="eastAsia"/>
                                    <w:rPrChange w:id="5788" w:author="Moriyama, Shoya/森山 翔也" w:date="2025-04-02T21:09:00Z">
                                      <w:rPr>
                                        <w:rFonts w:hint="eastAsia"/>
                                        <w:color w:val="FF0000"/>
                                      </w:rPr>
                                    </w:rPrChange>
                                  </w:rPr>
                                  <w:t>各種サービス要求仕様書から</w:t>
                                </w:r>
                                <w:r w:rsidRPr="007C3599">
                                  <w:rPr>
                                    <w:rPrChange w:id="5789" w:author="Moriyama, Shoya/森山 翔也" w:date="2025-04-02T21:09:00Z">
                                      <w:rPr>
                                        <w:color w:val="FF0000"/>
                                      </w:rPr>
                                    </w:rPrChange>
                                  </w:rPr>
                                  <w:t>006_性能要求_Performance_Requirement</w:t>
                                </w:r>
                                <w:r w:rsidRPr="007C3599">
                                  <w:rPr>
                                    <w:rFonts w:hint="eastAsia"/>
                                    <w:rPrChange w:id="5790" w:author="Moriyama, Shoya/森山 翔也" w:date="2025-04-02T21:09:00Z">
                                      <w:rPr>
                                        <w:rFonts w:hint="eastAsia"/>
                                        <w:color w:val="FF0000"/>
                                      </w:rPr>
                                    </w:rPrChange>
                                  </w:rPr>
                                  <w:t>に</w:t>
                                </w:r>
                                <w:r w:rsidRPr="007C3599">
                                  <w:rPr>
                                    <w:rPrChange w:id="5791" w:author="Moriyama, Shoya/森山 翔也" w:date="2025-04-02T21:09:00Z">
                                      <w:rPr>
                                        <w:color w:val="FF0000"/>
                                      </w:rPr>
                                    </w:rPrChange>
                                  </w:rPr>
                                  <w:t>QOSを統合</w:t>
                                </w:r>
                              </w:ins>
                            </w:p>
                            <w:p w14:paraId="5AB2133A" w14:textId="77777777" w:rsidR="00D339EF" w:rsidRPr="007C3599" w:rsidRDefault="00D339EF" w:rsidP="00D339EF">
                              <w:pPr>
                                <w:rPr>
                                  <w:ins w:id="5792" w:author="Moriyama, Shoya/森山 翔也" w:date="2025-03-10T11:08:00Z"/>
                                  <w:rPrChange w:id="5793" w:author="Moriyama, Shoya/森山 翔也" w:date="2025-04-02T21:09:00Z">
                                    <w:rPr>
                                      <w:ins w:id="5794" w:author="Moriyama, Shoya/森山 翔也" w:date="2025-03-10T11:08:00Z"/>
                                      <w:color w:val="FF0000"/>
                                    </w:rPr>
                                  </w:rPrChange>
                                </w:rPr>
                              </w:pPr>
                              <w:ins w:id="5795" w:author="Moriyama, Shoya/森山 翔也" w:date="2025-03-10T11:08:00Z">
                                <w:r w:rsidRPr="007C3599">
                                  <w:rPr>
                                    <w:rPrChange w:id="5796" w:author="Moriyama, Shoya/森山 翔也" w:date="2025-04-02T21:09:00Z">
                                      <w:rPr>
                                        <w:color w:val="FF0000"/>
                                      </w:rPr>
                                    </w:rPrChange>
                                  </w:rPr>
                                  <w:t>Integrate QOS from various service requirement specifications into "006_性能要求_Performance_Requirement"</w:t>
                                </w:r>
                              </w:ins>
                            </w:p>
                            <w:p w14:paraId="7C988ADB" w14:textId="77777777" w:rsidR="00D339EF" w:rsidRPr="007C3599" w:rsidRDefault="00D339EF" w:rsidP="00D339EF">
                              <w:pPr>
                                <w:rPr>
                                  <w:ins w:id="5797" w:author="Moriyama, Shoya/森山 翔也" w:date="2025-03-10T11:08:00Z"/>
                                  <w:rPrChange w:id="5798" w:author="Moriyama, Shoya/森山 翔也" w:date="2025-04-02T21:09:00Z">
                                    <w:rPr>
                                      <w:ins w:id="5799" w:author="Moriyama, Shoya/森山 翔也" w:date="2025-03-10T11:08:00Z"/>
                                      <w:color w:val="000000"/>
                                    </w:rPr>
                                  </w:rPrChange>
                                </w:rPr>
                              </w:pPr>
                              <w:ins w:id="5800" w:author="Moriyama, Shoya/森山 翔也" w:date="2025-03-10T11:08:00Z">
                                <w:r w:rsidRPr="007C3599">
                                  <w:rPr>
                                    <w:rFonts w:hint="eastAsia"/>
                                    <w:rPrChange w:id="5801" w:author="Moriyama, Shoya/森山 翔也" w:date="2025-04-02T21:09:00Z">
                                      <w:rPr>
                                        <w:rFonts w:hint="eastAsia"/>
                                        <w:color w:val="FF0000"/>
                                      </w:rPr>
                                    </w:rPrChange>
                                  </w:rPr>
                                  <w:t>▲</w:t>
                                </w:r>
                                <w:r w:rsidRPr="007C3599">
                                  <w:rPr>
                                    <w:rPrChange w:id="5802" w:author="Moriyama, Shoya/森山 翔也" w:date="2025-04-02T21:09:00Z">
                                      <w:rPr>
                                        <w:color w:val="FF0000"/>
                                      </w:rPr>
                                    </w:rPrChange>
                                  </w:rPr>
                                  <w:t>7.20（24SU/CDC：CV）</w:t>
                                </w:r>
                              </w:ins>
                            </w:p>
                            <w:p w14:paraId="71B8E166" w14:textId="0080745D" w:rsidR="00495270" w:rsidRPr="007C3599" w:rsidDel="00D339EF" w:rsidRDefault="00495270" w:rsidP="00495270">
                              <w:pPr>
                                <w:rPr>
                                  <w:ins w:id="5803" w:author="Shimizu, Yuya/清水 裕也" w:date="2025-02-08T19:29:00Z"/>
                                  <w:del w:id="5804" w:author="Moriyama, Shoya/森山 翔也" w:date="2025-03-10T11:08:00Z"/>
                                  <w:rPrChange w:id="5805" w:author="Moriyama, Shoya/森山 翔也" w:date="2025-04-02T21:09:00Z">
                                    <w:rPr>
                                      <w:ins w:id="5806" w:author="Shimizu, Yuya/清水 裕也" w:date="2025-02-08T19:29:00Z"/>
                                      <w:del w:id="5807" w:author="Moriyama, Shoya/森山 翔也" w:date="2025-03-10T11:08:00Z"/>
                                      <w:color w:val="FF0000"/>
                                    </w:rPr>
                                  </w:rPrChange>
                                </w:rPr>
                              </w:pPr>
                              <w:ins w:id="5808" w:author="Shimizu, Yuya/清水 裕也" w:date="2025-02-08T19:29:00Z">
                                <w:del w:id="5809" w:author="Moriyama, Shoya/森山 翔也" w:date="2025-03-10T11:08:00Z">
                                  <w:r w:rsidRPr="007C3599" w:rsidDel="00D339EF">
                                    <w:rPr>
                                      <w:rFonts w:hint="eastAsia"/>
                                      <w:rPrChange w:id="5810" w:author="Moriyama, Shoya/森山 翔也" w:date="2025-04-02T21:09:00Z">
                                        <w:rPr>
                                          <w:rFonts w:hint="eastAsia"/>
                                          <w:color w:val="FF0000"/>
                                        </w:rPr>
                                      </w:rPrChange>
                                    </w:rPr>
                                    <w:delText>各種サービス要求仕様書から</w:delText>
                                  </w:r>
                                  <w:r w:rsidRPr="007C3599" w:rsidDel="00D339EF">
                                    <w:rPr>
                                      <w:rPrChange w:id="5811" w:author="Moriyama, Shoya/森山 翔也" w:date="2025-04-02T21:09:00Z">
                                        <w:rPr>
                                          <w:color w:val="FF0000"/>
                                        </w:rPr>
                                      </w:rPrChange>
                                    </w:rPr>
                                    <w:delText>006_性能要求_Performance_Requirementに</w:delText>
                                  </w:r>
                                </w:del>
                              </w:ins>
                            </w:p>
                            <w:p w14:paraId="5CABE8F5" w14:textId="69273179" w:rsidR="00495270" w:rsidRPr="007C3599" w:rsidDel="00D339EF" w:rsidRDefault="00495270" w:rsidP="00495270">
                              <w:pPr>
                                <w:rPr>
                                  <w:ins w:id="5812" w:author="Shimizu, Yuya/清水 裕也" w:date="2025-02-08T19:29:00Z"/>
                                  <w:del w:id="5813" w:author="Moriyama, Shoya/森山 翔也" w:date="2025-03-10T11:08:00Z"/>
                                  <w:rPrChange w:id="5814" w:author="Moriyama, Shoya/森山 翔也" w:date="2025-04-02T21:09:00Z">
                                    <w:rPr>
                                      <w:ins w:id="5815" w:author="Shimizu, Yuya/清水 裕也" w:date="2025-02-08T19:29:00Z"/>
                                      <w:del w:id="5816" w:author="Moriyama, Shoya/森山 翔也" w:date="2025-03-10T11:08:00Z"/>
                                      <w:color w:val="FF0000"/>
                                    </w:rPr>
                                  </w:rPrChange>
                                </w:rPr>
                              </w:pPr>
                              <w:ins w:id="5817" w:author="Shimizu, Yuya/清水 裕也" w:date="2025-02-08T19:29:00Z">
                                <w:del w:id="5818" w:author="Moriyama, Shoya/森山 翔也" w:date="2025-03-10T11:08:00Z">
                                  <w:r w:rsidRPr="007C3599" w:rsidDel="00D339EF">
                                    <w:rPr>
                                      <w:rPrChange w:id="5819" w:author="Moriyama, Shoya/森山 翔也" w:date="2025-04-02T21:09:00Z">
                                        <w:rPr>
                                          <w:color w:val="FF0000"/>
                                        </w:rPr>
                                      </w:rPrChange>
                                    </w:rPr>
                                    <w:delText>QOSを統合</w:delText>
                                  </w:r>
                                </w:del>
                              </w:ins>
                            </w:p>
                            <w:p w14:paraId="4A14F637" w14:textId="1CD7F5BF" w:rsidR="00495270" w:rsidRPr="007C3599" w:rsidDel="00D339EF" w:rsidRDefault="00495270" w:rsidP="00495270">
                              <w:pPr>
                                <w:rPr>
                                  <w:ins w:id="5820" w:author="Shimizu, Yuya/清水 裕也" w:date="2025-02-08T19:29:00Z"/>
                                  <w:del w:id="5821" w:author="Moriyama, Shoya/森山 翔也" w:date="2025-03-10T11:08:00Z"/>
                                  <w:rPrChange w:id="5822" w:author="Moriyama, Shoya/森山 翔也" w:date="2025-04-02T21:09:00Z">
                                    <w:rPr>
                                      <w:ins w:id="5823" w:author="Shimizu, Yuya/清水 裕也" w:date="2025-02-08T19:29:00Z"/>
                                      <w:del w:id="5824" w:author="Moriyama, Shoya/森山 翔也" w:date="2025-03-10T11:08:00Z"/>
                                      <w:color w:val="FF0000"/>
                                    </w:rPr>
                                  </w:rPrChange>
                                </w:rPr>
                              </w:pPr>
                              <w:ins w:id="5825" w:author="Shimizu, Yuya/清水 裕也" w:date="2025-02-08T19:29:00Z">
                                <w:del w:id="5826" w:author="Moriyama, Shoya/森山 翔也" w:date="2025-03-10T11:08:00Z">
                                  <w:r w:rsidRPr="007C3599" w:rsidDel="00D339EF">
                                    <w:rPr>
                                      <w:rPrChange w:id="5827" w:author="Moriyama, Shoya/森山 翔也" w:date="2025-04-02T21:09:00Z">
                                        <w:rPr>
                                          <w:color w:val="FF0000"/>
                                        </w:rPr>
                                      </w:rPrChange>
                                    </w:rPr>
                                    <w:delText>Integrate QOS from various service requirement specifications into "006_性能要求_Performance_Requirement"</w:delText>
                                  </w:r>
                                </w:del>
                              </w:ins>
                            </w:p>
                            <w:p w14:paraId="21367572" w14:textId="5C13C48E" w:rsidR="00495270" w:rsidRPr="007C3599" w:rsidDel="00D339EF" w:rsidRDefault="00495270" w:rsidP="00495270">
                              <w:pPr>
                                <w:pStyle w:val="Web"/>
                                <w:ind w:left="800"/>
                                <w:rPr>
                                  <w:ins w:id="5828" w:author="Sasaki, Kenji/佐々木 研二" w:date="2025-02-07T15:38:00Z"/>
                                  <w:del w:id="5829" w:author="Moriyama, Shoya/森山 翔也" w:date="2025-03-10T11:08:00Z"/>
                                  <w:rFonts w:ascii="Meiryo UI" w:hAnsi="Meiryo UI"/>
                                  <w:rPrChange w:id="5830" w:author="Moriyama, Shoya/森山 翔也" w:date="2025-04-02T21:09:00Z">
                                    <w:rPr>
                                      <w:ins w:id="5831" w:author="Sasaki, Kenji/佐々木 研二" w:date="2025-02-07T15:38:00Z"/>
                                      <w:del w:id="5832" w:author="Moriyama, Shoya/森山 翔也" w:date="2025-03-10T11:08:00Z"/>
                                      <w:rFonts w:ascii="Meiryo UI" w:hAnsi="Meiryo UI"/>
                                      <w:color w:val="FF0000"/>
                                    </w:rPr>
                                  </w:rPrChange>
                                </w:rPr>
                              </w:pPr>
                              <w:ins w:id="5833" w:author="Shimizu, Yuya/清水 裕也" w:date="2025-02-08T19:29:00Z">
                                <w:del w:id="5834" w:author="Moriyama, Shoya/森山 翔也" w:date="2025-03-10T11:08:00Z">
                                  <w:r w:rsidRPr="007C3599" w:rsidDel="00D339EF">
                                    <w:rPr>
                                      <w:rFonts w:hint="eastAsia"/>
                                      <w:rPrChange w:id="5835" w:author="Moriyama, Shoya/森山 翔也" w:date="2025-04-02T21:09:00Z">
                                        <w:rPr>
                                          <w:rFonts w:hint="eastAsia"/>
                                          <w:color w:val="FF0000"/>
                                        </w:rPr>
                                      </w:rPrChange>
                                    </w:rPr>
                                    <w:delText>▲</w:delText>
                                  </w:r>
                                  <w:r w:rsidRPr="007C3599" w:rsidDel="00D339EF">
                                    <w:rPr>
                                      <w:rPrChange w:id="5836" w:author="Moriyama, Shoya/森山 翔也" w:date="2025-04-02T21:09:00Z">
                                        <w:rPr>
                                          <w:color w:val="FF0000"/>
                                        </w:rPr>
                                      </w:rPrChange>
                                    </w:rPr>
                                    <w:delText>7.11</w:delText>
                                  </w:r>
                                  <w:r w:rsidRPr="007C3599" w:rsidDel="00D339EF">
                                    <w:rPr>
                                      <w:rFonts w:hint="eastAsia"/>
                                      <w:rPrChange w:id="5837" w:author="Moriyama, Shoya/森山 翔也" w:date="2025-04-02T21:09:00Z">
                                        <w:rPr>
                                          <w:rFonts w:hint="eastAsia"/>
                                          <w:color w:val="FF0000"/>
                                        </w:rPr>
                                      </w:rPrChange>
                                    </w:rPr>
                                    <w:delText>（</w:delText>
                                  </w:r>
                                  <w:r w:rsidRPr="007C3599" w:rsidDel="00D339EF">
                                    <w:rPr>
                                      <w:rPrChange w:id="5838" w:author="Moriyama, Shoya/森山 翔也" w:date="2025-04-02T21:09:00Z">
                                        <w:rPr>
                                          <w:color w:val="FF0000"/>
                                        </w:rPr>
                                      </w:rPrChange>
                                    </w:rPr>
                                    <w:delText>24MM</w:delText>
                                  </w:r>
                                  <w:r w:rsidRPr="007C3599" w:rsidDel="00D339EF">
                                    <w:rPr>
                                      <w:rFonts w:hint="eastAsia"/>
                                      <w:rPrChange w:id="5839" w:author="Moriyama, Shoya/森山 翔也" w:date="2025-04-02T21:09:00Z">
                                        <w:rPr>
                                          <w:rFonts w:hint="eastAsia"/>
                                          <w:color w:val="FF0000"/>
                                        </w:rPr>
                                      </w:rPrChange>
                                    </w:rPr>
                                    <w:delText>：</w:delText>
                                  </w:r>
                                  <w:r w:rsidRPr="007C3599" w:rsidDel="00D339EF">
                                    <w:rPr>
                                      <w:rPrChange w:id="5840" w:author="Moriyama, Shoya/森山 翔也" w:date="2025-04-02T21:09:00Z">
                                        <w:rPr>
                                          <w:color w:val="FF0000"/>
                                        </w:rPr>
                                      </w:rPrChange>
                                    </w:rPr>
                                    <w:delText>1A</w:delText>
                                  </w:r>
                                  <w:r w:rsidRPr="007C3599" w:rsidDel="00D339EF">
                                    <w:rPr>
                                      <w:rFonts w:hint="eastAsia"/>
                                      <w:rPrChange w:id="5841" w:author="Moriyama, Shoya/森山 翔也" w:date="2025-04-02T21:09:00Z">
                                        <w:rPr>
                                          <w:rFonts w:hint="eastAsia"/>
                                          <w:color w:val="FF0000"/>
                                        </w:rPr>
                                      </w:rPrChange>
                                    </w:rPr>
                                    <w:delText>、</w:delText>
                                  </w:r>
                                  <w:r w:rsidRPr="007C3599" w:rsidDel="00D339EF">
                                    <w:rPr>
                                      <w:rPrChange w:id="5842" w:author="Moriyama, Shoya/森山 翔也" w:date="2025-04-02T21:09:00Z">
                                        <w:rPr>
                                          <w:color w:val="FF0000"/>
                                        </w:rPr>
                                      </w:rPrChange>
                                    </w:rPr>
                                    <w:delText>24SU/CDC</w:delText>
                                  </w:r>
                                  <w:r w:rsidRPr="007C3599" w:rsidDel="00D339EF">
                                    <w:rPr>
                                      <w:rFonts w:hint="eastAsia"/>
                                      <w:rPrChange w:id="5843" w:author="Moriyama, Shoya/森山 翔也" w:date="2025-04-02T21:09:00Z">
                                        <w:rPr>
                                          <w:rFonts w:hint="eastAsia"/>
                                          <w:color w:val="FF0000"/>
                                        </w:rPr>
                                      </w:rPrChange>
                                    </w:rPr>
                                    <w:delText>：</w:delText>
                                  </w:r>
                                  <w:r w:rsidRPr="007C3599" w:rsidDel="00D339EF">
                                    <w:rPr>
                                      <w:rPrChange w:id="5844" w:author="Moriyama, Shoya/森山 翔也" w:date="2025-04-02T21:09:00Z">
                                        <w:rPr>
                                          <w:color w:val="FF0000"/>
                                        </w:rPr>
                                      </w:rPrChange>
                                    </w:rPr>
                                    <w:delText>CV</w:delText>
                                  </w:r>
                                  <w:r w:rsidRPr="007C3599" w:rsidDel="00D339EF">
                                    <w:rPr>
                                      <w:rFonts w:hint="eastAsia"/>
                                      <w:rPrChange w:id="5845" w:author="Moriyama, Shoya/森山 翔也" w:date="2025-04-02T21:09:00Z">
                                        <w:rPr>
                                          <w:rFonts w:hint="eastAsia"/>
                                          <w:color w:val="FF0000"/>
                                        </w:rPr>
                                      </w:rPrChange>
                                    </w:rPr>
                                    <w:delText>）</w:delText>
                                  </w:r>
                                </w:del>
                              </w:ins>
                              <w:ins w:id="5846" w:author="Sasaki, Kenji/佐々木 研二" w:date="2025-02-07T15:38:00Z">
                                <w:del w:id="5847" w:author="Moriyama, Shoya/森山 翔也" w:date="2025-03-10T11:08:00Z">
                                  <w:r w:rsidRPr="007C3599" w:rsidDel="00D339EF">
                                    <w:rPr>
                                      <w:rFonts w:ascii="Meiryo UI" w:hAnsi="Meiryo UI" w:hint="eastAsia"/>
                                      <w:rPrChange w:id="5848" w:author="Moriyama, Shoya/森山 翔也" w:date="2025-04-02T21:09:00Z">
                                        <w:rPr>
                                          <w:rFonts w:hint="eastAsia"/>
                                        </w:rPr>
                                      </w:rPrChange>
                                    </w:rPr>
                                    <w:delText>各種サービス要求仕様書から</w:delText>
                                  </w:r>
                                  <w:r w:rsidRPr="007C3599" w:rsidDel="00D339EF">
                                    <w:rPr>
                                      <w:rFonts w:ascii="Meiryo UI" w:hAnsi="Meiryo UI"/>
                                      <w:rPrChange w:id="5849" w:author="Moriyama, Shoya/森山 翔也" w:date="2025-04-02T21:09:00Z">
                                        <w:rPr/>
                                      </w:rPrChange>
                                    </w:rPr>
                                    <w:delText>006_</w:delText>
                                  </w:r>
                                  <w:r w:rsidRPr="007C3599" w:rsidDel="00D339EF">
                                    <w:rPr>
                                      <w:rFonts w:ascii="Meiryo UI" w:hAnsi="Meiryo UI" w:hint="eastAsia"/>
                                      <w:rPrChange w:id="5850" w:author="Moriyama, Shoya/森山 翔也" w:date="2025-04-02T21:09:00Z">
                                        <w:rPr>
                                          <w:rFonts w:hint="eastAsia"/>
                                        </w:rPr>
                                      </w:rPrChange>
                                    </w:rPr>
                                    <w:delText>性能要求</w:delText>
                                  </w:r>
                                  <w:r w:rsidRPr="007C3599" w:rsidDel="00D339EF">
                                    <w:rPr>
                                      <w:rFonts w:ascii="Meiryo UI" w:hAnsi="Meiryo UI"/>
                                      <w:rPrChange w:id="5851" w:author="Moriyama, Shoya/森山 翔也" w:date="2025-04-02T21:09:00Z">
                                        <w:rPr/>
                                      </w:rPrChange>
                                    </w:rPr>
                                    <w:delText>_Performance_Requirement</w:delText>
                                  </w:r>
                                  <w:r w:rsidRPr="007C3599" w:rsidDel="00D339EF">
                                    <w:rPr>
                                      <w:rFonts w:ascii="Meiryo UI" w:hAnsi="Meiryo UI" w:hint="eastAsia"/>
                                      <w:rPrChange w:id="5852" w:author="Moriyama, Shoya/森山 翔也" w:date="2025-04-02T21:09:00Z">
                                        <w:rPr>
                                          <w:rFonts w:hint="eastAsia"/>
                                        </w:rPr>
                                      </w:rPrChange>
                                    </w:rPr>
                                    <w:delText>に</w:delText>
                                  </w:r>
                                  <w:r w:rsidRPr="007C3599" w:rsidDel="00D339EF">
                                    <w:rPr>
                                      <w:rFonts w:ascii="Meiryo UI" w:hAnsi="Meiryo UI"/>
                                      <w:rPrChange w:id="5853" w:author="Moriyama, Shoya/森山 翔也" w:date="2025-04-02T21:09:00Z">
                                        <w:rPr/>
                                      </w:rPrChange>
                                    </w:rPr>
                                    <w:delText>QOS</w:delText>
                                  </w:r>
                                  <w:r w:rsidRPr="007C3599" w:rsidDel="00D339EF">
                                    <w:rPr>
                                      <w:rFonts w:ascii="Meiryo UI" w:hAnsi="Meiryo UI" w:hint="eastAsia"/>
                                      <w:rPrChange w:id="5854" w:author="Moriyama, Shoya/森山 翔也" w:date="2025-04-02T21:09:00Z">
                                        <w:rPr>
                                          <w:rFonts w:hint="eastAsia"/>
                                        </w:rPr>
                                      </w:rPrChange>
                                    </w:rPr>
                                    <w:delText>を統合</w:delText>
                                  </w:r>
                                </w:del>
                              </w:ins>
                            </w:p>
                            <w:p w14:paraId="41446B9C" w14:textId="7A172017" w:rsidR="00495270" w:rsidRPr="007C3599" w:rsidDel="00D339EF" w:rsidRDefault="00495270" w:rsidP="00495270">
                              <w:pPr>
                                <w:pStyle w:val="Web"/>
                                <w:ind w:left="800"/>
                                <w:rPr>
                                  <w:ins w:id="5855" w:author="Sasaki, Kenji/佐々木 研二" w:date="2025-02-07T15:38:00Z"/>
                                  <w:del w:id="5856" w:author="Moriyama, Shoya/森山 翔也" w:date="2025-03-10T11:08:00Z"/>
                                  <w:rFonts w:ascii="Meiryo UI" w:hAnsi="Meiryo UI"/>
                                  <w:rPrChange w:id="5857" w:author="Moriyama, Shoya/森山 翔也" w:date="2025-04-02T21:09:00Z">
                                    <w:rPr>
                                      <w:ins w:id="5858" w:author="Sasaki, Kenji/佐々木 研二" w:date="2025-02-07T15:38:00Z"/>
                                      <w:del w:id="5859" w:author="Moriyama, Shoya/森山 翔也" w:date="2025-03-10T11:08:00Z"/>
                                      <w:rFonts w:ascii="Meiryo UI" w:hAnsi="Meiryo UI"/>
                                      <w:color w:val="FF0000"/>
                                    </w:rPr>
                                  </w:rPrChange>
                                </w:rPr>
                              </w:pPr>
                              <w:ins w:id="5860" w:author="Sasaki, Kenji/佐々木 研二" w:date="2025-02-07T15:38:00Z">
                                <w:del w:id="5861" w:author="Moriyama, Shoya/森山 翔也" w:date="2025-03-10T11:08:00Z">
                                  <w:r w:rsidRPr="007C3599" w:rsidDel="00D339EF">
                                    <w:rPr>
                                      <w:rFonts w:ascii="Meiryo UI" w:hAnsi="Meiryo UI"/>
                                      <w:rPrChange w:id="5862"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5863" w:author="Moriyama, Shoya/森山 翔也" w:date="2025-04-02T21:09:00Z">
                                        <w:rPr>
                                          <w:rFonts w:hint="eastAsia"/>
                                        </w:rPr>
                                      </w:rPrChange>
                                    </w:rPr>
                                    <w:delText>性能要求</w:delText>
                                  </w:r>
                                  <w:r w:rsidRPr="007C3599" w:rsidDel="00D339EF">
                                    <w:rPr>
                                      <w:rFonts w:ascii="Meiryo UI" w:hAnsi="Meiryo UI"/>
                                      <w:rPrChange w:id="5864" w:author="Moriyama, Shoya/森山 翔也" w:date="2025-04-02T21:09:00Z">
                                        <w:rPr/>
                                      </w:rPrChange>
                                    </w:rPr>
                                    <w:delText>_Performance_Requirement"</w:delText>
                                  </w:r>
                                </w:del>
                              </w:ins>
                            </w:p>
                            <w:p w14:paraId="78E1074D" w14:textId="1D7921EE" w:rsidR="00495270" w:rsidRPr="007C3599" w:rsidDel="00D339EF" w:rsidRDefault="00495270" w:rsidP="00495270">
                              <w:pPr>
                                <w:pStyle w:val="Web"/>
                                <w:ind w:left="800"/>
                                <w:rPr>
                                  <w:ins w:id="5865" w:author="Sasaki, Kenji/佐々木 研二" w:date="2025-02-07T15:38:00Z"/>
                                  <w:del w:id="5866" w:author="Moriyama, Shoya/森山 翔也" w:date="2025-03-10T11:08:00Z"/>
                                  <w:rFonts w:ascii="Meiryo UI" w:hAnsi="Meiryo UI"/>
                                  <w:rPrChange w:id="5867" w:author="Moriyama, Shoya/森山 翔也" w:date="2025-04-02T21:09:00Z">
                                    <w:rPr>
                                      <w:ins w:id="5868" w:author="Sasaki, Kenji/佐々木 研二" w:date="2025-02-07T15:38:00Z"/>
                                      <w:del w:id="5869" w:author="Moriyama, Shoya/森山 翔也" w:date="2025-03-10T11:08:00Z"/>
                                      <w:rFonts w:ascii="Meiryo UI" w:hAnsi="Meiryo UI"/>
                                      <w:color w:val="FF0000"/>
                                    </w:rPr>
                                  </w:rPrChange>
                                </w:rPr>
                              </w:pPr>
                              <w:ins w:id="5870" w:author="Sasaki, Kenji/佐々木 研二" w:date="2025-02-07T15:38:00Z">
                                <w:del w:id="5871" w:author="Moriyama, Shoya/森山 翔也" w:date="2025-03-10T11:08:00Z">
                                  <w:r w:rsidRPr="007C3599" w:rsidDel="00D339EF">
                                    <w:rPr>
                                      <w:rFonts w:ascii="Meiryo UI" w:hAnsi="Meiryo UI" w:hint="eastAsia"/>
                                      <w:rPrChange w:id="5872" w:author="Moriyama, Shoya/森山 翔也" w:date="2025-04-02T21:09:00Z">
                                        <w:rPr>
                                          <w:rFonts w:hint="eastAsia"/>
                                        </w:rPr>
                                      </w:rPrChange>
                                    </w:rPr>
                                    <w:delText>▲</w:delText>
                                  </w:r>
                                  <w:r w:rsidRPr="007C3599" w:rsidDel="00D339EF">
                                    <w:rPr>
                                      <w:rFonts w:ascii="Meiryo UI" w:hAnsi="Meiryo UI"/>
                                      <w:rPrChange w:id="5873" w:author="Moriyama, Shoya/森山 翔也" w:date="2025-04-02T21:09:00Z">
                                        <w:rPr/>
                                      </w:rPrChange>
                                    </w:rPr>
                                    <w:delText>7.11</w:delText>
                                  </w:r>
                                  <w:r w:rsidRPr="007C3599" w:rsidDel="00D339EF">
                                    <w:rPr>
                                      <w:rFonts w:ascii="Meiryo UI" w:hAnsi="Meiryo UI" w:hint="eastAsia"/>
                                      <w:rPrChange w:id="5874" w:author="Moriyama, Shoya/森山 翔也" w:date="2025-04-02T21:09:00Z">
                                        <w:rPr>
                                          <w:rFonts w:hint="eastAsia"/>
                                        </w:rPr>
                                      </w:rPrChange>
                                    </w:rPr>
                                    <w:delText>（</w:delText>
                                  </w:r>
                                  <w:r w:rsidRPr="007C3599" w:rsidDel="00D339EF">
                                    <w:rPr>
                                      <w:rFonts w:ascii="Meiryo UI" w:hAnsi="Meiryo UI"/>
                                      <w:rPrChange w:id="5875" w:author="Moriyama, Shoya/森山 翔也" w:date="2025-04-02T21:09:00Z">
                                        <w:rPr/>
                                      </w:rPrChange>
                                    </w:rPr>
                                    <w:delText>24MM</w:delText>
                                  </w:r>
                                  <w:r w:rsidRPr="007C3599" w:rsidDel="00D339EF">
                                    <w:rPr>
                                      <w:rFonts w:ascii="Meiryo UI" w:hAnsi="Meiryo UI" w:hint="eastAsia"/>
                                      <w:rPrChange w:id="5876" w:author="Moriyama, Shoya/森山 翔也" w:date="2025-04-02T21:09:00Z">
                                        <w:rPr>
                                          <w:rFonts w:hint="eastAsia"/>
                                        </w:rPr>
                                      </w:rPrChange>
                                    </w:rPr>
                                    <w:delText>：</w:delText>
                                  </w:r>
                                  <w:r w:rsidRPr="007C3599" w:rsidDel="00D339EF">
                                    <w:rPr>
                                      <w:rFonts w:ascii="Meiryo UI" w:hAnsi="Meiryo UI"/>
                                      <w:rPrChange w:id="5877" w:author="Moriyama, Shoya/森山 翔也" w:date="2025-04-02T21:09:00Z">
                                        <w:rPr/>
                                      </w:rPrChange>
                                    </w:rPr>
                                    <w:delText>1A</w:delText>
                                  </w:r>
                                  <w:r w:rsidRPr="007C3599" w:rsidDel="00D339EF">
                                    <w:rPr>
                                      <w:rFonts w:ascii="Meiryo UI" w:hAnsi="Meiryo UI" w:hint="eastAsia"/>
                                      <w:rPrChange w:id="5878" w:author="Moriyama, Shoya/森山 翔也" w:date="2025-04-02T21:09:00Z">
                                        <w:rPr>
                                          <w:rFonts w:hint="eastAsia"/>
                                        </w:rPr>
                                      </w:rPrChange>
                                    </w:rPr>
                                    <w:delText>、</w:delText>
                                  </w:r>
                                  <w:r w:rsidRPr="007C3599" w:rsidDel="00D339EF">
                                    <w:rPr>
                                      <w:rFonts w:ascii="Meiryo UI" w:hAnsi="Meiryo UI"/>
                                      <w:rPrChange w:id="5879" w:author="Moriyama, Shoya/森山 翔也" w:date="2025-04-02T21:09:00Z">
                                        <w:rPr/>
                                      </w:rPrChange>
                                    </w:rPr>
                                    <w:delText>24SU/CDC</w:delText>
                                  </w:r>
                                  <w:r w:rsidRPr="007C3599" w:rsidDel="00D339EF">
                                    <w:rPr>
                                      <w:rFonts w:ascii="Meiryo UI" w:hAnsi="Meiryo UI" w:hint="eastAsia"/>
                                      <w:rPrChange w:id="5880" w:author="Moriyama, Shoya/森山 翔也" w:date="2025-04-02T21:09:00Z">
                                        <w:rPr>
                                          <w:rFonts w:hint="eastAsia"/>
                                        </w:rPr>
                                      </w:rPrChange>
                                    </w:rPr>
                                    <w:delText>：</w:delText>
                                  </w:r>
                                  <w:r w:rsidRPr="007C3599" w:rsidDel="00D339EF">
                                    <w:rPr>
                                      <w:rFonts w:ascii="Meiryo UI" w:hAnsi="Meiryo UI"/>
                                      <w:rPrChange w:id="5881" w:author="Moriyama, Shoya/森山 翔也" w:date="2025-04-02T21:09:00Z">
                                        <w:rPr/>
                                      </w:rPrChange>
                                    </w:rPr>
                                    <w:delText>CV</w:delText>
                                  </w:r>
                                  <w:r w:rsidRPr="007C3599" w:rsidDel="00D339EF">
                                    <w:rPr>
                                      <w:rFonts w:ascii="Meiryo UI" w:hAnsi="Meiryo UI" w:hint="eastAsia"/>
                                      <w:rPrChange w:id="5882" w:author="Moriyama, Shoya/森山 翔也" w:date="2025-04-02T21:09:00Z">
                                        <w:rPr>
                                          <w:rFonts w:hint="eastAsia"/>
                                        </w:rPr>
                                      </w:rPrChange>
                                    </w:rPr>
                                    <w:delText>）</w:delText>
                                  </w:r>
                                </w:del>
                              </w:ins>
                            </w:p>
                            <w:p w14:paraId="6BE207AF" w14:textId="77777777" w:rsidR="00495270" w:rsidRPr="007C3599" w:rsidRDefault="00495270" w:rsidP="00495270">
                              <w:pPr>
                                <w:rPr>
                                  <w:rPrChange w:id="5883"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AB2BE" id="テキスト ボックス 1456" o:spid="_x0000_s1332" type="#_x0000_t202" style="position:absolute;left:0;text-align:left;margin-left:-4.8pt;margin-top:-456.9pt;width:501.5pt;height:644.25pt;z-index:2516583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" fillcolor="#7f7f7f" strokeweight=".5pt">
                  <v:fill opacity="32896f"/>
                  <v:path arrowok="t"/>
                  <v:textbox>
                    <w:txbxContent>
                      <w:p w14:paraId="4B175F5B" w14:textId="77777777" w:rsidR="00D339EF" w:rsidRPr="007C3599" w:rsidRDefault="00D339EF" w:rsidP="00D339EF">
                        <w:pPr>
                          <w:rPr>
                            <w:ins w:id="5884" w:author="Moriyama, Shoya/森山 翔也" w:date="2025-03-10T11:08:00Z"/>
                            <w:rPrChange w:id="5885" w:author="Moriyama, Shoya/森山 翔也" w:date="2025-04-02T21:09:00Z">
                              <w:rPr>
                                <w:ins w:id="5886" w:author="Moriyama, Shoya/森山 翔也" w:date="2025-03-10T11:08:00Z"/>
                                <w:color w:val="FF0000"/>
                              </w:rPr>
                            </w:rPrChange>
                          </w:rPr>
                        </w:pPr>
                        <w:ins w:id="5887" w:author="Moriyama, Shoya/森山 翔也" w:date="2025-03-10T11:08:00Z">
                          <w:r w:rsidRPr="007C3599">
                            <w:rPr>
                              <w:rFonts w:hint="eastAsia"/>
                              <w:rPrChange w:id="5888" w:author="Moriyama, Shoya/森山 翔也" w:date="2025-04-02T21:09:00Z">
                                <w:rPr>
                                  <w:rFonts w:hint="eastAsia"/>
                                  <w:color w:val="FF0000"/>
                                </w:rPr>
                              </w:rPrChange>
                            </w:rPr>
                            <w:t>各種サービス要求仕様書から</w:t>
                          </w:r>
                          <w:r w:rsidRPr="007C3599">
                            <w:rPr>
                              <w:rPrChange w:id="5889" w:author="Moriyama, Shoya/森山 翔也" w:date="2025-04-02T21:09:00Z">
                                <w:rPr>
                                  <w:color w:val="FF0000"/>
                                </w:rPr>
                              </w:rPrChange>
                            </w:rPr>
                            <w:t>006_性能要求_Performance_Requirement</w:t>
                          </w:r>
                          <w:r w:rsidRPr="007C3599">
                            <w:rPr>
                              <w:rFonts w:hint="eastAsia"/>
                              <w:rPrChange w:id="5890" w:author="Moriyama, Shoya/森山 翔也" w:date="2025-04-02T21:09:00Z">
                                <w:rPr>
                                  <w:rFonts w:hint="eastAsia"/>
                                  <w:color w:val="FF0000"/>
                                </w:rPr>
                              </w:rPrChange>
                            </w:rPr>
                            <w:t>に</w:t>
                          </w:r>
                          <w:r w:rsidRPr="007C3599">
                            <w:rPr>
                              <w:rPrChange w:id="5891" w:author="Moriyama, Shoya/森山 翔也" w:date="2025-04-02T21:09:00Z">
                                <w:rPr>
                                  <w:color w:val="FF0000"/>
                                </w:rPr>
                              </w:rPrChange>
                            </w:rPr>
                            <w:t>QOSを統合</w:t>
                          </w:r>
                        </w:ins>
                      </w:p>
                      <w:p w14:paraId="5AB2133A" w14:textId="77777777" w:rsidR="00D339EF" w:rsidRPr="007C3599" w:rsidRDefault="00D339EF" w:rsidP="00D339EF">
                        <w:pPr>
                          <w:rPr>
                            <w:ins w:id="5892" w:author="Moriyama, Shoya/森山 翔也" w:date="2025-03-10T11:08:00Z"/>
                            <w:rPrChange w:id="5893" w:author="Moriyama, Shoya/森山 翔也" w:date="2025-04-02T21:09:00Z">
                              <w:rPr>
                                <w:ins w:id="5894" w:author="Moriyama, Shoya/森山 翔也" w:date="2025-03-10T11:08:00Z"/>
                                <w:color w:val="FF0000"/>
                              </w:rPr>
                            </w:rPrChange>
                          </w:rPr>
                        </w:pPr>
                        <w:ins w:id="5895" w:author="Moriyama, Shoya/森山 翔也" w:date="2025-03-10T11:08:00Z">
                          <w:r w:rsidRPr="007C3599">
                            <w:rPr>
                              <w:rPrChange w:id="5896" w:author="Moriyama, Shoya/森山 翔也" w:date="2025-04-02T21:09:00Z">
                                <w:rPr>
                                  <w:color w:val="FF0000"/>
                                </w:rPr>
                              </w:rPrChange>
                            </w:rPr>
                            <w:t>Integrate QOS from various service requirement specifications into "006_性能要求_Performance_Requirement"</w:t>
                          </w:r>
                        </w:ins>
                      </w:p>
                      <w:p w14:paraId="7C988ADB" w14:textId="77777777" w:rsidR="00D339EF" w:rsidRPr="007C3599" w:rsidRDefault="00D339EF" w:rsidP="00D339EF">
                        <w:pPr>
                          <w:rPr>
                            <w:ins w:id="5897" w:author="Moriyama, Shoya/森山 翔也" w:date="2025-03-10T11:08:00Z"/>
                            <w:rPrChange w:id="5898" w:author="Moriyama, Shoya/森山 翔也" w:date="2025-04-02T21:09:00Z">
                              <w:rPr>
                                <w:ins w:id="5899" w:author="Moriyama, Shoya/森山 翔也" w:date="2025-03-10T11:08:00Z"/>
                                <w:color w:val="000000"/>
                              </w:rPr>
                            </w:rPrChange>
                          </w:rPr>
                        </w:pPr>
                        <w:ins w:id="5900" w:author="Moriyama, Shoya/森山 翔也" w:date="2025-03-10T11:08:00Z">
                          <w:r w:rsidRPr="007C3599">
                            <w:rPr>
                              <w:rFonts w:hint="eastAsia"/>
                              <w:rPrChange w:id="5901" w:author="Moriyama, Shoya/森山 翔也" w:date="2025-04-02T21:09:00Z">
                                <w:rPr>
                                  <w:rFonts w:hint="eastAsia"/>
                                  <w:color w:val="FF0000"/>
                                </w:rPr>
                              </w:rPrChange>
                            </w:rPr>
                            <w:t>▲</w:t>
                          </w:r>
                          <w:r w:rsidRPr="007C3599">
                            <w:rPr>
                              <w:rPrChange w:id="5902" w:author="Moriyama, Shoya/森山 翔也" w:date="2025-04-02T21:09:00Z">
                                <w:rPr>
                                  <w:color w:val="FF0000"/>
                                </w:rPr>
                              </w:rPrChange>
                            </w:rPr>
                            <w:t>7.20（24SU/CDC：CV）</w:t>
                          </w:r>
                        </w:ins>
                      </w:p>
                      <w:p w14:paraId="71B8E166" w14:textId="0080745D" w:rsidR="00495270" w:rsidRPr="007C3599" w:rsidDel="00D339EF" w:rsidRDefault="00495270" w:rsidP="00495270">
                        <w:pPr>
                          <w:rPr>
                            <w:ins w:id="5903" w:author="Shimizu, Yuya/清水 裕也" w:date="2025-02-08T19:29:00Z"/>
                            <w:del w:id="5904" w:author="Moriyama, Shoya/森山 翔也" w:date="2025-03-10T11:08:00Z"/>
                            <w:rPrChange w:id="5905" w:author="Moriyama, Shoya/森山 翔也" w:date="2025-04-02T21:09:00Z">
                              <w:rPr>
                                <w:ins w:id="5906" w:author="Shimizu, Yuya/清水 裕也" w:date="2025-02-08T19:29:00Z"/>
                                <w:del w:id="5907" w:author="Moriyama, Shoya/森山 翔也" w:date="2025-03-10T11:08:00Z"/>
                                <w:color w:val="FF0000"/>
                              </w:rPr>
                            </w:rPrChange>
                          </w:rPr>
                        </w:pPr>
                        <w:ins w:id="5908" w:author="Shimizu, Yuya/清水 裕也" w:date="2025-02-08T19:29:00Z">
                          <w:del w:id="5909" w:author="Moriyama, Shoya/森山 翔也" w:date="2025-03-10T11:08:00Z">
                            <w:r w:rsidRPr="007C3599" w:rsidDel="00D339EF">
                              <w:rPr>
                                <w:rFonts w:hint="eastAsia"/>
                                <w:rPrChange w:id="5910" w:author="Moriyama, Shoya/森山 翔也" w:date="2025-04-02T21:09:00Z">
                                  <w:rPr>
                                    <w:rFonts w:hint="eastAsia"/>
                                    <w:color w:val="FF0000"/>
                                  </w:rPr>
                                </w:rPrChange>
                              </w:rPr>
                              <w:delText>各種サービス要求仕様書から</w:delText>
                            </w:r>
                            <w:r w:rsidRPr="007C3599" w:rsidDel="00D339EF">
                              <w:rPr>
                                <w:rPrChange w:id="5911" w:author="Moriyama, Shoya/森山 翔也" w:date="2025-04-02T21:09:00Z">
                                  <w:rPr>
                                    <w:color w:val="FF0000"/>
                                  </w:rPr>
                                </w:rPrChange>
                              </w:rPr>
                              <w:delText>006_性能要求_Performance_Requirementに</w:delText>
                            </w:r>
                          </w:del>
                        </w:ins>
                      </w:p>
                      <w:p w14:paraId="5CABE8F5" w14:textId="69273179" w:rsidR="00495270" w:rsidRPr="007C3599" w:rsidDel="00D339EF" w:rsidRDefault="00495270" w:rsidP="00495270">
                        <w:pPr>
                          <w:rPr>
                            <w:ins w:id="5912" w:author="Shimizu, Yuya/清水 裕也" w:date="2025-02-08T19:29:00Z"/>
                            <w:del w:id="5913" w:author="Moriyama, Shoya/森山 翔也" w:date="2025-03-10T11:08:00Z"/>
                            <w:rPrChange w:id="5914" w:author="Moriyama, Shoya/森山 翔也" w:date="2025-04-02T21:09:00Z">
                              <w:rPr>
                                <w:ins w:id="5915" w:author="Shimizu, Yuya/清水 裕也" w:date="2025-02-08T19:29:00Z"/>
                                <w:del w:id="5916" w:author="Moriyama, Shoya/森山 翔也" w:date="2025-03-10T11:08:00Z"/>
                                <w:color w:val="FF0000"/>
                              </w:rPr>
                            </w:rPrChange>
                          </w:rPr>
                        </w:pPr>
                        <w:ins w:id="5917" w:author="Shimizu, Yuya/清水 裕也" w:date="2025-02-08T19:29:00Z">
                          <w:del w:id="5918" w:author="Moriyama, Shoya/森山 翔也" w:date="2025-03-10T11:08:00Z">
                            <w:r w:rsidRPr="007C3599" w:rsidDel="00D339EF">
                              <w:rPr>
                                <w:rPrChange w:id="5919" w:author="Moriyama, Shoya/森山 翔也" w:date="2025-04-02T21:09:00Z">
                                  <w:rPr>
                                    <w:color w:val="FF0000"/>
                                  </w:rPr>
                                </w:rPrChange>
                              </w:rPr>
                              <w:delText>QOSを統合</w:delText>
                            </w:r>
                          </w:del>
                        </w:ins>
                      </w:p>
                      <w:p w14:paraId="4A14F637" w14:textId="1CD7F5BF" w:rsidR="00495270" w:rsidRPr="007C3599" w:rsidDel="00D339EF" w:rsidRDefault="00495270" w:rsidP="00495270">
                        <w:pPr>
                          <w:rPr>
                            <w:ins w:id="5920" w:author="Shimizu, Yuya/清水 裕也" w:date="2025-02-08T19:29:00Z"/>
                            <w:del w:id="5921" w:author="Moriyama, Shoya/森山 翔也" w:date="2025-03-10T11:08:00Z"/>
                            <w:rPrChange w:id="5922" w:author="Moriyama, Shoya/森山 翔也" w:date="2025-04-02T21:09:00Z">
                              <w:rPr>
                                <w:ins w:id="5923" w:author="Shimizu, Yuya/清水 裕也" w:date="2025-02-08T19:29:00Z"/>
                                <w:del w:id="5924" w:author="Moriyama, Shoya/森山 翔也" w:date="2025-03-10T11:08:00Z"/>
                                <w:color w:val="FF0000"/>
                              </w:rPr>
                            </w:rPrChange>
                          </w:rPr>
                        </w:pPr>
                        <w:ins w:id="5925" w:author="Shimizu, Yuya/清水 裕也" w:date="2025-02-08T19:29:00Z">
                          <w:del w:id="5926" w:author="Moriyama, Shoya/森山 翔也" w:date="2025-03-10T11:08:00Z">
                            <w:r w:rsidRPr="007C3599" w:rsidDel="00D339EF">
                              <w:rPr>
                                <w:rPrChange w:id="5927" w:author="Moriyama, Shoya/森山 翔也" w:date="2025-04-02T21:09:00Z">
                                  <w:rPr>
                                    <w:color w:val="FF0000"/>
                                  </w:rPr>
                                </w:rPrChange>
                              </w:rPr>
                              <w:delText>Integrate QOS from various service requirement specifications into "006_性能要求_Performance_Requirement"</w:delText>
                            </w:r>
                          </w:del>
                        </w:ins>
                      </w:p>
                      <w:p w14:paraId="21367572" w14:textId="5C13C48E" w:rsidR="00495270" w:rsidRPr="007C3599" w:rsidDel="00D339EF" w:rsidRDefault="00495270" w:rsidP="00495270">
                        <w:pPr>
                          <w:pStyle w:val="Web"/>
                          <w:ind w:left="800"/>
                          <w:rPr>
                            <w:ins w:id="5928" w:author="Sasaki, Kenji/佐々木 研二" w:date="2025-02-07T15:38:00Z"/>
                            <w:del w:id="5929" w:author="Moriyama, Shoya/森山 翔也" w:date="2025-03-10T11:08:00Z"/>
                            <w:rFonts w:ascii="Meiryo UI" w:hAnsi="Meiryo UI"/>
                            <w:rPrChange w:id="5930" w:author="Moriyama, Shoya/森山 翔也" w:date="2025-04-02T21:09:00Z">
                              <w:rPr>
                                <w:ins w:id="5931" w:author="Sasaki, Kenji/佐々木 研二" w:date="2025-02-07T15:38:00Z"/>
                                <w:del w:id="5932" w:author="Moriyama, Shoya/森山 翔也" w:date="2025-03-10T11:08:00Z"/>
                                <w:rFonts w:ascii="Meiryo UI" w:hAnsi="Meiryo UI"/>
                                <w:color w:val="FF0000"/>
                              </w:rPr>
                            </w:rPrChange>
                          </w:rPr>
                        </w:pPr>
                        <w:ins w:id="5933" w:author="Shimizu, Yuya/清水 裕也" w:date="2025-02-08T19:29:00Z">
                          <w:del w:id="5934" w:author="Moriyama, Shoya/森山 翔也" w:date="2025-03-10T11:08:00Z">
                            <w:r w:rsidRPr="007C3599" w:rsidDel="00D339EF">
                              <w:rPr>
                                <w:rFonts w:hint="eastAsia"/>
                                <w:rPrChange w:id="5935" w:author="Moriyama, Shoya/森山 翔也" w:date="2025-04-02T21:09:00Z">
                                  <w:rPr>
                                    <w:rFonts w:hint="eastAsia"/>
                                    <w:color w:val="FF0000"/>
                                  </w:rPr>
                                </w:rPrChange>
                              </w:rPr>
                              <w:delText>▲</w:delText>
                            </w:r>
                            <w:r w:rsidRPr="007C3599" w:rsidDel="00D339EF">
                              <w:rPr>
                                <w:rPrChange w:id="5936" w:author="Moriyama, Shoya/森山 翔也" w:date="2025-04-02T21:09:00Z">
                                  <w:rPr>
                                    <w:color w:val="FF0000"/>
                                  </w:rPr>
                                </w:rPrChange>
                              </w:rPr>
                              <w:delText>7.11</w:delText>
                            </w:r>
                            <w:r w:rsidRPr="007C3599" w:rsidDel="00D339EF">
                              <w:rPr>
                                <w:rFonts w:hint="eastAsia"/>
                                <w:rPrChange w:id="5937" w:author="Moriyama, Shoya/森山 翔也" w:date="2025-04-02T21:09:00Z">
                                  <w:rPr>
                                    <w:rFonts w:hint="eastAsia"/>
                                    <w:color w:val="FF0000"/>
                                  </w:rPr>
                                </w:rPrChange>
                              </w:rPr>
                              <w:delText>（</w:delText>
                            </w:r>
                            <w:r w:rsidRPr="007C3599" w:rsidDel="00D339EF">
                              <w:rPr>
                                <w:rPrChange w:id="5938" w:author="Moriyama, Shoya/森山 翔也" w:date="2025-04-02T21:09:00Z">
                                  <w:rPr>
                                    <w:color w:val="FF0000"/>
                                  </w:rPr>
                                </w:rPrChange>
                              </w:rPr>
                              <w:delText>24MM</w:delText>
                            </w:r>
                            <w:r w:rsidRPr="007C3599" w:rsidDel="00D339EF">
                              <w:rPr>
                                <w:rFonts w:hint="eastAsia"/>
                                <w:rPrChange w:id="5939" w:author="Moriyama, Shoya/森山 翔也" w:date="2025-04-02T21:09:00Z">
                                  <w:rPr>
                                    <w:rFonts w:hint="eastAsia"/>
                                    <w:color w:val="FF0000"/>
                                  </w:rPr>
                                </w:rPrChange>
                              </w:rPr>
                              <w:delText>：</w:delText>
                            </w:r>
                            <w:r w:rsidRPr="007C3599" w:rsidDel="00D339EF">
                              <w:rPr>
                                <w:rPrChange w:id="5940" w:author="Moriyama, Shoya/森山 翔也" w:date="2025-04-02T21:09:00Z">
                                  <w:rPr>
                                    <w:color w:val="FF0000"/>
                                  </w:rPr>
                                </w:rPrChange>
                              </w:rPr>
                              <w:delText>1A</w:delText>
                            </w:r>
                            <w:r w:rsidRPr="007C3599" w:rsidDel="00D339EF">
                              <w:rPr>
                                <w:rFonts w:hint="eastAsia"/>
                                <w:rPrChange w:id="5941" w:author="Moriyama, Shoya/森山 翔也" w:date="2025-04-02T21:09:00Z">
                                  <w:rPr>
                                    <w:rFonts w:hint="eastAsia"/>
                                    <w:color w:val="FF0000"/>
                                  </w:rPr>
                                </w:rPrChange>
                              </w:rPr>
                              <w:delText>、</w:delText>
                            </w:r>
                            <w:r w:rsidRPr="007C3599" w:rsidDel="00D339EF">
                              <w:rPr>
                                <w:rPrChange w:id="5942" w:author="Moriyama, Shoya/森山 翔也" w:date="2025-04-02T21:09:00Z">
                                  <w:rPr>
                                    <w:color w:val="FF0000"/>
                                  </w:rPr>
                                </w:rPrChange>
                              </w:rPr>
                              <w:delText>24SU/CDC</w:delText>
                            </w:r>
                            <w:r w:rsidRPr="007C3599" w:rsidDel="00D339EF">
                              <w:rPr>
                                <w:rFonts w:hint="eastAsia"/>
                                <w:rPrChange w:id="5943" w:author="Moriyama, Shoya/森山 翔也" w:date="2025-04-02T21:09:00Z">
                                  <w:rPr>
                                    <w:rFonts w:hint="eastAsia"/>
                                    <w:color w:val="FF0000"/>
                                  </w:rPr>
                                </w:rPrChange>
                              </w:rPr>
                              <w:delText>：</w:delText>
                            </w:r>
                            <w:r w:rsidRPr="007C3599" w:rsidDel="00D339EF">
                              <w:rPr>
                                <w:rPrChange w:id="5944" w:author="Moriyama, Shoya/森山 翔也" w:date="2025-04-02T21:09:00Z">
                                  <w:rPr>
                                    <w:color w:val="FF0000"/>
                                  </w:rPr>
                                </w:rPrChange>
                              </w:rPr>
                              <w:delText>CV</w:delText>
                            </w:r>
                            <w:r w:rsidRPr="007C3599" w:rsidDel="00D339EF">
                              <w:rPr>
                                <w:rFonts w:hint="eastAsia"/>
                                <w:rPrChange w:id="5945" w:author="Moriyama, Shoya/森山 翔也" w:date="2025-04-02T21:09:00Z">
                                  <w:rPr>
                                    <w:rFonts w:hint="eastAsia"/>
                                    <w:color w:val="FF0000"/>
                                  </w:rPr>
                                </w:rPrChange>
                              </w:rPr>
                              <w:delText>）</w:delText>
                            </w:r>
                          </w:del>
                        </w:ins>
                        <w:ins w:id="5946" w:author="Sasaki, Kenji/佐々木 研二" w:date="2025-02-07T15:38:00Z">
                          <w:del w:id="5947" w:author="Moriyama, Shoya/森山 翔也" w:date="2025-03-10T11:08:00Z">
                            <w:r w:rsidRPr="007C3599" w:rsidDel="00D339EF">
                              <w:rPr>
                                <w:rFonts w:ascii="Meiryo UI" w:hAnsi="Meiryo UI" w:hint="eastAsia"/>
                                <w:rPrChange w:id="5948" w:author="Moriyama, Shoya/森山 翔也" w:date="2025-04-02T21:09:00Z">
                                  <w:rPr>
                                    <w:rFonts w:hint="eastAsia"/>
                                  </w:rPr>
                                </w:rPrChange>
                              </w:rPr>
                              <w:delText>各種サービス要求仕様書から</w:delText>
                            </w:r>
                            <w:r w:rsidRPr="007C3599" w:rsidDel="00D339EF">
                              <w:rPr>
                                <w:rFonts w:ascii="Meiryo UI" w:hAnsi="Meiryo UI"/>
                                <w:rPrChange w:id="5949" w:author="Moriyama, Shoya/森山 翔也" w:date="2025-04-02T21:09:00Z">
                                  <w:rPr/>
                                </w:rPrChange>
                              </w:rPr>
                              <w:delText>006_</w:delText>
                            </w:r>
                            <w:r w:rsidRPr="007C3599" w:rsidDel="00D339EF">
                              <w:rPr>
                                <w:rFonts w:ascii="Meiryo UI" w:hAnsi="Meiryo UI" w:hint="eastAsia"/>
                                <w:rPrChange w:id="5950" w:author="Moriyama, Shoya/森山 翔也" w:date="2025-04-02T21:09:00Z">
                                  <w:rPr>
                                    <w:rFonts w:hint="eastAsia"/>
                                  </w:rPr>
                                </w:rPrChange>
                              </w:rPr>
                              <w:delText>性能要求</w:delText>
                            </w:r>
                            <w:r w:rsidRPr="007C3599" w:rsidDel="00D339EF">
                              <w:rPr>
                                <w:rFonts w:ascii="Meiryo UI" w:hAnsi="Meiryo UI"/>
                                <w:rPrChange w:id="5951" w:author="Moriyama, Shoya/森山 翔也" w:date="2025-04-02T21:09:00Z">
                                  <w:rPr/>
                                </w:rPrChange>
                              </w:rPr>
                              <w:delText>_Performance_Requirement</w:delText>
                            </w:r>
                            <w:r w:rsidRPr="007C3599" w:rsidDel="00D339EF">
                              <w:rPr>
                                <w:rFonts w:ascii="Meiryo UI" w:hAnsi="Meiryo UI" w:hint="eastAsia"/>
                                <w:rPrChange w:id="5952" w:author="Moriyama, Shoya/森山 翔也" w:date="2025-04-02T21:09:00Z">
                                  <w:rPr>
                                    <w:rFonts w:hint="eastAsia"/>
                                  </w:rPr>
                                </w:rPrChange>
                              </w:rPr>
                              <w:delText>に</w:delText>
                            </w:r>
                            <w:r w:rsidRPr="007C3599" w:rsidDel="00D339EF">
                              <w:rPr>
                                <w:rFonts w:ascii="Meiryo UI" w:hAnsi="Meiryo UI"/>
                                <w:rPrChange w:id="5953" w:author="Moriyama, Shoya/森山 翔也" w:date="2025-04-02T21:09:00Z">
                                  <w:rPr/>
                                </w:rPrChange>
                              </w:rPr>
                              <w:delText>QOS</w:delText>
                            </w:r>
                            <w:r w:rsidRPr="007C3599" w:rsidDel="00D339EF">
                              <w:rPr>
                                <w:rFonts w:ascii="Meiryo UI" w:hAnsi="Meiryo UI" w:hint="eastAsia"/>
                                <w:rPrChange w:id="5954" w:author="Moriyama, Shoya/森山 翔也" w:date="2025-04-02T21:09:00Z">
                                  <w:rPr>
                                    <w:rFonts w:hint="eastAsia"/>
                                  </w:rPr>
                                </w:rPrChange>
                              </w:rPr>
                              <w:delText>を統合</w:delText>
                            </w:r>
                          </w:del>
                        </w:ins>
                      </w:p>
                      <w:p w14:paraId="41446B9C" w14:textId="7A172017" w:rsidR="00495270" w:rsidRPr="007C3599" w:rsidDel="00D339EF" w:rsidRDefault="00495270" w:rsidP="00495270">
                        <w:pPr>
                          <w:pStyle w:val="Web"/>
                          <w:ind w:left="800"/>
                          <w:rPr>
                            <w:ins w:id="5955" w:author="Sasaki, Kenji/佐々木 研二" w:date="2025-02-07T15:38:00Z"/>
                            <w:del w:id="5956" w:author="Moriyama, Shoya/森山 翔也" w:date="2025-03-10T11:08:00Z"/>
                            <w:rFonts w:ascii="Meiryo UI" w:hAnsi="Meiryo UI"/>
                            <w:rPrChange w:id="5957" w:author="Moriyama, Shoya/森山 翔也" w:date="2025-04-02T21:09:00Z">
                              <w:rPr>
                                <w:ins w:id="5958" w:author="Sasaki, Kenji/佐々木 研二" w:date="2025-02-07T15:38:00Z"/>
                                <w:del w:id="5959" w:author="Moriyama, Shoya/森山 翔也" w:date="2025-03-10T11:08:00Z"/>
                                <w:rFonts w:ascii="Meiryo UI" w:hAnsi="Meiryo UI"/>
                                <w:color w:val="FF0000"/>
                              </w:rPr>
                            </w:rPrChange>
                          </w:rPr>
                        </w:pPr>
                        <w:ins w:id="5960" w:author="Sasaki, Kenji/佐々木 研二" w:date="2025-02-07T15:38:00Z">
                          <w:del w:id="5961" w:author="Moriyama, Shoya/森山 翔也" w:date="2025-03-10T11:08:00Z">
                            <w:r w:rsidRPr="007C3599" w:rsidDel="00D339EF">
                              <w:rPr>
                                <w:rFonts w:ascii="Meiryo UI" w:hAnsi="Meiryo UI"/>
                                <w:rPrChange w:id="5962"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5963" w:author="Moriyama, Shoya/森山 翔也" w:date="2025-04-02T21:09:00Z">
                                  <w:rPr>
                                    <w:rFonts w:hint="eastAsia"/>
                                  </w:rPr>
                                </w:rPrChange>
                              </w:rPr>
                              <w:delText>性能要求</w:delText>
                            </w:r>
                            <w:r w:rsidRPr="007C3599" w:rsidDel="00D339EF">
                              <w:rPr>
                                <w:rFonts w:ascii="Meiryo UI" w:hAnsi="Meiryo UI"/>
                                <w:rPrChange w:id="5964" w:author="Moriyama, Shoya/森山 翔也" w:date="2025-04-02T21:09:00Z">
                                  <w:rPr/>
                                </w:rPrChange>
                              </w:rPr>
                              <w:delText>_Performance_Requirement"</w:delText>
                            </w:r>
                          </w:del>
                        </w:ins>
                      </w:p>
                      <w:p w14:paraId="78E1074D" w14:textId="1D7921EE" w:rsidR="00495270" w:rsidRPr="007C3599" w:rsidDel="00D339EF" w:rsidRDefault="00495270" w:rsidP="00495270">
                        <w:pPr>
                          <w:pStyle w:val="Web"/>
                          <w:ind w:left="800"/>
                          <w:rPr>
                            <w:ins w:id="5965" w:author="Sasaki, Kenji/佐々木 研二" w:date="2025-02-07T15:38:00Z"/>
                            <w:del w:id="5966" w:author="Moriyama, Shoya/森山 翔也" w:date="2025-03-10T11:08:00Z"/>
                            <w:rFonts w:ascii="Meiryo UI" w:hAnsi="Meiryo UI"/>
                            <w:rPrChange w:id="5967" w:author="Moriyama, Shoya/森山 翔也" w:date="2025-04-02T21:09:00Z">
                              <w:rPr>
                                <w:ins w:id="5968" w:author="Sasaki, Kenji/佐々木 研二" w:date="2025-02-07T15:38:00Z"/>
                                <w:del w:id="5969" w:author="Moriyama, Shoya/森山 翔也" w:date="2025-03-10T11:08:00Z"/>
                                <w:rFonts w:ascii="Meiryo UI" w:hAnsi="Meiryo UI"/>
                                <w:color w:val="FF0000"/>
                              </w:rPr>
                            </w:rPrChange>
                          </w:rPr>
                        </w:pPr>
                        <w:ins w:id="5970" w:author="Sasaki, Kenji/佐々木 研二" w:date="2025-02-07T15:38:00Z">
                          <w:del w:id="5971" w:author="Moriyama, Shoya/森山 翔也" w:date="2025-03-10T11:08:00Z">
                            <w:r w:rsidRPr="007C3599" w:rsidDel="00D339EF">
                              <w:rPr>
                                <w:rFonts w:ascii="Meiryo UI" w:hAnsi="Meiryo UI" w:hint="eastAsia"/>
                                <w:rPrChange w:id="5972" w:author="Moriyama, Shoya/森山 翔也" w:date="2025-04-02T21:09:00Z">
                                  <w:rPr>
                                    <w:rFonts w:hint="eastAsia"/>
                                  </w:rPr>
                                </w:rPrChange>
                              </w:rPr>
                              <w:delText>▲</w:delText>
                            </w:r>
                            <w:r w:rsidRPr="007C3599" w:rsidDel="00D339EF">
                              <w:rPr>
                                <w:rFonts w:ascii="Meiryo UI" w:hAnsi="Meiryo UI"/>
                                <w:rPrChange w:id="5973" w:author="Moriyama, Shoya/森山 翔也" w:date="2025-04-02T21:09:00Z">
                                  <w:rPr/>
                                </w:rPrChange>
                              </w:rPr>
                              <w:delText>7.11</w:delText>
                            </w:r>
                            <w:r w:rsidRPr="007C3599" w:rsidDel="00D339EF">
                              <w:rPr>
                                <w:rFonts w:ascii="Meiryo UI" w:hAnsi="Meiryo UI" w:hint="eastAsia"/>
                                <w:rPrChange w:id="5974" w:author="Moriyama, Shoya/森山 翔也" w:date="2025-04-02T21:09:00Z">
                                  <w:rPr>
                                    <w:rFonts w:hint="eastAsia"/>
                                  </w:rPr>
                                </w:rPrChange>
                              </w:rPr>
                              <w:delText>（</w:delText>
                            </w:r>
                            <w:r w:rsidRPr="007C3599" w:rsidDel="00D339EF">
                              <w:rPr>
                                <w:rFonts w:ascii="Meiryo UI" w:hAnsi="Meiryo UI"/>
                                <w:rPrChange w:id="5975" w:author="Moriyama, Shoya/森山 翔也" w:date="2025-04-02T21:09:00Z">
                                  <w:rPr/>
                                </w:rPrChange>
                              </w:rPr>
                              <w:delText>24MM</w:delText>
                            </w:r>
                            <w:r w:rsidRPr="007C3599" w:rsidDel="00D339EF">
                              <w:rPr>
                                <w:rFonts w:ascii="Meiryo UI" w:hAnsi="Meiryo UI" w:hint="eastAsia"/>
                                <w:rPrChange w:id="5976" w:author="Moriyama, Shoya/森山 翔也" w:date="2025-04-02T21:09:00Z">
                                  <w:rPr>
                                    <w:rFonts w:hint="eastAsia"/>
                                  </w:rPr>
                                </w:rPrChange>
                              </w:rPr>
                              <w:delText>：</w:delText>
                            </w:r>
                            <w:r w:rsidRPr="007C3599" w:rsidDel="00D339EF">
                              <w:rPr>
                                <w:rFonts w:ascii="Meiryo UI" w:hAnsi="Meiryo UI"/>
                                <w:rPrChange w:id="5977" w:author="Moriyama, Shoya/森山 翔也" w:date="2025-04-02T21:09:00Z">
                                  <w:rPr/>
                                </w:rPrChange>
                              </w:rPr>
                              <w:delText>1A</w:delText>
                            </w:r>
                            <w:r w:rsidRPr="007C3599" w:rsidDel="00D339EF">
                              <w:rPr>
                                <w:rFonts w:ascii="Meiryo UI" w:hAnsi="Meiryo UI" w:hint="eastAsia"/>
                                <w:rPrChange w:id="5978" w:author="Moriyama, Shoya/森山 翔也" w:date="2025-04-02T21:09:00Z">
                                  <w:rPr>
                                    <w:rFonts w:hint="eastAsia"/>
                                  </w:rPr>
                                </w:rPrChange>
                              </w:rPr>
                              <w:delText>、</w:delText>
                            </w:r>
                            <w:r w:rsidRPr="007C3599" w:rsidDel="00D339EF">
                              <w:rPr>
                                <w:rFonts w:ascii="Meiryo UI" w:hAnsi="Meiryo UI"/>
                                <w:rPrChange w:id="5979" w:author="Moriyama, Shoya/森山 翔也" w:date="2025-04-02T21:09:00Z">
                                  <w:rPr/>
                                </w:rPrChange>
                              </w:rPr>
                              <w:delText>24SU/CDC</w:delText>
                            </w:r>
                            <w:r w:rsidRPr="007C3599" w:rsidDel="00D339EF">
                              <w:rPr>
                                <w:rFonts w:ascii="Meiryo UI" w:hAnsi="Meiryo UI" w:hint="eastAsia"/>
                                <w:rPrChange w:id="5980" w:author="Moriyama, Shoya/森山 翔也" w:date="2025-04-02T21:09:00Z">
                                  <w:rPr>
                                    <w:rFonts w:hint="eastAsia"/>
                                  </w:rPr>
                                </w:rPrChange>
                              </w:rPr>
                              <w:delText>：</w:delText>
                            </w:r>
                            <w:r w:rsidRPr="007C3599" w:rsidDel="00D339EF">
                              <w:rPr>
                                <w:rFonts w:ascii="Meiryo UI" w:hAnsi="Meiryo UI"/>
                                <w:rPrChange w:id="5981" w:author="Moriyama, Shoya/森山 翔也" w:date="2025-04-02T21:09:00Z">
                                  <w:rPr/>
                                </w:rPrChange>
                              </w:rPr>
                              <w:delText>CV</w:delText>
                            </w:r>
                            <w:r w:rsidRPr="007C3599" w:rsidDel="00D339EF">
                              <w:rPr>
                                <w:rFonts w:ascii="Meiryo UI" w:hAnsi="Meiryo UI" w:hint="eastAsia"/>
                                <w:rPrChange w:id="5982" w:author="Moriyama, Shoya/森山 翔也" w:date="2025-04-02T21:09:00Z">
                                  <w:rPr>
                                    <w:rFonts w:hint="eastAsia"/>
                                  </w:rPr>
                                </w:rPrChange>
                              </w:rPr>
                              <w:delText>）</w:delText>
                            </w:r>
                          </w:del>
                        </w:ins>
                      </w:p>
                      <w:p w14:paraId="6BE207AF" w14:textId="77777777" w:rsidR="00495270" w:rsidRPr="007C3599" w:rsidRDefault="00495270" w:rsidP="00495270">
                        <w:pPr>
                          <w:rPr>
                            <w:rPrChange w:id="5983" w:author="Moriyama, Shoya/森山 翔也" w:date="2025-04-02T21:09:00Z">
                              <w:rPr>
                                <w:color w:val="000000"/>
                              </w:rPr>
                            </w:rPrChange>
                          </w:rPr>
                        </w:pPr>
                      </w:p>
                    </w:txbxContent>
                  </v:textbox>
                  <w10:wrap anchorx="margin"/>
                </v:shape>
              </w:pict>
            </mc:Fallback>
          </mc:AlternateContent>
        </w:r>
      </w:ins>
      <w:r w:rsidR="00AA4EA2" w:rsidRPr="007C3599">
        <w:rPr>
          <w:lang w:val="en"/>
        </w:rPr>
        <w:t xml:space="preserve">1 For details, </w:t>
      </w:r>
      <w:r w:rsidR="00990A98" w:rsidRPr="007C3599">
        <w:rPr>
          <w:lang w:val="en"/>
        </w:rPr>
        <w:t>refer</w:t>
      </w:r>
      <w:r w:rsidR="00AA4EA2" w:rsidRPr="007C3599">
        <w:rPr>
          <w:lang w:val="en"/>
        </w:rPr>
        <w:t xml:space="preserve"> to Appendix</w:t>
      </w:r>
      <w:r w:rsidR="00C54986" w:rsidRPr="007C3599">
        <w:rPr>
          <w:lang w:val="en"/>
        </w:rPr>
        <w:t>: Map Update Content Requirements Specifications</w:t>
      </w:r>
      <w:r w:rsidR="00AA4EA2" w:rsidRPr="007C3599">
        <w:rPr>
          <w:lang w:val="en"/>
        </w:rPr>
        <w:t xml:space="preserve"> </w:t>
      </w:r>
      <w:r w:rsidR="00C54986" w:rsidRPr="007C3599">
        <w:rPr>
          <w:lang w:val="en"/>
        </w:rPr>
        <w:t>_Overseas</w:t>
      </w:r>
      <w:r w:rsidR="0019196A" w:rsidRPr="007C3599">
        <w:rPr>
          <w:lang w:val="en"/>
        </w:rPr>
        <w:t xml:space="preserve"> (3.00)</w:t>
      </w:r>
    </w:p>
    <w:p w14:paraId="6B38445B" w14:textId="77777777" w:rsidR="00183876" w:rsidRPr="007C3599" w:rsidRDefault="00453E65" w:rsidP="00183876">
      <w:pPr>
        <w:numPr>
          <w:ilvl w:val="0"/>
          <w:numId w:val="1"/>
        </w:numPr>
        <w:ind w:left="958" w:hanging="357"/>
      </w:pPr>
      <w:r w:rsidRPr="007C3599">
        <w:rPr>
          <w:lang w:val="en"/>
        </w:rPr>
        <w:t>2</w:t>
      </w:r>
      <w:r w:rsidR="00183876" w:rsidRPr="007C3599">
        <w:rPr>
          <w:lang w:val="en"/>
        </w:rPr>
        <w:t xml:space="preserve"> For details, see Appendix: Base Map Evaluation Items and Appendix: Map Authoring Inspection Items (3.00)</w:t>
      </w:r>
    </w:p>
    <w:p w14:paraId="5A5F1240" w14:textId="77777777" w:rsidR="00990A98" w:rsidRPr="007C3599" w:rsidRDefault="00AA4EA2" w:rsidP="009B2AF5">
      <w:pPr>
        <w:numPr>
          <w:ilvl w:val="0"/>
          <w:numId w:val="1"/>
        </w:numPr>
        <w:ind w:left="958" w:hanging="357"/>
      </w:pPr>
      <w:r w:rsidRPr="007C3599">
        <w:rPr>
          <w:strike/>
          <w:lang w:val="en"/>
        </w:rPr>
        <w:t>23</w:t>
      </w:r>
      <w:r w:rsidR="00990A98" w:rsidRPr="007C3599">
        <w:rPr>
          <w:lang w:val="en"/>
        </w:rPr>
        <w:t xml:space="preserve"> Encryption methods shall be as defined in the standard</w:t>
      </w:r>
    </w:p>
    <w:p w14:paraId="0C4C170A" w14:textId="77777777" w:rsidR="00B12114" w:rsidRPr="007C3599" w:rsidRDefault="00B12114" w:rsidP="00B12114">
      <w:pPr>
        <w:ind w:left="960"/>
      </w:pPr>
      <w:r w:rsidRPr="007C3599">
        <w:rPr>
          <w:lang w:val="en"/>
        </w:rPr>
        <w:t>For security measures requirements, refer to the following specifications.</w:t>
      </w:r>
    </w:p>
    <w:p w14:paraId="5E1CA2CA" w14:textId="28E68DDD" w:rsidR="00B12114" w:rsidRPr="007C3599" w:rsidRDefault="00B12114" w:rsidP="00B12114">
      <w:pPr>
        <w:ind w:left="960"/>
      </w:pPr>
      <w:r w:rsidRPr="007C3599">
        <w:rPr>
          <w:lang w:val="en"/>
        </w:rPr>
        <w:t>"190_</w:t>
      </w:r>
      <w:r w:rsidRPr="007C3599">
        <w:rPr>
          <w:strike/>
          <w:lang w:val="en"/>
          <w:rPrChange w:id="5984" w:author="Moriyama, Shoya/森山 翔也" w:date="2025-04-02T21:08:00Z">
            <w:rPr>
              <w:lang w:val="en"/>
            </w:rPr>
          </w:rPrChange>
        </w:rPr>
        <w:t>21CY</w:t>
      </w:r>
      <w:ins w:id="5985" w:author="Kashima, Takuya/鹿島 卓也" w:date="2024-05-20T10:13:00Z">
        <w:r w:rsidR="001E4DA8" w:rsidRPr="007C3599">
          <w:rPr>
            <w:lang w:val="en"/>
            <w:rPrChange w:id="5986" w:author="Moriyama, Shoya/森山 翔也" w:date="2025-04-02T21:08:00Z">
              <w:rPr>
                <w:color w:val="000000" w:themeColor="text1"/>
                <w:lang w:val="en"/>
              </w:rPr>
            </w:rPrChange>
          </w:rPr>
          <w:t>24CY</w:t>
        </w:r>
      </w:ins>
      <w:r w:rsidRPr="007C3599">
        <w:rPr>
          <w:lang w:val="en"/>
        </w:rPr>
        <w:t>_ Information Security Requirements Specifications"</w:t>
      </w:r>
      <w:ins w:id="5987" w:author="Kashima, Takuya/鹿島 卓也" w:date="2024-05-20T10:13:00Z">
        <w:r w:rsidR="001E4DA8" w:rsidRPr="007C3599">
          <w:rPr>
            <w:lang w:val="en"/>
            <w:rPrChange w:id="5988" w:author="Moriyama, Shoya/森山 翔也" w:date="2025-04-02T21:08:00Z">
              <w:rPr>
                <w:color w:val="000000" w:themeColor="text1"/>
                <w:lang w:val="en"/>
              </w:rPr>
            </w:rPrChange>
          </w:rPr>
          <w:t xml:space="preserve"> </w:t>
        </w:r>
        <w:r w:rsidR="001E4DA8" w:rsidRPr="007C3599">
          <w:rPr>
            <w:rFonts w:hint="eastAsia"/>
            <w:lang w:val="en"/>
            <w:rPrChange w:id="5989" w:author="Moriyama, Shoya/森山 翔也" w:date="2025-04-02T21:08:00Z">
              <w:rPr>
                <w:rFonts w:hint="eastAsia"/>
                <w:color w:val="000000" w:themeColor="text1"/>
                <w:lang w:val="en"/>
              </w:rPr>
            </w:rPrChange>
          </w:rPr>
          <w:t>▲</w:t>
        </w:r>
        <w:r w:rsidR="001E4DA8" w:rsidRPr="007C3599">
          <w:rPr>
            <w:lang w:val="en"/>
            <w:rPrChange w:id="5990" w:author="Moriyama, Shoya/森山 翔也" w:date="2025-04-02T21:08:00Z">
              <w:rPr>
                <w:color w:val="000000" w:themeColor="text1"/>
                <w:lang w:val="en"/>
              </w:rPr>
            </w:rPrChange>
          </w:rPr>
          <w:t>Ver</w:t>
        </w:r>
      </w:ins>
      <w:ins w:id="5991" w:author="Kashima, Takuya/鹿島 卓也" w:date="2024-06-14T09:48:00Z">
        <w:r w:rsidR="00CC52DF" w:rsidRPr="007C3599">
          <w:rPr>
            <w:lang w:val="en"/>
            <w:rPrChange w:id="5992" w:author="Moriyama, Shoya/森山 翔也" w:date="2025-04-02T21:08:00Z">
              <w:rPr>
                <w:color w:val="FF0000"/>
                <w:lang w:val="en"/>
              </w:rPr>
            </w:rPrChange>
          </w:rPr>
          <w:t>6</w:t>
        </w:r>
      </w:ins>
      <w:ins w:id="5993" w:author="Kashima, Takuya/鹿島 卓也" w:date="2024-05-20T10:13:00Z">
        <w:r w:rsidR="001E4DA8" w:rsidRPr="007C3599">
          <w:rPr>
            <w:lang w:val="en"/>
            <w:rPrChange w:id="5994" w:author="Moriyama, Shoya/森山 翔也" w:date="2025-04-02T21:08:00Z">
              <w:rPr>
                <w:color w:val="000000" w:themeColor="text1"/>
                <w:lang w:val="en"/>
              </w:rPr>
            </w:rPrChange>
          </w:rPr>
          <w:t>.</w:t>
        </w:r>
      </w:ins>
      <w:ins w:id="5995" w:author="Kashima, Takuya/鹿島 卓也" w:date="2024-06-14T09:48:00Z">
        <w:r w:rsidR="00CC52DF" w:rsidRPr="007C3599">
          <w:rPr>
            <w:lang w:val="en"/>
            <w:rPrChange w:id="5996" w:author="Moriyama, Shoya/森山 翔也" w:date="2025-04-02T21:08:00Z">
              <w:rPr>
                <w:color w:val="FF0000"/>
                <w:lang w:val="en"/>
              </w:rPr>
            </w:rPrChange>
          </w:rPr>
          <w:t>20</w:t>
        </w:r>
      </w:ins>
      <w:ins w:id="5997" w:author="Kashima, Takuya/鹿島 卓也" w:date="2024-05-20T10:13:00Z">
        <w:r w:rsidR="001E4DA8" w:rsidRPr="007C3599">
          <w:rPr>
            <w:lang w:val="en"/>
            <w:rPrChange w:id="5998" w:author="Moriyama, Shoya/森山 翔也" w:date="2025-04-02T21:08:00Z">
              <w:rPr>
                <w:color w:val="000000" w:themeColor="text1"/>
                <w:lang w:val="en"/>
              </w:rPr>
            </w:rPrChange>
          </w:rPr>
          <w:t xml:space="preserve"> </w:t>
        </w:r>
        <w:r w:rsidR="001E4DA8" w:rsidRPr="007C3599">
          <w:rPr>
            <w:rFonts w:hint="eastAsia"/>
            <w:lang w:val="en"/>
            <w:rPrChange w:id="5999" w:author="Moriyama, Shoya/森山 翔也" w:date="2025-04-02T21:08:00Z">
              <w:rPr>
                <w:rFonts w:hint="eastAsia"/>
                <w:color w:val="000000" w:themeColor="text1"/>
                <w:lang w:val="en"/>
              </w:rPr>
            </w:rPrChange>
          </w:rPr>
          <w:t>▽</w:t>
        </w:r>
        <w:r w:rsidR="001E4DA8" w:rsidRPr="007C3599">
          <w:rPr>
            <w:lang w:val="en"/>
            <w:rPrChange w:id="6000" w:author="Moriyama, Shoya/森山 翔也" w:date="2025-04-02T21:08:00Z">
              <w:rPr>
                <w:color w:val="000000" w:themeColor="text1"/>
                <w:lang w:val="en"/>
              </w:rPr>
            </w:rPrChange>
          </w:rPr>
          <w:t>R</w:t>
        </w:r>
      </w:ins>
      <w:ins w:id="6001" w:author="Kashima, Takuya/鹿島 卓也" w:date="2024-06-14T09:48:00Z">
        <w:r w:rsidR="00CC52DF" w:rsidRPr="007C3599">
          <w:rPr>
            <w:lang w:val="en"/>
            <w:rPrChange w:id="6002" w:author="Moriyama, Shoya/森山 翔也" w:date="2025-04-02T21:08:00Z">
              <w:rPr>
                <w:color w:val="FF0000"/>
                <w:lang w:val="en"/>
              </w:rPr>
            </w:rPrChange>
          </w:rPr>
          <w:t xml:space="preserve"> </w:t>
        </w:r>
      </w:ins>
      <w:ins w:id="6003" w:author="Kashima, Takuya/鹿島 卓也" w:date="2024-06-14T09:47:00Z">
        <w:r w:rsidR="00CC52DF" w:rsidRPr="007C3599">
          <w:rPr>
            <w:lang w:val="en"/>
            <w:rPrChange w:id="6004" w:author="Moriyama, Shoya/森山 翔也" w:date="2025-04-02T21:08:00Z">
              <w:rPr>
                <w:color w:val="FF0000"/>
                <w:lang w:val="en"/>
              </w:rPr>
            </w:rPrChange>
          </w:rPr>
          <w:t>(</w:t>
        </w:r>
      </w:ins>
      <w:ins w:id="6005" w:author="Kashima, Takuya/鹿島 卓也" w:date="2024-06-17T19:14:00Z">
        <w:r w:rsidR="009A5411" w:rsidRPr="007C3599">
          <w:rPr>
            <w:szCs w:val="20"/>
            <w:rPrChange w:id="6006" w:author="Moriyama, Shoya/森山 翔也" w:date="2025-04-02T21:08:00Z">
              <w:rPr>
                <w:color w:val="FF0000"/>
                <w:szCs w:val="20"/>
              </w:rPr>
            </w:rPrChange>
          </w:rPr>
          <w:t>24MM(CV#2)/SU(</w:t>
        </w:r>
        <w:proofErr w:type="spellStart"/>
        <w:r w:rsidR="009A5411" w:rsidRPr="007C3599">
          <w:rPr>
            <w:szCs w:val="20"/>
            <w:rPrChange w:id="6007" w:author="Moriyama, Shoya/森山 翔也" w:date="2025-04-02T21:08:00Z">
              <w:rPr>
                <w:color w:val="FF0000"/>
                <w:szCs w:val="20"/>
              </w:rPr>
            </w:rPrChange>
          </w:rPr>
          <w:t>PreCV</w:t>
        </w:r>
        <w:proofErr w:type="spellEnd"/>
        <w:r w:rsidR="009A5411" w:rsidRPr="007C3599">
          <w:rPr>
            <w:szCs w:val="20"/>
            <w:rPrChange w:id="6008" w:author="Moriyama, Shoya/森山 翔也" w:date="2025-04-02T21:08:00Z">
              <w:rPr>
                <w:color w:val="FF0000"/>
                <w:szCs w:val="20"/>
              </w:rPr>
            </w:rPrChange>
          </w:rPr>
          <w:t>)/</w:t>
        </w:r>
      </w:ins>
      <w:ins w:id="6009" w:author="Kashima, Takuya/鹿島 卓也" w:date="2024-06-14T09:48:00Z">
        <w:r w:rsidR="00CC52DF" w:rsidRPr="007C3599">
          <w:rPr>
            <w:szCs w:val="20"/>
            <w:rPrChange w:id="6010" w:author="Moriyama, Shoya/森山 翔也" w:date="2025-04-02T21:08:00Z">
              <w:rPr>
                <w:sz w:val="18"/>
              </w:rPr>
            </w:rPrChange>
          </w:rPr>
          <w:t>CDC(</w:t>
        </w:r>
        <w:proofErr w:type="spellStart"/>
        <w:r w:rsidR="00CC52DF" w:rsidRPr="007C3599">
          <w:rPr>
            <w:szCs w:val="20"/>
            <w:rPrChange w:id="6011" w:author="Moriyama, Shoya/森山 翔也" w:date="2025-04-02T21:08:00Z">
              <w:rPr>
                <w:sz w:val="18"/>
              </w:rPr>
            </w:rPrChange>
          </w:rPr>
          <w:t>PreCV</w:t>
        </w:r>
        <w:proofErr w:type="spellEnd"/>
        <w:r w:rsidR="00CC52DF" w:rsidRPr="007C3599">
          <w:rPr>
            <w:szCs w:val="20"/>
            <w:rPrChange w:id="6012" w:author="Moriyama, Shoya/森山 翔也" w:date="2025-04-02T21:08:00Z">
              <w:rPr>
                <w:sz w:val="18"/>
              </w:rPr>
            </w:rPrChange>
          </w:rPr>
          <w:t>))</w:t>
        </w:r>
      </w:ins>
      <w:ins w:id="6013" w:author="Kashima, Takuya/鹿島 卓也" w:date="2024-06-17T19:14:00Z">
        <w:r w:rsidR="009A5411" w:rsidRPr="007C3599">
          <w:rPr>
            <w:szCs w:val="20"/>
            <w:rPrChange w:id="6014" w:author="Moriyama, Shoya/森山 翔也" w:date="2025-04-02T21:08:00Z">
              <w:rPr>
                <w:color w:val="000000" w:themeColor="text1"/>
                <w:szCs w:val="20"/>
              </w:rPr>
            </w:rPrChange>
          </w:rPr>
          <w:t xml:space="preserve"> </w:t>
        </w:r>
        <w:r w:rsidR="009A5411" w:rsidRPr="007C3599">
          <w:rPr>
            <w:rFonts w:hint="eastAsia"/>
            <w:szCs w:val="20"/>
            <w:rPrChange w:id="6015" w:author="Moriyama, Shoya/森山 翔也" w:date="2025-04-02T21:08:00Z">
              <w:rPr>
                <w:rFonts w:hint="eastAsia"/>
                <w:color w:val="000000" w:themeColor="text1"/>
                <w:szCs w:val="20"/>
              </w:rPr>
            </w:rPrChange>
          </w:rPr>
          <w:t>▲</w:t>
        </w:r>
        <w:r w:rsidR="009A5411" w:rsidRPr="007C3599">
          <w:rPr>
            <w:szCs w:val="20"/>
            <w:rPrChange w:id="6016" w:author="Moriyama, Shoya/森山 翔也" w:date="2025-04-02T21:08:00Z">
              <w:rPr>
                <w:color w:val="000000" w:themeColor="text1"/>
                <w:szCs w:val="20"/>
              </w:rPr>
            </w:rPrChange>
          </w:rPr>
          <w:t>Ver6.30</w:t>
        </w:r>
      </w:ins>
    </w:p>
    <w:p w14:paraId="45F8F6AE" w14:textId="77777777" w:rsidR="0019196A" w:rsidRPr="007C3599" w:rsidRDefault="00AA4EA2" w:rsidP="006B3392">
      <w:pPr>
        <w:numPr>
          <w:ilvl w:val="0"/>
          <w:numId w:val="1"/>
        </w:numPr>
        <w:ind w:left="958" w:hanging="357"/>
        <w:rPr>
          <w:strike/>
        </w:rPr>
      </w:pPr>
      <w:r w:rsidRPr="007C3599">
        <w:rPr>
          <w:strike/>
          <w:lang w:val="en"/>
        </w:rPr>
        <w:t>3</w:t>
      </w:r>
      <w:r w:rsidR="000932FC" w:rsidRPr="007C3599">
        <w:rPr>
          <w:strike/>
          <w:lang w:val="en"/>
        </w:rPr>
        <w:t xml:space="preserve"> For details</w:t>
      </w:r>
      <w:r w:rsidRPr="007C3599">
        <w:rPr>
          <w:lang w:val="en"/>
        </w:rPr>
        <w:t>, please refer to "</w:t>
      </w:r>
      <w:r w:rsidR="00C54986" w:rsidRPr="007C3599">
        <w:rPr>
          <w:strike/>
          <w:lang w:val="en"/>
        </w:rPr>
        <w:t>Appendix:</w:t>
      </w:r>
      <w:r w:rsidRPr="007C3599">
        <w:rPr>
          <w:lang w:val="en"/>
        </w:rPr>
        <w:t xml:space="preserve"> </w:t>
      </w:r>
      <w:r w:rsidR="000932FC" w:rsidRPr="007C3599">
        <w:rPr>
          <w:strike/>
          <w:lang w:val="en"/>
        </w:rPr>
        <w:t>Base Map Evaluation Items" and "</w:t>
      </w:r>
      <w:r w:rsidR="00C54986" w:rsidRPr="007C3599">
        <w:rPr>
          <w:strike/>
          <w:lang w:val="en"/>
        </w:rPr>
        <w:t>Appendix:</w:t>
      </w:r>
      <w:r w:rsidRPr="007C3599">
        <w:rPr>
          <w:lang w:val="en"/>
        </w:rPr>
        <w:t xml:space="preserve"> </w:t>
      </w:r>
      <w:r w:rsidR="000932FC" w:rsidRPr="007C3599">
        <w:rPr>
          <w:strike/>
          <w:lang w:val="en"/>
        </w:rPr>
        <w:t>Map Authoring Inspection Items"</w:t>
      </w:r>
    </w:p>
    <w:p w14:paraId="7B1C5A1B" w14:textId="700E8E84" w:rsidR="00B432D2" w:rsidRPr="007C3599" w:rsidRDefault="00B432D2" w:rsidP="00B432D2">
      <w:r w:rsidRPr="007C3599">
        <w:br w:type="page"/>
      </w:r>
    </w:p>
    <w:p w14:paraId="797E534A" w14:textId="3C739A2E" w:rsidR="00F543DF" w:rsidRPr="007C3599" w:rsidRDefault="00495270" w:rsidP="00B432D2">
      <w:ins w:id="6017" w:author="Moriyama, Shoya/森山 翔也" w:date="2025-02-10T16:32:00Z">
        <w:r w:rsidRPr="007C3599">
          <w:rPr>
            <w:rFonts w:ascii="ＭＳ Ｐゴシック" w:eastAsia="ＭＳ Ｐゴシック" w:hAnsi="ＭＳ Ｐゴシック" w:cs="ＭＳ Ｐゴシック"/>
            <w:noProof/>
            <w:kern w:val="0"/>
            <w:sz w:val="24"/>
          </w:rPr>
          <w:lastRenderedPageBreak/>
          <mc:AlternateContent>
            <mc:Choice Requires="wps">
              <w:drawing>
                <wp:anchor distT="0" distB="0" distL="114300" distR="114300" simplePos="0" relativeHeight="251658314" behindDoc="0" locked="0" layoutInCell="1" allowOverlap="1" wp14:anchorId="39EEA071" wp14:editId="02B6F7E5">
                  <wp:simplePos x="0" y="0"/>
                  <wp:positionH relativeFrom="margin">
                    <wp:align>left</wp:align>
                  </wp:positionH>
                  <wp:positionV relativeFrom="paragraph">
                    <wp:posOffset>4445</wp:posOffset>
                  </wp:positionV>
                  <wp:extent cx="6369050" cy="3409950"/>
                  <wp:effectExtent l="0" t="0" r="12700" b="19050"/>
                  <wp:wrapNone/>
                  <wp:docPr id="1457" name="テキスト ボックス 1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0" cy="3409950"/>
                          </a:xfrm>
                          <a:prstGeom prst="rect">
                            <a:avLst/>
                          </a:prstGeom>
                          <a:solidFill>
                            <a:srgbClr val="7F7F7F">
                              <a:alpha val="50196"/>
                            </a:srgbClr>
                          </a:solidFill>
                          <a:ln w="6350">
                            <a:solidFill>
                              <a:prstClr val="black"/>
                            </a:solidFill>
                          </a:ln>
                        </wps:spPr>
                        <wps:txbx>
                          <w:txbxContent>
                            <w:p w14:paraId="08F408C9" w14:textId="77777777" w:rsidR="00D339EF" w:rsidRPr="007C3599" w:rsidRDefault="00D339EF" w:rsidP="00D339EF">
                              <w:pPr>
                                <w:rPr>
                                  <w:ins w:id="6018" w:author="Moriyama, Shoya/森山 翔也" w:date="2025-03-10T11:08:00Z"/>
                                  <w:rPrChange w:id="6019" w:author="Moriyama, Shoya/森山 翔也" w:date="2025-04-02T21:09:00Z">
                                    <w:rPr>
                                      <w:ins w:id="6020" w:author="Moriyama, Shoya/森山 翔也" w:date="2025-03-10T11:08:00Z"/>
                                      <w:color w:val="FF0000"/>
                                    </w:rPr>
                                  </w:rPrChange>
                                </w:rPr>
                              </w:pPr>
                              <w:ins w:id="6021" w:author="Moriyama, Shoya/森山 翔也" w:date="2025-03-10T11:08:00Z">
                                <w:r w:rsidRPr="007C3599">
                                  <w:rPr>
                                    <w:rFonts w:hint="eastAsia"/>
                                    <w:rPrChange w:id="6022" w:author="Moriyama, Shoya/森山 翔也" w:date="2025-04-02T21:09:00Z">
                                      <w:rPr>
                                        <w:rFonts w:hint="eastAsia"/>
                                        <w:color w:val="FF0000"/>
                                      </w:rPr>
                                    </w:rPrChange>
                                  </w:rPr>
                                  <w:t>各種サービス要求仕様書から</w:t>
                                </w:r>
                                <w:r w:rsidRPr="007C3599">
                                  <w:rPr>
                                    <w:rPrChange w:id="6023" w:author="Moriyama, Shoya/森山 翔也" w:date="2025-04-02T21:09:00Z">
                                      <w:rPr>
                                        <w:color w:val="FF0000"/>
                                      </w:rPr>
                                    </w:rPrChange>
                                  </w:rPr>
                                  <w:t>006_性能要求_Performance_Requirement</w:t>
                                </w:r>
                                <w:r w:rsidRPr="007C3599">
                                  <w:rPr>
                                    <w:rFonts w:hint="eastAsia"/>
                                    <w:rPrChange w:id="6024" w:author="Moriyama, Shoya/森山 翔也" w:date="2025-04-02T21:09:00Z">
                                      <w:rPr>
                                        <w:rFonts w:hint="eastAsia"/>
                                        <w:color w:val="FF0000"/>
                                      </w:rPr>
                                    </w:rPrChange>
                                  </w:rPr>
                                  <w:t>に</w:t>
                                </w:r>
                                <w:r w:rsidRPr="007C3599">
                                  <w:rPr>
                                    <w:rPrChange w:id="6025" w:author="Moriyama, Shoya/森山 翔也" w:date="2025-04-02T21:09:00Z">
                                      <w:rPr>
                                        <w:color w:val="FF0000"/>
                                      </w:rPr>
                                    </w:rPrChange>
                                  </w:rPr>
                                  <w:t>QOSを統合</w:t>
                                </w:r>
                              </w:ins>
                            </w:p>
                            <w:p w14:paraId="1501AB5D" w14:textId="77777777" w:rsidR="00D339EF" w:rsidRPr="007C3599" w:rsidRDefault="00D339EF" w:rsidP="00D339EF">
                              <w:pPr>
                                <w:rPr>
                                  <w:ins w:id="6026" w:author="Moriyama, Shoya/森山 翔也" w:date="2025-03-10T11:08:00Z"/>
                                  <w:rPrChange w:id="6027" w:author="Moriyama, Shoya/森山 翔也" w:date="2025-04-02T21:09:00Z">
                                    <w:rPr>
                                      <w:ins w:id="6028" w:author="Moriyama, Shoya/森山 翔也" w:date="2025-03-10T11:08:00Z"/>
                                      <w:color w:val="FF0000"/>
                                    </w:rPr>
                                  </w:rPrChange>
                                </w:rPr>
                              </w:pPr>
                              <w:ins w:id="6029" w:author="Moriyama, Shoya/森山 翔也" w:date="2025-03-10T11:08:00Z">
                                <w:r w:rsidRPr="007C3599">
                                  <w:rPr>
                                    <w:rPrChange w:id="6030" w:author="Moriyama, Shoya/森山 翔也" w:date="2025-04-02T21:09:00Z">
                                      <w:rPr>
                                        <w:color w:val="FF0000"/>
                                      </w:rPr>
                                    </w:rPrChange>
                                  </w:rPr>
                                  <w:t>Integrate QOS from various service requirement specifications into "006_性能要求_Performance_Requirement"</w:t>
                                </w:r>
                              </w:ins>
                            </w:p>
                            <w:p w14:paraId="7C17C5EE" w14:textId="77777777" w:rsidR="00D339EF" w:rsidRPr="007C3599" w:rsidRDefault="00D339EF" w:rsidP="00D339EF">
                              <w:pPr>
                                <w:rPr>
                                  <w:ins w:id="6031" w:author="Moriyama, Shoya/森山 翔也" w:date="2025-03-10T11:08:00Z"/>
                                  <w:rPrChange w:id="6032" w:author="Moriyama, Shoya/森山 翔也" w:date="2025-04-02T21:09:00Z">
                                    <w:rPr>
                                      <w:ins w:id="6033" w:author="Moriyama, Shoya/森山 翔也" w:date="2025-03-10T11:08:00Z"/>
                                      <w:color w:val="000000"/>
                                    </w:rPr>
                                  </w:rPrChange>
                                </w:rPr>
                              </w:pPr>
                              <w:ins w:id="6034" w:author="Moriyama, Shoya/森山 翔也" w:date="2025-03-10T11:08:00Z">
                                <w:r w:rsidRPr="007C3599">
                                  <w:rPr>
                                    <w:rFonts w:hint="eastAsia"/>
                                    <w:rPrChange w:id="6035" w:author="Moriyama, Shoya/森山 翔也" w:date="2025-04-02T21:09:00Z">
                                      <w:rPr>
                                        <w:rFonts w:hint="eastAsia"/>
                                        <w:color w:val="FF0000"/>
                                      </w:rPr>
                                    </w:rPrChange>
                                  </w:rPr>
                                  <w:t>▲</w:t>
                                </w:r>
                                <w:r w:rsidRPr="007C3599">
                                  <w:rPr>
                                    <w:rPrChange w:id="6036" w:author="Moriyama, Shoya/森山 翔也" w:date="2025-04-02T21:09:00Z">
                                      <w:rPr>
                                        <w:color w:val="FF0000"/>
                                      </w:rPr>
                                    </w:rPrChange>
                                  </w:rPr>
                                  <w:t>7.20（24SU/CDC：CV）</w:t>
                                </w:r>
                              </w:ins>
                            </w:p>
                            <w:p w14:paraId="1106B4F8" w14:textId="00139811" w:rsidR="00495270" w:rsidRPr="007C3599" w:rsidDel="00D339EF" w:rsidRDefault="00495270" w:rsidP="00495270">
                              <w:pPr>
                                <w:rPr>
                                  <w:ins w:id="6037" w:author="Shimizu, Yuya/清水 裕也" w:date="2025-02-08T19:29:00Z"/>
                                  <w:del w:id="6038" w:author="Moriyama, Shoya/森山 翔也" w:date="2025-03-10T11:08:00Z"/>
                                  <w:rPrChange w:id="6039" w:author="Moriyama, Shoya/森山 翔也" w:date="2025-04-02T21:09:00Z">
                                    <w:rPr>
                                      <w:ins w:id="6040" w:author="Shimizu, Yuya/清水 裕也" w:date="2025-02-08T19:29:00Z"/>
                                      <w:del w:id="6041" w:author="Moriyama, Shoya/森山 翔也" w:date="2025-03-10T11:08:00Z"/>
                                      <w:color w:val="FF0000"/>
                                    </w:rPr>
                                  </w:rPrChange>
                                </w:rPr>
                              </w:pPr>
                              <w:ins w:id="6042" w:author="Shimizu, Yuya/清水 裕也" w:date="2025-02-08T19:29:00Z">
                                <w:del w:id="6043" w:author="Moriyama, Shoya/森山 翔也" w:date="2025-03-10T11:08:00Z">
                                  <w:r w:rsidRPr="007C3599" w:rsidDel="00D339EF">
                                    <w:rPr>
                                      <w:rFonts w:hint="eastAsia"/>
                                      <w:rPrChange w:id="6044" w:author="Moriyama, Shoya/森山 翔也" w:date="2025-04-02T21:09:00Z">
                                        <w:rPr>
                                          <w:rFonts w:hint="eastAsia"/>
                                          <w:color w:val="FF0000"/>
                                        </w:rPr>
                                      </w:rPrChange>
                                    </w:rPr>
                                    <w:delText>各種サービス要求仕様書から</w:delText>
                                  </w:r>
                                  <w:r w:rsidRPr="007C3599" w:rsidDel="00D339EF">
                                    <w:rPr>
                                      <w:rPrChange w:id="6045" w:author="Moriyama, Shoya/森山 翔也" w:date="2025-04-02T21:09:00Z">
                                        <w:rPr>
                                          <w:color w:val="FF0000"/>
                                        </w:rPr>
                                      </w:rPrChange>
                                    </w:rPr>
                                    <w:delText>006_性能要求_Performance_Requirementに</w:delText>
                                  </w:r>
                                </w:del>
                              </w:ins>
                            </w:p>
                            <w:p w14:paraId="49594A90" w14:textId="0F7D0519" w:rsidR="00495270" w:rsidRPr="007C3599" w:rsidDel="00D339EF" w:rsidRDefault="00495270" w:rsidP="00495270">
                              <w:pPr>
                                <w:rPr>
                                  <w:ins w:id="6046" w:author="Shimizu, Yuya/清水 裕也" w:date="2025-02-08T19:29:00Z"/>
                                  <w:del w:id="6047" w:author="Moriyama, Shoya/森山 翔也" w:date="2025-03-10T11:08:00Z"/>
                                  <w:rPrChange w:id="6048" w:author="Moriyama, Shoya/森山 翔也" w:date="2025-04-02T21:09:00Z">
                                    <w:rPr>
                                      <w:ins w:id="6049" w:author="Shimizu, Yuya/清水 裕也" w:date="2025-02-08T19:29:00Z"/>
                                      <w:del w:id="6050" w:author="Moriyama, Shoya/森山 翔也" w:date="2025-03-10T11:08:00Z"/>
                                      <w:color w:val="FF0000"/>
                                    </w:rPr>
                                  </w:rPrChange>
                                </w:rPr>
                              </w:pPr>
                              <w:ins w:id="6051" w:author="Shimizu, Yuya/清水 裕也" w:date="2025-02-08T19:29:00Z">
                                <w:del w:id="6052" w:author="Moriyama, Shoya/森山 翔也" w:date="2025-03-10T11:08:00Z">
                                  <w:r w:rsidRPr="007C3599" w:rsidDel="00D339EF">
                                    <w:rPr>
                                      <w:rPrChange w:id="6053" w:author="Moriyama, Shoya/森山 翔也" w:date="2025-04-02T21:09:00Z">
                                        <w:rPr>
                                          <w:color w:val="FF0000"/>
                                        </w:rPr>
                                      </w:rPrChange>
                                    </w:rPr>
                                    <w:delText>QOSを統合</w:delText>
                                  </w:r>
                                </w:del>
                              </w:ins>
                            </w:p>
                            <w:p w14:paraId="018E4032" w14:textId="11243FBD" w:rsidR="00495270" w:rsidRPr="007C3599" w:rsidDel="00D339EF" w:rsidRDefault="00495270" w:rsidP="00495270">
                              <w:pPr>
                                <w:rPr>
                                  <w:ins w:id="6054" w:author="Shimizu, Yuya/清水 裕也" w:date="2025-02-08T19:29:00Z"/>
                                  <w:del w:id="6055" w:author="Moriyama, Shoya/森山 翔也" w:date="2025-03-10T11:08:00Z"/>
                                  <w:rPrChange w:id="6056" w:author="Moriyama, Shoya/森山 翔也" w:date="2025-04-02T21:09:00Z">
                                    <w:rPr>
                                      <w:ins w:id="6057" w:author="Shimizu, Yuya/清水 裕也" w:date="2025-02-08T19:29:00Z"/>
                                      <w:del w:id="6058" w:author="Moriyama, Shoya/森山 翔也" w:date="2025-03-10T11:08:00Z"/>
                                      <w:color w:val="FF0000"/>
                                    </w:rPr>
                                  </w:rPrChange>
                                </w:rPr>
                              </w:pPr>
                              <w:ins w:id="6059" w:author="Shimizu, Yuya/清水 裕也" w:date="2025-02-08T19:29:00Z">
                                <w:del w:id="6060" w:author="Moriyama, Shoya/森山 翔也" w:date="2025-03-10T11:08:00Z">
                                  <w:r w:rsidRPr="007C3599" w:rsidDel="00D339EF">
                                    <w:rPr>
                                      <w:rPrChange w:id="6061" w:author="Moriyama, Shoya/森山 翔也" w:date="2025-04-02T21:09:00Z">
                                        <w:rPr>
                                          <w:color w:val="FF0000"/>
                                        </w:rPr>
                                      </w:rPrChange>
                                    </w:rPr>
                                    <w:delText>Integrate QOS from various service requirement specifications into "006_性能要求_Performance_Requirement"</w:delText>
                                  </w:r>
                                </w:del>
                              </w:ins>
                            </w:p>
                            <w:p w14:paraId="49417563" w14:textId="4C96AC30" w:rsidR="00495270" w:rsidRPr="007C3599" w:rsidDel="00D339EF" w:rsidRDefault="00495270" w:rsidP="00495270">
                              <w:pPr>
                                <w:pStyle w:val="Web"/>
                                <w:ind w:left="800"/>
                                <w:rPr>
                                  <w:ins w:id="6062" w:author="Sasaki, Kenji/佐々木 研二" w:date="2025-02-07T15:38:00Z"/>
                                  <w:del w:id="6063" w:author="Moriyama, Shoya/森山 翔也" w:date="2025-03-10T11:08:00Z"/>
                                  <w:rFonts w:ascii="Meiryo UI" w:hAnsi="Meiryo UI"/>
                                  <w:rPrChange w:id="6064" w:author="Moriyama, Shoya/森山 翔也" w:date="2025-04-02T21:09:00Z">
                                    <w:rPr>
                                      <w:ins w:id="6065" w:author="Sasaki, Kenji/佐々木 研二" w:date="2025-02-07T15:38:00Z"/>
                                      <w:del w:id="6066" w:author="Moriyama, Shoya/森山 翔也" w:date="2025-03-10T11:08:00Z"/>
                                      <w:rFonts w:ascii="Meiryo UI" w:hAnsi="Meiryo UI"/>
                                      <w:color w:val="FF0000"/>
                                    </w:rPr>
                                  </w:rPrChange>
                                </w:rPr>
                              </w:pPr>
                              <w:ins w:id="6067" w:author="Shimizu, Yuya/清水 裕也" w:date="2025-02-08T19:29:00Z">
                                <w:del w:id="6068" w:author="Moriyama, Shoya/森山 翔也" w:date="2025-03-10T11:08:00Z">
                                  <w:r w:rsidRPr="007C3599" w:rsidDel="00D339EF">
                                    <w:rPr>
                                      <w:rFonts w:hint="eastAsia"/>
                                      <w:rPrChange w:id="6069" w:author="Moriyama, Shoya/森山 翔也" w:date="2025-04-02T21:09:00Z">
                                        <w:rPr>
                                          <w:rFonts w:hint="eastAsia"/>
                                          <w:color w:val="FF0000"/>
                                        </w:rPr>
                                      </w:rPrChange>
                                    </w:rPr>
                                    <w:delText>▲</w:delText>
                                  </w:r>
                                  <w:r w:rsidRPr="007C3599" w:rsidDel="00D339EF">
                                    <w:rPr>
                                      <w:rPrChange w:id="6070" w:author="Moriyama, Shoya/森山 翔也" w:date="2025-04-02T21:09:00Z">
                                        <w:rPr>
                                          <w:color w:val="FF0000"/>
                                        </w:rPr>
                                      </w:rPrChange>
                                    </w:rPr>
                                    <w:delText>7.11</w:delText>
                                  </w:r>
                                  <w:r w:rsidRPr="007C3599" w:rsidDel="00D339EF">
                                    <w:rPr>
                                      <w:rFonts w:hint="eastAsia"/>
                                      <w:rPrChange w:id="6071" w:author="Moriyama, Shoya/森山 翔也" w:date="2025-04-02T21:09:00Z">
                                        <w:rPr>
                                          <w:rFonts w:hint="eastAsia"/>
                                          <w:color w:val="FF0000"/>
                                        </w:rPr>
                                      </w:rPrChange>
                                    </w:rPr>
                                    <w:delText>（</w:delText>
                                  </w:r>
                                  <w:r w:rsidRPr="007C3599" w:rsidDel="00D339EF">
                                    <w:rPr>
                                      <w:rPrChange w:id="6072" w:author="Moriyama, Shoya/森山 翔也" w:date="2025-04-02T21:09:00Z">
                                        <w:rPr>
                                          <w:color w:val="FF0000"/>
                                        </w:rPr>
                                      </w:rPrChange>
                                    </w:rPr>
                                    <w:delText>24MM</w:delText>
                                  </w:r>
                                  <w:r w:rsidRPr="007C3599" w:rsidDel="00D339EF">
                                    <w:rPr>
                                      <w:rFonts w:hint="eastAsia"/>
                                      <w:rPrChange w:id="6073" w:author="Moriyama, Shoya/森山 翔也" w:date="2025-04-02T21:09:00Z">
                                        <w:rPr>
                                          <w:rFonts w:hint="eastAsia"/>
                                          <w:color w:val="FF0000"/>
                                        </w:rPr>
                                      </w:rPrChange>
                                    </w:rPr>
                                    <w:delText>：</w:delText>
                                  </w:r>
                                  <w:r w:rsidRPr="007C3599" w:rsidDel="00D339EF">
                                    <w:rPr>
                                      <w:rPrChange w:id="6074" w:author="Moriyama, Shoya/森山 翔也" w:date="2025-04-02T21:09:00Z">
                                        <w:rPr>
                                          <w:color w:val="FF0000"/>
                                        </w:rPr>
                                      </w:rPrChange>
                                    </w:rPr>
                                    <w:delText>1A</w:delText>
                                  </w:r>
                                  <w:r w:rsidRPr="007C3599" w:rsidDel="00D339EF">
                                    <w:rPr>
                                      <w:rFonts w:hint="eastAsia"/>
                                      <w:rPrChange w:id="6075" w:author="Moriyama, Shoya/森山 翔也" w:date="2025-04-02T21:09:00Z">
                                        <w:rPr>
                                          <w:rFonts w:hint="eastAsia"/>
                                          <w:color w:val="FF0000"/>
                                        </w:rPr>
                                      </w:rPrChange>
                                    </w:rPr>
                                    <w:delText>、</w:delText>
                                  </w:r>
                                  <w:r w:rsidRPr="007C3599" w:rsidDel="00D339EF">
                                    <w:rPr>
                                      <w:rPrChange w:id="6076" w:author="Moriyama, Shoya/森山 翔也" w:date="2025-04-02T21:09:00Z">
                                        <w:rPr>
                                          <w:color w:val="FF0000"/>
                                        </w:rPr>
                                      </w:rPrChange>
                                    </w:rPr>
                                    <w:delText>24SU/CDC</w:delText>
                                  </w:r>
                                  <w:r w:rsidRPr="007C3599" w:rsidDel="00D339EF">
                                    <w:rPr>
                                      <w:rFonts w:hint="eastAsia"/>
                                      <w:rPrChange w:id="6077" w:author="Moriyama, Shoya/森山 翔也" w:date="2025-04-02T21:09:00Z">
                                        <w:rPr>
                                          <w:rFonts w:hint="eastAsia"/>
                                          <w:color w:val="FF0000"/>
                                        </w:rPr>
                                      </w:rPrChange>
                                    </w:rPr>
                                    <w:delText>：</w:delText>
                                  </w:r>
                                  <w:r w:rsidRPr="007C3599" w:rsidDel="00D339EF">
                                    <w:rPr>
                                      <w:rPrChange w:id="6078" w:author="Moriyama, Shoya/森山 翔也" w:date="2025-04-02T21:09:00Z">
                                        <w:rPr>
                                          <w:color w:val="FF0000"/>
                                        </w:rPr>
                                      </w:rPrChange>
                                    </w:rPr>
                                    <w:delText>CV</w:delText>
                                  </w:r>
                                  <w:r w:rsidRPr="007C3599" w:rsidDel="00D339EF">
                                    <w:rPr>
                                      <w:rFonts w:hint="eastAsia"/>
                                      <w:rPrChange w:id="6079" w:author="Moriyama, Shoya/森山 翔也" w:date="2025-04-02T21:09:00Z">
                                        <w:rPr>
                                          <w:rFonts w:hint="eastAsia"/>
                                          <w:color w:val="FF0000"/>
                                        </w:rPr>
                                      </w:rPrChange>
                                    </w:rPr>
                                    <w:delText>）</w:delText>
                                  </w:r>
                                </w:del>
                              </w:ins>
                              <w:ins w:id="6080" w:author="Sasaki, Kenji/佐々木 研二" w:date="2025-02-07T15:38:00Z">
                                <w:del w:id="6081" w:author="Moriyama, Shoya/森山 翔也" w:date="2025-03-10T11:08:00Z">
                                  <w:r w:rsidRPr="007C3599" w:rsidDel="00D339EF">
                                    <w:rPr>
                                      <w:rFonts w:ascii="Meiryo UI" w:hAnsi="Meiryo UI" w:hint="eastAsia"/>
                                      <w:rPrChange w:id="6082" w:author="Moriyama, Shoya/森山 翔也" w:date="2025-04-02T21:09:00Z">
                                        <w:rPr>
                                          <w:rFonts w:hint="eastAsia"/>
                                        </w:rPr>
                                      </w:rPrChange>
                                    </w:rPr>
                                    <w:delText>各種サービス要求仕様書から</w:delText>
                                  </w:r>
                                  <w:r w:rsidRPr="007C3599" w:rsidDel="00D339EF">
                                    <w:rPr>
                                      <w:rFonts w:ascii="Meiryo UI" w:hAnsi="Meiryo UI"/>
                                      <w:rPrChange w:id="6083" w:author="Moriyama, Shoya/森山 翔也" w:date="2025-04-02T21:09:00Z">
                                        <w:rPr/>
                                      </w:rPrChange>
                                    </w:rPr>
                                    <w:delText>006_</w:delText>
                                  </w:r>
                                  <w:r w:rsidRPr="007C3599" w:rsidDel="00D339EF">
                                    <w:rPr>
                                      <w:rFonts w:ascii="Meiryo UI" w:hAnsi="Meiryo UI" w:hint="eastAsia"/>
                                      <w:rPrChange w:id="6084" w:author="Moriyama, Shoya/森山 翔也" w:date="2025-04-02T21:09:00Z">
                                        <w:rPr>
                                          <w:rFonts w:hint="eastAsia"/>
                                        </w:rPr>
                                      </w:rPrChange>
                                    </w:rPr>
                                    <w:delText>性能要求</w:delText>
                                  </w:r>
                                  <w:r w:rsidRPr="007C3599" w:rsidDel="00D339EF">
                                    <w:rPr>
                                      <w:rFonts w:ascii="Meiryo UI" w:hAnsi="Meiryo UI"/>
                                      <w:rPrChange w:id="6085" w:author="Moriyama, Shoya/森山 翔也" w:date="2025-04-02T21:09:00Z">
                                        <w:rPr/>
                                      </w:rPrChange>
                                    </w:rPr>
                                    <w:delText>_Performance_Requirement</w:delText>
                                  </w:r>
                                  <w:r w:rsidRPr="007C3599" w:rsidDel="00D339EF">
                                    <w:rPr>
                                      <w:rFonts w:ascii="Meiryo UI" w:hAnsi="Meiryo UI" w:hint="eastAsia"/>
                                      <w:rPrChange w:id="6086" w:author="Moriyama, Shoya/森山 翔也" w:date="2025-04-02T21:09:00Z">
                                        <w:rPr>
                                          <w:rFonts w:hint="eastAsia"/>
                                        </w:rPr>
                                      </w:rPrChange>
                                    </w:rPr>
                                    <w:delText>に</w:delText>
                                  </w:r>
                                  <w:r w:rsidRPr="007C3599" w:rsidDel="00D339EF">
                                    <w:rPr>
                                      <w:rFonts w:ascii="Meiryo UI" w:hAnsi="Meiryo UI"/>
                                      <w:rPrChange w:id="6087" w:author="Moriyama, Shoya/森山 翔也" w:date="2025-04-02T21:09:00Z">
                                        <w:rPr/>
                                      </w:rPrChange>
                                    </w:rPr>
                                    <w:delText>QOS</w:delText>
                                  </w:r>
                                  <w:r w:rsidRPr="007C3599" w:rsidDel="00D339EF">
                                    <w:rPr>
                                      <w:rFonts w:ascii="Meiryo UI" w:hAnsi="Meiryo UI" w:hint="eastAsia"/>
                                      <w:rPrChange w:id="6088" w:author="Moriyama, Shoya/森山 翔也" w:date="2025-04-02T21:09:00Z">
                                        <w:rPr>
                                          <w:rFonts w:hint="eastAsia"/>
                                        </w:rPr>
                                      </w:rPrChange>
                                    </w:rPr>
                                    <w:delText>を統合</w:delText>
                                  </w:r>
                                </w:del>
                              </w:ins>
                            </w:p>
                            <w:p w14:paraId="6F412BC8" w14:textId="533417D4" w:rsidR="00495270" w:rsidRPr="007C3599" w:rsidDel="00D339EF" w:rsidRDefault="00495270" w:rsidP="00495270">
                              <w:pPr>
                                <w:pStyle w:val="Web"/>
                                <w:ind w:left="800"/>
                                <w:rPr>
                                  <w:ins w:id="6089" w:author="Sasaki, Kenji/佐々木 研二" w:date="2025-02-07T15:38:00Z"/>
                                  <w:del w:id="6090" w:author="Moriyama, Shoya/森山 翔也" w:date="2025-03-10T11:08:00Z"/>
                                  <w:rFonts w:ascii="Meiryo UI" w:hAnsi="Meiryo UI"/>
                                  <w:rPrChange w:id="6091" w:author="Moriyama, Shoya/森山 翔也" w:date="2025-04-02T21:09:00Z">
                                    <w:rPr>
                                      <w:ins w:id="6092" w:author="Sasaki, Kenji/佐々木 研二" w:date="2025-02-07T15:38:00Z"/>
                                      <w:del w:id="6093" w:author="Moriyama, Shoya/森山 翔也" w:date="2025-03-10T11:08:00Z"/>
                                      <w:rFonts w:ascii="Meiryo UI" w:hAnsi="Meiryo UI"/>
                                      <w:color w:val="FF0000"/>
                                    </w:rPr>
                                  </w:rPrChange>
                                </w:rPr>
                              </w:pPr>
                              <w:ins w:id="6094" w:author="Sasaki, Kenji/佐々木 研二" w:date="2025-02-07T15:38:00Z">
                                <w:del w:id="6095" w:author="Moriyama, Shoya/森山 翔也" w:date="2025-03-10T11:08:00Z">
                                  <w:r w:rsidRPr="007C3599" w:rsidDel="00D339EF">
                                    <w:rPr>
                                      <w:rFonts w:ascii="Meiryo UI" w:hAnsi="Meiryo UI"/>
                                      <w:rPrChange w:id="6096"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6097" w:author="Moriyama, Shoya/森山 翔也" w:date="2025-04-02T21:09:00Z">
                                        <w:rPr>
                                          <w:rFonts w:hint="eastAsia"/>
                                        </w:rPr>
                                      </w:rPrChange>
                                    </w:rPr>
                                    <w:delText>性能要求</w:delText>
                                  </w:r>
                                  <w:r w:rsidRPr="007C3599" w:rsidDel="00D339EF">
                                    <w:rPr>
                                      <w:rFonts w:ascii="Meiryo UI" w:hAnsi="Meiryo UI"/>
                                      <w:rPrChange w:id="6098" w:author="Moriyama, Shoya/森山 翔也" w:date="2025-04-02T21:09:00Z">
                                        <w:rPr/>
                                      </w:rPrChange>
                                    </w:rPr>
                                    <w:delText>_Performance_Requirement"</w:delText>
                                  </w:r>
                                </w:del>
                              </w:ins>
                            </w:p>
                            <w:p w14:paraId="323994A3" w14:textId="605A72D4" w:rsidR="00495270" w:rsidRPr="007C3599" w:rsidDel="00D339EF" w:rsidRDefault="00495270" w:rsidP="00495270">
                              <w:pPr>
                                <w:pStyle w:val="Web"/>
                                <w:ind w:left="800"/>
                                <w:rPr>
                                  <w:ins w:id="6099" w:author="Sasaki, Kenji/佐々木 研二" w:date="2025-02-07T15:38:00Z"/>
                                  <w:del w:id="6100" w:author="Moriyama, Shoya/森山 翔也" w:date="2025-03-10T11:08:00Z"/>
                                  <w:rFonts w:ascii="Meiryo UI" w:hAnsi="Meiryo UI"/>
                                  <w:rPrChange w:id="6101" w:author="Moriyama, Shoya/森山 翔也" w:date="2025-04-02T21:09:00Z">
                                    <w:rPr>
                                      <w:ins w:id="6102" w:author="Sasaki, Kenji/佐々木 研二" w:date="2025-02-07T15:38:00Z"/>
                                      <w:del w:id="6103" w:author="Moriyama, Shoya/森山 翔也" w:date="2025-03-10T11:08:00Z"/>
                                      <w:rFonts w:ascii="Meiryo UI" w:hAnsi="Meiryo UI"/>
                                      <w:color w:val="FF0000"/>
                                    </w:rPr>
                                  </w:rPrChange>
                                </w:rPr>
                              </w:pPr>
                              <w:ins w:id="6104" w:author="Sasaki, Kenji/佐々木 研二" w:date="2025-02-07T15:38:00Z">
                                <w:del w:id="6105" w:author="Moriyama, Shoya/森山 翔也" w:date="2025-03-10T11:08:00Z">
                                  <w:r w:rsidRPr="007C3599" w:rsidDel="00D339EF">
                                    <w:rPr>
                                      <w:rFonts w:ascii="Meiryo UI" w:hAnsi="Meiryo UI" w:hint="eastAsia"/>
                                      <w:rPrChange w:id="6106" w:author="Moriyama, Shoya/森山 翔也" w:date="2025-04-02T21:09:00Z">
                                        <w:rPr>
                                          <w:rFonts w:hint="eastAsia"/>
                                        </w:rPr>
                                      </w:rPrChange>
                                    </w:rPr>
                                    <w:delText>▲</w:delText>
                                  </w:r>
                                  <w:r w:rsidRPr="007C3599" w:rsidDel="00D339EF">
                                    <w:rPr>
                                      <w:rFonts w:ascii="Meiryo UI" w:hAnsi="Meiryo UI"/>
                                      <w:rPrChange w:id="6107" w:author="Moriyama, Shoya/森山 翔也" w:date="2025-04-02T21:09:00Z">
                                        <w:rPr/>
                                      </w:rPrChange>
                                    </w:rPr>
                                    <w:delText>7.11</w:delText>
                                  </w:r>
                                  <w:r w:rsidRPr="007C3599" w:rsidDel="00D339EF">
                                    <w:rPr>
                                      <w:rFonts w:ascii="Meiryo UI" w:hAnsi="Meiryo UI" w:hint="eastAsia"/>
                                      <w:rPrChange w:id="6108" w:author="Moriyama, Shoya/森山 翔也" w:date="2025-04-02T21:09:00Z">
                                        <w:rPr>
                                          <w:rFonts w:hint="eastAsia"/>
                                        </w:rPr>
                                      </w:rPrChange>
                                    </w:rPr>
                                    <w:delText>（</w:delText>
                                  </w:r>
                                  <w:r w:rsidRPr="007C3599" w:rsidDel="00D339EF">
                                    <w:rPr>
                                      <w:rFonts w:ascii="Meiryo UI" w:hAnsi="Meiryo UI"/>
                                      <w:rPrChange w:id="6109" w:author="Moriyama, Shoya/森山 翔也" w:date="2025-04-02T21:09:00Z">
                                        <w:rPr/>
                                      </w:rPrChange>
                                    </w:rPr>
                                    <w:delText>24MM</w:delText>
                                  </w:r>
                                  <w:r w:rsidRPr="007C3599" w:rsidDel="00D339EF">
                                    <w:rPr>
                                      <w:rFonts w:ascii="Meiryo UI" w:hAnsi="Meiryo UI" w:hint="eastAsia"/>
                                      <w:rPrChange w:id="6110" w:author="Moriyama, Shoya/森山 翔也" w:date="2025-04-02T21:09:00Z">
                                        <w:rPr>
                                          <w:rFonts w:hint="eastAsia"/>
                                        </w:rPr>
                                      </w:rPrChange>
                                    </w:rPr>
                                    <w:delText>：</w:delText>
                                  </w:r>
                                  <w:r w:rsidRPr="007C3599" w:rsidDel="00D339EF">
                                    <w:rPr>
                                      <w:rFonts w:ascii="Meiryo UI" w:hAnsi="Meiryo UI"/>
                                      <w:rPrChange w:id="6111" w:author="Moriyama, Shoya/森山 翔也" w:date="2025-04-02T21:09:00Z">
                                        <w:rPr/>
                                      </w:rPrChange>
                                    </w:rPr>
                                    <w:delText>1A</w:delText>
                                  </w:r>
                                  <w:r w:rsidRPr="007C3599" w:rsidDel="00D339EF">
                                    <w:rPr>
                                      <w:rFonts w:ascii="Meiryo UI" w:hAnsi="Meiryo UI" w:hint="eastAsia"/>
                                      <w:rPrChange w:id="6112" w:author="Moriyama, Shoya/森山 翔也" w:date="2025-04-02T21:09:00Z">
                                        <w:rPr>
                                          <w:rFonts w:hint="eastAsia"/>
                                        </w:rPr>
                                      </w:rPrChange>
                                    </w:rPr>
                                    <w:delText>、</w:delText>
                                  </w:r>
                                  <w:r w:rsidRPr="007C3599" w:rsidDel="00D339EF">
                                    <w:rPr>
                                      <w:rFonts w:ascii="Meiryo UI" w:hAnsi="Meiryo UI"/>
                                      <w:rPrChange w:id="6113" w:author="Moriyama, Shoya/森山 翔也" w:date="2025-04-02T21:09:00Z">
                                        <w:rPr/>
                                      </w:rPrChange>
                                    </w:rPr>
                                    <w:delText>24SU/CDC</w:delText>
                                  </w:r>
                                  <w:r w:rsidRPr="007C3599" w:rsidDel="00D339EF">
                                    <w:rPr>
                                      <w:rFonts w:ascii="Meiryo UI" w:hAnsi="Meiryo UI" w:hint="eastAsia"/>
                                      <w:rPrChange w:id="6114" w:author="Moriyama, Shoya/森山 翔也" w:date="2025-04-02T21:09:00Z">
                                        <w:rPr>
                                          <w:rFonts w:hint="eastAsia"/>
                                        </w:rPr>
                                      </w:rPrChange>
                                    </w:rPr>
                                    <w:delText>：</w:delText>
                                  </w:r>
                                  <w:r w:rsidRPr="007C3599" w:rsidDel="00D339EF">
                                    <w:rPr>
                                      <w:rFonts w:ascii="Meiryo UI" w:hAnsi="Meiryo UI"/>
                                      <w:rPrChange w:id="6115" w:author="Moriyama, Shoya/森山 翔也" w:date="2025-04-02T21:09:00Z">
                                        <w:rPr/>
                                      </w:rPrChange>
                                    </w:rPr>
                                    <w:delText>CV</w:delText>
                                  </w:r>
                                  <w:r w:rsidRPr="007C3599" w:rsidDel="00D339EF">
                                    <w:rPr>
                                      <w:rFonts w:ascii="Meiryo UI" w:hAnsi="Meiryo UI" w:hint="eastAsia"/>
                                      <w:rPrChange w:id="6116" w:author="Moriyama, Shoya/森山 翔也" w:date="2025-04-02T21:09:00Z">
                                        <w:rPr>
                                          <w:rFonts w:hint="eastAsia"/>
                                        </w:rPr>
                                      </w:rPrChange>
                                    </w:rPr>
                                    <w:delText>）</w:delText>
                                  </w:r>
                                </w:del>
                              </w:ins>
                            </w:p>
                            <w:p w14:paraId="66080A27" w14:textId="77777777" w:rsidR="00495270" w:rsidRPr="007C3599" w:rsidRDefault="00495270" w:rsidP="00495270">
                              <w:pPr>
                                <w:rPr>
                                  <w:rPrChange w:id="6117" w:author="Moriyama, Shoya/森山 翔也" w:date="2025-04-02T21:09:00Z">
                                    <w:rPr>
                                      <w:color w:val="000000"/>
                                    </w:rPr>
                                  </w:rPrChange>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EA071" id="テキスト ボックス 1457" o:spid="_x0000_s1333" type="#_x0000_t202" style="position:absolute;left:0;text-align:left;margin-left:0;margin-top:.35pt;width:501.5pt;height:268.5pt;z-index:25165831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" fillcolor="#7f7f7f" strokeweight=".5pt">
                  <v:fill opacity="32896f"/>
                  <v:path arrowok="t"/>
                  <v:textbox>
                    <w:txbxContent>
                      <w:p w14:paraId="08F408C9" w14:textId="77777777" w:rsidR="00D339EF" w:rsidRPr="007C3599" w:rsidRDefault="00D339EF" w:rsidP="00D339EF">
                        <w:pPr>
                          <w:rPr>
                            <w:ins w:id="6118" w:author="Moriyama, Shoya/森山 翔也" w:date="2025-03-10T11:08:00Z"/>
                            <w:rPrChange w:id="6119" w:author="Moriyama, Shoya/森山 翔也" w:date="2025-04-02T21:09:00Z">
                              <w:rPr>
                                <w:ins w:id="6120" w:author="Moriyama, Shoya/森山 翔也" w:date="2025-03-10T11:08:00Z"/>
                                <w:color w:val="FF0000"/>
                              </w:rPr>
                            </w:rPrChange>
                          </w:rPr>
                        </w:pPr>
                        <w:ins w:id="6121" w:author="Moriyama, Shoya/森山 翔也" w:date="2025-03-10T11:08:00Z">
                          <w:r w:rsidRPr="007C3599">
                            <w:rPr>
                              <w:rFonts w:hint="eastAsia"/>
                              <w:rPrChange w:id="6122" w:author="Moriyama, Shoya/森山 翔也" w:date="2025-04-02T21:09:00Z">
                                <w:rPr>
                                  <w:rFonts w:hint="eastAsia"/>
                                  <w:color w:val="FF0000"/>
                                </w:rPr>
                              </w:rPrChange>
                            </w:rPr>
                            <w:t>各種サービス要求仕様書から</w:t>
                          </w:r>
                          <w:r w:rsidRPr="007C3599">
                            <w:rPr>
                              <w:rPrChange w:id="6123" w:author="Moriyama, Shoya/森山 翔也" w:date="2025-04-02T21:09:00Z">
                                <w:rPr>
                                  <w:color w:val="FF0000"/>
                                </w:rPr>
                              </w:rPrChange>
                            </w:rPr>
                            <w:t>006_性能要求_Performance_Requirement</w:t>
                          </w:r>
                          <w:r w:rsidRPr="007C3599">
                            <w:rPr>
                              <w:rFonts w:hint="eastAsia"/>
                              <w:rPrChange w:id="6124" w:author="Moriyama, Shoya/森山 翔也" w:date="2025-04-02T21:09:00Z">
                                <w:rPr>
                                  <w:rFonts w:hint="eastAsia"/>
                                  <w:color w:val="FF0000"/>
                                </w:rPr>
                              </w:rPrChange>
                            </w:rPr>
                            <w:t>に</w:t>
                          </w:r>
                          <w:r w:rsidRPr="007C3599">
                            <w:rPr>
                              <w:rPrChange w:id="6125" w:author="Moriyama, Shoya/森山 翔也" w:date="2025-04-02T21:09:00Z">
                                <w:rPr>
                                  <w:color w:val="FF0000"/>
                                </w:rPr>
                              </w:rPrChange>
                            </w:rPr>
                            <w:t>QOSを統合</w:t>
                          </w:r>
                        </w:ins>
                      </w:p>
                      <w:p w14:paraId="1501AB5D" w14:textId="77777777" w:rsidR="00D339EF" w:rsidRPr="007C3599" w:rsidRDefault="00D339EF" w:rsidP="00D339EF">
                        <w:pPr>
                          <w:rPr>
                            <w:ins w:id="6126" w:author="Moriyama, Shoya/森山 翔也" w:date="2025-03-10T11:08:00Z"/>
                            <w:rPrChange w:id="6127" w:author="Moriyama, Shoya/森山 翔也" w:date="2025-04-02T21:09:00Z">
                              <w:rPr>
                                <w:ins w:id="6128" w:author="Moriyama, Shoya/森山 翔也" w:date="2025-03-10T11:08:00Z"/>
                                <w:color w:val="FF0000"/>
                              </w:rPr>
                            </w:rPrChange>
                          </w:rPr>
                        </w:pPr>
                        <w:ins w:id="6129" w:author="Moriyama, Shoya/森山 翔也" w:date="2025-03-10T11:08:00Z">
                          <w:r w:rsidRPr="007C3599">
                            <w:rPr>
                              <w:rPrChange w:id="6130" w:author="Moriyama, Shoya/森山 翔也" w:date="2025-04-02T21:09:00Z">
                                <w:rPr>
                                  <w:color w:val="FF0000"/>
                                </w:rPr>
                              </w:rPrChange>
                            </w:rPr>
                            <w:t>Integrate QOS from various service requirement specifications into "006_性能要求_Performance_Requirement"</w:t>
                          </w:r>
                        </w:ins>
                      </w:p>
                      <w:p w14:paraId="7C17C5EE" w14:textId="77777777" w:rsidR="00D339EF" w:rsidRPr="007C3599" w:rsidRDefault="00D339EF" w:rsidP="00D339EF">
                        <w:pPr>
                          <w:rPr>
                            <w:ins w:id="6131" w:author="Moriyama, Shoya/森山 翔也" w:date="2025-03-10T11:08:00Z"/>
                            <w:rPrChange w:id="6132" w:author="Moriyama, Shoya/森山 翔也" w:date="2025-04-02T21:09:00Z">
                              <w:rPr>
                                <w:ins w:id="6133" w:author="Moriyama, Shoya/森山 翔也" w:date="2025-03-10T11:08:00Z"/>
                                <w:color w:val="000000"/>
                              </w:rPr>
                            </w:rPrChange>
                          </w:rPr>
                        </w:pPr>
                        <w:ins w:id="6134" w:author="Moriyama, Shoya/森山 翔也" w:date="2025-03-10T11:08:00Z">
                          <w:r w:rsidRPr="007C3599">
                            <w:rPr>
                              <w:rFonts w:hint="eastAsia"/>
                              <w:rPrChange w:id="6135" w:author="Moriyama, Shoya/森山 翔也" w:date="2025-04-02T21:09:00Z">
                                <w:rPr>
                                  <w:rFonts w:hint="eastAsia"/>
                                  <w:color w:val="FF0000"/>
                                </w:rPr>
                              </w:rPrChange>
                            </w:rPr>
                            <w:t>▲</w:t>
                          </w:r>
                          <w:r w:rsidRPr="007C3599">
                            <w:rPr>
                              <w:rPrChange w:id="6136" w:author="Moriyama, Shoya/森山 翔也" w:date="2025-04-02T21:09:00Z">
                                <w:rPr>
                                  <w:color w:val="FF0000"/>
                                </w:rPr>
                              </w:rPrChange>
                            </w:rPr>
                            <w:t>7.20（24SU/CDC：CV）</w:t>
                          </w:r>
                        </w:ins>
                      </w:p>
                      <w:p w14:paraId="1106B4F8" w14:textId="00139811" w:rsidR="00495270" w:rsidRPr="007C3599" w:rsidDel="00D339EF" w:rsidRDefault="00495270" w:rsidP="00495270">
                        <w:pPr>
                          <w:rPr>
                            <w:ins w:id="6137" w:author="Shimizu, Yuya/清水 裕也" w:date="2025-02-08T19:29:00Z"/>
                            <w:del w:id="6138" w:author="Moriyama, Shoya/森山 翔也" w:date="2025-03-10T11:08:00Z"/>
                            <w:rPrChange w:id="6139" w:author="Moriyama, Shoya/森山 翔也" w:date="2025-04-02T21:09:00Z">
                              <w:rPr>
                                <w:ins w:id="6140" w:author="Shimizu, Yuya/清水 裕也" w:date="2025-02-08T19:29:00Z"/>
                                <w:del w:id="6141" w:author="Moriyama, Shoya/森山 翔也" w:date="2025-03-10T11:08:00Z"/>
                                <w:color w:val="FF0000"/>
                              </w:rPr>
                            </w:rPrChange>
                          </w:rPr>
                        </w:pPr>
                        <w:ins w:id="6142" w:author="Shimizu, Yuya/清水 裕也" w:date="2025-02-08T19:29:00Z">
                          <w:del w:id="6143" w:author="Moriyama, Shoya/森山 翔也" w:date="2025-03-10T11:08:00Z">
                            <w:r w:rsidRPr="007C3599" w:rsidDel="00D339EF">
                              <w:rPr>
                                <w:rFonts w:hint="eastAsia"/>
                                <w:rPrChange w:id="6144" w:author="Moriyama, Shoya/森山 翔也" w:date="2025-04-02T21:09:00Z">
                                  <w:rPr>
                                    <w:rFonts w:hint="eastAsia"/>
                                    <w:color w:val="FF0000"/>
                                  </w:rPr>
                                </w:rPrChange>
                              </w:rPr>
                              <w:delText>各種サービス要求仕様書から</w:delText>
                            </w:r>
                            <w:r w:rsidRPr="007C3599" w:rsidDel="00D339EF">
                              <w:rPr>
                                <w:rPrChange w:id="6145" w:author="Moriyama, Shoya/森山 翔也" w:date="2025-04-02T21:09:00Z">
                                  <w:rPr>
                                    <w:color w:val="FF0000"/>
                                  </w:rPr>
                                </w:rPrChange>
                              </w:rPr>
                              <w:delText>006_性能要求_Performance_Requirementに</w:delText>
                            </w:r>
                          </w:del>
                        </w:ins>
                      </w:p>
                      <w:p w14:paraId="49594A90" w14:textId="0F7D0519" w:rsidR="00495270" w:rsidRPr="007C3599" w:rsidDel="00D339EF" w:rsidRDefault="00495270" w:rsidP="00495270">
                        <w:pPr>
                          <w:rPr>
                            <w:ins w:id="6146" w:author="Shimizu, Yuya/清水 裕也" w:date="2025-02-08T19:29:00Z"/>
                            <w:del w:id="6147" w:author="Moriyama, Shoya/森山 翔也" w:date="2025-03-10T11:08:00Z"/>
                            <w:rPrChange w:id="6148" w:author="Moriyama, Shoya/森山 翔也" w:date="2025-04-02T21:09:00Z">
                              <w:rPr>
                                <w:ins w:id="6149" w:author="Shimizu, Yuya/清水 裕也" w:date="2025-02-08T19:29:00Z"/>
                                <w:del w:id="6150" w:author="Moriyama, Shoya/森山 翔也" w:date="2025-03-10T11:08:00Z"/>
                                <w:color w:val="FF0000"/>
                              </w:rPr>
                            </w:rPrChange>
                          </w:rPr>
                        </w:pPr>
                        <w:ins w:id="6151" w:author="Shimizu, Yuya/清水 裕也" w:date="2025-02-08T19:29:00Z">
                          <w:del w:id="6152" w:author="Moriyama, Shoya/森山 翔也" w:date="2025-03-10T11:08:00Z">
                            <w:r w:rsidRPr="007C3599" w:rsidDel="00D339EF">
                              <w:rPr>
                                <w:rPrChange w:id="6153" w:author="Moriyama, Shoya/森山 翔也" w:date="2025-04-02T21:09:00Z">
                                  <w:rPr>
                                    <w:color w:val="FF0000"/>
                                  </w:rPr>
                                </w:rPrChange>
                              </w:rPr>
                              <w:delText>QOSを統合</w:delText>
                            </w:r>
                          </w:del>
                        </w:ins>
                      </w:p>
                      <w:p w14:paraId="018E4032" w14:textId="11243FBD" w:rsidR="00495270" w:rsidRPr="007C3599" w:rsidDel="00D339EF" w:rsidRDefault="00495270" w:rsidP="00495270">
                        <w:pPr>
                          <w:rPr>
                            <w:ins w:id="6154" w:author="Shimizu, Yuya/清水 裕也" w:date="2025-02-08T19:29:00Z"/>
                            <w:del w:id="6155" w:author="Moriyama, Shoya/森山 翔也" w:date="2025-03-10T11:08:00Z"/>
                            <w:rPrChange w:id="6156" w:author="Moriyama, Shoya/森山 翔也" w:date="2025-04-02T21:09:00Z">
                              <w:rPr>
                                <w:ins w:id="6157" w:author="Shimizu, Yuya/清水 裕也" w:date="2025-02-08T19:29:00Z"/>
                                <w:del w:id="6158" w:author="Moriyama, Shoya/森山 翔也" w:date="2025-03-10T11:08:00Z"/>
                                <w:color w:val="FF0000"/>
                              </w:rPr>
                            </w:rPrChange>
                          </w:rPr>
                        </w:pPr>
                        <w:ins w:id="6159" w:author="Shimizu, Yuya/清水 裕也" w:date="2025-02-08T19:29:00Z">
                          <w:del w:id="6160" w:author="Moriyama, Shoya/森山 翔也" w:date="2025-03-10T11:08:00Z">
                            <w:r w:rsidRPr="007C3599" w:rsidDel="00D339EF">
                              <w:rPr>
                                <w:rPrChange w:id="6161" w:author="Moriyama, Shoya/森山 翔也" w:date="2025-04-02T21:09:00Z">
                                  <w:rPr>
                                    <w:color w:val="FF0000"/>
                                  </w:rPr>
                                </w:rPrChange>
                              </w:rPr>
                              <w:delText>Integrate QOS from various service requirement specifications into "006_性能要求_Performance_Requirement"</w:delText>
                            </w:r>
                          </w:del>
                        </w:ins>
                      </w:p>
                      <w:p w14:paraId="49417563" w14:textId="4C96AC30" w:rsidR="00495270" w:rsidRPr="007C3599" w:rsidDel="00D339EF" w:rsidRDefault="00495270" w:rsidP="00495270">
                        <w:pPr>
                          <w:pStyle w:val="Web"/>
                          <w:ind w:left="800"/>
                          <w:rPr>
                            <w:ins w:id="6162" w:author="Sasaki, Kenji/佐々木 研二" w:date="2025-02-07T15:38:00Z"/>
                            <w:del w:id="6163" w:author="Moriyama, Shoya/森山 翔也" w:date="2025-03-10T11:08:00Z"/>
                            <w:rFonts w:ascii="Meiryo UI" w:hAnsi="Meiryo UI"/>
                            <w:rPrChange w:id="6164" w:author="Moriyama, Shoya/森山 翔也" w:date="2025-04-02T21:09:00Z">
                              <w:rPr>
                                <w:ins w:id="6165" w:author="Sasaki, Kenji/佐々木 研二" w:date="2025-02-07T15:38:00Z"/>
                                <w:del w:id="6166" w:author="Moriyama, Shoya/森山 翔也" w:date="2025-03-10T11:08:00Z"/>
                                <w:rFonts w:ascii="Meiryo UI" w:hAnsi="Meiryo UI"/>
                                <w:color w:val="FF0000"/>
                              </w:rPr>
                            </w:rPrChange>
                          </w:rPr>
                        </w:pPr>
                        <w:ins w:id="6167" w:author="Shimizu, Yuya/清水 裕也" w:date="2025-02-08T19:29:00Z">
                          <w:del w:id="6168" w:author="Moriyama, Shoya/森山 翔也" w:date="2025-03-10T11:08:00Z">
                            <w:r w:rsidRPr="007C3599" w:rsidDel="00D339EF">
                              <w:rPr>
                                <w:rFonts w:hint="eastAsia"/>
                                <w:rPrChange w:id="6169" w:author="Moriyama, Shoya/森山 翔也" w:date="2025-04-02T21:09:00Z">
                                  <w:rPr>
                                    <w:rFonts w:hint="eastAsia"/>
                                    <w:color w:val="FF0000"/>
                                  </w:rPr>
                                </w:rPrChange>
                              </w:rPr>
                              <w:delText>▲</w:delText>
                            </w:r>
                            <w:r w:rsidRPr="007C3599" w:rsidDel="00D339EF">
                              <w:rPr>
                                <w:rPrChange w:id="6170" w:author="Moriyama, Shoya/森山 翔也" w:date="2025-04-02T21:09:00Z">
                                  <w:rPr>
                                    <w:color w:val="FF0000"/>
                                  </w:rPr>
                                </w:rPrChange>
                              </w:rPr>
                              <w:delText>7.11</w:delText>
                            </w:r>
                            <w:r w:rsidRPr="007C3599" w:rsidDel="00D339EF">
                              <w:rPr>
                                <w:rFonts w:hint="eastAsia"/>
                                <w:rPrChange w:id="6171" w:author="Moriyama, Shoya/森山 翔也" w:date="2025-04-02T21:09:00Z">
                                  <w:rPr>
                                    <w:rFonts w:hint="eastAsia"/>
                                    <w:color w:val="FF0000"/>
                                  </w:rPr>
                                </w:rPrChange>
                              </w:rPr>
                              <w:delText>（</w:delText>
                            </w:r>
                            <w:r w:rsidRPr="007C3599" w:rsidDel="00D339EF">
                              <w:rPr>
                                <w:rPrChange w:id="6172" w:author="Moriyama, Shoya/森山 翔也" w:date="2025-04-02T21:09:00Z">
                                  <w:rPr>
                                    <w:color w:val="FF0000"/>
                                  </w:rPr>
                                </w:rPrChange>
                              </w:rPr>
                              <w:delText>24MM</w:delText>
                            </w:r>
                            <w:r w:rsidRPr="007C3599" w:rsidDel="00D339EF">
                              <w:rPr>
                                <w:rFonts w:hint="eastAsia"/>
                                <w:rPrChange w:id="6173" w:author="Moriyama, Shoya/森山 翔也" w:date="2025-04-02T21:09:00Z">
                                  <w:rPr>
                                    <w:rFonts w:hint="eastAsia"/>
                                    <w:color w:val="FF0000"/>
                                  </w:rPr>
                                </w:rPrChange>
                              </w:rPr>
                              <w:delText>：</w:delText>
                            </w:r>
                            <w:r w:rsidRPr="007C3599" w:rsidDel="00D339EF">
                              <w:rPr>
                                <w:rPrChange w:id="6174" w:author="Moriyama, Shoya/森山 翔也" w:date="2025-04-02T21:09:00Z">
                                  <w:rPr>
                                    <w:color w:val="FF0000"/>
                                  </w:rPr>
                                </w:rPrChange>
                              </w:rPr>
                              <w:delText>1A</w:delText>
                            </w:r>
                            <w:r w:rsidRPr="007C3599" w:rsidDel="00D339EF">
                              <w:rPr>
                                <w:rFonts w:hint="eastAsia"/>
                                <w:rPrChange w:id="6175" w:author="Moriyama, Shoya/森山 翔也" w:date="2025-04-02T21:09:00Z">
                                  <w:rPr>
                                    <w:rFonts w:hint="eastAsia"/>
                                    <w:color w:val="FF0000"/>
                                  </w:rPr>
                                </w:rPrChange>
                              </w:rPr>
                              <w:delText>、</w:delText>
                            </w:r>
                            <w:r w:rsidRPr="007C3599" w:rsidDel="00D339EF">
                              <w:rPr>
                                <w:rPrChange w:id="6176" w:author="Moriyama, Shoya/森山 翔也" w:date="2025-04-02T21:09:00Z">
                                  <w:rPr>
                                    <w:color w:val="FF0000"/>
                                  </w:rPr>
                                </w:rPrChange>
                              </w:rPr>
                              <w:delText>24SU/CDC</w:delText>
                            </w:r>
                            <w:r w:rsidRPr="007C3599" w:rsidDel="00D339EF">
                              <w:rPr>
                                <w:rFonts w:hint="eastAsia"/>
                                <w:rPrChange w:id="6177" w:author="Moriyama, Shoya/森山 翔也" w:date="2025-04-02T21:09:00Z">
                                  <w:rPr>
                                    <w:rFonts w:hint="eastAsia"/>
                                    <w:color w:val="FF0000"/>
                                  </w:rPr>
                                </w:rPrChange>
                              </w:rPr>
                              <w:delText>：</w:delText>
                            </w:r>
                            <w:r w:rsidRPr="007C3599" w:rsidDel="00D339EF">
                              <w:rPr>
                                <w:rPrChange w:id="6178" w:author="Moriyama, Shoya/森山 翔也" w:date="2025-04-02T21:09:00Z">
                                  <w:rPr>
                                    <w:color w:val="FF0000"/>
                                  </w:rPr>
                                </w:rPrChange>
                              </w:rPr>
                              <w:delText>CV</w:delText>
                            </w:r>
                            <w:r w:rsidRPr="007C3599" w:rsidDel="00D339EF">
                              <w:rPr>
                                <w:rFonts w:hint="eastAsia"/>
                                <w:rPrChange w:id="6179" w:author="Moriyama, Shoya/森山 翔也" w:date="2025-04-02T21:09:00Z">
                                  <w:rPr>
                                    <w:rFonts w:hint="eastAsia"/>
                                    <w:color w:val="FF0000"/>
                                  </w:rPr>
                                </w:rPrChange>
                              </w:rPr>
                              <w:delText>）</w:delText>
                            </w:r>
                          </w:del>
                        </w:ins>
                        <w:ins w:id="6180" w:author="Sasaki, Kenji/佐々木 研二" w:date="2025-02-07T15:38:00Z">
                          <w:del w:id="6181" w:author="Moriyama, Shoya/森山 翔也" w:date="2025-03-10T11:08:00Z">
                            <w:r w:rsidRPr="007C3599" w:rsidDel="00D339EF">
                              <w:rPr>
                                <w:rFonts w:ascii="Meiryo UI" w:hAnsi="Meiryo UI" w:hint="eastAsia"/>
                                <w:rPrChange w:id="6182" w:author="Moriyama, Shoya/森山 翔也" w:date="2025-04-02T21:09:00Z">
                                  <w:rPr>
                                    <w:rFonts w:hint="eastAsia"/>
                                  </w:rPr>
                                </w:rPrChange>
                              </w:rPr>
                              <w:delText>各種サービス要求仕様書から</w:delText>
                            </w:r>
                            <w:r w:rsidRPr="007C3599" w:rsidDel="00D339EF">
                              <w:rPr>
                                <w:rFonts w:ascii="Meiryo UI" w:hAnsi="Meiryo UI"/>
                                <w:rPrChange w:id="6183" w:author="Moriyama, Shoya/森山 翔也" w:date="2025-04-02T21:09:00Z">
                                  <w:rPr/>
                                </w:rPrChange>
                              </w:rPr>
                              <w:delText>006_</w:delText>
                            </w:r>
                            <w:r w:rsidRPr="007C3599" w:rsidDel="00D339EF">
                              <w:rPr>
                                <w:rFonts w:ascii="Meiryo UI" w:hAnsi="Meiryo UI" w:hint="eastAsia"/>
                                <w:rPrChange w:id="6184" w:author="Moriyama, Shoya/森山 翔也" w:date="2025-04-02T21:09:00Z">
                                  <w:rPr>
                                    <w:rFonts w:hint="eastAsia"/>
                                  </w:rPr>
                                </w:rPrChange>
                              </w:rPr>
                              <w:delText>性能要求</w:delText>
                            </w:r>
                            <w:r w:rsidRPr="007C3599" w:rsidDel="00D339EF">
                              <w:rPr>
                                <w:rFonts w:ascii="Meiryo UI" w:hAnsi="Meiryo UI"/>
                                <w:rPrChange w:id="6185" w:author="Moriyama, Shoya/森山 翔也" w:date="2025-04-02T21:09:00Z">
                                  <w:rPr/>
                                </w:rPrChange>
                              </w:rPr>
                              <w:delText>_Performance_Requirement</w:delText>
                            </w:r>
                            <w:r w:rsidRPr="007C3599" w:rsidDel="00D339EF">
                              <w:rPr>
                                <w:rFonts w:ascii="Meiryo UI" w:hAnsi="Meiryo UI" w:hint="eastAsia"/>
                                <w:rPrChange w:id="6186" w:author="Moriyama, Shoya/森山 翔也" w:date="2025-04-02T21:09:00Z">
                                  <w:rPr>
                                    <w:rFonts w:hint="eastAsia"/>
                                  </w:rPr>
                                </w:rPrChange>
                              </w:rPr>
                              <w:delText>に</w:delText>
                            </w:r>
                            <w:r w:rsidRPr="007C3599" w:rsidDel="00D339EF">
                              <w:rPr>
                                <w:rFonts w:ascii="Meiryo UI" w:hAnsi="Meiryo UI"/>
                                <w:rPrChange w:id="6187" w:author="Moriyama, Shoya/森山 翔也" w:date="2025-04-02T21:09:00Z">
                                  <w:rPr/>
                                </w:rPrChange>
                              </w:rPr>
                              <w:delText>QOS</w:delText>
                            </w:r>
                            <w:r w:rsidRPr="007C3599" w:rsidDel="00D339EF">
                              <w:rPr>
                                <w:rFonts w:ascii="Meiryo UI" w:hAnsi="Meiryo UI" w:hint="eastAsia"/>
                                <w:rPrChange w:id="6188" w:author="Moriyama, Shoya/森山 翔也" w:date="2025-04-02T21:09:00Z">
                                  <w:rPr>
                                    <w:rFonts w:hint="eastAsia"/>
                                  </w:rPr>
                                </w:rPrChange>
                              </w:rPr>
                              <w:delText>を統合</w:delText>
                            </w:r>
                          </w:del>
                        </w:ins>
                      </w:p>
                      <w:p w14:paraId="6F412BC8" w14:textId="533417D4" w:rsidR="00495270" w:rsidRPr="007C3599" w:rsidDel="00D339EF" w:rsidRDefault="00495270" w:rsidP="00495270">
                        <w:pPr>
                          <w:pStyle w:val="Web"/>
                          <w:ind w:left="800"/>
                          <w:rPr>
                            <w:ins w:id="6189" w:author="Sasaki, Kenji/佐々木 研二" w:date="2025-02-07T15:38:00Z"/>
                            <w:del w:id="6190" w:author="Moriyama, Shoya/森山 翔也" w:date="2025-03-10T11:08:00Z"/>
                            <w:rFonts w:ascii="Meiryo UI" w:hAnsi="Meiryo UI"/>
                            <w:rPrChange w:id="6191" w:author="Moriyama, Shoya/森山 翔也" w:date="2025-04-02T21:09:00Z">
                              <w:rPr>
                                <w:ins w:id="6192" w:author="Sasaki, Kenji/佐々木 研二" w:date="2025-02-07T15:38:00Z"/>
                                <w:del w:id="6193" w:author="Moriyama, Shoya/森山 翔也" w:date="2025-03-10T11:08:00Z"/>
                                <w:rFonts w:ascii="Meiryo UI" w:hAnsi="Meiryo UI"/>
                                <w:color w:val="FF0000"/>
                              </w:rPr>
                            </w:rPrChange>
                          </w:rPr>
                        </w:pPr>
                        <w:ins w:id="6194" w:author="Sasaki, Kenji/佐々木 研二" w:date="2025-02-07T15:38:00Z">
                          <w:del w:id="6195" w:author="Moriyama, Shoya/森山 翔也" w:date="2025-03-10T11:08:00Z">
                            <w:r w:rsidRPr="007C3599" w:rsidDel="00D339EF">
                              <w:rPr>
                                <w:rFonts w:ascii="Meiryo UI" w:hAnsi="Meiryo UI"/>
                                <w:rPrChange w:id="6196" w:author="Moriyama, Shoya/森山 翔也" w:date="2025-04-02T21:09:00Z">
                                  <w:rPr/>
                                </w:rPrChange>
                              </w:rPr>
                              <w:delText>Integrate QOS from various service requirement specifications into "006_</w:delText>
                            </w:r>
                            <w:r w:rsidRPr="007C3599" w:rsidDel="00D339EF">
                              <w:rPr>
                                <w:rFonts w:ascii="Meiryo UI" w:hAnsi="Meiryo UI" w:hint="eastAsia"/>
                                <w:rPrChange w:id="6197" w:author="Moriyama, Shoya/森山 翔也" w:date="2025-04-02T21:09:00Z">
                                  <w:rPr>
                                    <w:rFonts w:hint="eastAsia"/>
                                  </w:rPr>
                                </w:rPrChange>
                              </w:rPr>
                              <w:delText>性能要求</w:delText>
                            </w:r>
                            <w:r w:rsidRPr="007C3599" w:rsidDel="00D339EF">
                              <w:rPr>
                                <w:rFonts w:ascii="Meiryo UI" w:hAnsi="Meiryo UI"/>
                                <w:rPrChange w:id="6198" w:author="Moriyama, Shoya/森山 翔也" w:date="2025-04-02T21:09:00Z">
                                  <w:rPr/>
                                </w:rPrChange>
                              </w:rPr>
                              <w:delText>_Performance_Requirement"</w:delText>
                            </w:r>
                          </w:del>
                        </w:ins>
                      </w:p>
                      <w:p w14:paraId="323994A3" w14:textId="605A72D4" w:rsidR="00495270" w:rsidRPr="007C3599" w:rsidDel="00D339EF" w:rsidRDefault="00495270" w:rsidP="00495270">
                        <w:pPr>
                          <w:pStyle w:val="Web"/>
                          <w:ind w:left="800"/>
                          <w:rPr>
                            <w:ins w:id="6199" w:author="Sasaki, Kenji/佐々木 研二" w:date="2025-02-07T15:38:00Z"/>
                            <w:del w:id="6200" w:author="Moriyama, Shoya/森山 翔也" w:date="2025-03-10T11:08:00Z"/>
                            <w:rFonts w:ascii="Meiryo UI" w:hAnsi="Meiryo UI"/>
                            <w:rPrChange w:id="6201" w:author="Moriyama, Shoya/森山 翔也" w:date="2025-04-02T21:09:00Z">
                              <w:rPr>
                                <w:ins w:id="6202" w:author="Sasaki, Kenji/佐々木 研二" w:date="2025-02-07T15:38:00Z"/>
                                <w:del w:id="6203" w:author="Moriyama, Shoya/森山 翔也" w:date="2025-03-10T11:08:00Z"/>
                                <w:rFonts w:ascii="Meiryo UI" w:hAnsi="Meiryo UI"/>
                                <w:color w:val="FF0000"/>
                              </w:rPr>
                            </w:rPrChange>
                          </w:rPr>
                        </w:pPr>
                        <w:ins w:id="6204" w:author="Sasaki, Kenji/佐々木 研二" w:date="2025-02-07T15:38:00Z">
                          <w:del w:id="6205" w:author="Moriyama, Shoya/森山 翔也" w:date="2025-03-10T11:08:00Z">
                            <w:r w:rsidRPr="007C3599" w:rsidDel="00D339EF">
                              <w:rPr>
                                <w:rFonts w:ascii="Meiryo UI" w:hAnsi="Meiryo UI" w:hint="eastAsia"/>
                                <w:rPrChange w:id="6206" w:author="Moriyama, Shoya/森山 翔也" w:date="2025-04-02T21:09:00Z">
                                  <w:rPr>
                                    <w:rFonts w:hint="eastAsia"/>
                                  </w:rPr>
                                </w:rPrChange>
                              </w:rPr>
                              <w:delText>▲</w:delText>
                            </w:r>
                            <w:r w:rsidRPr="007C3599" w:rsidDel="00D339EF">
                              <w:rPr>
                                <w:rFonts w:ascii="Meiryo UI" w:hAnsi="Meiryo UI"/>
                                <w:rPrChange w:id="6207" w:author="Moriyama, Shoya/森山 翔也" w:date="2025-04-02T21:09:00Z">
                                  <w:rPr/>
                                </w:rPrChange>
                              </w:rPr>
                              <w:delText>7.11</w:delText>
                            </w:r>
                            <w:r w:rsidRPr="007C3599" w:rsidDel="00D339EF">
                              <w:rPr>
                                <w:rFonts w:ascii="Meiryo UI" w:hAnsi="Meiryo UI" w:hint="eastAsia"/>
                                <w:rPrChange w:id="6208" w:author="Moriyama, Shoya/森山 翔也" w:date="2025-04-02T21:09:00Z">
                                  <w:rPr>
                                    <w:rFonts w:hint="eastAsia"/>
                                  </w:rPr>
                                </w:rPrChange>
                              </w:rPr>
                              <w:delText>（</w:delText>
                            </w:r>
                            <w:r w:rsidRPr="007C3599" w:rsidDel="00D339EF">
                              <w:rPr>
                                <w:rFonts w:ascii="Meiryo UI" w:hAnsi="Meiryo UI"/>
                                <w:rPrChange w:id="6209" w:author="Moriyama, Shoya/森山 翔也" w:date="2025-04-02T21:09:00Z">
                                  <w:rPr/>
                                </w:rPrChange>
                              </w:rPr>
                              <w:delText>24MM</w:delText>
                            </w:r>
                            <w:r w:rsidRPr="007C3599" w:rsidDel="00D339EF">
                              <w:rPr>
                                <w:rFonts w:ascii="Meiryo UI" w:hAnsi="Meiryo UI" w:hint="eastAsia"/>
                                <w:rPrChange w:id="6210" w:author="Moriyama, Shoya/森山 翔也" w:date="2025-04-02T21:09:00Z">
                                  <w:rPr>
                                    <w:rFonts w:hint="eastAsia"/>
                                  </w:rPr>
                                </w:rPrChange>
                              </w:rPr>
                              <w:delText>：</w:delText>
                            </w:r>
                            <w:r w:rsidRPr="007C3599" w:rsidDel="00D339EF">
                              <w:rPr>
                                <w:rFonts w:ascii="Meiryo UI" w:hAnsi="Meiryo UI"/>
                                <w:rPrChange w:id="6211" w:author="Moriyama, Shoya/森山 翔也" w:date="2025-04-02T21:09:00Z">
                                  <w:rPr/>
                                </w:rPrChange>
                              </w:rPr>
                              <w:delText>1A</w:delText>
                            </w:r>
                            <w:r w:rsidRPr="007C3599" w:rsidDel="00D339EF">
                              <w:rPr>
                                <w:rFonts w:ascii="Meiryo UI" w:hAnsi="Meiryo UI" w:hint="eastAsia"/>
                                <w:rPrChange w:id="6212" w:author="Moriyama, Shoya/森山 翔也" w:date="2025-04-02T21:09:00Z">
                                  <w:rPr>
                                    <w:rFonts w:hint="eastAsia"/>
                                  </w:rPr>
                                </w:rPrChange>
                              </w:rPr>
                              <w:delText>、</w:delText>
                            </w:r>
                            <w:r w:rsidRPr="007C3599" w:rsidDel="00D339EF">
                              <w:rPr>
                                <w:rFonts w:ascii="Meiryo UI" w:hAnsi="Meiryo UI"/>
                                <w:rPrChange w:id="6213" w:author="Moriyama, Shoya/森山 翔也" w:date="2025-04-02T21:09:00Z">
                                  <w:rPr/>
                                </w:rPrChange>
                              </w:rPr>
                              <w:delText>24SU/CDC</w:delText>
                            </w:r>
                            <w:r w:rsidRPr="007C3599" w:rsidDel="00D339EF">
                              <w:rPr>
                                <w:rFonts w:ascii="Meiryo UI" w:hAnsi="Meiryo UI" w:hint="eastAsia"/>
                                <w:rPrChange w:id="6214" w:author="Moriyama, Shoya/森山 翔也" w:date="2025-04-02T21:09:00Z">
                                  <w:rPr>
                                    <w:rFonts w:hint="eastAsia"/>
                                  </w:rPr>
                                </w:rPrChange>
                              </w:rPr>
                              <w:delText>：</w:delText>
                            </w:r>
                            <w:r w:rsidRPr="007C3599" w:rsidDel="00D339EF">
                              <w:rPr>
                                <w:rFonts w:ascii="Meiryo UI" w:hAnsi="Meiryo UI"/>
                                <w:rPrChange w:id="6215" w:author="Moriyama, Shoya/森山 翔也" w:date="2025-04-02T21:09:00Z">
                                  <w:rPr/>
                                </w:rPrChange>
                              </w:rPr>
                              <w:delText>CV</w:delText>
                            </w:r>
                            <w:r w:rsidRPr="007C3599" w:rsidDel="00D339EF">
                              <w:rPr>
                                <w:rFonts w:ascii="Meiryo UI" w:hAnsi="Meiryo UI" w:hint="eastAsia"/>
                                <w:rPrChange w:id="6216" w:author="Moriyama, Shoya/森山 翔也" w:date="2025-04-02T21:09:00Z">
                                  <w:rPr>
                                    <w:rFonts w:hint="eastAsia"/>
                                  </w:rPr>
                                </w:rPrChange>
                              </w:rPr>
                              <w:delText>）</w:delText>
                            </w:r>
                          </w:del>
                        </w:ins>
                      </w:p>
                      <w:p w14:paraId="66080A27" w14:textId="77777777" w:rsidR="00495270" w:rsidRPr="007C3599" w:rsidRDefault="00495270" w:rsidP="00495270">
                        <w:pPr>
                          <w:rPr>
                            <w:rPrChange w:id="6217" w:author="Moriyama, Shoya/森山 翔也" w:date="2025-04-02T21:09:00Z">
                              <w:rPr>
                                <w:color w:val="000000"/>
                              </w:rPr>
                            </w:rPrChange>
                          </w:rPr>
                        </w:pPr>
                      </w:p>
                    </w:txbxContent>
                  </v:textbox>
                  <w10:wrap anchorx="margin"/>
                </v:shape>
              </w:pict>
            </mc:Fallback>
          </mc:AlternateContent>
        </w:r>
      </w:ins>
    </w:p>
    <w:p w14:paraId="7895A5D9" w14:textId="69B327B6" w:rsidR="00F543DF" w:rsidRPr="007C3599" w:rsidRDefault="00F543DF" w:rsidP="00F543DF">
      <w:pPr>
        <w:numPr>
          <w:ilvl w:val="0"/>
          <w:numId w:val="1"/>
        </w:numPr>
        <w:ind w:left="958" w:hanging="357"/>
      </w:pPr>
      <w:r w:rsidRPr="007C3599">
        <w:rPr>
          <w:lang w:val="en"/>
        </w:rPr>
        <w:t>3 For the Map Update process defined in section 10</w:t>
      </w:r>
    </w:p>
    <w:p w14:paraId="1B64D76D" w14:textId="77777777" w:rsidR="00F543DF" w:rsidRPr="007C3599" w:rsidRDefault="00F543DF" w:rsidP="004403E2">
      <w:pPr>
        <w:pStyle w:val="af7"/>
        <w:ind w:leftChars="0" w:left="960"/>
      </w:pPr>
    </w:p>
    <w:p w14:paraId="733138F3" w14:textId="07CBBAB6" w:rsidR="00F543DF" w:rsidRPr="007C3599" w:rsidRDefault="00F543DF" w:rsidP="004403E2">
      <w:pPr>
        <w:pStyle w:val="af7"/>
        <w:numPr>
          <w:ilvl w:val="0"/>
          <w:numId w:val="48"/>
        </w:numPr>
        <w:ind w:leftChars="0"/>
      </w:pPr>
      <w:r w:rsidRPr="007C3599">
        <w:t xml:space="preserve">When online data is available via connection to server, map data in use by the user (defined as viewing, routing through, or searching) should be updated within </w:t>
      </w:r>
      <w:r w:rsidR="0077499F" w:rsidRPr="007C3599">
        <w:rPr>
          <w:rFonts w:ascii="Segoe UI" w:hAnsi="Segoe UI" w:cs="Segoe UI"/>
          <w:sz w:val="21"/>
          <w:szCs w:val="21"/>
          <w:shd w:val="clear" w:color="auto" w:fill="FFFFFF"/>
        </w:rPr>
        <w:t xml:space="preserve">350 </w:t>
      </w:r>
      <w:r w:rsidRPr="007C3599">
        <w:t>milliseconds.</w:t>
      </w:r>
    </w:p>
    <w:p w14:paraId="5B281202" w14:textId="77777777" w:rsidR="0077499F" w:rsidRPr="007C3599" w:rsidRDefault="00F543DF" w:rsidP="0077499F">
      <w:pPr>
        <w:pStyle w:val="af7"/>
        <w:numPr>
          <w:ilvl w:val="0"/>
          <w:numId w:val="48"/>
        </w:numPr>
        <w:ind w:leftChars="0"/>
      </w:pPr>
      <w:r w:rsidRPr="007C3599">
        <w:t>Map data housed on server should be updated daily</w:t>
      </w:r>
      <w:r w:rsidR="0077499F" w:rsidRPr="007C3599">
        <w:t xml:space="preserve"> with fixes for:</w:t>
      </w:r>
    </w:p>
    <w:p w14:paraId="5C1E122A" w14:textId="77777777" w:rsidR="0077499F" w:rsidRPr="007C3599" w:rsidRDefault="0077499F" w:rsidP="0077499F">
      <w:pPr>
        <w:pStyle w:val="af7"/>
        <w:numPr>
          <w:ilvl w:val="1"/>
          <w:numId w:val="48"/>
        </w:numPr>
        <w:ind w:leftChars="0"/>
      </w:pPr>
      <w:r w:rsidRPr="007C3599">
        <w:t>map data</w:t>
      </w:r>
    </w:p>
    <w:p w14:paraId="0CC2EAA5" w14:textId="77777777" w:rsidR="0077499F" w:rsidRPr="007C3599" w:rsidRDefault="0077499F" w:rsidP="0077499F">
      <w:pPr>
        <w:pStyle w:val="af7"/>
        <w:numPr>
          <w:ilvl w:val="1"/>
          <w:numId w:val="48"/>
        </w:numPr>
        <w:ind w:leftChars="0"/>
      </w:pPr>
      <w:r w:rsidRPr="007C3599">
        <w:t>POIs</w:t>
      </w:r>
    </w:p>
    <w:p w14:paraId="5EC1316C" w14:textId="496D03BF" w:rsidR="00816790" w:rsidRPr="007C3599" w:rsidDel="00816790" w:rsidRDefault="0077499F" w:rsidP="00816790">
      <w:pPr>
        <w:pStyle w:val="af7"/>
        <w:numPr>
          <w:ilvl w:val="1"/>
          <w:numId w:val="48"/>
        </w:numPr>
        <w:ind w:leftChars="0"/>
        <w:rPr>
          <w:del w:id="6218" w:author="Kashima, Takuya/鹿島 卓也" w:date="2023-10-16T11:11:00Z"/>
        </w:rPr>
      </w:pPr>
      <w:r w:rsidRPr="007C3599">
        <w:t>Corrections to supplier map authoring as necessary</w:t>
      </w:r>
    </w:p>
    <w:p w14:paraId="5CBD2169" w14:textId="77777777" w:rsidR="00816790" w:rsidRPr="007C3599" w:rsidRDefault="00816790">
      <w:pPr>
        <w:pStyle w:val="af7"/>
        <w:numPr>
          <w:ilvl w:val="1"/>
          <w:numId w:val="48"/>
        </w:numPr>
        <w:ind w:leftChars="0"/>
        <w:rPr>
          <w:ins w:id="6219" w:author="Kashima, Takuya/鹿島 卓也" w:date="2023-10-16T11:11:00Z"/>
          <w:lang w:val="en"/>
        </w:rPr>
        <w:pPrChange w:id="6220" w:author="Kashima, Takuya/鹿島 卓也" w:date="2023-10-16T11:11:00Z">
          <w:pPr/>
        </w:pPrChange>
      </w:pPr>
    </w:p>
    <w:p w14:paraId="052059B2" w14:textId="429F9EDC" w:rsidR="00F543DF" w:rsidRPr="007C3599" w:rsidRDefault="00816790">
      <w:pPr>
        <w:numPr>
          <w:ilvl w:val="0"/>
          <w:numId w:val="1"/>
        </w:numPr>
        <w:ind w:left="958" w:hanging="357"/>
        <w:pPrChange w:id="6221" w:author="Kashima, Takuya/鹿島 卓也" w:date="2023-10-16T11:15:00Z">
          <w:pPr/>
        </w:pPrChange>
      </w:pPr>
      <w:ins w:id="6222" w:author="Kashima, Takuya/鹿島 卓也" w:date="2023-10-16T11:15:00Z">
        <w:r w:rsidRPr="007C3599">
          <w:rPr>
            <w:lang w:val="en"/>
            <w:rPrChange w:id="6223" w:author="Moriyama, Shoya/森山 翔也" w:date="2025-04-02T21:08:00Z">
              <w:rPr>
                <w:color w:val="000000" w:themeColor="text1"/>
                <w:lang w:val="en"/>
              </w:rPr>
            </w:rPrChange>
          </w:rPr>
          <w:t>4</w:t>
        </w:r>
      </w:ins>
      <w:ins w:id="6224" w:author="Kashima, Takuya/鹿島 卓也" w:date="2023-10-16T11:11:00Z">
        <w:r w:rsidRPr="007C3599">
          <w:rPr>
            <w:lang w:val="en"/>
            <w:rPrChange w:id="6225" w:author="Moriyama, Shoya/森山 翔也" w:date="2025-04-02T21:08:00Z">
              <w:rPr>
                <w:color w:val="000000" w:themeColor="text1"/>
                <w:lang w:val="en"/>
              </w:rPr>
            </w:rPrChange>
          </w:rPr>
          <w:t xml:space="preserve"> </w:t>
        </w:r>
        <w:r w:rsidRPr="007C3599">
          <w:rPr>
            <w:rFonts w:hint="eastAsia"/>
            <w:lang w:val="en"/>
            <w:rPrChange w:id="6226" w:author="Moriyama, Shoya/森山 翔也" w:date="2025-04-02T21:08:00Z">
              <w:rPr>
                <w:rFonts w:hint="eastAsia"/>
                <w:color w:val="000000" w:themeColor="text1"/>
                <w:lang w:val="en"/>
              </w:rPr>
            </w:rPrChange>
          </w:rPr>
          <w:t>『</w:t>
        </w:r>
        <w:r w:rsidRPr="007C3599">
          <w:rPr>
            <w:strike/>
            <w:lang w:val="en"/>
            <w:rPrChange w:id="6227" w:author="Moriyama, Shoya/森山 翔也" w:date="2025-04-02T21:08:00Z">
              <w:rPr>
                <w:color w:val="000000" w:themeColor="text1"/>
                <w:lang w:val="en"/>
              </w:rPr>
            </w:rPrChange>
          </w:rPr>
          <w:t>RSASSA-PKCS1-v1_5</w:t>
        </w:r>
      </w:ins>
      <w:ins w:id="6228" w:author="Kashima, Takuya/鹿島 卓也" w:date="2024-05-20T10:14:00Z">
        <w:r w:rsidR="001E4DA8" w:rsidRPr="007C3599">
          <w:rPr>
            <w:lang w:val="en"/>
          </w:rPr>
          <w:t>ECDSA</w:t>
        </w:r>
      </w:ins>
      <w:ins w:id="6229" w:author="Kashima, Takuya/鹿島 卓也" w:date="2023-10-16T11:11:00Z">
        <w:r w:rsidRPr="007C3599">
          <w:rPr>
            <w:rFonts w:hint="eastAsia"/>
            <w:lang w:val="en"/>
            <w:rPrChange w:id="6230" w:author="Moriyama, Shoya/森山 翔也" w:date="2025-04-02T21:08:00Z">
              <w:rPr>
                <w:rFonts w:hint="eastAsia"/>
                <w:color w:val="000000" w:themeColor="text1"/>
                <w:lang w:val="en"/>
              </w:rPr>
            </w:rPrChange>
          </w:rPr>
          <w:t>』</w:t>
        </w:r>
        <w:r w:rsidRPr="007C3599">
          <w:rPr>
            <w:lang w:val="en"/>
            <w:rPrChange w:id="6231" w:author="Moriyama, Shoya/森山 翔也" w:date="2025-04-02T21:08:00Z">
              <w:rPr>
                <w:color w:val="000000" w:themeColor="text1"/>
                <w:lang w:val="en"/>
              </w:rPr>
            </w:rPrChange>
          </w:rPr>
          <w:t xml:space="preserve"> </w:t>
        </w:r>
      </w:ins>
      <w:ins w:id="6232" w:author="Kashima, Takuya/鹿島 卓也" w:date="2023-10-16T11:12:00Z">
        <w:r w:rsidRPr="007C3599">
          <w:rPr>
            <w:lang w:val="en"/>
            <w:rPrChange w:id="6233" w:author="Moriyama, Shoya/森山 翔也" w:date="2025-04-02T21:08:00Z">
              <w:rPr>
                <w:color w:val="000000" w:themeColor="text1"/>
                <w:lang w:val="en"/>
              </w:rPr>
            </w:rPrChange>
          </w:rPr>
          <w:t>must be complied for the full map update service.</w:t>
        </w:r>
      </w:ins>
      <w:ins w:id="6234" w:author="Kashima, Takuya/鹿島 卓也" w:date="2023-10-16T11:11:00Z">
        <w:r w:rsidRPr="007C3599">
          <w:rPr>
            <w:lang w:val="en"/>
            <w:rPrChange w:id="6235" w:author="Moriyama, Shoya/森山 翔也" w:date="2025-04-02T21:08:00Z">
              <w:rPr>
                <w:color w:val="000000" w:themeColor="text1"/>
                <w:lang w:val="en"/>
              </w:rPr>
            </w:rPrChange>
          </w:rPr>
          <w:t xml:space="preserve"> </w:t>
        </w:r>
      </w:ins>
      <w:ins w:id="6236" w:author="Kashima, Takuya/鹿島 卓也" w:date="2023-10-16T11:13:00Z">
        <w:r w:rsidRPr="007C3599">
          <w:rPr>
            <w:lang w:val="en"/>
            <w:rPrChange w:id="6237" w:author="Moriyama, Shoya/森山 翔也" w:date="2025-04-02T21:08:00Z">
              <w:rPr>
                <w:color w:val="000000" w:themeColor="text1"/>
                <w:lang w:val="en"/>
              </w:rPr>
            </w:rPrChange>
          </w:rPr>
          <w:t>Hash value must be developed</w:t>
        </w:r>
      </w:ins>
      <w:ins w:id="6238" w:author="Kashima, Takuya/鹿島 卓也" w:date="2023-10-16T11:14:00Z">
        <w:r w:rsidRPr="007C3599">
          <w:rPr>
            <w:lang w:val="en"/>
            <w:rPrChange w:id="6239" w:author="Moriyama, Shoya/森山 翔也" w:date="2025-04-02T21:08:00Z">
              <w:rPr>
                <w:color w:val="000000" w:themeColor="text1"/>
                <w:lang w:val="en"/>
              </w:rPr>
            </w:rPrChange>
          </w:rPr>
          <w:t xml:space="preserve"> based</w:t>
        </w:r>
      </w:ins>
      <w:ins w:id="6240" w:author="Kashima, Takuya/鹿島 卓也" w:date="2023-10-16T11:13:00Z">
        <w:r w:rsidRPr="007C3599">
          <w:rPr>
            <w:lang w:val="en"/>
            <w:rPrChange w:id="6241" w:author="Moriyama, Shoya/森山 翔也" w:date="2025-04-02T21:08:00Z">
              <w:rPr>
                <w:color w:val="000000" w:themeColor="text1"/>
                <w:lang w:val="en"/>
              </w:rPr>
            </w:rPrChange>
          </w:rPr>
          <w:t xml:space="preserve"> </w:t>
        </w:r>
      </w:ins>
      <w:ins w:id="6242" w:author="Kashima, Takuya/鹿島 卓也" w:date="2023-10-16T11:14:00Z">
        <w:r w:rsidRPr="007C3599">
          <w:rPr>
            <w:lang w:val="en"/>
            <w:rPrChange w:id="6243" w:author="Moriyama, Shoya/森山 翔也" w:date="2025-04-02T21:08:00Z">
              <w:rPr>
                <w:color w:val="000000" w:themeColor="text1"/>
                <w:lang w:val="en"/>
              </w:rPr>
            </w:rPrChange>
          </w:rPr>
          <w:t xml:space="preserve">on </w:t>
        </w:r>
      </w:ins>
      <w:ins w:id="6244" w:author="Kashima, Takuya/鹿島 卓也" w:date="2023-10-16T11:13:00Z">
        <w:r w:rsidRPr="007C3599">
          <w:rPr>
            <w:rFonts w:hint="eastAsia"/>
            <w:lang w:val="en"/>
            <w:rPrChange w:id="6245" w:author="Moriyama, Shoya/森山 翔也" w:date="2025-04-02T21:08:00Z">
              <w:rPr>
                <w:rFonts w:hint="eastAsia"/>
                <w:color w:val="000000" w:themeColor="text1"/>
                <w:lang w:val="en"/>
              </w:rPr>
            </w:rPrChange>
          </w:rPr>
          <w:t>『</w:t>
        </w:r>
        <w:r w:rsidRPr="007C3599">
          <w:rPr>
            <w:lang w:val="en"/>
            <w:rPrChange w:id="6246" w:author="Moriyama, Shoya/森山 翔也" w:date="2025-04-02T21:08:00Z">
              <w:rPr>
                <w:color w:val="000000" w:themeColor="text1"/>
                <w:lang w:val="en"/>
              </w:rPr>
            </w:rPrChange>
          </w:rPr>
          <w:t>SHA-256</w:t>
        </w:r>
        <w:r w:rsidRPr="007C3599">
          <w:rPr>
            <w:rFonts w:hint="eastAsia"/>
            <w:lang w:val="en"/>
            <w:rPrChange w:id="6247" w:author="Moriyama, Shoya/森山 翔也" w:date="2025-04-02T21:08:00Z">
              <w:rPr>
                <w:rFonts w:hint="eastAsia"/>
                <w:color w:val="000000" w:themeColor="text1"/>
                <w:lang w:val="en"/>
              </w:rPr>
            </w:rPrChange>
          </w:rPr>
          <w:t>』</w:t>
        </w:r>
      </w:ins>
      <w:ins w:id="6248" w:author="Kashima, Takuya/鹿島 卓也" w:date="2023-10-16T11:14:00Z">
        <w:r w:rsidRPr="007C3599">
          <w:rPr>
            <w:lang w:val="en"/>
            <w:rPrChange w:id="6249" w:author="Moriyama, Shoya/森山 翔也" w:date="2025-04-02T21:08:00Z">
              <w:rPr>
                <w:color w:val="000000" w:themeColor="text1"/>
                <w:lang w:val="en"/>
              </w:rPr>
            </w:rPrChange>
          </w:rPr>
          <w:t xml:space="preserve"> spec. (This content is for the submission document of SU regulation(UN-R1</w:t>
        </w:r>
      </w:ins>
      <w:ins w:id="6250" w:author="Kashima, Takuya/鹿島 卓也" w:date="2023-10-16T11:15:00Z">
        <w:r w:rsidRPr="007C3599">
          <w:rPr>
            <w:lang w:val="en"/>
            <w:rPrChange w:id="6251" w:author="Moriyama, Shoya/森山 翔也" w:date="2025-04-02T21:08:00Z">
              <w:rPr>
                <w:color w:val="000000" w:themeColor="text1"/>
                <w:lang w:val="en"/>
              </w:rPr>
            </w:rPrChange>
          </w:rPr>
          <w:t>56</w:t>
        </w:r>
      </w:ins>
      <w:ins w:id="6252" w:author="Kashima, Takuya/鹿島 卓也" w:date="2023-10-16T11:14:00Z">
        <w:r w:rsidRPr="007C3599">
          <w:rPr>
            <w:lang w:val="en"/>
            <w:rPrChange w:id="6253" w:author="Moriyama, Shoya/森山 翔也" w:date="2025-04-02T21:08:00Z">
              <w:rPr>
                <w:color w:val="000000" w:themeColor="text1"/>
                <w:lang w:val="en"/>
              </w:rPr>
            </w:rPrChange>
          </w:rPr>
          <w:t>)</w:t>
        </w:r>
      </w:ins>
      <w:ins w:id="6254" w:author="Kashima, Takuya/鹿島 卓也" w:date="2024-05-20T10:14:00Z">
        <w:r w:rsidR="001E4DA8" w:rsidRPr="007C3599">
          <w:rPr>
            <w:lang w:val="en"/>
          </w:rPr>
          <w:t>, and CS regulation is related(UN-R155)</w:t>
        </w:r>
      </w:ins>
      <w:ins w:id="6255" w:author="Kashima, Takuya/鹿島 卓也" w:date="2023-10-16T11:15:00Z">
        <w:r w:rsidRPr="007C3599">
          <w:rPr>
            <w:lang w:val="en"/>
            <w:rPrChange w:id="6256" w:author="Moriyama, Shoya/森山 翔也" w:date="2025-04-02T21:08:00Z">
              <w:rPr>
                <w:color w:val="000000" w:themeColor="text1"/>
                <w:lang w:val="en"/>
              </w:rPr>
            </w:rPrChange>
          </w:rPr>
          <w:t>)</w:t>
        </w:r>
      </w:ins>
      <w:ins w:id="6257" w:author="Kashima, Takuya/鹿島 卓也" w:date="2023-10-16T11:14:00Z">
        <w:r w:rsidRPr="007C3599">
          <w:rPr>
            <w:lang w:val="en"/>
            <w:rPrChange w:id="6258" w:author="Moriyama, Shoya/森山 翔也" w:date="2025-04-02T21:08:00Z">
              <w:rPr>
                <w:color w:val="000000" w:themeColor="text1"/>
                <w:lang w:val="en"/>
              </w:rPr>
            </w:rPrChange>
          </w:rPr>
          <w:t xml:space="preserve"> </w:t>
        </w:r>
      </w:ins>
      <w:ins w:id="6259" w:author="Kashima, Takuya/鹿島 卓也" w:date="2023-10-16T11:15:00Z">
        <w:r w:rsidR="00503D57" w:rsidRPr="007C3599">
          <w:rPr>
            <w:rFonts w:hint="eastAsia"/>
            <w:lang w:val="en"/>
            <w:rPrChange w:id="6260" w:author="Moriyama, Shoya/森山 翔也" w:date="2025-04-02T21:08:00Z">
              <w:rPr>
                <w:rFonts w:hint="eastAsia"/>
                <w:color w:val="FF0000"/>
                <w:lang w:val="en"/>
              </w:rPr>
            </w:rPrChange>
          </w:rPr>
          <w:t>▲</w:t>
        </w:r>
        <w:del w:id="6261" w:author="Tawatari, Masataka/田渡 将隆" w:date="2023-12-11T20:38:00Z">
          <w:r w:rsidR="00503D57" w:rsidRPr="007C3599" w:rsidDel="00314BFD">
            <w:rPr>
              <w:lang w:val="en"/>
              <w:rPrChange w:id="6262" w:author="Moriyama, Shoya/森山 翔也" w:date="2025-04-02T21:08:00Z">
                <w:rPr>
                  <w:color w:val="FF0000"/>
                  <w:lang w:val="en"/>
                </w:rPr>
              </w:rPrChange>
            </w:rPr>
            <w:delText>4</w:delText>
          </w:r>
        </w:del>
      </w:ins>
      <w:ins w:id="6263" w:author="Tawatari, Masataka/田渡 将隆" w:date="2023-12-11T20:38:00Z">
        <w:r w:rsidR="00314BFD" w:rsidRPr="007C3599">
          <w:rPr>
            <w:lang w:val="en"/>
            <w:rPrChange w:id="6264" w:author="Moriyama, Shoya/森山 翔也" w:date="2025-04-02T21:08:00Z">
              <w:rPr>
                <w:color w:val="FF0000"/>
                <w:lang w:val="en"/>
              </w:rPr>
            </w:rPrChange>
          </w:rPr>
          <w:t>3</w:t>
        </w:r>
      </w:ins>
      <w:ins w:id="6265" w:author="Kashima, Takuya/鹿島 卓也" w:date="2023-10-16T11:15:00Z">
        <w:r w:rsidR="00503D57" w:rsidRPr="007C3599">
          <w:rPr>
            <w:lang w:val="en"/>
            <w:rPrChange w:id="6266" w:author="Moriyama, Shoya/森山 翔也" w:date="2025-04-02T21:08:00Z">
              <w:rPr>
                <w:color w:val="FF0000"/>
                <w:lang w:val="en"/>
              </w:rPr>
            </w:rPrChange>
          </w:rPr>
          <w:t>.</w:t>
        </w:r>
        <w:del w:id="6267" w:author="Tawatari, Masataka/田渡 将隆" w:date="2023-12-11T20:38:00Z">
          <w:r w:rsidR="00503D57" w:rsidRPr="007C3599" w:rsidDel="00314BFD">
            <w:rPr>
              <w:lang w:val="en"/>
              <w:rPrChange w:id="6268" w:author="Moriyama, Shoya/森山 翔也" w:date="2025-04-02T21:08:00Z">
                <w:rPr>
                  <w:color w:val="FF0000"/>
                  <w:lang w:val="en"/>
                </w:rPr>
              </w:rPrChange>
            </w:rPr>
            <w:delText>0</w:delText>
          </w:r>
        </w:del>
      </w:ins>
      <w:ins w:id="6269" w:author="Tawatari, Masataka/田渡 将隆" w:date="2023-12-11T20:38:00Z">
        <w:r w:rsidR="00314BFD" w:rsidRPr="007C3599">
          <w:rPr>
            <w:lang w:val="en"/>
            <w:rPrChange w:id="6270" w:author="Moriyama, Shoya/森山 翔也" w:date="2025-04-02T21:08:00Z">
              <w:rPr>
                <w:color w:val="FF0000"/>
                <w:lang w:val="en"/>
              </w:rPr>
            </w:rPrChange>
          </w:rPr>
          <w:t>5</w:t>
        </w:r>
      </w:ins>
      <w:ins w:id="6271" w:author="Kashima, Takuya/鹿島 卓也" w:date="2023-10-16T11:15:00Z">
        <w:r w:rsidR="00503D57" w:rsidRPr="007C3599">
          <w:rPr>
            <w:lang w:val="en"/>
            <w:rPrChange w:id="6272" w:author="Moriyama, Shoya/森山 翔也" w:date="2025-04-02T21:08:00Z">
              <w:rPr>
                <w:color w:val="FF0000"/>
                <w:lang w:val="en"/>
              </w:rPr>
            </w:rPrChange>
          </w:rPr>
          <w:t>0</w:t>
        </w:r>
      </w:ins>
      <w:ins w:id="6273" w:author="Kashima, Takuya/鹿島 卓也" w:date="2024-05-20T10:15:00Z">
        <w:r w:rsidR="001E4DA8" w:rsidRPr="007C3599">
          <w:rPr>
            <w:lang w:val="en"/>
          </w:rPr>
          <w:t xml:space="preserve"> </w:t>
        </w:r>
        <w:r w:rsidR="001E4DA8" w:rsidRPr="007C3599">
          <w:rPr>
            <w:rFonts w:hint="eastAsia"/>
            <w:lang w:val="en"/>
          </w:rPr>
          <w:t>▲</w:t>
        </w:r>
        <w:r w:rsidR="001E4DA8" w:rsidRPr="007C3599">
          <w:rPr>
            <w:lang w:val="en"/>
          </w:rPr>
          <w:t>Ver</w:t>
        </w:r>
      </w:ins>
      <w:ins w:id="6274" w:author="Kashima, Takuya/鹿島 卓也" w:date="2024-06-14T09:48:00Z">
        <w:r w:rsidR="00CC52DF" w:rsidRPr="007C3599">
          <w:rPr>
            <w:lang w:val="en"/>
            <w:rPrChange w:id="6275" w:author="Moriyama, Shoya/森山 翔也" w:date="2025-04-02T21:08:00Z">
              <w:rPr>
                <w:color w:val="FF0000"/>
                <w:highlight w:val="yellow"/>
                <w:lang w:val="en"/>
              </w:rPr>
            </w:rPrChange>
          </w:rPr>
          <w:t>6</w:t>
        </w:r>
      </w:ins>
      <w:ins w:id="6276" w:author="Kashima, Takuya/鹿島 卓也" w:date="2024-05-20T10:15:00Z">
        <w:r w:rsidR="001E4DA8" w:rsidRPr="007C3599">
          <w:rPr>
            <w:lang w:val="en"/>
          </w:rPr>
          <w:t>.</w:t>
        </w:r>
      </w:ins>
      <w:ins w:id="6277" w:author="Kashima, Takuya/鹿島 卓也" w:date="2024-06-14T09:48:00Z">
        <w:r w:rsidR="00CC52DF" w:rsidRPr="007C3599">
          <w:rPr>
            <w:lang w:val="en"/>
            <w:rPrChange w:id="6278" w:author="Moriyama, Shoya/森山 翔也" w:date="2025-04-02T21:08:00Z">
              <w:rPr>
                <w:color w:val="FF0000"/>
                <w:highlight w:val="yellow"/>
                <w:lang w:val="en"/>
              </w:rPr>
            </w:rPrChange>
          </w:rPr>
          <w:t>20</w:t>
        </w:r>
      </w:ins>
      <w:ins w:id="6279" w:author="Kashima, Takuya/鹿島 卓也" w:date="2024-05-20T10:15:00Z">
        <w:r w:rsidR="001E4DA8" w:rsidRPr="007C3599">
          <w:rPr>
            <w:lang w:val="en"/>
          </w:rPr>
          <w:t xml:space="preserve"> </w:t>
        </w:r>
        <w:r w:rsidR="001E4DA8" w:rsidRPr="007C3599">
          <w:rPr>
            <w:rFonts w:hint="eastAsia"/>
            <w:lang w:val="en"/>
          </w:rPr>
          <w:t>▽</w:t>
        </w:r>
        <w:r w:rsidR="001E4DA8" w:rsidRPr="007C3599">
          <w:rPr>
            <w:lang w:val="en"/>
          </w:rPr>
          <w:t>R</w:t>
        </w:r>
      </w:ins>
      <w:ins w:id="6280" w:author="Kashima, Takuya/鹿島 卓也" w:date="2024-06-14T09:48:00Z">
        <w:r w:rsidR="00CC52DF" w:rsidRPr="007C3599">
          <w:rPr>
            <w:lang w:val="en"/>
            <w:rPrChange w:id="6281" w:author="Moriyama, Shoya/森山 翔也" w:date="2025-04-02T21:08:00Z">
              <w:rPr>
                <w:color w:val="FF0000"/>
                <w:lang w:val="en"/>
              </w:rPr>
            </w:rPrChange>
          </w:rPr>
          <w:t xml:space="preserve"> (</w:t>
        </w:r>
      </w:ins>
      <w:ins w:id="6282" w:author="Kashima, Takuya/鹿島 卓也" w:date="2024-06-17T19:14:00Z">
        <w:r w:rsidR="009A5411" w:rsidRPr="007C3599">
          <w:rPr>
            <w:szCs w:val="20"/>
            <w:rPrChange w:id="6283" w:author="Moriyama, Shoya/森山 翔也" w:date="2025-04-02T21:08:00Z">
              <w:rPr>
                <w:color w:val="FF0000"/>
                <w:szCs w:val="20"/>
              </w:rPr>
            </w:rPrChange>
          </w:rPr>
          <w:t>24MM(CV#2)/SU(</w:t>
        </w:r>
        <w:proofErr w:type="spellStart"/>
        <w:r w:rsidR="009A5411" w:rsidRPr="007C3599">
          <w:rPr>
            <w:szCs w:val="20"/>
            <w:rPrChange w:id="6284" w:author="Moriyama, Shoya/森山 翔也" w:date="2025-04-02T21:08:00Z">
              <w:rPr>
                <w:color w:val="FF0000"/>
                <w:szCs w:val="20"/>
              </w:rPr>
            </w:rPrChange>
          </w:rPr>
          <w:t>PreCV</w:t>
        </w:r>
        <w:proofErr w:type="spellEnd"/>
        <w:r w:rsidR="009A5411" w:rsidRPr="007C3599">
          <w:rPr>
            <w:szCs w:val="20"/>
            <w:rPrChange w:id="6285" w:author="Moriyama, Shoya/森山 翔也" w:date="2025-04-02T21:08:00Z">
              <w:rPr>
                <w:color w:val="FF0000"/>
                <w:szCs w:val="20"/>
              </w:rPr>
            </w:rPrChange>
          </w:rPr>
          <w:t>)/</w:t>
        </w:r>
      </w:ins>
      <w:ins w:id="6286" w:author="Kashima, Takuya/鹿島 卓也" w:date="2024-06-14T09:48:00Z">
        <w:r w:rsidR="00CC52DF" w:rsidRPr="007C3599">
          <w:rPr>
            <w:szCs w:val="20"/>
            <w:rPrChange w:id="6287" w:author="Moriyama, Shoya/森山 翔也" w:date="2025-04-02T21:08:00Z">
              <w:rPr>
                <w:sz w:val="18"/>
              </w:rPr>
            </w:rPrChange>
          </w:rPr>
          <w:t>CDC(</w:t>
        </w:r>
        <w:proofErr w:type="spellStart"/>
        <w:r w:rsidR="00CC52DF" w:rsidRPr="007C3599">
          <w:rPr>
            <w:szCs w:val="20"/>
            <w:rPrChange w:id="6288" w:author="Moriyama, Shoya/森山 翔也" w:date="2025-04-02T21:08:00Z">
              <w:rPr>
                <w:sz w:val="18"/>
              </w:rPr>
            </w:rPrChange>
          </w:rPr>
          <w:t>PreCV</w:t>
        </w:r>
        <w:proofErr w:type="spellEnd"/>
        <w:r w:rsidR="00CC52DF" w:rsidRPr="007C3599">
          <w:rPr>
            <w:szCs w:val="20"/>
            <w:rPrChange w:id="6289" w:author="Moriyama, Shoya/森山 翔也" w:date="2025-04-02T21:08:00Z">
              <w:rPr>
                <w:sz w:val="18"/>
              </w:rPr>
            </w:rPrChange>
          </w:rPr>
          <w:t>))</w:t>
        </w:r>
      </w:ins>
      <w:ins w:id="6290" w:author="Kashima, Takuya/鹿島 卓也" w:date="2024-06-17T19:15:00Z">
        <w:r w:rsidR="009A5411" w:rsidRPr="007C3599">
          <w:rPr>
            <w:szCs w:val="20"/>
            <w:rPrChange w:id="6291" w:author="Moriyama, Shoya/森山 翔也" w:date="2025-04-02T21:08:00Z">
              <w:rPr>
                <w:color w:val="000000" w:themeColor="text1"/>
                <w:sz w:val="18"/>
              </w:rPr>
            </w:rPrChange>
          </w:rPr>
          <w:t xml:space="preserve"> ▲Ver6.30</w:t>
        </w:r>
      </w:ins>
    </w:p>
    <w:p w14:paraId="09B9C967" w14:textId="2453EA3F" w:rsidR="00C778EC" w:rsidRPr="007C3599" w:rsidRDefault="00D61401" w:rsidP="009B2AF5">
      <w:pPr>
        <w:pStyle w:val="1"/>
        <w:numPr>
          <w:ilvl w:val="0"/>
          <w:numId w:val="2"/>
        </w:numPr>
        <w:ind w:firstLineChars="0"/>
        <w:rPr>
          <w:bCs/>
          <w:sz w:val="24"/>
        </w:rPr>
      </w:pPr>
      <w:bookmarkStart w:id="6292" w:name="_Trends_and_Comparisons"/>
      <w:bookmarkStart w:id="6293" w:name="_Toc87878106"/>
      <w:bookmarkEnd w:id="1910"/>
      <w:bookmarkEnd w:id="1911"/>
      <w:bookmarkEnd w:id="6292"/>
      <w:r w:rsidRPr="007C3599">
        <w:rPr>
          <w:rFonts w:hint="eastAsia"/>
        </w:rPr>
        <w:t>他社動向・比較</w:t>
      </w:r>
      <w:r w:rsidRPr="007C3599">
        <w:t xml:space="preserve"> </w:t>
      </w:r>
      <w:r w:rsidR="00534C4E" w:rsidRPr="007C3599">
        <w:rPr>
          <w:lang w:val="en"/>
        </w:rPr>
        <w:t>Trends and Comparisons of Other Companies</w:t>
      </w:r>
      <w:bookmarkEnd w:id="6293"/>
    </w:p>
    <w:p w14:paraId="3770372E" w14:textId="6061B654" w:rsidR="004E088C" w:rsidRPr="007C3599" w:rsidRDefault="00D61401" w:rsidP="001B5CC7">
      <w:pPr>
        <w:pStyle w:val="af7"/>
        <w:ind w:leftChars="0" w:left="0" w:firstLineChars="100" w:firstLine="200"/>
        <w:rPr>
          <w:lang w:val="en"/>
        </w:rPr>
      </w:pPr>
      <w:r w:rsidRPr="007C3599">
        <w:rPr>
          <w:rFonts w:hint="eastAsia"/>
        </w:rPr>
        <w:t>■地図更新</w:t>
      </w:r>
      <w:r w:rsidRPr="007C3599">
        <w:rPr>
          <w:lang w:val="en"/>
        </w:rPr>
        <w:t xml:space="preserve"> </w:t>
      </w:r>
      <w:r w:rsidR="004E088C" w:rsidRPr="007C3599">
        <w:rPr>
          <w:lang w:val="en"/>
        </w:rPr>
        <w:t>Map update</w:t>
      </w:r>
    </w:p>
    <w:p w14:paraId="1AD81E85" w14:textId="77777777" w:rsidR="00D61401" w:rsidRPr="007C3599" w:rsidRDefault="00D61401">
      <w:pPr>
        <w:ind w:firstLineChars="100" w:firstLine="200"/>
      </w:pPr>
      <w:r w:rsidRPr="007C3599">
        <w:rPr>
          <w:rFonts w:hint="eastAsia"/>
        </w:rPr>
        <w:t>・</w:t>
      </w:r>
      <w:r w:rsidRPr="007C3599">
        <w:t>Audi　最大3エリア選択更新　年4回(3か月ごとに自動更新)</w:t>
      </w:r>
    </w:p>
    <w:p w14:paraId="6701B37B" w14:textId="1F9C9CD1" w:rsidR="004E088C" w:rsidRPr="007C3599" w:rsidRDefault="00D61401">
      <w:pPr>
        <w:ind w:firstLineChars="100" w:firstLine="200"/>
        <w:rPr>
          <w:lang w:val="en"/>
        </w:rPr>
      </w:pPr>
      <w:r w:rsidRPr="007C3599">
        <w:rPr>
          <w:rFonts w:hint="eastAsia"/>
        </w:rPr>
        <w:t>・</w:t>
      </w:r>
      <w:r w:rsidR="004E088C" w:rsidRPr="007C3599">
        <w:rPr>
          <w:lang w:val="en"/>
        </w:rPr>
        <w:t>Audi up to 3 area selection update 4 times a year (automatic update every 3 months)</w:t>
      </w:r>
    </w:p>
    <w:p w14:paraId="61F061AC" w14:textId="65479FEE" w:rsidR="00D61401" w:rsidRPr="007C3599" w:rsidRDefault="00D61401">
      <w:pPr>
        <w:ind w:firstLineChars="100" w:firstLine="200"/>
      </w:pPr>
      <w:r w:rsidRPr="007C3599">
        <w:rPr>
          <w:rFonts w:hint="eastAsia"/>
        </w:rPr>
        <w:t>・</w:t>
      </w:r>
      <w:r w:rsidRPr="007C3599">
        <w:t>BMW　アメリカとカナダを13エリアに分割　ユーザーはそのうち1エリアを更新エリアに指定　年4回</w:t>
      </w:r>
    </w:p>
    <w:p w14:paraId="474F525F" w14:textId="5638D1C5" w:rsidR="004E088C" w:rsidRPr="007C3599" w:rsidRDefault="004E088C" w:rsidP="004A71E4">
      <w:pPr>
        <w:ind w:firstLineChars="100" w:firstLine="200"/>
      </w:pPr>
      <w:r w:rsidRPr="007C3599">
        <w:rPr>
          <w:lang w:val="en"/>
        </w:rPr>
        <w:t>・BMW America and Canada divided into 13 areas Users designate one of them as update area 4 times a year</w:t>
      </w:r>
    </w:p>
    <w:p w14:paraId="4917D470" w14:textId="5DBCC9C0" w:rsidR="004E088C" w:rsidRPr="007C3599" w:rsidRDefault="004E088C" w:rsidP="004A71E4">
      <w:pPr>
        <w:ind w:firstLineChars="100" w:firstLine="200"/>
        <w:rPr>
          <w:lang w:val="en"/>
        </w:rPr>
      </w:pPr>
      <w:r w:rsidRPr="007C3599">
        <w:rPr>
          <w:lang w:val="en"/>
        </w:rPr>
        <w:t xml:space="preserve">■ </w:t>
      </w:r>
      <w:r w:rsidR="00D61401" w:rsidRPr="007C3599">
        <w:rPr>
          <w:rFonts w:hint="eastAsia"/>
        </w:rPr>
        <w:t>全更新</w:t>
      </w:r>
      <w:r w:rsidR="00D61401" w:rsidRPr="007C3599">
        <w:t xml:space="preserve"> </w:t>
      </w:r>
      <w:r w:rsidRPr="007C3599">
        <w:rPr>
          <w:lang w:val="en"/>
        </w:rPr>
        <w:t>Full update</w:t>
      </w:r>
    </w:p>
    <w:p w14:paraId="7A7B1AE3" w14:textId="77777777" w:rsidR="00D61401" w:rsidRPr="007C3599" w:rsidRDefault="00D61401" w:rsidP="00D61401">
      <w:pPr>
        <w:ind w:firstLineChars="100" w:firstLine="200"/>
      </w:pPr>
      <w:r w:rsidRPr="007C3599">
        <w:rPr>
          <w:rFonts w:hint="eastAsia"/>
        </w:rPr>
        <w:t>・</w:t>
      </w:r>
      <w:r w:rsidRPr="007C3599">
        <w:t>Audi　SDによる更新　年2回　$280　初回5回は無料</w:t>
      </w:r>
    </w:p>
    <w:p w14:paraId="323DA2EE" w14:textId="5CD45638" w:rsidR="004A71E4" w:rsidRPr="007C3599" w:rsidRDefault="004A71E4" w:rsidP="004A71E4">
      <w:pPr>
        <w:ind w:firstLineChars="100" w:firstLine="200"/>
      </w:pPr>
      <w:r w:rsidRPr="007C3599">
        <w:rPr>
          <w:lang w:val="en"/>
        </w:rPr>
        <w:t>・Audi SD update twice a year $280 The first 5 times is free</w:t>
      </w:r>
    </w:p>
    <w:p w14:paraId="5E503C3B" w14:textId="77777777" w:rsidR="00D61401" w:rsidRPr="007C3599" w:rsidRDefault="00D61401" w:rsidP="00D61401">
      <w:pPr>
        <w:ind w:firstLineChars="100" w:firstLine="200"/>
      </w:pPr>
      <w:r w:rsidRPr="007C3599">
        <w:rPr>
          <w:rFonts w:hint="eastAsia"/>
        </w:rPr>
        <w:t>・</w:t>
      </w:r>
      <w:r w:rsidRPr="007C3599">
        <w:t>BMW　USBによる更新　年4回　$135</w:t>
      </w:r>
    </w:p>
    <w:p w14:paraId="01A060ED" w14:textId="706BF477" w:rsidR="004A71E4" w:rsidRPr="007C3599" w:rsidRDefault="00D61401" w:rsidP="004A71E4">
      <w:pPr>
        <w:ind w:firstLineChars="100" w:firstLine="200"/>
        <w:rPr>
          <w:lang w:val="en"/>
        </w:rPr>
      </w:pPr>
      <w:r w:rsidRPr="007C3599">
        <w:rPr>
          <w:rFonts w:hint="eastAsia"/>
          <w:lang w:val="en"/>
        </w:rPr>
        <w:t>・</w:t>
      </w:r>
      <w:r w:rsidR="004A71E4" w:rsidRPr="007C3599">
        <w:rPr>
          <w:lang w:val="en"/>
        </w:rPr>
        <w:t>Renewal by BMW USB 4 times a year $135</w:t>
      </w:r>
    </w:p>
    <w:p w14:paraId="401676AB" w14:textId="77777777" w:rsidR="00D61401" w:rsidRPr="007C3599" w:rsidRDefault="00D61401" w:rsidP="00D61401">
      <w:pPr>
        <w:ind w:firstLineChars="100" w:firstLine="200"/>
      </w:pPr>
      <w:r w:rsidRPr="007C3599">
        <w:rPr>
          <w:rFonts w:hint="eastAsia"/>
        </w:rPr>
        <w:t>・</w:t>
      </w:r>
      <w:r w:rsidRPr="007C3599">
        <w:t>Benz　SD･USBによる更新　年1回　3年無料</w:t>
      </w:r>
    </w:p>
    <w:p w14:paraId="00B31D1F" w14:textId="58FC9283" w:rsidR="004A71E4" w:rsidRPr="007C3599" w:rsidRDefault="004A71E4" w:rsidP="004A71E4">
      <w:pPr>
        <w:ind w:firstLineChars="100" w:firstLine="200"/>
      </w:pPr>
      <w:r w:rsidRPr="007C3599">
        <w:rPr>
          <w:lang w:val="en"/>
        </w:rPr>
        <w:t>・Benz SD / USB update once a year 3 years free</w:t>
      </w:r>
    </w:p>
    <w:p w14:paraId="7270EA81" w14:textId="77777777" w:rsidR="004A71E4" w:rsidRPr="007C3599" w:rsidRDefault="004A71E4" w:rsidP="004A71E4">
      <w:pPr>
        <w:ind w:firstLineChars="100" w:firstLine="200"/>
      </w:pPr>
      <w:r w:rsidRPr="007C3599">
        <w:rPr>
          <w:lang w:val="en"/>
        </w:rPr>
        <w:t>・Honda (Garmin)</w:t>
      </w:r>
      <w:r w:rsidR="00D4311C" w:rsidRPr="007C3599">
        <w:rPr>
          <w:lang w:val="en"/>
        </w:rPr>
        <w:t xml:space="preserve"> https://www.garmin.com/en-US/maps/updates/</w:t>
      </w:r>
    </w:p>
    <w:p w14:paraId="70E13DB3" w14:textId="2477A884" w:rsidR="00F24AFA" w:rsidRPr="007C3599" w:rsidRDefault="007217E4" w:rsidP="004A71E4">
      <w:pPr>
        <w:ind w:firstLineChars="100" w:firstLine="200"/>
      </w:pPr>
      <w:r w:rsidRPr="007C3599">
        <w:rPr>
          <w:noProof/>
        </w:rPr>
        <w:lastRenderedPageBreak/>
        <w:drawing>
          <wp:anchor distT="0" distB="0" distL="114300" distR="114300" simplePos="0" relativeHeight="251658241" behindDoc="0" locked="0" layoutInCell="1" allowOverlap="1" wp14:anchorId="693738D2" wp14:editId="56BC0AC0">
            <wp:simplePos x="0" y="0"/>
            <wp:positionH relativeFrom="column">
              <wp:posOffset>953135</wp:posOffset>
            </wp:positionH>
            <wp:positionV relativeFrom="paragraph">
              <wp:posOffset>14605</wp:posOffset>
            </wp:positionV>
            <wp:extent cx="3477260" cy="1744345"/>
            <wp:effectExtent l="0" t="0" r="0" b="0"/>
            <wp:wrapSquare wrapText="bothSides"/>
            <wp:docPr id="1281" name="Picture 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77260" cy="174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08DDAA" w14:textId="77777777" w:rsidR="00F24AFA" w:rsidRPr="007C3599" w:rsidRDefault="00F24AFA" w:rsidP="004A71E4">
      <w:pPr>
        <w:ind w:firstLineChars="100" w:firstLine="200"/>
      </w:pPr>
    </w:p>
    <w:p w14:paraId="4B2C69F2" w14:textId="77777777" w:rsidR="00F24AFA" w:rsidRPr="007C3599" w:rsidRDefault="00F24AFA" w:rsidP="004A71E4">
      <w:pPr>
        <w:ind w:firstLineChars="100" w:firstLine="200"/>
      </w:pPr>
    </w:p>
    <w:p w14:paraId="01E942AF" w14:textId="77777777" w:rsidR="00F24AFA" w:rsidRPr="007C3599" w:rsidRDefault="00F24AFA" w:rsidP="004A71E4">
      <w:pPr>
        <w:ind w:firstLineChars="100" w:firstLine="200"/>
      </w:pPr>
    </w:p>
    <w:p w14:paraId="6CAFD7E9" w14:textId="77777777" w:rsidR="00F24AFA" w:rsidRPr="007C3599" w:rsidRDefault="00F24AFA" w:rsidP="004A71E4">
      <w:pPr>
        <w:ind w:firstLineChars="100" w:firstLine="200"/>
      </w:pPr>
    </w:p>
    <w:p w14:paraId="30FB0986" w14:textId="77777777" w:rsidR="00F24AFA" w:rsidRPr="007C3599" w:rsidRDefault="00F24AFA" w:rsidP="004A71E4">
      <w:pPr>
        <w:ind w:firstLineChars="100" w:firstLine="200"/>
      </w:pPr>
    </w:p>
    <w:p w14:paraId="29A9183F" w14:textId="77777777" w:rsidR="00F24AFA" w:rsidRPr="007C3599" w:rsidRDefault="00F24AFA" w:rsidP="004A71E4">
      <w:pPr>
        <w:ind w:firstLineChars="100" w:firstLine="200"/>
      </w:pPr>
    </w:p>
    <w:p w14:paraId="5713F610" w14:textId="77777777" w:rsidR="00F24AFA" w:rsidRPr="007C3599" w:rsidRDefault="00F24AFA" w:rsidP="004A71E4">
      <w:pPr>
        <w:ind w:firstLineChars="100" w:firstLine="200"/>
      </w:pPr>
    </w:p>
    <w:p w14:paraId="45B57E0F" w14:textId="23FC9D13" w:rsidR="00D61401" w:rsidRPr="007C3599" w:rsidRDefault="00D61401">
      <w:pPr>
        <w:numPr>
          <w:ilvl w:val="2"/>
          <w:numId w:val="11"/>
        </w:numPr>
      </w:pPr>
      <w:r w:rsidRPr="007C3599">
        <w:t>16GBのUSBを車両に差し、Update Mapを選択し、情報取得　作業時間・・・3分</w:t>
      </w:r>
    </w:p>
    <w:p w14:paraId="33D3A119" w14:textId="0A0B8021" w:rsidR="004A71E4" w:rsidRPr="007C3599" w:rsidRDefault="00D61401" w:rsidP="001B5CC7">
      <w:pPr>
        <w:ind w:left="1620"/>
      </w:pPr>
      <w:r w:rsidRPr="007C3599">
        <w:rPr>
          <w:noProof/>
        </w:rPr>
        <mc:AlternateContent>
          <mc:Choice Requires="wps">
            <w:drawing>
              <wp:anchor distT="0" distB="0" distL="114300" distR="114300" simplePos="0" relativeHeight="251658251" behindDoc="0" locked="0" layoutInCell="1" allowOverlap="1" wp14:anchorId="3CE42248" wp14:editId="06F53F1F">
                <wp:simplePos x="0" y="0"/>
                <wp:positionH relativeFrom="column">
                  <wp:posOffset>1741170</wp:posOffset>
                </wp:positionH>
                <wp:positionV relativeFrom="paragraph">
                  <wp:posOffset>947420</wp:posOffset>
                </wp:positionV>
                <wp:extent cx="214630" cy="246380"/>
                <wp:effectExtent l="10795" t="20955" r="12700" b="8890"/>
                <wp:wrapNone/>
                <wp:docPr id="11" name="AutoShape 1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630" cy="246380"/>
                        </a:xfrm>
                        <a:prstGeom prst="rightArrow">
                          <a:avLst>
                            <a:gd name="adj1" fmla="val 50000"/>
                            <a:gd name="adj2" fmla="val 44083"/>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w14:anchorId="11D1BE50">
              <v:shapetype id="_x0000_t13" coordsize="21600,21600" o:spt="13" adj="16200,5400" path="m@0,l@0@1,0@1,0@2@0@2@0,21600,21600,10800xe" w14:anchorId="5BAEAAFF">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utoShape 1293" style="position:absolute;left:0;text-align:left;margin-left:137.1pt;margin-top:74.6pt;width:16.9pt;height:19.4pt;z-index:251657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adj="12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">
                <v:textbox inset="5.85pt,.7pt,5.85pt,.7pt"/>
              </v:shape>
            </w:pict>
          </mc:Fallback>
        </mc:AlternateContent>
      </w:r>
      <w:r w:rsidRPr="007C3599">
        <w:rPr>
          <w:noProof/>
        </w:rPr>
        <mc:AlternateContent>
          <mc:Choice Requires="wps">
            <w:drawing>
              <wp:anchor distT="0" distB="0" distL="114300" distR="114300" simplePos="0" relativeHeight="251658252" behindDoc="0" locked="0" layoutInCell="1" allowOverlap="1" wp14:anchorId="068BD12B" wp14:editId="098333CC">
                <wp:simplePos x="0" y="0"/>
                <wp:positionH relativeFrom="column">
                  <wp:posOffset>3675380</wp:posOffset>
                </wp:positionH>
                <wp:positionV relativeFrom="paragraph">
                  <wp:posOffset>935355</wp:posOffset>
                </wp:positionV>
                <wp:extent cx="214630" cy="246380"/>
                <wp:effectExtent l="11430" t="27940" r="12065" b="11430"/>
                <wp:wrapNone/>
                <wp:docPr id="12" name="AutoShape 1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630" cy="246380"/>
                        </a:xfrm>
                        <a:prstGeom prst="rightArrow">
                          <a:avLst>
                            <a:gd name="adj1" fmla="val 50000"/>
                            <a:gd name="adj2" fmla="val 44083"/>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w14:anchorId="45C20564">
              <v:shape id="AutoShape 1294" style="position:absolute;left:0;text-align:left;margin-left:289.4pt;margin-top:73.65pt;width:16.9pt;height:19.4pt;z-index:251657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adj="12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" w14:anchorId="7172C1C2">
                <v:textbox inset="5.85pt,.7pt,5.85pt,.7pt"/>
              </v:shape>
            </w:pict>
          </mc:Fallback>
        </mc:AlternateContent>
      </w:r>
      <w:r w:rsidRPr="007C3599">
        <w:rPr>
          <w:noProof/>
        </w:rPr>
        <w:drawing>
          <wp:anchor distT="0" distB="0" distL="114300" distR="114300" simplePos="0" relativeHeight="251658244" behindDoc="0" locked="0" layoutInCell="1" allowOverlap="1" wp14:anchorId="1703FED3" wp14:editId="0966E10B">
            <wp:simplePos x="0" y="0"/>
            <wp:positionH relativeFrom="column">
              <wp:posOffset>3806825</wp:posOffset>
            </wp:positionH>
            <wp:positionV relativeFrom="paragraph">
              <wp:posOffset>559435</wp:posOffset>
            </wp:positionV>
            <wp:extent cx="1691640" cy="934720"/>
            <wp:effectExtent l="0" t="0" r="3810" b="0"/>
            <wp:wrapSquare wrapText="bothSides"/>
            <wp:docPr id="1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l="19859" t="11842" r="11447"/>
                    <a:stretch>
                      <a:fillRect/>
                    </a:stretch>
                  </pic:blipFill>
                  <pic:spPr bwMode="auto">
                    <a:xfrm>
                      <a:off x="0" y="0"/>
                      <a:ext cx="1691640" cy="934720"/>
                    </a:xfrm>
                    <a:prstGeom prst="rect">
                      <a:avLst/>
                    </a:prstGeom>
                    <a:noFill/>
                    <a:ln>
                      <a:noFill/>
                    </a:ln>
                  </pic:spPr>
                </pic:pic>
              </a:graphicData>
            </a:graphic>
            <wp14:sizeRelH relativeFrom="page">
              <wp14:pctWidth>0</wp14:pctWidth>
            </wp14:sizeRelH>
            <wp14:sizeRelV relativeFrom="page">
              <wp14:pctHeight>0</wp14:pctHeight>
            </wp14:sizeRelV>
          </wp:anchor>
        </w:drawing>
      </w:r>
      <w:r w:rsidR="004A71E4" w:rsidRPr="007C3599">
        <w:rPr>
          <w:lang w:val="en"/>
        </w:rPr>
        <w:t>Insert a 16GB USB into the vehicle,</w:t>
      </w:r>
      <w:r w:rsidR="007217E4" w:rsidRPr="007C3599">
        <w:rPr>
          <w:lang w:val="en"/>
        </w:rPr>
        <w:t xml:space="preserve"> </w:t>
      </w:r>
      <w:r w:rsidR="004A71E4" w:rsidRPr="007C3599">
        <w:rPr>
          <w:lang w:val="en"/>
        </w:rPr>
        <w:t>select the Update Map, and obtain information Working time...</w:t>
      </w:r>
    </w:p>
    <w:p w14:paraId="58D81B64" w14:textId="6D7D5D71" w:rsidR="00F24AFA" w:rsidRPr="007C3599" w:rsidRDefault="007217E4" w:rsidP="004403E2">
      <w:pPr>
        <w:ind w:left="1200"/>
      </w:pPr>
      <w:r w:rsidRPr="007C3599">
        <w:rPr>
          <w:noProof/>
        </w:rPr>
        <w:drawing>
          <wp:anchor distT="0" distB="0" distL="114300" distR="114300" simplePos="0" relativeHeight="251658242" behindDoc="0" locked="0" layoutInCell="1" allowOverlap="1" wp14:anchorId="0F538FE4" wp14:editId="4AD424DC">
            <wp:simplePos x="0" y="0"/>
            <wp:positionH relativeFrom="column">
              <wp:posOffset>121920</wp:posOffset>
            </wp:positionH>
            <wp:positionV relativeFrom="paragraph">
              <wp:posOffset>110490</wp:posOffset>
            </wp:positionV>
            <wp:extent cx="1673225" cy="928370"/>
            <wp:effectExtent l="0" t="0" r="0" b="0"/>
            <wp:wrapSquare wrapText="bothSides"/>
            <wp:docPr id="1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l="12819" t="11510" r="16794"/>
                    <a:stretch>
                      <a:fillRect/>
                    </a:stretch>
                  </pic:blipFill>
                  <pic:spPr bwMode="auto">
                    <a:xfrm>
                      <a:off x="0" y="0"/>
                      <a:ext cx="1673225" cy="9283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3599">
        <w:rPr>
          <w:noProof/>
        </w:rPr>
        <w:drawing>
          <wp:anchor distT="0" distB="0" distL="114300" distR="114300" simplePos="0" relativeHeight="251658243" behindDoc="0" locked="0" layoutInCell="1" allowOverlap="1" wp14:anchorId="13C3C9E4" wp14:editId="4796D8CC">
            <wp:simplePos x="0" y="0"/>
            <wp:positionH relativeFrom="column">
              <wp:posOffset>1868805</wp:posOffset>
            </wp:positionH>
            <wp:positionV relativeFrom="paragraph">
              <wp:posOffset>110490</wp:posOffset>
            </wp:positionV>
            <wp:extent cx="1857375" cy="936625"/>
            <wp:effectExtent l="0" t="0" r="0" b="0"/>
            <wp:wrapSquare wrapText="bothSides"/>
            <wp:docPr id="1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l="17807" t="21051" r="17845"/>
                    <a:stretch>
                      <a:fillRect/>
                    </a:stretch>
                  </pic:blipFill>
                  <pic:spPr bwMode="auto">
                    <a:xfrm>
                      <a:off x="0" y="0"/>
                      <a:ext cx="1857375" cy="936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368238" w14:textId="77777777" w:rsidR="00D61401" w:rsidRPr="007C3599" w:rsidRDefault="00D61401" w:rsidP="00D61401">
      <w:pPr>
        <w:numPr>
          <w:ilvl w:val="2"/>
          <w:numId w:val="11"/>
        </w:numPr>
      </w:pPr>
      <w:r w:rsidRPr="007C3599">
        <w:rPr>
          <w:rFonts w:hint="eastAsia"/>
        </w:rPr>
        <w:t>・オンラインサイトで地図購入</w:t>
      </w:r>
    </w:p>
    <w:p w14:paraId="759FA6F6" w14:textId="77777777" w:rsidR="004A71E4" w:rsidRPr="007C3599" w:rsidRDefault="004A71E4" w:rsidP="001B5CC7">
      <w:pPr>
        <w:ind w:left="1620"/>
      </w:pPr>
      <w:r w:rsidRPr="007C3599">
        <w:rPr>
          <w:lang w:val="en"/>
        </w:rPr>
        <w:t>Map purchase on the online site</w:t>
      </w:r>
    </w:p>
    <w:p w14:paraId="3AA64D4A" w14:textId="77777777" w:rsidR="00D61401" w:rsidRPr="007C3599" w:rsidRDefault="00D61401" w:rsidP="00D61401">
      <w:pPr>
        <w:ind w:left="1620"/>
      </w:pPr>
      <w:r w:rsidRPr="007C3599">
        <w:rPr>
          <w:rFonts w:hint="eastAsia"/>
        </w:rPr>
        <w:t>・</w:t>
      </w:r>
      <w:r w:rsidRPr="007C3599">
        <w:t>Garmin Express(PC上で動作するアプリ)でダウンロード</w:t>
      </w:r>
    </w:p>
    <w:p w14:paraId="08D53131" w14:textId="77777777" w:rsidR="004A71E4" w:rsidRPr="007C3599" w:rsidRDefault="004A71E4" w:rsidP="004A71E4">
      <w:pPr>
        <w:ind w:left="1620"/>
      </w:pPr>
      <w:r w:rsidRPr="007C3599">
        <w:rPr>
          <w:lang w:val="en"/>
        </w:rPr>
        <w:t>Download with Garmin Express (an app that runs on a PC)</w:t>
      </w:r>
    </w:p>
    <w:p w14:paraId="470AD50A" w14:textId="77777777" w:rsidR="00D61401" w:rsidRPr="007C3599" w:rsidRDefault="00D61401" w:rsidP="00D61401">
      <w:pPr>
        <w:ind w:left="1620"/>
      </w:pPr>
      <w:r w:rsidRPr="007C3599">
        <w:rPr>
          <w:rFonts w:hint="eastAsia"/>
        </w:rPr>
        <w:t>・</w:t>
      </w:r>
      <w:r w:rsidRPr="007C3599">
        <w:t>USBメモリーに転送</w:t>
      </w:r>
    </w:p>
    <w:p w14:paraId="75CCE829" w14:textId="77777777" w:rsidR="004A71E4" w:rsidRPr="007C3599" w:rsidRDefault="004A71E4" w:rsidP="004A71E4">
      <w:pPr>
        <w:ind w:left="1620"/>
      </w:pPr>
      <w:r w:rsidRPr="007C3599">
        <w:rPr>
          <w:lang w:val="en"/>
        </w:rPr>
        <w:t>Transfer to USB memory stick</w:t>
      </w:r>
    </w:p>
    <w:p w14:paraId="6A916816" w14:textId="77777777" w:rsidR="00D61401" w:rsidRPr="007C3599" w:rsidRDefault="00D61401" w:rsidP="00D61401">
      <w:pPr>
        <w:ind w:left="1620"/>
      </w:pPr>
      <w:r w:rsidRPr="007C3599">
        <w:rPr>
          <w:rFonts w:hint="eastAsia"/>
        </w:rPr>
        <w:t>・</w:t>
      </w:r>
      <w:r w:rsidRPr="007C3599">
        <w:t>USBをメモリーへ車に持ち込む</w:t>
      </w:r>
    </w:p>
    <w:p w14:paraId="50F3520C" w14:textId="77777777" w:rsidR="004A71E4" w:rsidRPr="007C3599" w:rsidRDefault="004A71E4" w:rsidP="004A71E4">
      <w:pPr>
        <w:ind w:left="1620"/>
      </w:pPr>
      <w:r w:rsidRPr="007C3599">
        <w:rPr>
          <w:lang w:val="en"/>
        </w:rPr>
        <w:t>Bring USB into the car to the memory</w:t>
      </w:r>
    </w:p>
    <w:p w14:paraId="190185F0" w14:textId="77777777" w:rsidR="00D61401" w:rsidRPr="007C3599" w:rsidRDefault="00D61401" w:rsidP="00D61401">
      <w:pPr>
        <w:ind w:left="1620"/>
      </w:pPr>
      <w:r w:rsidRPr="007C3599">
        <w:rPr>
          <w:rFonts w:hint="eastAsia"/>
        </w:rPr>
        <w:t>作業時間・・・</w:t>
      </w:r>
      <w:r w:rsidRPr="007C3599">
        <w:t>1時間</w:t>
      </w:r>
    </w:p>
    <w:p w14:paraId="219F7898" w14:textId="77777777" w:rsidR="004A71E4" w:rsidRPr="007C3599" w:rsidRDefault="004A71E4" w:rsidP="004A71E4">
      <w:pPr>
        <w:ind w:left="1620"/>
      </w:pPr>
      <w:r w:rsidRPr="007C3599">
        <w:rPr>
          <w:lang w:val="en"/>
        </w:rPr>
        <w:t>Working hours: 1 hour</w:t>
      </w:r>
    </w:p>
    <w:p w14:paraId="7DE217B6" w14:textId="2EE2C659" w:rsidR="00F24AFA" w:rsidRPr="007C3599" w:rsidRDefault="007217E4" w:rsidP="004403E2">
      <w:r w:rsidRPr="007C3599">
        <w:rPr>
          <w:noProof/>
        </w:rPr>
        <w:drawing>
          <wp:anchor distT="0" distB="0" distL="114300" distR="114300" simplePos="0" relativeHeight="251658246" behindDoc="0" locked="0" layoutInCell="1" allowOverlap="1" wp14:anchorId="5924DBCF" wp14:editId="0107F1E4">
            <wp:simplePos x="0" y="0"/>
            <wp:positionH relativeFrom="column">
              <wp:posOffset>3036570</wp:posOffset>
            </wp:positionH>
            <wp:positionV relativeFrom="paragraph">
              <wp:posOffset>48260</wp:posOffset>
            </wp:positionV>
            <wp:extent cx="1427480" cy="1290320"/>
            <wp:effectExtent l="0" t="0" r="0" b="0"/>
            <wp:wrapSquare wrapText="bothSides"/>
            <wp:docPr id="1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27480" cy="1290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3599">
        <w:rPr>
          <w:noProof/>
        </w:rPr>
        <w:drawing>
          <wp:anchor distT="0" distB="0" distL="114300" distR="114300" simplePos="0" relativeHeight="251658245" behindDoc="0" locked="0" layoutInCell="1" allowOverlap="1" wp14:anchorId="761185F0" wp14:editId="28D75AE5">
            <wp:simplePos x="0" y="0"/>
            <wp:positionH relativeFrom="column">
              <wp:posOffset>1238250</wp:posOffset>
            </wp:positionH>
            <wp:positionV relativeFrom="paragraph">
              <wp:posOffset>51435</wp:posOffset>
            </wp:positionV>
            <wp:extent cx="1444625" cy="1287145"/>
            <wp:effectExtent l="0" t="0" r="0" b="0"/>
            <wp:wrapSquare wrapText="bothSides"/>
            <wp:docPr id="1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44625" cy="1287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B49FAB" w14:textId="77777777" w:rsidR="00F24AFA" w:rsidRPr="007C3599" w:rsidRDefault="00F24AFA" w:rsidP="004403E2"/>
    <w:p w14:paraId="5D5E5B61" w14:textId="2CAE6A09" w:rsidR="00F24AFA" w:rsidRPr="007C3599" w:rsidRDefault="007217E4" w:rsidP="004403E2">
      <w:r w:rsidRPr="007C3599">
        <w:rPr>
          <w:noProof/>
        </w:rPr>
        <mc:AlternateContent>
          <mc:Choice Requires="wps">
            <w:drawing>
              <wp:anchor distT="0" distB="0" distL="114300" distR="114300" simplePos="0" relativeHeight="251658253" behindDoc="0" locked="0" layoutInCell="1" allowOverlap="1" wp14:anchorId="194C3E0D" wp14:editId="68C6DD54">
                <wp:simplePos x="0" y="0"/>
                <wp:positionH relativeFrom="column">
                  <wp:posOffset>2736215</wp:posOffset>
                </wp:positionH>
                <wp:positionV relativeFrom="paragraph">
                  <wp:posOffset>89535</wp:posOffset>
                </wp:positionV>
                <wp:extent cx="214630" cy="246380"/>
                <wp:effectExtent l="12065" t="22860" r="11430" b="6985"/>
                <wp:wrapNone/>
                <wp:docPr id="10" name="AutoShape 12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630" cy="246380"/>
                        </a:xfrm>
                        <a:prstGeom prst="rightArrow">
                          <a:avLst>
                            <a:gd name="adj1" fmla="val 50000"/>
                            <a:gd name="adj2" fmla="val 44083"/>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xmlns:asvg="http://schemas.microsoft.com/office/drawing/2016/SVG/main" xmlns:w16sdtfl="http://schemas.microsoft.com/office/word/2024/wordml/sdtformatlock" xmlns:w16du="http://schemas.microsoft.com/office/word/2023/wordml/word16du">
            <w:pict w14:anchorId="4252643F">
              <v:shape id="AutoShape 1295" style="position:absolute;left:0;text-align:left;margin-left:215.45pt;margin-top:7.05pt;width:16.9pt;height:19.4pt;z-index:251657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3" adj="12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" w14:anchorId="58A3C76F">
                <v:textbox inset="5.85pt,.7pt,5.85pt,.7pt"/>
              </v:shape>
            </w:pict>
          </mc:Fallback>
        </mc:AlternateContent>
      </w:r>
    </w:p>
    <w:p w14:paraId="07E48689" w14:textId="77777777" w:rsidR="00F24AFA" w:rsidRPr="007C3599" w:rsidRDefault="00F24AFA" w:rsidP="004403E2"/>
    <w:p w14:paraId="6509F7A1" w14:textId="77777777" w:rsidR="00F24AFA" w:rsidRPr="007C3599" w:rsidRDefault="00F24AFA" w:rsidP="004403E2"/>
    <w:p w14:paraId="4A6DCEBA" w14:textId="1FDDDFA8" w:rsidR="00F24AFA" w:rsidRPr="007C3599" w:rsidRDefault="00F24AFA" w:rsidP="004403E2"/>
    <w:p w14:paraId="1DD9F81D" w14:textId="590CE720" w:rsidR="00D61401" w:rsidRPr="007C3599" w:rsidRDefault="00D61401" w:rsidP="004403E2"/>
    <w:p w14:paraId="5F0BA43E" w14:textId="5081489F" w:rsidR="00D61401" w:rsidRPr="007C3599" w:rsidRDefault="00D61401" w:rsidP="004403E2"/>
    <w:p w14:paraId="0ACBCF29" w14:textId="77777777" w:rsidR="00D61401" w:rsidRPr="007C3599" w:rsidRDefault="00D61401" w:rsidP="004403E2"/>
    <w:p w14:paraId="568E91CE" w14:textId="77777777" w:rsidR="00D61401" w:rsidRPr="007C3599" w:rsidRDefault="00D61401" w:rsidP="004A71E4">
      <w:pPr>
        <w:numPr>
          <w:ilvl w:val="2"/>
          <w:numId w:val="11"/>
        </w:numPr>
      </w:pPr>
      <w:r w:rsidRPr="007C3599">
        <w:lastRenderedPageBreak/>
        <w:t>USBを車両に差し込んで地図更新　1時間</w:t>
      </w:r>
    </w:p>
    <w:p w14:paraId="71A09D58" w14:textId="4FFA7606" w:rsidR="004A71E4" w:rsidRPr="007C3599" w:rsidRDefault="004A71E4" w:rsidP="001B5CC7">
      <w:pPr>
        <w:ind w:left="1620"/>
      </w:pPr>
      <w:r w:rsidRPr="007C3599">
        <w:rPr>
          <w:lang w:val="en"/>
        </w:rPr>
        <w:t>1 hour to update the map by plugging the USB into the vehicle</w:t>
      </w:r>
    </w:p>
    <w:p w14:paraId="39C128C3" w14:textId="311271F6" w:rsidR="00F24AFA" w:rsidRPr="007C3599" w:rsidRDefault="007217E4" w:rsidP="004403E2">
      <w:r w:rsidRPr="007C3599">
        <w:rPr>
          <w:noProof/>
        </w:rPr>
        <w:drawing>
          <wp:anchor distT="0" distB="0" distL="114300" distR="114300" simplePos="0" relativeHeight="251658247" behindDoc="0" locked="0" layoutInCell="1" allowOverlap="1" wp14:anchorId="1CF547ED" wp14:editId="3025D890">
            <wp:simplePos x="0" y="0"/>
            <wp:positionH relativeFrom="column">
              <wp:posOffset>1499235</wp:posOffset>
            </wp:positionH>
            <wp:positionV relativeFrom="paragraph">
              <wp:posOffset>95250</wp:posOffset>
            </wp:positionV>
            <wp:extent cx="2392680" cy="1163955"/>
            <wp:effectExtent l="0" t="0" r="0" b="0"/>
            <wp:wrapSquare wrapText="bothSides"/>
            <wp:docPr id="1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l="18497" t="10934" r="9267" b="8786"/>
                    <a:stretch>
                      <a:fillRect/>
                    </a:stretch>
                  </pic:blipFill>
                  <pic:spPr bwMode="auto">
                    <a:xfrm>
                      <a:off x="0" y="0"/>
                      <a:ext cx="2392680" cy="1163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459AFB" w14:textId="77777777" w:rsidR="00F24AFA" w:rsidRPr="007C3599" w:rsidRDefault="00F24AFA" w:rsidP="004403E2"/>
    <w:p w14:paraId="0357565F" w14:textId="6BEC1658" w:rsidR="00F24AFA" w:rsidRPr="007C3599" w:rsidRDefault="00F24AFA" w:rsidP="004403E2"/>
    <w:p w14:paraId="48991D0E" w14:textId="77777777" w:rsidR="00F24AFA" w:rsidRPr="007C3599" w:rsidRDefault="00F24AFA" w:rsidP="004403E2"/>
    <w:p w14:paraId="34FC71D0" w14:textId="77777777" w:rsidR="00F24AFA" w:rsidRPr="007C3599" w:rsidRDefault="00F24AFA" w:rsidP="004403E2"/>
    <w:p w14:paraId="53A6F63A" w14:textId="1A5D357F" w:rsidR="00F24AFA" w:rsidRPr="007C3599" w:rsidRDefault="00F24AFA" w:rsidP="004403E2"/>
    <w:p w14:paraId="04DA06A8" w14:textId="77777777" w:rsidR="00D61401" w:rsidRPr="007C3599" w:rsidRDefault="00D61401" w:rsidP="004403E2"/>
    <w:p w14:paraId="4740FBB7" w14:textId="02F0A958" w:rsidR="00F24AFA" w:rsidRPr="007C3599" w:rsidRDefault="00D61401" w:rsidP="001B5CC7">
      <w:pPr>
        <w:ind w:firstLineChars="100" w:firstLine="200"/>
      </w:pPr>
      <w:r w:rsidRPr="007C3599">
        <w:rPr>
          <w:rFonts w:hint="eastAsia"/>
        </w:rPr>
        <w:t>・</w:t>
      </w:r>
      <w:r w:rsidRPr="007C3599">
        <w:t xml:space="preserve">GM　DISCによる更新　年1回　$129　</w:t>
      </w:r>
    </w:p>
    <w:p w14:paraId="230583DC" w14:textId="36617222" w:rsidR="004A71E4" w:rsidRPr="007C3599" w:rsidRDefault="00D61401">
      <w:pPr>
        <w:ind w:firstLineChars="100" w:firstLine="200"/>
        <w:rPr>
          <w:lang w:val="en"/>
        </w:rPr>
      </w:pPr>
      <w:r w:rsidRPr="007C3599">
        <w:rPr>
          <w:rFonts w:hint="eastAsia"/>
          <w:lang w:val="en"/>
        </w:rPr>
        <w:t>・</w:t>
      </w:r>
      <w:r w:rsidR="004A71E4" w:rsidRPr="007C3599">
        <w:rPr>
          <w:lang w:val="en"/>
        </w:rPr>
        <w:t>Renewal by GM DISC once a year $129</w:t>
      </w:r>
    </w:p>
    <w:p w14:paraId="0E9FB82D" w14:textId="460FEB47" w:rsidR="00D61401" w:rsidRPr="007C3599" w:rsidRDefault="00D61401" w:rsidP="00D61401">
      <w:r w:rsidRPr="007C3599">
        <w:rPr>
          <w:rFonts w:hint="eastAsia"/>
        </w:rPr>
        <w:t xml:space="preserve">　　オンラインサイトで作業。</w:t>
      </w:r>
      <w:r w:rsidRPr="007C3599">
        <w:t>VIN番号を入れて購入する仕組み</w:t>
      </w:r>
    </w:p>
    <w:p w14:paraId="25A04360" w14:textId="77777777" w:rsidR="004A71E4" w:rsidRPr="007C3599" w:rsidRDefault="004A71E4" w:rsidP="001B5CC7">
      <w:pPr>
        <w:ind w:firstLineChars="150" w:firstLine="300"/>
      </w:pPr>
      <w:r w:rsidRPr="347E5CEB">
        <w:t>Working on an online site. How to purchase with a VIN number</w:t>
      </w:r>
    </w:p>
    <w:p w14:paraId="1045730C" w14:textId="77777777" w:rsidR="00D4311C" w:rsidRPr="007C3599" w:rsidRDefault="00D4311C" w:rsidP="00202305">
      <w:r w:rsidRPr="007C3599">
        <w:rPr>
          <w:lang w:val="en"/>
        </w:rPr>
        <w:t>Next Generation Infotainment 2.5 System Map Update</w:t>
      </w:r>
    </w:p>
    <w:p w14:paraId="535B5D8A" w14:textId="07320F66" w:rsidR="00040CD9" w:rsidRPr="007C3599" w:rsidRDefault="007217E4" w:rsidP="00202305">
      <w:r w:rsidRPr="007C3599">
        <w:rPr>
          <w:noProof/>
        </w:rPr>
        <w:drawing>
          <wp:anchor distT="0" distB="0" distL="114300" distR="114300" simplePos="0" relativeHeight="251658248" behindDoc="0" locked="0" layoutInCell="1" allowOverlap="1" wp14:anchorId="08D5025A" wp14:editId="36F1E3D4">
            <wp:simplePos x="0" y="0"/>
            <wp:positionH relativeFrom="column">
              <wp:posOffset>518160</wp:posOffset>
            </wp:positionH>
            <wp:positionV relativeFrom="paragraph">
              <wp:posOffset>178435</wp:posOffset>
            </wp:positionV>
            <wp:extent cx="4366895" cy="1720215"/>
            <wp:effectExtent l="0" t="0" r="0" b="0"/>
            <wp:wrapSquare wrapText="bothSides"/>
            <wp:docPr id="1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66895" cy="17202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04A3A" w14:textId="77777777" w:rsidR="00040CD9" w:rsidRPr="007C3599" w:rsidRDefault="00040CD9" w:rsidP="00202305"/>
    <w:p w14:paraId="38CC7DC5" w14:textId="77777777" w:rsidR="00040CD9" w:rsidRPr="007C3599" w:rsidRDefault="00040CD9" w:rsidP="00202305"/>
    <w:p w14:paraId="1801BB39" w14:textId="77777777" w:rsidR="00040CD9" w:rsidRPr="007C3599" w:rsidRDefault="00040CD9" w:rsidP="00202305"/>
    <w:p w14:paraId="15782638" w14:textId="77777777" w:rsidR="00040CD9" w:rsidRPr="007C3599" w:rsidRDefault="00040CD9" w:rsidP="00202305"/>
    <w:p w14:paraId="3D5EE1C6" w14:textId="77777777" w:rsidR="00040CD9" w:rsidRPr="007C3599" w:rsidRDefault="00040CD9" w:rsidP="00202305"/>
    <w:p w14:paraId="7C0841F1" w14:textId="77777777" w:rsidR="00040CD9" w:rsidRPr="007C3599" w:rsidRDefault="00040CD9" w:rsidP="00202305"/>
    <w:p w14:paraId="63D6B2A9" w14:textId="77777777" w:rsidR="00040CD9" w:rsidRPr="007C3599" w:rsidRDefault="00040CD9" w:rsidP="00202305"/>
    <w:p w14:paraId="3E90DDD4" w14:textId="77777777" w:rsidR="00040CD9" w:rsidRPr="007C3599" w:rsidRDefault="00040CD9" w:rsidP="00202305"/>
    <w:p w14:paraId="569ADF16" w14:textId="552634AF" w:rsidR="00040CD9" w:rsidRPr="007C3599" w:rsidRDefault="007217E4" w:rsidP="00202305">
      <w:r w:rsidRPr="007C3599">
        <w:rPr>
          <w:noProof/>
        </w:rPr>
        <w:drawing>
          <wp:anchor distT="0" distB="0" distL="114300" distR="114300" simplePos="0" relativeHeight="251658249" behindDoc="0" locked="0" layoutInCell="1" allowOverlap="1" wp14:anchorId="6EC7F376" wp14:editId="78BE1BD9">
            <wp:simplePos x="0" y="0"/>
            <wp:positionH relativeFrom="column">
              <wp:posOffset>565150</wp:posOffset>
            </wp:positionH>
            <wp:positionV relativeFrom="paragraph">
              <wp:posOffset>100330</wp:posOffset>
            </wp:positionV>
            <wp:extent cx="4265930" cy="2156460"/>
            <wp:effectExtent l="0" t="0" r="0" b="0"/>
            <wp:wrapSquare wrapText="bothSides"/>
            <wp:docPr id="12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b="28505"/>
                    <a:stretch>
                      <a:fillRect/>
                    </a:stretch>
                  </pic:blipFill>
                  <pic:spPr bwMode="auto">
                    <a:xfrm>
                      <a:off x="0" y="0"/>
                      <a:ext cx="4265930" cy="2156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6D3D5D" w14:textId="77777777" w:rsidR="00040CD9" w:rsidRPr="007C3599" w:rsidRDefault="00040CD9" w:rsidP="00202305"/>
    <w:p w14:paraId="0FD7E19E" w14:textId="77777777" w:rsidR="00040CD9" w:rsidRPr="007C3599" w:rsidRDefault="00040CD9" w:rsidP="00202305"/>
    <w:p w14:paraId="67F73327" w14:textId="77777777" w:rsidR="00040CD9" w:rsidRPr="007C3599" w:rsidRDefault="00040CD9" w:rsidP="00202305"/>
    <w:p w14:paraId="11724752" w14:textId="77777777" w:rsidR="00040CD9" w:rsidRPr="007C3599" w:rsidRDefault="00040CD9" w:rsidP="00202305"/>
    <w:p w14:paraId="6826DAB2" w14:textId="542F92CD" w:rsidR="00040CD9" w:rsidRPr="007C3599" w:rsidRDefault="007217E4" w:rsidP="00202305">
      <w:r w:rsidRPr="007C3599">
        <w:rPr>
          <w:noProof/>
        </w:rPr>
        <mc:AlternateContent>
          <mc:Choice Requires="wps">
            <w:drawing>
              <wp:anchor distT="0" distB="0" distL="114300" distR="114300" simplePos="0" relativeHeight="251658250" behindDoc="0" locked="0" layoutInCell="1" allowOverlap="1" wp14:anchorId="07D3DBA0" wp14:editId="303F39E3">
                <wp:simplePos x="0" y="0"/>
                <wp:positionH relativeFrom="margin">
                  <wp:align>right</wp:align>
                </wp:positionH>
                <wp:positionV relativeFrom="paragraph">
                  <wp:posOffset>27305</wp:posOffset>
                </wp:positionV>
                <wp:extent cx="2095500" cy="548640"/>
                <wp:effectExtent l="857250" t="0" r="19050" b="22860"/>
                <wp:wrapSquare wrapText="bothSides"/>
                <wp:docPr id="7" name="AutoShape 1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4366260" y="7719060"/>
                          <a:ext cx="2095500" cy="548640"/>
                        </a:xfrm>
                        <a:prstGeom prst="wedgeRoundRectCallout">
                          <a:avLst>
                            <a:gd name="adj1" fmla="val -88531"/>
                            <a:gd name="adj2" fmla="val -9898"/>
                            <a:gd name="adj3" fmla="val 16667"/>
                          </a:avLst>
                        </a:prstGeom>
                        <a:solidFill>
                          <a:srgbClr val="FFFFFF"/>
                        </a:solidFill>
                        <a:ln w="9525">
                          <a:solidFill>
                            <a:srgbClr val="000000"/>
                          </a:solidFill>
                          <a:miter lim="800000"/>
                          <a:headEnd/>
                          <a:tailEnd/>
                        </a:ln>
                      </wps:spPr>
                      <wps:txbx>
                        <w:txbxContent>
                          <w:p w14:paraId="7C98C1DB" w14:textId="72F2329D" w:rsidR="00820640" w:rsidRPr="001B5CC7" w:rsidRDefault="00820640">
                            <w:r>
                              <w:rPr>
                                <w:rFonts w:hint="eastAsia"/>
                              </w:rPr>
                              <w:t>VIN番号</w:t>
                            </w:r>
                            <w:r>
                              <w:t>を</w:t>
                            </w:r>
                            <w:r>
                              <w:rPr>
                                <w:rFonts w:hint="eastAsia"/>
                              </w:rPr>
                              <w:t>入力</w:t>
                            </w:r>
                            <w:r>
                              <w:t>して</w:t>
                            </w:r>
                            <w:r>
                              <w:rPr>
                                <w:rFonts w:hint="eastAsia"/>
                              </w:rPr>
                              <w:t>購入</w:t>
                            </w:r>
                            <w:r>
                              <w:t>する</w:t>
                            </w:r>
                          </w:p>
                          <w:p w14:paraId="74A3CDB5" w14:textId="064412FA" w:rsidR="00820640" w:rsidRDefault="00820640">
                            <w:r>
                              <w:rPr>
                                <w:lang w:val="en"/>
                              </w:rPr>
                              <w:t>Enter your VIN number to buy</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3DBA0" id="AutoShape 1292" o:spid="_x0000_s1334" type="#_x0000_t62" style="position:absolute;left:0;text-align:left;margin-left:113.8pt;margin-top:2.15pt;width:165pt;height:43.2pt;z-index:25165825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" adj="-8323,8662">
                <v:textbox inset="5.85pt,.7pt,5.85pt,.7pt">
                  <w:txbxContent>
                    <w:p w14:paraId="7C98C1DB" w14:textId="72F2329D" w:rsidR="00820640" w:rsidRPr="001B5CC7" w:rsidRDefault="00820640">
                      <w:r>
                        <w:rPr>
                          <w:rFonts w:hint="eastAsia"/>
                        </w:rPr>
                        <w:t>VIN番号</w:t>
                      </w:r>
                      <w:r>
                        <w:t>を</w:t>
                      </w:r>
                      <w:r>
                        <w:rPr>
                          <w:rFonts w:hint="eastAsia"/>
                        </w:rPr>
                        <w:t>入力</w:t>
                      </w:r>
                      <w:r>
                        <w:t>して</w:t>
                      </w:r>
                      <w:r>
                        <w:rPr>
                          <w:rFonts w:hint="eastAsia"/>
                        </w:rPr>
                        <w:t>購入</w:t>
                      </w:r>
                      <w:r>
                        <w:t>する</w:t>
                      </w:r>
                    </w:p>
                    <w:p w14:paraId="74A3CDB5" w14:textId="064412FA" w:rsidR="00820640" w:rsidRDefault="00820640">
                      <w:r>
                        <w:rPr>
                          <w:lang w:val="en"/>
                        </w:rPr>
                        <w:t>Enter your VIN number to buy</w:t>
                      </w:r>
                    </w:p>
                  </w:txbxContent>
                </v:textbox>
                <w10:wrap type="square" anchorx="margin"/>
              </v:shape>
            </w:pict>
          </mc:Fallback>
        </mc:AlternateContent>
      </w:r>
    </w:p>
    <w:p w14:paraId="35A0CA90" w14:textId="77777777" w:rsidR="00040CD9" w:rsidRPr="007C3599" w:rsidRDefault="00040CD9" w:rsidP="00202305"/>
    <w:p w14:paraId="7487BF5D" w14:textId="77777777" w:rsidR="00040CD9" w:rsidRPr="007C3599" w:rsidRDefault="00040CD9" w:rsidP="00202305"/>
    <w:p w14:paraId="16C556D0" w14:textId="77777777" w:rsidR="00040CD9" w:rsidRPr="007C3599" w:rsidRDefault="00040CD9" w:rsidP="00202305"/>
    <w:p w14:paraId="2BA01F23" w14:textId="77777777" w:rsidR="00040CD9" w:rsidRPr="007C3599" w:rsidRDefault="00040CD9" w:rsidP="00202305"/>
    <w:p w14:paraId="38D756AF" w14:textId="77777777" w:rsidR="00040CD9" w:rsidRPr="007C3599" w:rsidRDefault="00040CD9" w:rsidP="00202305"/>
    <w:p w14:paraId="382550AA" w14:textId="77777777" w:rsidR="00040CD9" w:rsidRPr="007C3599" w:rsidRDefault="00040CD9" w:rsidP="00202305"/>
    <w:p w14:paraId="0A8502B3" w14:textId="7964B138" w:rsidR="00B0478E" w:rsidRPr="007C3599" w:rsidRDefault="00B0478E" w:rsidP="00202305"/>
    <w:p w14:paraId="2BC54ED1" w14:textId="1B6E6373" w:rsidR="00534C4E" w:rsidRPr="007C3599" w:rsidRDefault="00566077" w:rsidP="009B2AF5">
      <w:pPr>
        <w:pStyle w:val="1"/>
        <w:numPr>
          <w:ilvl w:val="0"/>
          <w:numId w:val="2"/>
        </w:numPr>
        <w:ind w:firstLineChars="0"/>
      </w:pPr>
      <w:bookmarkStart w:id="6294" w:name="_How_to_operate"/>
      <w:bookmarkStart w:id="6295" w:name="_Toc87878107"/>
      <w:bookmarkEnd w:id="6294"/>
      <w:r w:rsidRPr="007C3599">
        <w:rPr>
          <w:rFonts w:hint="eastAsia"/>
        </w:rPr>
        <w:lastRenderedPageBreak/>
        <w:t xml:space="preserve">運用方法　</w:t>
      </w:r>
      <w:r w:rsidR="00534C4E" w:rsidRPr="007C3599">
        <w:rPr>
          <w:lang w:val="en"/>
        </w:rPr>
        <w:t>How to operate</w:t>
      </w:r>
      <w:bookmarkStart w:id="6296" w:name="_Toc125991988"/>
      <w:bookmarkStart w:id="6297" w:name="_Toc309921687"/>
      <w:bookmarkEnd w:id="6295"/>
    </w:p>
    <w:p w14:paraId="4B6D6DD5" w14:textId="5474C03E" w:rsidR="00EC7C5C" w:rsidRPr="007C3599" w:rsidRDefault="00566077" w:rsidP="00B432D2">
      <w:pPr>
        <w:pStyle w:val="4"/>
      </w:pPr>
      <w:bookmarkStart w:id="6298" w:name="_Toc125991998"/>
      <w:bookmarkEnd w:id="6296"/>
      <w:bookmarkEnd w:id="6297"/>
      <w:bookmarkEnd w:id="6298"/>
      <w:r w:rsidRPr="007C3599">
        <w:rPr>
          <w:rFonts w:hint="eastAsia"/>
        </w:rPr>
        <w:t>車載機</w:t>
      </w:r>
      <w:r w:rsidRPr="007C3599">
        <w:t xml:space="preserve"> </w:t>
      </w:r>
      <w:r w:rsidR="00EC7C5C" w:rsidRPr="007C3599">
        <w:rPr>
          <w:lang w:val="en"/>
        </w:rPr>
        <w:t>In-vehicle equipment</w:t>
      </w:r>
    </w:p>
    <w:p w14:paraId="401B7047" w14:textId="2626DB2F" w:rsidR="00D772E0" w:rsidRPr="007C3599" w:rsidRDefault="00566077" w:rsidP="00D772E0">
      <w:r w:rsidRPr="007C3599">
        <w:rPr>
          <w:rFonts w:hint="eastAsia"/>
        </w:rPr>
        <w:t>以下章を参照</w:t>
      </w:r>
      <w:r w:rsidRPr="007C3599">
        <w:t xml:space="preserve"> </w:t>
      </w:r>
      <w:r w:rsidR="00D772E0" w:rsidRPr="007C3599">
        <w:rPr>
          <w:lang w:val="en"/>
        </w:rPr>
        <w:t>See the following chapters</w:t>
      </w:r>
    </w:p>
    <w:p w14:paraId="77AF1CD8" w14:textId="77777777" w:rsidR="00D772E0" w:rsidRPr="007C3599" w:rsidRDefault="00D772E0" w:rsidP="00D772E0">
      <w:r w:rsidRPr="007C3599">
        <w:rPr>
          <w:lang w:val="en"/>
        </w:rPr>
        <w:t>6-3、6-7、6-9、</w:t>
      </w:r>
      <w:r w:rsidR="00E24DEE" w:rsidRPr="007C3599">
        <w:rPr>
          <w:strike/>
          <w:lang w:val="en"/>
        </w:rPr>
        <w:t>6-16</w:t>
      </w:r>
      <w:r w:rsidR="00E24DEE" w:rsidRPr="007C3599">
        <w:rPr>
          <w:rFonts w:hint="eastAsia"/>
          <w:strike/>
          <w:lang w:val="en"/>
        </w:rPr>
        <w:t>、</w:t>
      </w:r>
      <w:r w:rsidR="00E24DEE" w:rsidRPr="007C3599">
        <w:rPr>
          <w:strike/>
          <w:lang w:val="en"/>
        </w:rPr>
        <w:t>6-18</w:t>
      </w:r>
      <w:r w:rsidR="00E24DEE" w:rsidRPr="007C3599">
        <w:rPr>
          <w:rFonts w:hint="eastAsia"/>
          <w:strike/>
          <w:lang w:val="en"/>
        </w:rPr>
        <w:t>、</w:t>
      </w:r>
      <w:r w:rsidR="00E24DEE" w:rsidRPr="007C3599">
        <w:rPr>
          <w:strike/>
          <w:lang w:val="en"/>
        </w:rPr>
        <w:t>6-21</w:t>
      </w:r>
      <w:r w:rsidR="00E24DEE" w:rsidRPr="007C3599">
        <w:rPr>
          <w:rFonts w:hint="eastAsia"/>
          <w:strike/>
          <w:lang w:val="en"/>
        </w:rPr>
        <w:t>、</w:t>
      </w:r>
      <w:r w:rsidR="00E24DEE" w:rsidRPr="007C3599">
        <w:rPr>
          <w:strike/>
          <w:lang w:val="en"/>
        </w:rPr>
        <w:t>6-22</w:t>
      </w:r>
      <w:r w:rsidR="009B2A4A" w:rsidRPr="007C3599">
        <w:rPr>
          <w:rFonts w:hint="eastAsia"/>
          <w:lang w:val="en"/>
        </w:rPr>
        <w:t>、</w:t>
      </w:r>
      <w:r w:rsidR="009B2A4A" w:rsidRPr="007C3599">
        <w:rPr>
          <w:lang w:val="en"/>
        </w:rPr>
        <w:t>6-17</w:t>
      </w:r>
      <w:r w:rsidR="0019196A" w:rsidRPr="007C3599">
        <w:rPr>
          <w:lang w:val="en"/>
        </w:rPr>
        <w:t>▲3.00</w:t>
      </w:r>
    </w:p>
    <w:p w14:paraId="13F28E7F" w14:textId="77777777" w:rsidR="00D772E0" w:rsidRPr="007C3599" w:rsidRDefault="00D772E0" w:rsidP="00D772E0"/>
    <w:p w14:paraId="5B5153B6" w14:textId="5B946410" w:rsidR="00D772E0" w:rsidRPr="007C3599" w:rsidRDefault="00566077" w:rsidP="00D772E0">
      <w:pPr>
        <w:pStyle w:val="4"/>
      </w:pPr>
      <w:r w:rsidRPr="007C3599">
        <w:rPr>
          <w:rFonts w:hint="eastAsia"/>
        </w:rPr>
        <w:t>サービス</w:t>
      </w:r>
      <w:r w:rsidRPr="007C3599">
        <w:t xml:space="preserve"> </w:t>
      </w:r>
      <w:r w:rsidR="00D772E0" w:rsidRPr="007C3599">
        <w:rPr>
          <w:lang w:val="en"/>
        </w:rPr>
        <w:t>service</w:t>
      </w:r>
    </w:p>
    <w:p w14:paraId="5A054216" w14:textId="669B9BB5" w:rsidR="00D772E0" w:rsidRPr="007C3599" w:rsidRDefault="00566077" w:rsidP="00D772E0">
      <w:r w:rsidRPr="007C3599">
        <w:rPr>
          <w:rFonts w:hint="eastAsia"/>
        </w:rPr>
        <w:t>以下章を参照</w:t>
      </w:r>
      <w:r w:rsidRPr="007C3599">
        <w:t xml:space="preserve"> </w:t>
      </w:r>
      <w:r w:rsidR="00D772E0" w:rsidRPr="007C3599">
        <w:rPr>
          <w:lang w:val="en"/>
        </w:rPr>
        <w:t>See the following chapters</w:t>
      </w:r>
    </w:p>
    <w:p w14:paraId="1B3E6CF9" w14:textId="77777777" w:rsidR="00B42AE7" w:rsidRPr="007C3599" w:rsidRDefault="00D772E0" w:rsidP="00D772E0">
      <w:pPr>
        <w:rPr>
          <w:lang w:val="en"/>
        </w:rPr>
      </w:pPr>
      <w:r w:rsidRPr="007C3599">
        <w:rPr>
          <w:lang w:val="en"/>
        </w:rPr>
        <w:t>6-1</w:t>
      </w:r>
      <w:r w:rsidRPr="007C3599">
        <w:rPr>
          <w:rFonts w:hint="eastAsia"/>
          <w:lang w:val="en"/>
        </w:rPr>
        <w:t>、</w:t>
      </w:r>
      <w:r w:rsidRPr="007C3599">
        <w:rPr>
          <w:lang w:val="en"/>
        </w:rPr>
        <w:t>6-2</w:t>
      </w:r>
      <w:r w:rsidRPr="007C3599">
        <w:rPr>
          <w:rFonts w:hint="eastAsia"/>
          <w:lang w:val="en"/>
        </w:rPr>
        <w:t>、</w:t>
      </w:r>
      <w:r w:rsidRPr="007C3599">
        <w:rPr>
          <w:lang w:val="en"/>
        </w:rPr>
        <w:t>6-4</w:t>
      </w:r>
      <w:r w:rsidRPr="007C3599">
        <w:rPr>
          <w:rFonts w:hint="eastAsia"/>
          <w:lang w:val="en"/>
        </w:rPr>
        <w:t>、</w:t>
      </w:r>
      <w:r w:rsidRPr="007C3599">
        <w:rPr>
          <w:lang w:val="en"/>
        </w:rPr>
        <w:t>6-5</w:t>
      </w:r>
      <w:r w:rsidRPr="007C3599">
        <w:rPr>
          <w:rFonts w:hint="eastAsia"/>
          <w:lang w:val="en"/>
        </w:rPr>
        <w:t>、</w:t>
      </w:r>
      <w:r w:rsidRPr="007C3599">
        <w:rPr>
          <w:lang w:val="en"/>
        </w:rPr>
        <w:t>6-6、6-8、6-10、6-11、6-12、 6-1</w:t>
      </w:r>
      <w:r w:rsidR="00E24DEE" w:rsidRPr="007C3599">
        <w:rPr>
          <w:lang w:val="en"/>
        </w:rPr>
        <w:t>3</w:t>
      </w:r>
      <w:r w:rsidRPr="007C3599">
        <w:rPr>
          <w:lang w:val="en"/>
        </w:rPr>
        <w:t>、6-1</w:t>
      </w:r>
      <w:r w:rsidR="00E24DEE" w:rsidRPr="007C3599">
        <w:rPr>
          <w:lang w:val="en"/>
        </w:rPr>
        <w:t>4、6-15、</w:t>
      </w:r>
      <w:r w:rsidR="00E24DEE" w:rsidRPr="007C3599">
        <w:rPr>
          <w:strike/>
          <w:lang w:val="en"/>
        </w:rPr>
        <w:t>6-17</w:t>
      </w:r>
      <w:r w:rsidR="00E24DEE" w:rsidRPr="007C3599">
        <w:rPr>
          <w:rFonts w:hint="eastAsia"/>
          <w:strike/>
          <w:lang w:val="en"/>
        </w:rPr>
        <w:t>、</w:t>
      </w:r>
      <w:r w:rsidR="00E24DEE" w:rsidRPr="007C3599">
        <w:rPr>
          <w:strike/>
          <w:lang w:val="en"/>
        </w:rPr>
        <w:t>6-19</w:t>
      </w:r>
      <w:r w:rsidR="00E24DEE" w:rsidRPr="007C3599">
        <w:rPr>
          <w:rFonts w:hint="eastAsia"/>
          <w:strike/>
          <w:lang w:val="en"/>
        </w:rPr>
        <w:t>、</w:t>
      </w:r>
      <w:r w:rsidR="00E24DEE" w:rsidRPr="007C3599">
        <w:rPr>
          <w:strike/>
          <w:lang w:val="en"/>
        </w:rPr>
        <w:t>6-20</w:t>
      </w:r>
      <w:r w:rsidR="00E24DEE" w:rsidRPr="007C3599">
        <w:rPr>
          <w:rFonts w:hint="eastAsia"/>
          <w:strike/>
          <w:lang w:val="en"/>
        </w:rPr>
        <w:t>、</w:t>
      </w:r>
      <w:r w:rsidR="00315E3E" w:rsidRPr="007C3599">
        <w:rPr>
          <w:lang w:val="en"/>
        </w:rPr>
        <w:t>6-16</w:t>
      </w:r>
      <w:r w:rsidR="0019196A" w:rsidRPr="007C3599">
        <w:rPr>
          <w:lang w:val="en"/>
        </w:rPr>
        <w:t>▲3.00</w:t>
      </w:r>
    </w:p>
    <w:p w14:paraId="7B0771E4" w14:textId="77777777" w:rsidR="00B42AE7" w:rsidRPr="007C3599" w:rsidRDefault="00B42AE7">
      <w:pPr>
        <w:widowControl/>
        <w:jc w:val="left"/>
        <w:rPr>
          <w:lang w:val="en"/>
        </w:rPr>
      </w:pPr>
      <w:r w:rsidRPr="007C3599">
        <w:rPr>
          <w:lang w:val="en"/>
        </w:rPr>
        <w:br w:type="page"/>
      </w:r>
    </w:p>
    <w:p w14:paraId="645BB436" w14:textId="3C3EFF5F" w:rsidR="00B42AE7" w:rsidRPr="007C3599" w:rsidRDefault="00B42AE7" w:rsidP="00B42AE7">
      <w:pPr>
        <w:pStyle w:val="1"/>
        <w:numPr>
          <w:ilvl w:val="0"/>
          <w:numId w:val="2"/>
        </w:numPr>
        <w:ind w:firstLineChars="0"/>
      </w:pPr>
      <w:bookmarkStart w:id="6299" w:name="_Map_Update_Process"/>
      <w:bookmarkEnd w:id="6299"/>
      <w:r w:rsidRPr="007C3599">
        <w:rPr>
          <w:lang w:val="en"/>
        </w:rPr>
        <w:lastRenderedPageBreak/>
        <w:t>Map Update Process</w:t>
      </w:r>
    </w:p>
    <w:p w14:paraId="591BF768" w14:textId="1CE17A44" w:rsidR="00B42AE7" w:rsidRPr="007C3599" w:rsidRDefault="00B42AE7" w:rsidP="00B42AE7">
      <w:r w:rsidRPr="007C3599">
        <w:t>4.1 Map Update configuration diagram</w:t>
      </w:r>
    </w:p>
    <w:p w14:paraId="20EF24C7" w14:textId="77777777" w:rsidR="00B42AE7" w:rsidRPr="007C3599" w:rsidRDefault="00B42AE7" w:rsidP="00B42AE7">
      <w:r w:rsidRPr="007C3599">
        <w:t>This illustration is provided to explain the requirements for map updates, it is not an architectural proposal.</w:t>
      </w:r>
    </w:p>
    <w:p w14:paraId="1162B186" w14:textId="77777777" w:rsidR="00B42AE7" w:rsidRPr="007C3599" w:rsidRDefault="00B42AE7" w:rsidP="00B42AE7"/>
    <w:p w14:paraId="1241233F" w14:textId="77777777" w:rsidR="00B42AE7" w:rsidRPr="007C3599" w:rsidRDefault="00B42AE7" w:rsidP="00B42AE7">
      <w:r w:rsidRPr="007C3599">
        <w:rPr>
          <w:noProof/>
        </w:rPr>
        <w:drawing>
          <wp:inline distT="0" distB="0" distL="0" distR="0" wp14:anchorId="40B12AD6" wp14:editId="24DAB168">
            <wp:extent cx="5717533" cy="1440180"/>
            <wp:effectExtent l="0" t="0" r="0" b="7620"/>
            <wp:docPr id="1596" name="Picture 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pic:cNvPicPr/>
                  </pic:nvPicPr>
                  <pic:blipFill>
                    <a:blip r:embed="rId36">
                      <a:extLst>
                        <a:ext uri="{28A0092B-C50C-407E-A947-70E740481C1C}">
                          <a14:useLocalDpi xmlns:a14="http://schemas.microsoft.com/office/drawing/2010/main" val="0"/>
                        </a:ext>
                      </a:extLst>
                    </a:blip>
                    <a:stretch>
                      <a:fillRect/>
                    </a:stretch>
                  </pic:blipFill>
                  <pic:spPr>
                    <a:xfrm>
                      <a:off x="0" y="0"/>
                      <a:ext cx="5717533" cy="1440180"/>
                    </a:xfrm>
                    <a:prstGeom prst="rect">
                      <a:avLst/>
                    </a:prstGeom>
                  </pic:spPr>
                </pic:pic>
              </a:graphicData>
            </a:graphic>
          </wp:inline>
        </w:drawing>
      </w:r>
    </w:p>
    <w:p w14:paraId="67F1D8E3" w14:textId="77777777" w:rsidR="00B42AE7" w:rsidRPr="007C3599" w:rsidRDefault="00B42AE7" w:rsidP="00B42AE7">
      <w:pPr>
        <w:pStyle w:val="af7"/>
        <w:numPr>
          <w:ilvl w:val="0"/>
          <w:numId w:val="28"/>
        </w:numPr>
        <w:ind w:leftChars="0"/>
      </w:pPr>
      <w:r w:rsidRPr="007C3599">
        <w:rPr>
          <w:b/>
          <w:bCs/>
        </w:rPr>
        <w:t>Map Supplier,</w:t>
      </w:r>
      <w:r w:rsidRPr="007C3599">
        <w:t xml:space="preserve"> provides updated maps to 24MM Map Server</w:t>
      </w:r>
    </w:p>
    <w:p w14:paraId="441A74BA" w14:textId="77777777" w:rsidR="00B42AE7" w:rsidRPr="007C3599" w:rsidRDefault="00B42AE7" w:rsidP="00B42AE7">
      <w:pPr>
        <w:pStyle w:val="af7"/>
        <w:numPr>
          <w:ilvl w:val="0"/>
          <w:numId w:val="28"/>
        </w:numPr>
        <w:ind w:leftChars="0"/>
      </w:pPr>
      <w:r w:rsidRPr="007C3599">
        <w:rPr>
          <w:b/>
          <w:bCs/>
        </w:rPr>
        <w:t>Pre-Production</w:t>
      </w:r>
      <w:r w:rsidRPr="007C3599">
        <w:t>, supplier ingests and store updates in pre-production and performs functional and non-functional QA/Testing</w:t>
      </w:r>
    </w:p>
    <w:p w14:paraId="45FCCB80" w14:textId="77777777" w:rsidR="00B42AE7" w:rsidRPr="007C3599" w:rsidRDefault="00B42AE7" w:rsidP="00B42AE7">
      <w:pPr>
        <w:pStyle w:val="af7"/>
        <w:numPr>
          <w:ilvl w:val="0"/>
          <w:numId w:val="28"/>
        </w:numPr>
        <w:ind w:leftChars="0"/>
      </w:pPr>
      <w:r w:rsidRPr="007C3599">
        <w:rPr>
          <w:b/>
          <w:bCs/>
        </w:rPr>
        <w:t>Production</w:t>
      </w:r>
      <w:r w:rsidRPr="007C3599">
        <w:t>, Updated maps are promoted to Production from Pre-Production after QA/Testing</w:t>
      </w:r>
    </w:p>
    <w:p w14:paraId="0E17D5BB" w14:textId="07A211DE" w:rsidR="00B42AE7" w:rsidRPr="007C3599" w:rsidRDefault="00B42AE7" w:rsidP="00B42AE7">
      <w:pPr>
        <w:pStyle w:val="af7"/>
        <w:numPr>
          <w:ilvl w:val="0"/>
          <w:numId w:val="28"/>
        </w:numPr>
        <w:ind w:leftChars="0"/>
      </w:pPr>
      <w:r w:rsidRPr="007C3599">
        <w:rPr>
          <w:b/>
          <w:bCs/>
        </w:rPr>
        <w:t>Map DB on HU</w:t>
      </w:r>
      <w:r w:rsidRPr="007C3599">
        <w:t xml:space="preserve">, HU Flash memory that contains the regional maps for the HU. </w:t>
      </w:r>
      <w:commentRangeStart w:id="6300"/>
      <w:r w:rsidR="00D531B0" w:rsidRPr="007C3599">
        <w:t>This Map DB shall not be invalidated over the lifetime of the vehicle</w:t>
      </w:r>
      <w:commentRangeEnd w:id="6300"/>
      <w:r w:rsidR="00D531B0" w:rsidRPr="007C3599">
        <w:rPr>
          <w:rStyle w:val="af8"/>
        </w:rPr>
        <w:commentReference w:id="6300"/>
      </w:r>
      <w:r w:rsidR="00D531B0" w:rsidRPr="007C3599">
        <w:t>.</w:t>
      </w:r>
      <w:r w:rsidRPr="007C3599">
        <w:t xml:space="preserve"> These maps are used in no-connectivity scenarios.  </w:t>
      </w:r>
    </w:p>
    <w:p w14:paraId="436F0D72" w14:textId="77777777" w:rsidR="00B42AE7" w:rsidRPr="007C3599" w:rsidRDefault="00B42AE7" w:rsidP="004403E2">
      <w:pPr>
        <w:pStyle w:val="af7"/>
        <w:ind w:leftChars="0" w:left="360"/>
        <w:rPr>
          <w:b/>
          <w:bCs/>
        </w:rPr>
      </w:pPr>
    </w:p>
    <w:p w14:paraId="1663B631" w14:textId="77777777" w:rsidR="00B42AE7" w:rsidRPr="007C3599" w:rsidRDefault="00B42AE7" w:rsidP="00B42AE7">
      <w:pPr>
        <w:pStyle w:val="af7"/>
        <w:numPr>
          <w:ilvl w:val="0"/>
          <w:numId w:val="28"/>
        </w:numPr>
        <w:ind w:leftChars="0"/>
        <w:rPr>
          <w:b/>
          <w:bCs/>
        </w:rPr>
      </w:pPr>
      <w:r w:rsidRPr="007C3599">
        <w:rPr>
          <w:b/>
          <w:bCs/>
        </w:rPr>
        <w:t>Map Update Process</w:t>
      </w:r>
    </w:p>
    <w:p w14:paraId="0A513F3C" w14:textId="77777777" w:rsidR="00B42AE7" w:rsidRPr="007C3599" w:rsidRDefault="00B42AE7" w:rsidP="00B42AE7">
      <w:pPr>
        <w:pStyle w:val="af7"/>
        <w:numPr>
          <w:ilvl w:val="1"/>
          <w:numId w:val="28"/>
        </w:numPr>
        <w:ind w:leftChars="0"/>
      </w:pPr>
      <w:r w:rsidRPr="007C3599">
        <w:t>Head Unit initiates request for Map Updates</w:t>
      </w:r>
    </w:p>
    <w:p w14:paraId="69F39492" w14:textId="77777777" w:rsidR="00B42AE7" w:rsidRPr="007C3599" w:rsidRDefault="00B42AE7" w:rsidP="00B42AE7">
      <w:pPr>
        <w:pStyle w:val="af7"/>
        <w:numPr>
          <w:ilvl w:val="1"/>
          <w:numId w:val="28"/>
        </w:numPr>
        <w:ind w:leftChars="0"/>
      </w:pPr>
      <w:r w:rsidRPr="007C3599">
        <w:t>HU receives updates for defined area around CVP</w:t>
      </w:r>
    </w:p>
    <w:p w14:paraId="40979296" w14:textId="77777777" w:rsidR="00B42AE7" w:rsidRPr="007C3599" w:rsidRDefault="00B42AE7" w:rsidP="00B42AE7">
      <w:pPr>
        <w:pStyle w:val="af7"/>
        <w:numPr>
          <w:ilvl w:val="1"/>
          <w:numId w:val="28"/>
        </w:numPr>
        <w:ind w:leftChars="0"/>
      </w:pPr>
      <w:r w:rsidRPr="007C3599">
        <w:t>24MM Map Server delivers updated map tiles to HU</w:t>
      </w:r>
    </w:p>
    <w:p w14:paraId="11DF4D67" w14:textId="77777777" w:rsidR="00B42AE7" w:rsidRPr="007C3599" w:rsidRDefault="00B42AE7" w:rsidP="00B42AE7">
      <w:pPr>
        <w:pStyle w:val="af7"/>
        <w:numPr>
          <w:ilvl w:val="1"/>
          <w:numId w:val="28"/>
        </w:numPr>
        <w:ind w:leftChars="0"/>
      </w:pPr>
      <w:r w:rsidRPr="007C3599">
        <w:t>HU replaces old tiles in Map DB with updated tiles</w:t>
      </w:r>
    </w:p>
    <w:p w14:paraId="3EA911C7" w14:textId="77777777" w:rsidR="00B42AE7" w:rsidRPr="007C3599" w:rsidRDefault="00B42AE7" w:rsidP="00B42AE7">
      <w:pPr>
        <w:pStyle w:val="af7"/>
        <w:numPr>
          <w:ilvl w:val="1"/>
          <w:numId w:val="28"/>
        </w:numPr>
        <w:ind w:leftChars="0"/>
      </w:pPr>
      <w:r w:rsidRPr="007C3599">
        <w:t>Updated Map Tiles not in the pre-defined area around CVP are updated as needed based on user action</w:t>
      </w:r>
    </w:p>
    <w:p w14:paraId="771BE352" w14:textId="4EEA6D25" w:rsidR="00B42AE7" w:rsidRPr="007C3599" w:rsidRDefault="00B42AE7" w:rsidP="00B42AE7">
      <w:pPr>
        <w:pStyle w:val="af7"/>
        <w:numPr>
          <w:ilvl w:val="1"/>
          <w:numId w:val="28"/>
        </w:numPr>
        <w:ind w:leftChars="0"/>
      </w:pPr>
      <w:r w:rsidRPr="007C3599">
        <w:t>This process also applies to renderer if it requires a separate Map DB</w:t>
      </w:r>
    </w:p>
    <w:p w14:paraId="126A0002" w14:textId="77777777" w:rsidR="001A1D92" w:rsidRPr="007C3599" w:rsidRDefault="001A1D92" w:rsidP="004403E2">
      <w:pPr>
        <w:pStyle w:val="af7"/>
        <w:ind w:leftChars="0" w:left="1080"/>
      </w:pPr>
    </w:p>
    <w:p w14:paraId="03ECAD70" w14:textId="77777777" w:rsidR="00B42AE7" w:rsidRPr="007C3599" w:rsidRDefault="00B42AE7" w:rsidP="00B42AE7">
      <w:pPr>
        <w:widowControl/>
        <w:jc w:val="left"/>
      </w:pPr>
      <w:r w:rsidRPr="007C3599">
        <w:br w:type="page"/>
      </w:r>
    </w:p>
    <w:p w14:paraId="323C6179" w14:textId="77777777" w:rsidR="00B42AE7" w:rsidRPr="007C3599" w:rsidRDefault="00B42AE7" w:rsidP="00B42AE7"/>
    <w:p w14:paraId="51741A73" w14:textId="2EF806EE" w:rsidR="00B42AE7" w:rsidRPr="007C3599" w:rsidRDefault="00B42AE7" w:rsidP="00B42AE7">
      <w:pPr>
        <w:pStyle w:val="2"/>
        <w:numPr>
          <w:ilvl w:val="1"/>
          <w:numId w:val="2"/>
        </w:numPr>
      </w:pPr>
      <w:r w:rsidRPr="007C3599">
        <w:rPr>
          <w:lang w:val="en"/>
        </w:rPr>
        <w:t>Map Update at ACC On</w:t>
      </w:r>
    </w:p>
    <w:p w14:paraId="6E279028" w14:textId="77777777" w:rsidR="00B42AE7" w:rsidRPr="007C3599" w:rsidRDefault="00B42AE7" w:rsidP="00B42AE7">
      <w:pPr>
        <w:pStyle w:val="3"/>
        <w:numPr>
          <w:ilvl w:val="2"/>
          <w:numId w:val="2"/>
        </w:numPr>
      </w:pPr>
      <w:r w:rsidRPr="007C3599">
        <w:rPr>
          <w:lang w:val="en"/>
        </w:rPr>
        <w:t>Target countries and regions</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7C8D609F" w14:textId="77777777" w:rsidTr="00B42AE7">
        <w:trPr>
          <w:trHeight w:val="247"/>
        </w:trPr>
        <w:tc>
          <w:tcPr>
            <w:tcW w:w="473"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7ED23B53" w14:textId="77777777" w:rsidR="00B42AE7" w:rsidRPr="007C3599" w:rsidRDefault="00B42AE7" w:rsidP="00B42AE7">
            <w:pPr>
              <w:jc w:val="center"/>
            </w:pPr>
            <w:r w:rsidRPr="007C3599">
              <w:rPr>
                <w:lang w:val="en"/>
              </w:rPr>
              <w:t>No</w:t>
            </w:r>
          </w:p>
        </w:tc>
        <w:tc>
          <w:tcPr>
            <w:tcW w:w="2226"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623AD576" w14:textId="77777777" w:rsidR="00B42AE7" w:rsidRPr="007C3599" w:rsidRDefault="00B42AE7" w:rsidP="00B42AE7">
            <w:pPr>
              <w:jc w:val="left"/>
            </w:pPr>
            <w:r w:rsidRPr="007C3599">
              <w:rPr>
                <w:lang w:val="en"/>
              </w:rPr>
              <w:t>service</w:t>
            </w:r>
          </w:p>
        </w:tc>
        <w:tc>
          <w:tcPr>
            <w:tcW w:w="6938"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061C08E1" w14:textId="77777777" w:rsidR="00B42AE7" w:rsidRPr="007C3599" w:rsidRDefault="00B42AE7" w:rsidP="00B42AE7">
            <w:pPr>
              <w:jc w:val="center"/>
            </w:pPr>
            <w:r w:rsidRPr="007C3599">
              <w:rPr>
                <w:lang w:val="en"/>
              </w:rPr>
              <w:t xml:space="preserve">Target </w:t>
            </w:r>
          </w:p>
        </w:tc>
      </w:tr>
      <w:tr w:rsidR="007C3599" w:rsidRPr="007C3599" w14:paraId="30165A11" w14:textId="77777777" w:rsidTr="00B42AE7">
        <w:trPr>
          <w:cantSplit/>
          <w:trHeight w:val="1134"/>
        </w:trPr>
        <w:tc>
          <w:tcPr>
            <w:tcW w:w="473" w:type="dxa"/>
            <w:vMerge/>
            <w:tcBorders>
              <w:top w:val="single" w:sz="4" w:space="0" w:color="auto"/>
              <w:left w:val="single" w:sz="4" w:space="0" w:color="auto"/>
              <w:bottom w:val="single" w:sz="4" w:space="0" w:color="auto"/>
              <w:right w:val="single" w:sz="4" w:space="0" w:color="auto"/>
            </w:tcBorders>
            <w:vAlign w:val="center"/>
            <w:hideMark/>
          </w:tcPr>
          <w:p w14:paraId="56C0BF80" w14:textId="77777777" w:rsidR="00B42AE7" w:rsidRPr="007C3599" w:rsidRDefault="00B42AE7" w:rsidP="00B42AE7">
            <w:pPr>
              <w:widowControl/>
              <w:jc w:val="left"/>
            </w:pPr>
          </w:p>
        </w:tc>
        <w:tc>
          <w:tcPr>
            <w:tcW w:w="2226" w:type="dxa"/>
            <w:vMerge/>
            <w:tcBorders>
              <w:top w:val="single" w:sz="4" w:space="0" w:color="auto"/>
              <w:left w:val="single" w:sz="4" w:space="0" w:color="auto"/>
              <w:bottom w:val="single" w:sz="4" w:space="0" w:color="auto"/>
              <w:right w:val="single" w:sz="4" w:space="0" w:color="auto"/>
            </w:tcBorders>
            <w:vAlign w:val="center"/>
            <w:hideMark/>
          </w:tcPr>
          <w:p w14:paraId="3B7F8890" w14:textId="77777777" w:rsidR="00B42AE7" w:rsidRPr="007C3599" w:rsidRDefault="00B42AE7" w:rsidP="00B42AE7">
            <w:pPr>
              <w:widowControl/>
              <w:jc w:val="left"/>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6A6C7D8" w14:textId="77777777" w:rsidR="00B42AE7" w:rsidRPr="007C3599" w:rsidRDefault="00B42AE7" w:rsidP="00B42AE7">
            <w:pPr>
              <w:ind w:left="113" w:right="113"/>
              <w:rPr>
                <w:sz w:val="16"/>
              </w:rPr>
            </w:pPr>
            <w:r w:rsidRPr="007C3599">
              <w:rPr>
                <w:sz w:val="16"/>
                <w:lang w:val="en"/>
              </w:rPr>
              <w:t>Japan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74D608A" w14:textId="77777777" w:rsidR="00B42AE7" w:rsidRPr="007C3599" w:rsidRDefault="00B42AE7" w:rsidP="00B42AE7">
            <w:pPr>
              <w:ind w:left="113" w:right="113"/>
              <w:rPr>
                <w:sz w:val="16"/>
              </w:rPr>
            </w:pPr>
            <w:r w:rsidRPr="007C3599">
              <w:rPr>
                <w:sz w:val="16"/>
                <w:lang w:val="en"/>
              </w:rPr>
              <w:t>North America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E7D7B61" w14:textId="77777777" w:rsidR="00B42AE7" w:rsidRPr="007C3599" w:rsidRDefault="00B42AE7" w:rsidP="00B42AE7">
            <w:pPr>
              <w:ind w:left="113" w:right="113"/>
              <w:rPr>
                <w:sz w:val="16"/>
              </w:rPr>
            </w:pPr>
            <w:r w:rsidRPr="007C3599">
              <w:rPr>
                <w:sz w:val="16"/>
                <w:lang w:val="en"/>
              </w:rPr>
              <w:t>Europe</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EF30BA2" w14:textId="77777777" w:rsidR="00B42AE7" w:rsidRPr="007C3599" w:rsidRDefault="00B42AE7" w:rsidP="00B42AE7">
            <w:pPr>
              <w:ind w:left="113" w:right="113"/>
              <w:rPr>
                <w:sz w:val="16"/>
              </w:rPr>
            </w:pPr>
            <w:r w:rsidRPr="007C3599">
              <w:rPr>
                <w:sz w:val="16"/>
                <w:lang w:val="en"/>
              </w:rPr>
              <w:t>Oceania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D12260F" w14:textId="77777777" w:rsidR="00B42AE7" w:rsidRPr="007C3599" w:rsidRDefault="00B42AE7" w:rsidP="00B42AE7">
            <w:pPr>
              <w:ind w:left="113" w:right="113"/>
              <w:rPr>
                <w:sz w:val="16"/>
              </w:rPr>
            </w:pPr>
            <w:r w:rsidRPr="007C3599">
              <w:rPr>
                <w:sz w:val="16"/>
                <w:lang w:val="en"/>
              </w:rPr>
              <w:t>Southeast Asia</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C4AEFFC" w14:textId="77777777" w:rsidR="00B42AE7" w:rsidRPr="007C3599" w:rsidRDefault="00B42AE7" w:rsidP="00B42AE7">
            <w:pPr>
              <w:ind w:left="113" w:right="113"/>
              <w:rPr>
                <w:sz w:val="16"/>
              </w:rPr>
            </w:pPr>
            <w:r w:rsidRPr="007C3599">
              <w:rPr>
                <w:sz w:val="16"/>
                <w:lang w:val="en"/>
              </w:rPr>
              <w:t>India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1E5448F" w14:textId="77777777" w:rsidR="00B42AE7" w:rsidRPr="007C3599" w:rsidRDefault="00B42AE7" w:rsidP="00B42AE7">
            <w:pPr>
              <w:ind w:left="113" w:right="113"/>
              <w:rPr>
                <w:sz w:val="16"/>
              </w:rPr>
            </w:pPr>
            <w:r w:rsidRPr="007C3599">
              <w:rPr>
                <w:sz w:val="16"/>
                <w:lang w:val="en"/>
              </w:rPr>
              <w:t>Middle East</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383C34B" w14:textId="77777777" w:rsidR="00B42AE7" w:rsidRPr="007C3599" w:rsidRDefault="00B42AE7" w:rsidP="00B42AE7">
            <w:pPr>
              <w:ind w:left="113" w:right="113"/>
              <w:rPr>
                <w:sz w:val="16"/>
              </w:rPr>
            </w:pPr>
            <w:r w:rsidRPr="007C3599">
              <w:rPr>
                <w:sz w:val="16"/>
                <w:lang w:val="en"/>
              </w:rPr>
              <w:t xml:space="preserve">South </w:t>
            </w:r>
            <w:proofErr w:type="spellStart"/>
            <w:r w:rsidRPr="007C3599">
              <w:rPr>
                <w:sz w:val="16"/>
                <w:lang w:val="en"/>
              </w:rPr>
              <w:t>america</w:t>
            </w:r>
            <w:proofErr w:type="spellEnd"/>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tcPr>
          <w:p w14:paraId="00E7E793" w14:textId="77777777" w:rsidR="00B42AE7" w:rsidRPr="007C3599" w:rsidRDefault="00B42AE7" w:rsidP="00B42AE7">
            <w:pPr>
              <w:ind w:left="113" w:right="113"/>
              <w:rPr>
                <w:sz w:val="16"/>
              </w:rPr>
            </w:pPr>
            <w:r w:rsidRPr="007C3599">
              <w:rPr>
                <w:sz w:val="16"/>
                <w:lang w:val="en"/>
              </w:rPr>
              <w:t>South Africa</w:t>
            </w:r>
          </w:p>
          <w:p w14:paraId="5BAB95EB" w14:textId="77777777" w:rsidR="00B42AE7" w:rsidRPr="007C3599" w:rsidRDefault="00B42AE7" w:rsidP="00B42AE7">
            <w:pPr>
              <w:ind w:left="113" w:right="113"/>
              <w:rPr>
                <w:sz w:val="16"/>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0A335F5" w14:textId="77777777" w:rsidR="00B42AE7" w:rsidRPr="007C3599" w:rsidRDefault="00B42AE7" w:rsidP="00B42AE7">
            <w:pPr>
              <w:ind w:left="113" w:right="113"/>
              <w:rPr>
                <w:sz w:val="16"/>
              </w:rPr>
            </w:pPr>
            <w:r w:rsidRPr="007C3599">
              <w:rPr>
                <w:sz w:val="16"/>
                <w:lang w:val="en"/>
              </w:rPr>
              <w:t>Taiwan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059D849" w14:textId="77777777" w:rsidR="00B42AE7" w:rsidRPr="007C3599" w:rsidRDefault="00B42AE7" w:rsidP="00B42AE7">
            <w:pPr>
              <w:ind w:left="113" w:right="113"/>
              <w:rPr>
                <w:sz w:val="16"/>
              </w:rPr>
            </w:pPr>
            <w:r w:rsidRPr="007C3599">
              <w:rPr>
                <w:sz w:val="16"/>
                <w:lang w:val="en"/>
              </w:rPr>
              <w:t>Hong Kong and Macau</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1CB5205" w14:textId="77777777" w:rsidR="00B42AE7" w:rsidRPr="007C3599" w:rsidRDefault="00B42AE7" w:rsidP="00B42AE7">
            <w:pPr>
              <w:ind w:left="113" w:right="113"/>
              <w:rPr>
                <w:sz w:val="16"/>
              </w:rPr>
            </w:pPr>
            <w:r w:rsidRPr="007C3599">
              <w:rPr>
                <w:sz w:val="16"/>
                <w:lang w:val="en"/>
              </w:rPr>
              <w:t>China</w:t>
            </w:r>
          </w:p>
        </w:tc>
      </w:tr>
      <w:tr w:rsidR="007C3599" w:rsidRPr="007C3599" w14:paraId="5F706972" w14:textId="77777777" w:rsidTr="00B42AE7">
        <w:trPr>
          <w:trHeight w:val="93"/>
        </w:trPr>
        <w:tc>
          <w:tcPr>
            <w:tcW w:w="473" w:type="dxa"/>
            <w:tcBorders>
              <w:top w:val="single" w:sz="4" w:space="0" w:color="auto"/>
              <w:left w:val="single" w:sz="4" w:space="0" w:color="auto"/>
              <w:bottom w:val="single" w:sz="4" w:space="0" w:color="auto"/>
              <w:right w:val="single" w:sz="4" w:space="0" w:color="auto"/>
            </w:tcBorders>
            <w:vAlign w:val="center"/>
            <w:hideMark/>
          </w:tcPr>
          <w:p w14:paraId="648A0641" w14:textId="77777777" w:rsidR="00B42AE7" w:rsidRPr="007C3599" w:rsidRDefault="00B42AE7" w:rsidP="00B42AE7">
            <w:pPr>
              <w:jc w:val="center"/>
            </w:pPr>
            <w:r w:rsidRPr="007C3599">
              <w:rPr>
                <w:lang w:val="en"/>
              </w:rPr>
              <w:t>1</w:t>
            </w:r>
          </w:p>
        </w:tc>
        <w:tc>
          <w:tcPr>
            <w:tcW w:w="2226" w:type="dxa"/>
            <w:tcBorders>
              <w:top w:val="single" w:sz="4" w:space="0" w:color="auto"/>
              <w:left w:val="single" w:sz="4" w:space="0" w:color="auto"/>
              <w:bottom w:val="single" w:sz="4" w:space="0" w:color="auto"/>
              <w:right w:val="single" w:sz="4" w:space="0" w:color="auto"/>
            </w:tcBorders>
            <w:vAlign w:val="center"/>
            <w:hideMark/>
          </w:tcPr>
          <w:p w14:paraId="1E1EE1C7" w14:textId="77FE976F" w:rsidR="00B42AE7" w:rsidRPr="007C3599" w:rsidRDefault="00B42AE7" w:rsidP="00B42AE7">
            <w:pPr>
              <w:jc w:val="left"/>
              <w:rPr>
                <w:szCs w:val="20"/>
              </w:rPr>
            </w:pPr>
            <w:r w:rsidRPr="007C3599">
              <w:rPr>
                <w:lang w:val="en"/>
              </w:rPr>
              <w:t>By telecommunications equipment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C853EE" w14:textId="77777777" w:rsidR="00B42AE7" w:rsidRPr="007C3599" w:rsidRDefault="00B42AE7" w:rsidP="00B42AE7">
            <w:pPr>
              <w:jc w:val="center"/>
              <w:rPr>
                <w:szCs w:val="20"/>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4893A0" w14:textId="77777777" w:rsidR="00B42AE7" w:rsidRPr="007C3599" w:rsidRDefault="00B42AE7" w:rsidP="00B42AE7">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4542384" w14:textId="77777777" w:rsidR="00B42AE7" w:rsidRPr="007C3599" w:rsidRDefault="00B42AE7" w:rsidP="00B42AE7">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AE32FE2" w14:textId="77777777" w:rsidR="00B42AE7" w:rsidRPr="007C3599" w:rsidRDefault="00B42AE7" w:rsidP="00B42AE7">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B0BC07" w14:textId="77777777" w:rsidR="00B42AE7" w:rsidRPr="007C3599" w:rsidRDefault="00B42AE7" w:rsidP="00B42AE7">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2A4AF5" w14:textId="77777777" w:rsidR="00B42AE7" w:rsidRPr="007C3599" w:rsidRDefault="00B42AE7" w:rsidP="00B42AE7">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48A80DA" w14:textId="77777777" w:rsidR="00B42AE7" w:rsidRPr="007C3599" w:rsidRDefault="00B42AE7" w:rsidP="00B42AE7">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7E21F6" w14:textId="77777777" w:rsidR="00B42AE7" w:rsidRPr="007C3599" w:rsidRDefault="00B42AE7" w:rsidP="00B42AE7">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E98A1A" w14:textId="77777777" w:rsidR="00B42AE7" w:rsidRPr="007C3599" w:rsidRDefault="00B42AE7" w:rsidP="00B42AE7">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63AF9B" w14:textId="77777777" w:rsidR="00B42AE7" w:rsidRPr="007C3599" w:rsidRDefault="00B42AE7" w:rsidP="00B42AE7">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54C06F" w14:textId="77777777" w:rsidR="00B42AE7" w:rsidRPr="007C3599" w:rsidRDefault="00B42AE7" w:rsidP="00B42AE7">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C673BDD" w14:textId="77777777" w:rsidR="00B42AE7" w:rsidRPr="007C3599" w:rsidRDefault="00B42AE7" w:rsidP="00B42AE7">
            <w:pPr>
              <w:jc w:val="center"/>
            </w:pPr>
            <w:r w:rsidRPr="007C3599">
              <w:rPr>
                <w:szCs w:val="20"/>
                <w:lang w:val="en"/>
              </w:rPr>
              <w:t>―</w:t>
            </w:r>
          </w:p>
        </w:tc>
      </w:tr>
    </w:tbl>
    <w:p w14:paraId="768A2449" w14:textId="77777777" w:rsidR="00B42AE7" w:rsidRPr="007C3599" w:rsidRDefault="00B42AE7" w:rsidP="00B42AE7">
      <w:pPr>
        <w:pStyle w:val="3"/>
        <w:numPr>
          <w:ilvl w:val="2"/>
          <w:numId w:val="2"/>
        </w:numPr>
      </w:pPr>
      <w:r w:rsidRPr="007C3599">
        <w:rPr>
          <w:lang w:val="en"/>
        </w:rPr>
        <w:t>Basic movements (normal system)</w:t>
      </w:r>
    </w:p>
    <w:p w14:paraId="2C9EF79C" w14:textId="77777777" w:rsidR="00B42AE7" w:rsidRPr="007C3599" w:rsidRDefault="00B42AE7" w:rsidP="00B42AE7">
      <w:pPr>
        <w:pStyle w:val="4"/>
        <w:rPr>
          <w:lang w:val="en"/>
        </w:rPr>
      </w:pPr>
      <w:r w:rsidRPr="007C3599">
        <w:rPr>
          <w:lang w:val="en"/>
        </w:rPr>
        <w:t>Service Overview</w:t>
      </w:r>
    </w:p>
    <w:p w14:paraId="698DF582" w14:textId="095FE870" w:rsidR="00B42AE7" w:rsidRPr="007C3599" w:rsidRDefault="00B42AE7" w:rsidP="00B42AE7">
      <w:r w:rsidRPr="007C3599">
        <w:t xml:space="preserve">The HU requests updated map tiles from the sever for map update to the latest available version if any. This downloaded map tile(s) are stored on HU, until overwritten by the next updated map tile (s). If the subscription status changes to No navigation or </w:t>
      </w:r>
      <w:r w:rsidR="00971984" w:rsidRPr="007C3599">
        <w:t>cancel</w:t>
      </w:r>
      <w:r w:rsidRPr="007C3599">
        <w:t xml:space="preserve">, download map shall be stored on head unit but shall not be displayed to user. </w:t>
      </w:r>
    </w:p>
    <w:p w14:paraId="06107444" w14:textId="5D0FE32C" w:rsidR="00B42AE7" w:rsidRPr="007C3599" w:rsidRDefault="00CB783A" w:rsidP="00B42AE7">
      <w:pPr>
        <w:pStyle w:val="af7"/>
        <w:widowControl/>
        <w:numPr>
          <w:ilvl w:val="0"/>
          <w:numId w:val="30"/>
        </w:numPr>
        <w:spacing w:after="160" w:line="259" w:lineRule="auto"/>
        <w:ind w:leftChars="0"/>
        <w:contextualSpacing/>
      </w:pPr>
      <w:r w:rsidRPr="007C3599">
        <w:t>HU will download map data for an area specified by “</w:t>
      </w:r>
      <w:r w:rsidRPr="007C3599">
        <w:rPr>
          <w:i/>
          <w:iCs/>
        </w:rPr>
        <w:t>Map Update at ACC-On</w:t>
      </w:r>
      <w:r w:rsidRPr="007C3599">
        <w:t>”</w:t>
      </w:r>
      <w:r w:rsidRPr="007C3599" w:rsidDel="00971984">
        <w:t xml:space="preserve"> </w:t>
      </w:r>
      <w:r w:rsidRPr="007C3599">
        <w:t xml:space="preserve">as defined in section “Map Update Server Parameters” of this document. </w:t>
      </w:r>
      <w:r w:rsidR="00971984" w:rsidRPr="007C3599">
        <w:t xml:space="preserve"> </w:t>
      </w:r>
      <w:r w:rsidR="00B42AE7" w:rsidRPr="007C3599">
        <w:t>(This value is configurable and controlled from server side)</w:t>
      </w:r>
    </w:p>
    <w:p w14:paraId="404907BB" w14:textId="77777777" w:rsidR="00B42AE7" w:rsidRPr="007C3599" w:rsidRDefault="00B42AE7" w:rsidP="00B42AE7">
      <w:pPr>
        <w:pStyle w:val="af7"/>
        <w:widowControl/>
        <w:numPr>
          <w:ilvl w:val="0"/>
          <w:numId w:val="30"/>
        </w:numPr>
        <w:spacing w:after="160" w:line="259" w:lineRule="auto"/>
        <w:ind w:leftChars="0"/>
        <w:contextualSpacing/>
      </w:pPr>
      <w:r w:rsidRPr="007C3599">
        <w:t>If a map around CVP is stored on head unit and server updates to that map area exist, map needs to be incrementally updated.</w:t>
      </w:r>
    </w:p>
    <w:p w14:paraId="4CBA5F29" w14:textId="77777777" w:rsidR="00B42AE7" w:rsidRPr="007C3599" w:rsidRDefault="00B42AE7" w:rsidP="00B42AE7">
      <w:pPr>
        <w:pStyle w:val="af7"/>
        <w:widowControl/>
        <w:numPr>
          <w:ilvl w:val="1"/>
          <w:numId w:val="30"/>
        </w:numPr>
        <w:spacing w:after="160" w:line="259" w:lineRule="auto"/>
        <w:ind w:leftChars="0"/>
        <w:contextualSpacing/>
      </w:pPr>
      <w:r w:rsidRPr="007C3599">
        <w:t>If new radius overlaps existing radius, download new map area and update portion that over laps existing map area</w:t>
      </w:r>
    </w:p>
    <w:p w14:paraId="24E173A6" w14:textId="77777777" w:rsidR="00B42AE7" w:rsidRPr="007C3599" w:rsidRDefault="00B42AE7" w:rsidP="00B42AE7">
      <w:pPr>
        <w:spacing w:line="256" w:lineRule="auto"/>
      </w:pPr>
      <w:r w:rsidRPr="007C3599">
        <w:t xml:space="preserve">The HU and the server discuss which portions of the map need updating. And when a mismatch between the map data between the stored map on HU and the same area map data on server is found, the stored map should be updated. </w:t>
      </w:r>
    </w:p>
    <w:p w14:paraId="781E7347" w14:textId="77777777" w:rsidR="00B42AE7" w:rsidRPr="007C3599" w:rsidRDefault="00B42AE7" w:rsidP="00B42AE7">
      <w:pPr>
        <w:rPr>
          <w:lang w:val="en"/>
        </w:rPr>
      </w:pPr>
    </w:p>
    <w:p w14:paraId="4339720A" w14:textId="77777777" w:rsidR="00B42AE7" w:rsidRPr="007C3599" w:rsidRDefault="00B42AE7" w:rsidP="00B42AE7">
      <w:pPr>
        <w:pStyle w:val="3"/>
        <w:numPr>
          <w:ilvl w:val="2"/>
          <w:numId w:val="2"/>
        </w:numPr>
      </w:pPr>
      <w:r w:rsidRPr="007C3599">
        <w:rPr>
          <w:lang w:val="en"/>
        </w:rPr>
        <w:t>Requirements for HMI specification</w:t>
      </w:r>
    </w:p>
    <w:p w14:paraId="0DD8BE3B" w14:textId="77777777" w:rsidR="00B42AE7" w:rsidRPr="007C3599" w:rsidRDefault="00B42AE7" w:rsidP="00B42AE7">
      <w:r w:rsidRPr="007C3599">
        <w:t xml:space="preserve">This process is transparent and does not require user input or feedback. </w:t>
      </w:r>
    </w:p>
    <w:p w14:paraId="4F0693AE" w14:textId="77777777" w:rsidR="00B42AE7" w:rsidRPr="007C3599" w:rsidRDefault="00B42AE7" w:rsidP="00B42AE7">
      <w:pPr>
        <w:rPr>
          <w:lang w:val="en"/>
        </w:rPr>
      </w:pPr>
    </w:p>
    <w:p w14:paraId="4A5C6788" w14:textId="77777777" w:rsidR="00B42AE7" w:rsidRPr="007C3599" w:rsidRDefault="00B42AE7" w:rsidP="00B42AE7">
      <w:pPr>
        <w:pStyle w:val="3"/>
        <w:numPr>
          <w:ilvl w:val="2"/>
          <w:numId w:val="2"/>
        </w:numPr>
        <w:rPr>
          <w:lang w:val="en"/>
        </w:rPr>
      </w:pPr>
      <w:r w:rsidRPr="007C3599">
        <w:rPr>
          <w:lang w:val="en"/>
        </w:rPr>
        <w:lastRenderedPageBreak/>
        <w:t>Custom Items</w:t>
      </w:r>
    </w:p>
    <w:tbl>
      <w:tblPr>
        <w:tblStyle w:val="af1"/>
        <w:tblW w:w="9895" w:type="dxa"/>
        <w:tblLook w:val="04A0" w:firstRow="1" w:lastRow="0" w:firstColumn="1" w:lastColumn="0" w:noHBand="0" w:noVBand="1"/>
      </w:tblPr>
      <w:tblGrid>
        <w:gridCol w:w="2335"/>
        <w:gridCol w:w="7560"/>
      </w:tblGrid>
      <w:tr w:rsidR="007C3599" w:rsidRPr="007C3599" w14:paraId="27DD7C93" w14:textId="77777777" w:rsidTr="00B42AE7">
        <w:tc>
          <w:tcPr>
            <w:tcW w:w="2335" w:type="dxa"/>
          </w:tcPr>
          <w:p w14:paraId="55FCA6C5" w14:textId="77777777" w:rsidR="00B42AE7" w:rsidRPr="007C3599" w:rsidRDefault="00B42AE7" w:rsidP="00B42AE7">
            <w:pPr>
              <w:rPr>
                <w:b/>
                <w:bCs/>
              </w:rPr>
            </w:pPr>
            <w:r w:rsidRPr="007C3599">
              <w:rPr>
                <w:b/>
                <w:bCs/>
              </w:rPr>
              <w:t>Download range</w:t>
            </w:r>
          </w:p>
        </w:tc>
        <w:tc>
          <w:tcPr>
            <w:tcW w:w="7560" w:type="dxa"/>
          </w:tcPr>
          <w:p w14:paraId="5896AFA7" w14:textId="77777777" w:rsidR="00B42AE7" w:rsidRPr="007C3599" w:rsidRDefault="00B42AE7" w:rsidP="00B42AE7">
            <w:pPr>
              <w:rPr>
                <w:b/>
                <w:bCs/>
              </w:rPr>
            </w:pPr>
            <w:r w:rsidRPr="007C3599">
              <w:rPr>
                <w:b/>
                <w:bCs/>
              </w:rPr>
              <w:t xml:space="preserve">[25] mile radius around CVP. </w:t>
            </w:r>
            <w:r w:rsidRPr="007C3599">
              <w:rPr>
                <w:rStyle w:val="tlid-translation"/>
                <w:i/>
                <w:iCs/>
              </w:rPr>
              <w:t xml:space="preserve">The numbers are provisional and controlled on server side. </w:t>
            </w:r>
          </w:p>
        </w:tc>
      </w:tr>
      <w:tr w:rsidR="007C3599" w:rsidRPr="007C3599" w14:paraId="7AF5F5D2" w14:textId="77777777" w:rsidTr="00B42AE7">
        <w:tc>
          <w:tcPr>
            <w:tcW w:w="2335" w:type="dxa"/>
          </w:tcPr>
          <w:p w14:paraId="7700E43F" w14:textId="77777777" w:rsidR="00B42AE7" w:rsidRPr="007C3599" w:rsidRDefault="00B42AE7" w:rsidP="00B42AE7">
            <w:pPr>
              <w:rPr>
                <w:b/>
                <w:bCs/>
              </w:rPr>
            </w:pPr>
            <w:r w:rsidRPr="007C3599">
              <w:rPr>
                <w:b/>
                <w:bCs/>
              </w:rPr>
              <w:t>Map Layer</w:t>
            </w:r>
          </w:p>
        </w:tc>
        <w:tc>
          <w:tcPr>
            <w:tcW w:w="7560" w:type="dxa"/>
          </w:tcPr>
          <w:p w14:paraId="784144B6" w14:textId="77777777" w:rsidR="00B42AE7" w:rsidRPr="007C3599" w:rsidRDefault="00B42AE7" w:rsidP="00B42AE7">
            <w:pPr>
              <w:rPr>
                <w:b/>
                <w:bCs/>
              </w:rPr>
            </w:pPr>
            <w:r w:rsidRPr="007C3599">
              <w:rPr>
                <w:b/>
                <w:bCs/>
              </w:rPr>
              <w:t>All Layers</w:t>
            </w:r>
          </w:p>
        </w:tc>
      </w:tr>
      <w:tr w:rsidR="007C3599" w:rsidRPr="007C3599" w14:paraId="5EA023D8" w14:textId="77777777" w:rsidTr="00B42AE7">
        <w:tc>
          <w:tcPr>
            <w:tcW w:w="2335" w:type="dxa"/>
          </w:tcPr>
          <w:p w14:paraId="48E4754C" w14:textId="77777777" w:rsidR="00B42AE7" w:rsidRPr="007C3599" w:rsidRDefault="00B42AE7" w:rsidP="00B42AE7">
            <w:pPr>
              <w:rPr>
                <w:b/>
                <w:bCs/>
              </w:rPr>
            </w:pPr>
            <w:r w:rsidRPr="007C3599">
              <w:rPr>
                <w:b/>
                <w:bCs/>
              </w:rPr>
              <w:t>POIs</w:t>
            </w:r>
          </w:p>
        </w:tc>
        <w:tc>
          <w:tcPr>
            <w:tcW w:w="7560" w:type="dxa"/>
          </w:tcPr>
          <w:p w14:paraId="7F74AFC2" w14:textId="77777777" w:rsidR="00B42AE7" w:rsidRPr="007C3599" w:rsidRDefault="00B42AE7" w:rsidP="00B42AE7">
            <w:pPr>
              <w:rPr>
                <w:b/>
                <w:bCs/>
              </w:rPr>
            </w:pPr>
            <w:r w:rsidRPr="007C3599">
              <w:rPr>
                <w:b/>
                <w:bCs/>
              </w:rPr>
              <w:t>Specified POI categories:</w:t>
            </w:r>
          </w:p>
          <w:p w14:paraId="3A87ACCC" w14:textId="77777777" w:rsidR="00B42AE7" w:rsidRPr="007C3599" w:rsidRDefault="00B42AE7" w:rsidP="00B42AE7">
            <w:pPr>
              <w:rPr>
                <w:rStyle w:val="tlid-translation"/>
              </w:rPr>
            </w:pPr>
            <w:r w:rsidRPr="007C3599">
              <w:rPr>
                <w:rStyle w:val="tlid-translation"/>
              </w:rPr>
              <w:t>Gas stations, Charging Stations, Police Stations, Hospitals, Major chain restaurants, Parking, Favorites and Recent(s)</w:t>
            </w:r>
          </w:p>
          <w:p w14:paraId="01FCE9C0" w14:textId="77777777" w:rsidR="00B42AE7" w:rsidRPr="007C3599" w:rsidRDefault="00B42AE7" w:rsidP="00B42AE7">
            <w:pPr>
              <w:rPr>
                <w:b/>
                <w:bCs/>
              </w:rPr>
            </w:pPr>
            <w:r w:rsidRPr="007C3599">
              <w:rPr>
                <w:rStyle w:val="tlid-translation"/>
                <w:b/>
                <w:bCs/>
              </w:rPr>
              <w:t>Attributes:</w:t>
            </w:r>
            <w:r w:rsidRPr="007C3599">
              <w:rPr>
                <w:rStyle w:val="tlid-translation"/>
              </w:rPr>
              <w:t xml:space="preserve"> Name, LAT/LON, address, genre, phone, hours of operation</w:t>
            </w:r>
          </w:p>
        </w:tc>
      </w:tr>
    </w:tbl>
    <w:p w14:paraId="408BFF0C" w14:textId="77777777" w:rsidR="00B42AE7" w:rsidRPr="007C3599" w:rsidRDefault="00B42AE7" w:rsidP="00B42AE7">
      <w:pPr>
        <w:rPr>
          <w:lang w:val="en"/>
        </w:rPr>
      </w:pPr>
    </w:p>
    <w:p w14:paraId="55C43737" w14:textId="77777777" w:rsidR="00B42AE7" w:rsidRPr="007C3599" w:rsidRDefault="00B42AE7" w:rsidP="00B42AE7">
      <w:pPr>
        <w:pStyle w:val="3"/>
        <w:numPr>
          <w:ilvl w:val="2"/>
          <w:numId w:val="2"/>
        </w:numPr>
        <w:rPr>
          <w:lang w:val="en"/>
        </w:rPr>
      </w:pPr>
      <w:r w:rsidRPr="007C3599">
        <w:rPr>
          <w:lang w:val="en"/>
        </w:rPr>
        <w:t>Exception operation (abnormal system)</w:t>
      </w:r>
    </w:p>
    <w:p w14:paraId="63871A3C" w14:textId="77777777" w:rsidR="00B42AE7" w:rsidRPr="007C3599" w:rsidRDefault="00B42AE7" w:rsidP="00B42AE7">
      <w:pPr>
        <w:pStyle w:val="af7"/>
        <w:widowControl/>
        <w:spacing w:after="160" w:line="259" w:lineRule="auto"/>
        <w:ind w:leftChars="0" w:left="0"/>
        <w:contextualSpacing/>
      </w:pPr>
      <w:r w:rsidRPr="007C3599">
        <w:t>If map update is interrupted, ACC Off, it automatically resumes at next ignition On</w:t>
      </w:r>
    </w:p>
    <w:p w14:paraId="51066728" w14:textId="77777777" w:rsidR="00B42AE7" w:rsidRPr="007C3599" w:rsidRDefault="00B42AE7" w:rsidP="00B42AE7">
      <w:pPr>
        <w:pStyle w:val="af7"/>
        <w:widowControl/>
        <w:spacing w:after="160" w:line="259" w:lineRule="auto"/>
        <w:ind w:leftChars="0" w:left="0"/>
        <w:contextualSpacing/>
      </w:pPr>
      <w:r w:rsidRPr="007C3599">
        <w:t>If the subscription status changes to No navigation or Cancel, download map shall be stored on head unit but shall not be displayed to user.</w:t>
      </w:r>
    </w:p>
    <w:p w14:paraId="7DB050EE" w14:textId="77777777" w:rsidR="00B42AE7" w:rsidRPr="007C3599" w:rsidRDefault="00B42AE7" w:rsidP="00B42AE7">
      <w:pPr>
        <w:rPr>
          <w:lang w:val="en"/>
        </w:rPr>
      </w:pPr>
    </w:p>
    <w:p w14:paraId="701DADC6" w14:textId="77777777" w:rsidR="00B42AE7" w:rsidRPr="007C3599" w:rsidRDefault="00B42AE7" w:rsidP="00B42AE7">
      <w:pPr>
        <w:pStyle w:val="3"/>
        <w:numPr>
          <w:ilvl w:val="2"/>
          <w:numId w:val="2"/>
        </w:numPr>
        <w:rPr>
          <w:lang w:val="en"/>
        </w:rPr>
      </w:pPr>
      <w:r w:rsidRPr="007C3599">
        <w:rPr>
          <w:lang w:val="en"/>
        </w:rPr>
        <w:t>Other</w:t>
      </w:r>
    </w:p>
    <w:p w14:paraId="3DA073C0" w14:textId="77777777" w:rsidR="00B42AE7" w:rsidRPr="007C3599" w:rsidRDefault="00B42AE7" w:rsidP="00B42AE7">
      <w:pPr>
        <w:pStyle w:val="af7"/>
        <w:ind w:leftChars="0" w:left="0"/>
      </w:pPr>
      <w:r w:rsidRPr="007C3599">
        <w:rPr>
          <w:lang w:val="en"/>
        </w:rPr>
        <w:t>None in particular</w:t>
      </w:r>
    </w:p>
    <w:p w14:paraId="4F85591A" w14:textId="77777777" w:rsidR="00B42AE7" w:rsidRPr="007C3599" w:rsidRDefault="00B42AE7" w:rsidP="00B42AE7">
      <w:pPr>
        <w:pStyle w:val="af7"/>
        <w:ind w:leftChars="0" w:left="0"/>
      </w:pPr>
    </w:p>
    <w:p w14:paraId="49B817CE" w14:textId="77777777" w:rsidR="00B42AE7" w:rsidRPr="007C3599" w:rsidRDefault="00B42AE7" w:rsidP="00B42AE7"/>
    <w:p w14:paraId="759E0517" w14:textId="77777777" w:rsidR="005140EB" w:rsidRPr="007C3599" w:rsidRDefault="005140EB" w:rsidP="005140EB"/>
    <w:p w14:paraId="4A362B48" w14:textId="7D046579" w:rsidR="005140EB" w:rsidRPr="007C3599" w:rsidRDefault="005140EB" w:rsidP="005140EB">
      <w:pPr>
        <w:pStyle w:val="2"/>
        <w:numPr>
          <w:ilvl w:val="1"/>
          <w:numId w:val="2"/>
        </w:numPr>
      </w:pPr>
      <w:r w:rsidRPr="347E5CEB">
        <w:t>Map Update Zoom in and Zoom out, map scroll (Online)</w:t>
      </w:r>
    </w:p>
    <w:p w14:paraId="1B27409A" w14:textId="77777777" w:rsidR="005140EB" w:rsidRPr="007C3599" w:rsidRDefault="005140EB" w:rsidP="005140EB">
      <w:pPr>
        <w:pStyle w:val="3"/>
        <w:numPr>
          <w:ilvl w:val="2"/>
          <w:numId w:val="2"/>
        </w:numPr>
      </w:pPr>
      <w:r w:rsidRPr="007C3599">
        <w:rPr>
          <w:lang w:val="en"/>
        </w:rPr>
        <w:t>Target countries and regions</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0A9BAE14" w14:textId="77777777" w:rsidTr="00261B65">
        <w:trPr>
          <w:trHeight w:val="247"/>
        </w:trPr>
        <w:tc>
          <w:tcPr>
            <w:tcW w:w="473"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4BE60672" w14:textId="77777777" w:rsidR="005140EB" w:rsidRPr="007C3599" w:rsidRDefault="005140EB" w:rsidP="00261B65">
            <w:pPr>
              <w:jc w:val="center"/>
            </w:pPr>
            <w:r w:rsidRPr="007C3599">
              <w:rPr>
                <w:lang w:val="en"/>
              </w:rPr>
              <w:t>No</w:t>
            </w:r>
          </w:p>
        </w:tc>
        <w:tc>
          <w:tcPr>
            <w:tcW w:w="2226"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52922D96" w14:textId="77777777" w:rsidR="005140EB" w:rsidRPr="007C3599" w:rsidRDefault="005140EB" w:rsidP="00261B65">
            <w:pPr>
              <w:jc w:val="left"/>
            </w:pPr>
            <w:r w:rsidRPr="007C3599">
              <w:rPr>
                <w:lang w:val="en"/>
              </w:rPr>
              <w:t>service</w:t>
            </w:r>
          </w:p>
        </w:tc>
        <w:tc>
          <w:tcPr>
            <w:tcW w:w="6938"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4CEBBC17" w14:textId="77777777" w:rsidR="005140EB" w:rsidRPr="007C3599" w:rsidRDefault="005140EB" w:rsidP="00261B65">
            <w:pPr>
              <w:jc w:val="center"/>
            </w:pPr>
            <w:r w:rsidRPr="007C3599">
              <w:rPr>
                <w:lang w:val="en"/>
              </w:rPr>
              <w:t xml:space="preserve">Target </w:t>
            </w:r>
          </w:p>
        </w:tc>
      </w:tr>
      <w:tr w:rsidR="007C3599" w:rsidRPr="007C3599" w14:paraId="228BFD8A" w14:textId="77777777" w:rsidTr="00261B65">
        <w:trPr>
          <w:cantSplit/>
          <w:trHeight w:val="1134"/>
        </w:trPr>
        <w:tc>
          <w:tcPr>
            <w:tcW w:w="473" w:type="dxa"/>
            <w:vMerge/>
            <w:tcBorders>
              <w:top w:val="single" w:sz="4" w:space="0" w:color="auto"/>
              <w:left w:val="single" w:sz="4" w:space="0" w:color="auto"/>
              <w:bottom w:val="single" w:sz="4" w:space="0" w:color="auto"/>
              <w:right w:val="single" w:sz="4" w:space="0" w:color="auto"/>
            </w:tcBorders>
            <w:vAlign w:val="center"/>
            <w:hideMark/>
          </w:tcPr>
          <w:p w14:paraId="1171E213" w14:textId="77777777" w:rsidR="005140EB" w:rsidRPr="007C3599" w:rsidRDefault="005140EB" w:rsidP="00261B65">
            <w:pPr>
              <w:widowControl/>
              <w:jc w:val="left"/>
            </w:pPr>
          </w:p>
        </w:tc>
        <w:tc>
          <w:tcPr>
            <w:tcW w:w="2226" w:type="dxa"/>
            <w:vMerge/>
            <w:tcBorders>
              <w:top w:val="single" w:sz="4" w:space="0" w:color="auto"/>
              <w:left w:val="single" w:sz="4" w:space="0" w:color="auto"/>
              <w:bottom w:val="single" w:sz="4" w:space="0" w:color="auto"/>
              <w:right w:val="single" w:sz="4" w:space="0" w:color="auto"/>
            </w:tcBorders>
            <w:vAlign w:val="center"/>
            <w:hideMark/>
          </w:tcPr>
          <w:p w14:paraId="58FABE34" w14:textId="77777777" w:rsidR="005140EB" w:rsidRPr="007C3599" w:rsidRDefault="005140EB" w:rsidP="00261B65">
            <w:pPr>
              <w:widowControl/>
              <w:jc w:val="left"/>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65FBFC9" w14:textId="77777777" w:rsidR="005140EB" w:rsidRPr="007C3599" w:rsidRDefault="005140EB" w:rsidP="00261B65">
            <w:pPr>
              <w:ind w:left="113" w:right="113"/>
              <w:rPr>
                <w:sz w:val="16"/>
              </w:rPr>
            </w:pPr>
            <w:r w:rsidRPr="007C3599">
              <w:rPr>
                <w:sz w:val="16"/>
                <w:lang w:val="en"/>
              </w:rPr>
              <w:t>Japan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24D5544" w14:textId="77777777" w:rsidR="005140EB" w:rsidRPr="007C3599" w:rsidRDefault="005140EB" w:rsidP="00261B65">
            <w:pPr>
              <w:ind w:left="113" w:right="113"/>
              <w:rPr>
                <w:sz w:val="16"/>
              </w:rPr>
            </w:pPr>
            <w:r w:rsidRPr="007C3599">
              <w:rPr>
                <w:sz w:val="16"/>
                <w:lang w:val="en"/>
              </w:rPr>
              <w:t>North America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BCCE3FA" w14:textId="77777777" w:rsidR="005140EB" w:rsidRPr="007C3599" w:rsidRDefault="005140EB" w:rsidP="00261B65">
            <w:pPr>
              <w:ind w:left="113" w:right="113"/>
              <w:rPr>
                <w:sz w:val="16"/>
              </w:rPr>
            </w:pPr>
            <w:r w:rsidRPr="007C3599">
              <w:rPr>
                <w:sz w:val="16"/>
                <w:lang w:val="en"/>
              </w:rPr>
              <w:t>Europe</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E52B23A" w14:textId="77777777" w:rsidR="005140EB" w:rsidRPr="007C3599" w:rsidRDefault="005140EB" w:rsidP="00261B65">
            <w:pPr>
              <w:ind w:left="113" w:right="113"/>
              <w:rPr>
                <w:sz w:val="16"/>
              </w:rPr>
            </w:pPr>
            <w:r w:rsidRPr="007C3599">
              <w:rPr>
                <w:sz w:val="16"/>
                <w:lang w:val="en"/>
              </w:rPr>
              <w:t>Oceania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58C550D" w14:textId="77777777" w:rsidR="005140EB" w:rsidRPr="007C3599" w:rsidRDefault="005140EB" w:rsidP="00261B65">
            <w:pPr>
              <w:ind w:left="113" w:right="113"/>
              <w:rPr>
                <w:sz w:val="16"/>
              </w:rPr>
            </w:pPr>
            <w:r w:rsidRPr="007C3599">
              <w:rPr>
                <w:sz w:val="16"/>
                <w:lang w:val="en"/>
              </w:rPr>
              <w:t>Southeast Asia</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3A7C8D6" w14:textId="77777777" w:rsidR="005140EB" w:rsidRPr="007C3599" w:rsidRDefault="005140EB" w:rsidP="00261B65">
            <w:pPr>
              <w:ind w:left="113" w:right="113"/>
              <w:rPr>
                <w:sz w:val="16"/>
              </w:rPr>
            </w:pPr>
            <w:r w:rsidRPr="007C3599">
              <w:rPr>
                <w:sz w:val="16"/>
                <w:lang w:val="en"/>
              </w:rPr>
              <w:t>India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6D08FFB" w14:textId="77777777" w:rsidR="005140EB" w:rsidRPr="007C3599" w:rsidRDefault="005140EB" w:rsidP="00261B65">
            <w:pPr>
              <w:ind w:left="113" w:right="113"/>
              <w:rPr>
                <w:sz w:val="16"/>
              </w:rPr>
            </w:pPr>
            <w:r w:rsidRPr="007C3599">
              <w:rPr>
                <w:sz w:val="16"/>
                <w:lang w:val="en"/>
              </w:rPr>
              <w:t>Middle East</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A309302" w14:textId="77777777" w:rsidR="005140EB" w:rsidRPr="007C3599" w:rsidRDefault="005140EB" w:rsidP="00261B65">
            <w:pPr>
              <w:ind w:left="113" w:right="113"/>
              <w:rPr>
                <w:sz w:val="16"/>
              </w:rPr>
            </w:pPr>
            <w:r w:rsidRPr="007C3599">
              <w:rPr>
                <w:sz w:val="16"/>
                <w:lang w:val="en"/>
              </w:rPr>
              <w:t xml:space="preserve">South </w:t>
            </w:r>
            <w:proofErr w:type="spellStart"/>
            <w:r w:rsidRPr="007C3599">
              <w:rPr>
                <w:sz w:val="16"/>
                <w:lang w:val="en"/>
              </w:rPr>
              <w:t>america</w:t>
            </w:r>
            <w:proofErr w:type="spellEnd"/>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tcPr>
          <w:p w14:paraId="74849342" w14:textId="77777777" w:rsidR="005140EB" w:rsidRPr="007C3599" w:rsidRDefault="005140EB" w:rsidP="00261B65">
            <w:pPr>
              <w:ind w:left="113" w:right="113"/>
              <w:rPr>
                <w:sz w:val="16"/>
              </w:rPr>
            </w:pPr>
            <w:r w:rsidRPr="007C3599">
              <w:rPr>
                <w:sz w:val="16"/>
                <w:lang w:val="en"/>
              </w:rPr>
              <w:t>South Africa</w:t>
            </w:r>
          </w:p>
          <w:p w14:paraId="1D123B85" w14:textId="77777777" w:rsidR="005140EB" w:rsidRPr="007C3599" w:rsidRDefault="005140EB" w:rsidP="00261B65">
            <w:pPr>
              <w:ind w:left="113" w:right="113"/>
              <w:rPr>
                <w:sz w:val="16"/>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F82308F" w14:textId="77777777" w:rsidR="005140EB" w:rsidRPr="007C3599" w:rsidRDefault="005140EB" w:rsidP="00261B65">
            <w:pPr>
              <w:ind w:left="113" w:right="113"/>
              <w:rPr>
                <w:sz w:val="16"/>
              </w:rPr>
            </w:pPr>
            <w:r w:rsidRPr="007C3599">
              <w:rPr>
                <w:sz w:val="16"/>
                <w:lang w:val="en"/>
              </w:rPr>
              <w:t>Taiwan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08DD696" w14:textId="77777777" w:rsidR="005140EB" w:rsidRPr="007C3599" w:rsidRDefault="005140EB" w:rsidP="00261B65">
            <w:pPr>
              <w:ind w:left="113" w:right="113"/>
              <w:rPr>
                <w:sz w:val="16"/>
              </w:rPr>
            </w:pPr>
            <w:r w:rsidRPr="007C3599">
              <w:rPr>
                <w:sz w:val="16"/>
                <w:lang w:val="en"/>
              </w:rPr>
              <w:t>Hong Kong and Macau</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C6DFCE6" w14:textId="77777777" w:rsidR="005140EB" w:rsidRPr="007C3599" w:rsidRDefault="005140EB" w:rsidP="00261B65">
            <w:pPr>
              <w:ind w:left="113" w:right="113"/>
              <w:rPr>
                <w:sz w:val="16"/>
              </w:rPr>
            </w:pPr>
            <w:r w:rsidRPr="007C3599">
              <w:rPr>
                <w:sz w:val="16"/>
                <w:lang w:val="en"/>
              </w:rPr>
              <w:t>China</w:t>
            </w:r>
          </w:p>
        </w:tc>
      </w:tr>
      <w:tr w:rsidR="007C3599" w:rsidRPr="007C3599" w14:paraId="2ACBB742" w14:textId="77777777" w:rsidTr="00261B65">
        <w:trPr>
          <w:trHeight w:val="93"/>
        </w:trPr>
        <w:tc>
          <w:tcPr>
            <w:tcW w:w="473" w:type="dxa"/>
            <w:tcBorders>
              <w:top w:val="single" w:sz="4" w:space="0" w:color="auto"/>
              <w:left w:val="single" w:sz="4" w:space="0" w:color="auto"/>
              <w:bottom w:val="single" w:sz="4" w:space="0" w:color="auto"/>
              <w:right w:val="single" w:sz="4" w:space="0" w:color="auto"/>
            </w:tcBorders>
            <w:vAlign w:val="center"/>
            <w:hideMark/>
          </w:tcPr>
          <w:p w14:paraId="6F8A65E1" w14:textId="77777777" w:rsidR="005140EB" w:rsidRPr="007C3599" w:rsidRDefault="005140EB" w:rsidP="00261B65">
            <w:pPr>
              <w:jc w:val="center"/>
            </w:pPr>
            <w:r w:rsidRPr="007C3599">
              <w:rPr>
                <w:lang w:val="en"/>
              </w:rPr>
              <w:t>1</w:t>
            </w:r>
          </w:p>
        </w:tc>
        <w:tc>
          <w:tcPr>
            <w:tcW w:w="2226" w:type="dxa"/>
            <w:tcBorders>
              <w:top w:val="single" w:sz="4" w:space="0" w:color="auto"/>
              <w:left w:val="single" w:sz="4" w:space="0" w:color="auto"/>
              <w:bottom w:val="single" w:sz="4" w:space="0" w:color="auto"/>
              <w:right w:val="single" w:sz="4" w:space="0" w:color="auto"/>
            </w:tcBorders>
            <w:vAlign w:val="center"/>
            <w:hideMark/>
          </w:tcPr>
          <w:p w14:paraId="2B736545" w14:textId="00731162" w:rsidR="005140EB" w:rsidRPr="007C3599" w:rsidRDefault="005140EB" w:rsidP="00261B65">
            <w:pPr>
              <w:jc w:val="left"/>
              <w:rPr>
                <w:szCs w:val="20"/>
              </w:rPr>
            </w:pPr>
            <w:r w:rsidRPr="007C3599">
              <w:rPr>
                <w:lang w:val="en"/>
              </w:rPr>
              <w:t>By telecommunications equipment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00DDB7" w14:textId="77777777" w:rsidR="005140EB" w:rsidRPr="007C3599" w:rsidRDefault="005140EB" w:rsidP="00261B65">
            <w:pPr>
              <w:jc w:val="center"/>
              <w:rPr>
                <w:szCs w:val="20"/>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465A33"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EFF0A27"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3559C6"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EC1F872"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64D61A"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766F20"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791E3A3"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2D6A2DB"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F327FB5"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59F58D"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2E2844" w14:textId="77777777" w:rsidR="005140EB" w:rsidRPr="007C3599" w:rsidRDefault="005140EB" w:rsidP="00261B65">
            <w:pPr>
              <w:jc w:val="center"/>
            </w:pPr>
            <w:r w:rsidRPr="007C3599">
              <w:rPr>
                <w:szCs w:val="20"/>
                <w:lang w:val="en"/>
              </w:rPr>
              <w:t>―</w:t>
            </w:r>
          </w:p>
        </w:tc>
      </w:tr>
    </w:tbl>
    <w:p w14:paraId="644230CC" w14:textId="77777777" w:rsidR="005140EB" w:rsidRPr="007C3599" w:rsidRDefault="005140EB" w:rsidP="005140EB">
      <w:pPr>
        <w:pStyle w:val="3"/>
        <w:numPr>
          <w:ilvl w:val="2"/>
          <w:numId w:val="2"/>
        </w:numPr>
      </w:pPr>
      <w:r w:rsidRPr="007C3599">
        <w:rPr>
          <w:lang w:val="en"/>
        </w:rPr>
        <w:lastRenderedPageBreak/>
        <w:t>Basic movements (normal system)</w:t>
      </w:r>
    </w:p>
    <w:p w14:paraId="5A56E96F" w14:textId="77777777" w:rsidR="005140EB" w:rsidRPr="007C3599" w:rsidRDefault="005140EB" w:rsidP="005140EB">
      <w:pPr>
        <w:pStyle w:val="4"/>
        <w:rPr>
          <w:lang w:val="en"/>
        </w:rPr>
      </w:pPr>
      <w:r w:rsidRPr="007C3599">
        <w:rPr>
          <w:lang w:val="en"/>
        </w:rPr>
        <w:t>Service Overview</w:t>
      </w:r>
    </w:p>
    <w:p w14:paraId="534633AB" w14:textId="77777777" w:rsidR="005140EB" w:rsidRPr="007C3599" w:rsidRDefault="005140EB" w:rsidP="005140EB">
      <w:r w:rsidRPr="007C3599">
        <w:t>The user performs one of the below actions:</w:t>
      </w:r>
    </w:p>
    <w:p w14:paraId="473919FC" w14:textId="77777777" w:rsidR="005140EB" w:rsidRPr="007C3599" w:rsidRDefault="005140EB" w:rsidP="005140EB">
      <w:pPr>
        <w:pStyle w:val="af7"/>
        <w:widowControl/>
        <w:numPr>
          <w:ilvl w:val="0"/>
          <w:numId w:val="31"/>
        </w:numPr>
        <w:spacing w:after="160" w:line="259" w:lineRule="auto"/>
        <w:ind w:leftChars="0"/>
        <w:contextualSpacing/>
      </w:pPr>
      <w:r w:rsidRPr="007C3599">
        <w:t xml:space="preserve">User zooms out on the map </w:t>
      </w:r>
    </w:p>
    <w:p w14:paraId="74A6C3D7" w14:textId="77777777" w:rsidR="005140EB" w:rsidRPr="007C3599" w:rsidRDefault="005140EB" w:rsidP="005140EB">
      <w:pPr>
        <w:pStyle w:val="af7"/>
        <w:widowControl/>
        <w:numPr>
          <w:ilvl w:val="0"/>
          <w:numId w:val="31"/>
        </w:numPr>
        <w:spacing w:after="160" w:line="259" w:lineRule="auto"/>
        <w:ind w:leftChars="0"/>
        <w:contextualSpacing/>
      </w:pPr>
      <w:r w:rsidRPr="007C3599">
        <w:t>User zooms in on the map</w:t>
      </w:r>
    </w:p>
    <w:p w14:paraId="3CB41381" w14:textId="77777777" w:rsidR="005140EB" w:rsidRPr="007C3599" w:rsidRDefault="005140EB" w:rsidP="005140EB">
      <w:pPr>
        <w:pStyle w:val="af7"/>
        <w:widowControl/>
        <w:numPr>
          <w:ilvl w:val="0"/>
          <w:numId w:val="31"/>
        </w:numPr>
        <w:spacing w:after="160" w:line="259" w:lineRule="auto"/>
        <w:ind w:leftChars="0"/>
        <w:contextualSpacing/>
      </w:pPr>
      <w:r w:rsidRPr="007C3599">
        <w:t>User scrolls the map on right side (at any zoom level)</w:t>
      </w:r>
    </w:p>
    <w:p w14:paraId="635D1434" w14:textId="77777777" w:rsidR="005140EB" w:rsidRPr="007C3599" w:rsidRDefault="005140EB" w:rsidP="005140EB">
      <w:pPr>
        <w:pStyle w:val="af7"/>
        <w:widowControl/>
        <w:numPr>
          <w:ilvl w:val="0"/>
          <w:numId w:val="31"/>
        </w:numPr>
        <w:spacing w:after="160" w:line="259" w:lineRule="auto"/>
        <w:ind w:leftChars="0"/>
        <w:contextualSpacing/>
      </w:pPr>
      <w:r w:rsidRPr="007C3599">
        <w:t>User scrolls the map on left side (at any zoom level)</w:t>
      </w:r>
    </w:p>
    <w:p w14:paraId="04DCEEA7" w14:textId="77777777" w:rsidR="005140EB" w:rsidRPr="007C3599" w:rsidRDefault="005140EB" w:rsidP="005140EB">
      <w:pPr>
        <w:pStyle w:val="af7"/>
        <w:widowControl/>
        <w:numPr>
          <w:ilvl w:val="0"/>
          <w:numId w:val="31"/>
        </w:numPr>
        <w:spacing w:after="160" w:line="259" w:lineRule="auto"/>
        <w:ind w:leftChars="0"/>
        <w:contextualSpacing/>
      </w:pPr>
      <w:r w:rsidRPr="007C3599">
        <w:t>User scrolls the map upwards (at any zoom level)</w:t>
      </w:r>
    </w:p>
    <w:p w14:paraId="2ABC3564" w14:textId="77777777" w:rsidR="005140EB" w:rsidRPr="007C3599" w:rsidRDefault="005140EB" w:rsidP="005140EB">
      <w:pPr>
        <w:pStyle w:val="af7"/>
        <w:widowControl/>
        <w:numPr>
          <w:ilvl w:val="0"/>
          <w:numId w:val="31"/>
        </w:numPr>
        <w:spacing w:after="160" w:line="259" w:lineRule="auto"/>
        <w:ind w:leftChars="0"/>
        <w:contextualSpacing/>
      </w:pPr>
      <w:r w:rsidRPr="007C3599">
        <w:t>User scrolls the map downwards (at any zoom level)</w:t>
      </w:r>
    </w:p>
    <w:p w14:paraId="11590410" w14:textId="77777777" w:rsidR="005140EB" w:rsidRPr="007C3599" w:rsidRDefault="005140EB" w:rsidP="005140EB">
      <w:pPr>
        <w:pStyle w:val="af7"/>
        <w:ind w:leftChars="0" w:left="1440"/>
      </w:pPr>
    </w:p>
    <w:p w14:paraId="1EFD9F46" w14:textId="77777777" w:rsidR="005140EB" w:rsidRPr="007C3599" w:rsidRDefault="005140EB" w:rsidP="005140EB">
      <w:pPr>
        <w:pStyle w:val="af7"/>
        <w:widowControl/>
        <w:numPr>
          <w:ilvl w:val="0"/>
          <w:numId w:val="32"/>
        </w:numPr>
        <w:tabs>
          <w:tab w:val="num" w:pos="360"/>
        </w:tabs>
        <w:spacing w:after="160" w:line="256" w:lineRule="auto"/>
        <w:ind w:leftChars="0"/>
        <w:contextualSpacing/>
      </w:pPr>
      <w:r w:rsidRPr="007C3599">
        <w:t>When user is zooming out from default scale, the HU shows online map area in</w:t>
      </w:r>
    </w:p>
    <w:p w14:paraId="02D40285" w14:textId="77777777" w:rsidR="005140EB" w:rsidRPr="007C3599" w:rsidRDefault="005140EB" w:rsidP="005140EB">
      <w:pPr>
        <w:pStyle w:val="af7"/>
        <w:widowControl/>
        <w:spacing w:after="160" w:line="256" w:lineRule="auto"/>
        <w:ind w:leftChars="0" w:left="720"/>
        <w:contextualSpacing/>
      </w:pPr>
      <w:r w:rsidRPr="007C3599">
        <w:t xml:space="preserve">accordance with zooming use case defined in Map Display Specification. </w:t>
      </w:r>
    </w:p>
    <w:p w14:paraId="1A7163BD" w14:textId="77777777" w:rsidR="005140EB" w:rsidRPr="007C3599" w:rsidRDefault="005140EB" w:rsidP="005140EB">
      <w:pPr>
        <w:pStyle w:val="af7"/>
        <w:widowControl/>
        <w:numPr>
          <w:ilvl w:val="0"/>
          <w:numId w:val="32"/>
        </w:numPr>
        <w:tabs>
          <w:tab w:val="num" w:pos="360"/>
        </w:tabs>
        <w:spacing w:after="160" w:line="256" w:lineRule="auto"/>
        <w:ind w:leftChars="0"/>
        <w:contextualSpacing/>
      </w:pPr>
      <w:r w:rsidRPr="007C3599">
        <w:t xml:space="preserve">When user is zooming in from default scale, the HU shows online map area around CVP. </w:t>
      </w:r>
    </w:p>
    <w:p w14:paraId="0B0BFEB7" w14:textId="77777777" w:rsidR="005140EB" w:rsidRPr="007C3599" w:rsidRDefault="005140EB" w:rsidP="005140EB">
      <w:pPr>
        <w:pStyle w:val="af7"/>
        <w:widowControl/>
        <w:numPr>
          <w:ilvl w:val="0"/>
          <w:numId w:val="32"/>
        </w:numPr>
        <w:tabs>
          <w:tab w:val="num" w:pos="360"/>
        </w:tabs>
        <w:spacing w:after="160" w:line="256" w:lineRule="auto"/>
        <w:ind w:leftChars="0"/>
        <w:contextualSpacing/>
      </w:pPr>
      <w:r w:rsidRPr="007C3599">
        <w:t>User can see the online map on the left side of CVP.</w:t>
      </w:r>
    </w:p>
    <w:p w14:paraId="66376DAC" w14:textId="77777777" w:rsidR="005140EB" w:rsidRPr="007C3599" w:rsidRDefault="005140EB" w:rsidP="005140EB">
      <w:pPr>
        <w:pStyle w:val="af7"/>
        <w:widowControl/>
        <w:numPr>
          <w:ilvl w:val="0"/>
          <w:numId w:val="32"/>
        </w:numPr>
        <w:tabs>
          <w:tab w:val="num" w:pos="360"/>
        </w:tabs>
        <w:spacing w:after="160" w:line="256" w:lineRule="auto"/>
        <w:ind w:leftChars="0"/>
        <w:contextualSpacing/>
      </w:pPr>
      <w:r w:rsidRPr="007C3599">
        <w:t>User can see the online map on the right side of CVP.</w:t>
      </w:r>
    </w:p>
    <w:p w14:paraId="77774C5A" w14:textId="77777777" w:rsidR="005140EB" w:rsidRPr="007C3599" w:rsidRDefault="005140EB" w:rsidP="005140EB">
      <w:pPr>
        <w:pStyle w:val="af7"/>
        <w:widowControl/>
        <w:numPr>
          <w:ilvl w:val="0"/>
          <w:numId w:val="32"/>
        </w:numPr>
        <w:tabs>
          <w:tab w:val="num" w:pos="360"/>
        </w:tabs>
        <w:spacing w:after="160" w:line="256" w:lineRule="auto"/>
        <w:ind w:leftChars="0"/>
        <w:contextualSpacing/>
      </w:pPr>
      <w:r w:rsidRPr="007C3599">
        <w:t>User can see the online map upwards from CVP.</w:t>
      </w:r>
    </w:p>
    <w:p w14:paraId="36B915FA" w14:textId="77777777" w:rsidR="005140EB" w:rsidRPr="007C3599" w:rsidRDefault="005140EB" w:rsidP="005140EB">
      <w:pPr>
        <w:pStyle w:val="af7"/>
        <w:widowControl/>
        <w:numPr>
          <w:ilvl w:val="0"/>
          <w:numId w:val="32"/>
        </w:numPr>
        <w:tabs>
          <w:tab w:val="num" w:pos="360"/>
        </w:tabs>
        <w:spacing w:after="160" w:line="256" w:lineRule="auto"/>
        <w:ind w:leftChars="0"/>
        <w:contextualSpacing/>
      </w:pPr>
      <w:r w:rsidRPr="007C3599">
        <w:t>User can see the online map downwards from CVP.</w:t>
      </w:r>
    </w:p>
    <w:p w14:paraId="758CE644" w14:textId="77777777" w:rsidR="005140EB" w:rsidRPr="007C3599" w:rsidRDefault="005140EB" w:rsidP="005140EB"/>
    <w:p w14:paraId="396AC5BA" w14:textId="77777777" w:rsidR="005140EB" w:rsidRPr="007C3599" w:rsidRDefault="005140EB" w:rsidP="005140EB">
      <w:pPr>
        <w:pStyle w:val="3"/>
        <w:numPr>
          <w:ilvl w:val="2"/>
          <w:numId w:val="2"/>
        </w:numPr>
      </w:pPr>
      <w:r w:rsidRPr="007C3599">
        <w:rPr>
          <w:lang w:val="en"/>
        </w:rPr>
        <w:t>Requirements for HMI specification</w:t>
      </w:r>
    </w:p>
    <w:p w14:paraId="50303055" w14:textId="77777777" w:rsidR="005140EB" w:rsidRPr="007C3599" w:rsidRDefault="005140EB" w:rsidP="005140EB">
      <w:pPr>
        <w:pStyle w:val="af7"/>
        <w:ind w:leftChars="0" w:left="0"/>
      </w:pPr>
      <w:r w:rsidRPr="007C3599">
        <w:rPr>
          <w:lang w:val="en"/>
        </w:rPr>
        <w:t>None in particular</w:t>
      </w:r>
    </w:p>
    <w:p w14:paraId="63BB1CD2" w14:textId="77777777" w:rsidR="005140EB" w:rsidRPr="007C3599" w:rsidRDefault="005140EB" w:rsidP="005140EB">
      <w:pPr>
        <w:rPr>
          <w:lang w:val="en"/>
        </w:rPr>
      </w:pPr>
    </w:p>
    <w:p w14:paraId="1C4D8C5E" w14:textId="77777777" w:rsidR="005140EB" w:rsidRPr="007C3599" w:rsidRDefault="005140EB" w:rsidP="005140EB">
      <w:pPr>
        <w:pStyle w:val="3"/>
        <w:numPr>
          <w:ilvl w:val="2"/>
          <w:numId w:val="2"/>
        </w:numPr>
        <w:rPr>
          <w:lang w:val="en"/>
        </w:rPr>
      </w:pPr>
      <w:r w:rsidRPr="007C3599">
        <w:rPr>
          <w:lang w:val="en"/>
        </w:rPr>
        <w:t>Custom Items</w:t>
      </w:r>
    </w:p>
    <w:tbl>
      <w:tblPr>
        <w:tblStyle w:val="af1"/>
        <w:tblW w:w="9895" w:type="dxa"/>
        <w:tblLook w:val="04A0" w:firstRow="1" w:lastRow="0" w:firstColumn="1" w:lastColumn="0" w:noHBand="0" w:noVBand="1"/>
      </w:tblPr>
      <w:tblGrid>
        <w:gridCol w:w="2335"/>
        <w:gridCol w:w="7560"/>
      </w:tblGrid>
      <w:tr w:rsidR="007C3599" w:rsidRPr="007C3599" w14:paraId="621100C5" w14:textId="77777777" w:rsidTr="00261B65">
        <w:tc>
          <w:tcPr>
            <w:tcW w:w="2335" w:type="dxa"/>
          </w:tcPr>
          <w:p w14:paraId="660EB116" w14:textId="77777777" w:rsidR="005140EB" w:rsidRPr="007C3599" w:rsidRDefault="005140EB" w:rsidP="00261B65">
            <w:pPr>
              <w:rPr>
                <w:b/>
                <w:bCs/>
              </w:rPr>
            </w:pPr>
            <w:r w:rsidRPr="007C3599">
              <w:rPr>
                <w:b/>
                <w:bCs/>
              </w:rPr>
              <w:t>Download range</w:t>
            </w:r>
          </w:p>
        </w:tc>
        <w:tc>
          <w:tcPr>
            <w:tcW w:w="7560" w:type="dxa"/>
          </w:tcPr>
          <w:p w14:paraId="5CAC8902" w14:textId="77777777" w:rsidR="005140EB" w:rsidRPr="007C3599" w:rsidRDefault="005140EB" w:rsidP="00261B65">
            <w:pPr>
              <w:rPr>
                <w:b/>
                <w:bCs/>
              </w:rPr>
            </w:pPr>
            <w:r w:rsidRPr="007C3599">
              <w:rPr>
                <w:b/>
                <w:bCs/>
              </w:rPr>
              <w:t xml:space="preserve">[25] mile radius around CVP. </w:t>
            </w:r>
            <w:r w:rsidRPr="007C3599">
              <w:rPr>
                <w:rStyle w:val="tlid-translation"/>
                <w:i/>
                <w:iCs/>
              </w:rPr>
              <w:t xml:space="preserve">The numbers are provisional and controlled on server side. </w:t>
            </w:r>
          </w:p>
        </w:tc>
      </w:tr>
      <w:tr w:rsidR="007C3599" w:rsidRPr="007C3599" w14:paraId="126AC6D1" w14:textId="77777777" w:rsidTr="00261B65">
        <w:tc>
          <w:tcPr>
            <w:tcW w:w="2335" w:type="dxa"/>
          </w:tcPr>
          <w:p w14:paraId="415766C0" w14:textId="77777777" w:rsidR="005140EB" w:rsidRPr="007C3599" w:rsidRDefault="005140EB" w:rsidP="00261B65">
            <w:pPr>
              <w:rPr>
                <w:b/>
                <w:bCs/>
              </w:rPr>
            </w:pPr>
            <w:r w:rsidRPr="007C3599">
              <w:rPr>
                <w:b/>
                <w:bCs/>
              </w:rPr>
              <w:t>Map Layer</w:t>
            </w:r>
          </w:p>
        </w:tc>
        <w:tc>
          <w:tcPr>
            <w:tcW w:w="7560" w:type="dxa"/>
          </w:tcPr>
          <w:p w14:paraId="510D9DC7" w14:textId="77777777" w:rsidR="005140EB" w:rsidRPr="007C3599" w:rsidRDefault="005140EB" w:rsidP="00261B65">
            <w:pPr>
              <w:rPr>
                <w:b/>
                <w:bCs/>
              </w:rPr>
            </w:pPr>
            <w:r w:rsidRPr="007C3599">
              <w:rPr>
                <w:b/>
                <w:bCs/>
              </w:rPr>
              <w:t>All Layers</w:t>
            </w:r>
          </w:p>
        </w:tc>
      </w:tr>
      <w:tr w:rsidR="007C3599" w:rsidRPr="007C3599" w14:paraId="448C4B7A" w14:textId="77777777" w:rsidTr="00261B65">
        <w:tc>
          <w:tcPr>
            <w:tcW w:w="2335" w:type="dxa"/>
          </w:tcPr>
          <w:p w14:paraId="255A0C81" w14:textId="77777777" w:rsidR="005140EB" w:rsidRPr="007C3599" w:rsidRDefault="005140EB" w:rsidP="00261B65">
            <w:pPr>
              <w:rPr>
                <w:b/>
                <w:bCs/>
              </w:rPr>
            </w:pPr>
            <w:r w:rsidRPr="007C3599">
              <w:rPr>
                <w:b/>
                <w:bCs/>
              </w:rPr>
              <w:t>POIs</w:t>
            </w:r>
          </w:p>
        </w:tc>
        <w:tc>
          <w:tcPr>
            <w:tcW w:w="7560" w:type="dxa"/>
          </w:tcPr>
          <w:p w14:paraId="0A9E7CC5" w14:textId="77777777" w:rsidR="005140EB" w:rsidRPr="007C3599" w:rsidRDefault="005140EB" w:rsidP="00261B65">
            <w:pPr>
              <w:rPr>
                <w:b/>
                <w:bCs/>
              </w:rPr>
            </w:pPr>
            <w:r w:rsidRPr="007C3599">
              <w:rPr>
                <w:b/>
                <w:bCs/>
              </w:rPr>
              <w:t>Specified POI categories:</w:t>
            </w:r>
          </w:p>
          <w:p w14:paraId="7D25451D" w14:textId="77777777" w:rsidR="005140EB" w:rsidRPr="007C3599" w:rsidRDefault="005140EB" w:rsidP="00261B65">
            <w:pPr>
              <w:rPr>
                <w:rStyle w:val="tlid-translation"/>
              </w:rPr>
            </w:pPr>
            <w:r w:rsidRPr="007C3599">
              <w:rPr>
                <w:rStyle w:val="tlid-translation"/>
              </w:rPr>
              <w:t>Gas stations, Charging Stations, Police Stations, Hospitals, Major chain restaurants, Parking, Favorites and Recent(s)</w:t>
            </w:r>
          </w:p>
          <w:p w14:paraId="19D9688B" w14:textId="77777777" w:rsidR="005140EB" w:rsidRPr="007C3599" w:rsidRDefault="005140EB" w:rsidP="00261B65">
            <w:pPr>
              <w:rPr>
                <w:b/>
                <w:bCs/>
              </w:rPr>
            </w:pPr>
            <w:r w:rsidRPr="007C3599">
              <w:rPr>
                <w:rStyle w:val="tlid-translation"/>
                <w:b/>
                <w:bCs/>
              </w:rPr>
              <w:t>Attributes:</w:t>
            </w:r>
            <w:r w:rsidRPr="007C3599">
              <w:rPr>
                <w:rStyle w:val="tlid-translation"/>
              </w:rPr>
              <w:t xml:space="preserve"> Name, LAT/LON, address, genre, phone, hours of operation</w:t>
            </w:r>
          </w:p>
        </w:tc>
      </w:tr>
    </w:tbl>
    <w:p w14:paraId="55385CE3" w14:textId="77777777" w:rsidR="005140EB" w:rsidRPr="007C3599" w:rsidRDefault="005140EB" w:rsidP="005140EB">
      <w:pPr>
        <w:rPr>
          <w:lang w:val="en"/>
        </w:rPr>
      </w:pPr>
    </w:p>
    <w:p w14:paraId="6E505AEF" w14:textId="77777777" w:rsidR="005140EB" w:rsidRPr="007C3599" w:rsidRDefault="005140EB" w:rsidP="005140EB">
      <w:pPr>
        <w:pStyle w:val="3"/>
        <w:numPr>
          <w:ilvl w:val="2"/>
          <w:numId w:val="2"/>
        </w:numPr>
        <w:rPr>
          <w:lang w:val="en"/>
        </w:rPr>
      </w:pPr>
      <w:r w:rsidRPr="007C3599">
        <w:rPr>
          <w:lang w:val="en"/>
        </w:rPr>
        <w:lastRenderedPageBreak/>
        <w:t>Exception operation (abnormal system)</w:t>
      </w:r>
    </w:p>
    <w:p w14:paraId="1BBD874D" w14:textId="77777777" w:rsidR="005140EB" w:rsidRPr="007C3599" w:rsidRDefault="005140EB" w:rsidP="005140EB">
      <w:pPr>
        <w:pStyle w:val="af7"/>
        <w:widowControl/>
        <w:numPr>
          <w:ilvl w:val="0"/>
          <w:numId w:val="33"/>
        </w:numPr>
        <w:spacing w:after="160" w:line="259" w:lineRule="auto"/>
        <w:ind w:leftChars="0"/>
        <w:contextualSpacing/>
      </w:pPr>
      <w:r w:rsidRPr="007C3599">
        <w:t>If map update is interrupted, ACC Off, it automatically resumes at next ignition On</w:t>
      </w:r>
    </w:p>
    <w:p w14:paraId="50FC4DD8" w14:textId="77777777" w:rsidR="005140EB" w:rsidRPr="007C3599" w:rsidRDefault="005140EB" w:rsidP="005140EB">
      <w:pPr>
        <w:pStyle w:val="af7"/>
        <w:widowControl/>
        <w:numPr>
          <w:ilvl w:val="0"/>
          <w:numId w:val="33"/>
        </w:numPr>
        <w:spacing w:after="160" w:line="259" w:lineRule="auto"/>
        <w:ind w:leftChars="0"/>
        <w:contextualSpacing/>
        <w:rPr>
          <w:lang w:val="en"/>
        </w:rPr>
      </w:pPr>
      <w:r w:rsidRPr="007C3599">
        <w:t>If the subscription status changes to No navigation or cancel, download map shall be stored on head unit but shall not be displayed to user.</w:t>
      </w:r>
    </w:p>
    <w:p w14:paraId="7A432C22" w14:textId="77777777" w:rsidR="005140EB" w:rsidRPr="007C3599" w:rsidRDefault="005140EB" w:rsidP="005140EB">
      <w:pPr>
        <w:pStyle w:val="3"/>
        <w:numPr>
          <w:ilvl w:val="2"/>
          <w:numId w:val="2"/>
        </w:numPr>
      </w:pPr>
      <w:r w:rsidRPr="007C3599">
        <w:rPr>
          <w:lang w:val="en"/>
        </w:rPr>
        <w:t>Other</w:t>
      </w:r>
    </w:p>
    <w:p w14:paraId="7E011E4B" w14:textId="77777777" w:rsidR="005140EB" w:rsidRPr="007C3599" w:rsidRDefault="005140EB" w:rsidP="005140EB">
      <w:pPr>
        <w:pStyle w:val="af7"/>
        <w:ind w:leftChars="0" w:left="0"/>
      </w:pPr>
      <w:r w:rsidRPr="007C3599">
        <w:rPr>
          <w:lang w:val="en"/>
        </w:rPr>
        <w:t>None in particular</w:t>
      </w:r>
    </w:p>
    <w:p w14:paraId="0BF40C86" w14:textId="77777777" w:rsidR="005140EB" w:rsidRPr="007C3599" w:rsidRDefault="005140EB" w:rsidP="005140EB"/>
    <w:p w14:paraId="2C912C19" w14:textId="77777777" w:rsidR="005140EB" w:rsidRPr="007C3599" w:rsidRDefault="005140EB" w:rsidP="005140EB"/>
    <w:p w14:paraId="5855967E" w14:textId="596E9339" w:rsidR="005140EB" w:rsidRPr="007C3599" w:rsidRDefault="005140EB" w:rsidP="005140EB">
      <w:pPr>
        <w:pStyle w:val="2"/>
        <w:numPr>
          <w:ilvl w:val="1"/>
          <w:numId w:val="2"/>
        </w:numPr>
      </w:pPr>
      <w:r w:rsidRPr="347E5CEB">
        <w:t>Map Update Zoom in and Zoom out, map scroll (Offline)</w:t>
      </w:r>
    </w:p>
    <w:p w14:paraId="667B50B0" w14:textId="77777777" w:rsidR="005140EB" w:rsidRPr="007C3599" w:rsidRDefault="005140EB" w:rsidP="005140EB">
      <w:pPr>
        <w:pStyle w:val="3"/>
        <w:numPr>
          <w:ilvl w:val="2"/>
          <w:numId w:val="2"/>
        </w:numPr>
      </w:pPr>
      <w:r w:rsidRPr="007C3599">
        <w:rPr>
          <w:lang w:val="en"/>
        </w:rPr>
        <w:t>Target countries and regions</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12BFA087" w14:textId="77777777" w:rsidTr="00261B65">
        <w:trPr>
          <w:trHeight w:val="247"/>
        </w:trPr>
        <w:tc>
          <w:tcPr>
            <w:tcW w:w="473"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23D365E0" w14:textId="77777777" w:rsidR="005140EB" w:rsidRPr="007C3599" w:rsidRDefault="005140EB" w:rsidP="00261B65">
            <w:pPr>
              <w:jc w:val="center"/>
            </w:pPr>
            <w:r w:rsidRPr="007C3599">
              <w:rPr>
                <w:lang w:val="en"/>
              </w:rPr>
              <w:t>No</w:t>
            </w:r>
          </w:p>
        </w:tc>
        <w:tc>
          <w:tcPr>
            <w:tcW w:w="2226"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7FF81877" w14:textId="77777777" w:rsidR="005140EB" w:rsidRPr="007C3599" w:rsidRDefault="005140EB" w:rsidP="00261B65">
            <w:pPr>
              <w:jc w:val="left"/>
            </w:pPr>
            <w:r w:rsidRPr="007C3599">
              <w:rPr>
                <w:lang w:val="en"/>
              </w:rPr>
              <w:t>service</w:t>
            </w:r>
          </w:p>
        </w:tc>
        <w:tc>
          <w:tcPr>
            <w:tcW w:w="6938"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6BCF821E" w14:textId="77777777" w:rsidR="005140EB" w:rsidRPr="007C3599" w:rsidRDefault="005140EB" w:rsidP="00261B65">
            <w:pPr>
              <w:jc w:val="center"/>
            </w:pPr>
            <w:r w:rsidRPr="007C3599">
              <w:rPr>
                <w:lang w:val="en"/>
              </w:rPr>
              <w:t xml:space="preserve">Target </w:t>
            </w:r>
          </w:p>
        </w:tc>
      </w:tr>
      <w:tr w:rsidR="007C3599" w:rsidRPr="007C3599" w14:paraId="52DB8A47" w14:textId="77777777" w:rsidTr="00261B65">
        <w:trPr>
          <w:cantSplit/>
          <w:trHeight w:val="1134"/>
        </w:trPr>
        <w:tc>
          <w:tcPr>
            <w:tcW w:w="473" w:type="dxa"/>
            <w:vMerge/>
            <w:tcBorders>
              <w:top w:val="single" w:sz="4" w:space="0" w:color="auto"/>
              <w:left w:val="single" w:sz="4" w:space="0" w:color="auto"/>
              <w:bottom w:val="single" w:sz="4" w:space="0" w:color="auto"/>
              <w:right w:val="single" w:sz="4" w:space="0" w:color="auto"/>
            </w:tcBorders>
            <w:vAlign w:val="center"/>
            <w:hideMark/>
          </w:tcPr>
          <w:p w14:paraId="5C7E169C" w14:textId="77777777" w:rsidR="005140EB" w:rsidRPr="007C3599" w:rsidRDefault="005140EB" w:rsidP="00261B65">
            <w:pPr>
              <w:widowControl/>
              <w:jc w:val="left"/>
            </w:pPr>
          </w:p>
        </w:tc>
        <w:tc>
          <w:tcPr>
            <w:tcW w:w="2226" w:type="dxa"/>
            <w:vMerge/>
            <w:tcBorders>
              <w:top w:val="single" w:sz="4" w:space="0" w:color="auto"/>
              <w:left w:val="single" w:sz="4" w:space="0" w:color="auto"/>
              <w:bottom w:val="single" w:sz="4" w:space="0" w:color="auto"/>
              <w:right w:val="single" w:sz="4" w:space="0" w:color="auto"/>
            </w:tcBorders>
            <w:vAlign w:val="center"/>
            <w:hideMark/>
          </w:tcPr>
          <w:p w14:paraId="6C364805" w14:textId="77777777" w:rsidR="005140EB" w:rsidRPr="007C3599" w:rsidRDefault="005140EB" w:rsidP="00261B65">
            <w:pPr>
              <w:widowControl/>
              <w:jc w:val="left"/>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975D07D" w14:textId="77777777" w:rsidR="005140EB" w:rsidRPr="007C3599" w:rsidRDefault="005140EB" w:rsidP="00261B65">
            <w:pPr>
              <w:ind w:left="113" w:right="113"/>
              <w:rPr>
                <w:sz w:val="16"/>
              </w:rPr>
            </w:pPr>
            <w:r w:rsidRPr="007C3599">
              <w:rPr>
                <w:sz w:val="16"/>
                <w:lang w:val="en"/>
              </w:rPr>
              <w:t>Japan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7CC422C" w14:textId="77777777" w:rsidR="005140EB" w:rsidRPr="007C3599" w:rsidRDefault="005140EB" w:rsidP="00261B65">
            <w:pPr>
              <w:ind w:left="113" w:right="113"/>
              <w:rPr>
                <w:sz w:val="16"/>
              </w:rPr>
            </w:pPr>
            <w:r w:rsidRPr="007C3599">
              <w:rPr>
                <w:sz w:val="16"/>
                <w:lang w:val="en"/>
              </w:rPr>
              <w:t>North America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2136814" w14:textId="77777777" w:rsidR="005140EB" w:rsidRPr="007C3599" w:rsidRDefault="005140EB" w:rsidP="00261B65">
            <w:pPr>
              <w:ind w:left="113" w:right="113"/>
              <w:rPr>
                <w:sz w:val="16"/>
              </w:rPr>
            </w:pPr>
            <w:r w:rsidRPr="007C3599">
              <w:rPr>
                <w:sz w:val="16"/>
                <w:lang w:val="en"/>
              </w:rPr>
              <w:t>Europe</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D8C95CB" w14:textId="77777777" w:rsidR="005140EB" w:rsidRPr="007C3599" w:rsidRDefault="005140EB" w:rsidP="00261B65">
            <w:pPr>
              <w:ind w:left="113" w:right="113"/>
              <w:rPr>
                <w:sz w:val="16"/>
              </w:rPr>
            </w:pPr>
            <w:r w:rsidRPr="007C3599">
              <w:rPr>
                <w:sz w:val="16"/>
                <w:lang w:val="en"/>
              </w:rPr>
              <w:t>Oceania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55B4E03" w14:textId="77777777" w:rsidR="005140EB" w:rsidRPr="007C3599" w:rsidRDefault="005140EB" w:rsidP="00261B65">
            <w:pPr>
              <w:ind w:left="113" w:right="113"/>
              <w:rPr>
                <w:sz w:val="16"/>
              </w:rPr>
            </w:pPr>
            <w:r w:rsidRPr="007C3599">
              <w:rPr>
                <w:sz w:val="16"/>
                <w:lang w:val="en"/>
              </w:rPr>
              <w:t>Southeast Asia</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ACC8496" w14:textId="77777777" w:rsidR="005140EB" w:rsidRPr="007C3599" w:rsidRDefault="005140EB" w:rsidP="00261B65">
            <w:pPr>
              <w:ind w:left="113" w:right="113"/>
              <w:rPr>
                <w:sz w:val="16"/>
              </w:rPr>
            </w:pPr>
            <w:r w:rsidRPr="007C3599">
              <w:rPr>
                <w:sz w:val="16"/>
                <w:lang w:val="en"/>
              </w:rPr>
              <w:t>India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3072A83" w14:textId="77777777" w:rsidR="005140EB" w:rsidRPr="007C3599" w:rsidRDefault="005140EB" w:rsidP="00261B65">
            <w:pPr>
              <w:ind w:left="113" w:right="113"/>
              <w:rPr>
                <w:sz w:val="16"/>
              </w:rPr>
            </w:pPr>
            <w:r w:rsidRPr="007C3599">
              <w:rPr>
                <w:sz w:val="16"/>
                <w:lang w:val="en"/>
              </w:rPr>
              <w:t>Middle East</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4F6AA06" w14:textId="77777777" w:rsidR="005140EB" w:rsidRPr="007C3599" w:rsidRDefault="005140EB" w:rsidP="00261B65">
            <w:pPr>
              <w:ind w:left="113" w:right="113"/>
              <w:rPr>
                <w:sz w:val="16"/>
              </w:rPr>
            </w:pPr>
            <w:r w:rsidRPr="007C3599">
              <w:rPr>
                <w:sz w:val="16"/>
                <w:lang w:val="en"/>
              </w:rPr>
              <w:t xml:space="preserve">South </w:t>
            </w:r>
            <w:proofErr w:type="spellStart"/>
            <w:r w:rsidRPr="007C3599">
              <w:rPr>
                <w:sz w:val="16"/>
                <w:lang w:val="en"/>
              </w:rPr>
              <w:t>america</w:t>
            </w:r>
            <w:proofErr w:type="spellEnd"/>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tcPr>
          <w:p w14:paraId="75E57820" w14:textId="77777777" w:rsidR="005140EB" w:rsidRPr="007C3599" w:rsidRDefault="005140EB" w:rsidP="00261B65">
            <w:pPr>
              <w:ind w:left="113" w:right="113"/>
              <w:rPr>
                <w:sz w:val="16"/>
              </w:rPr>
            </w:pPr>
            <w:r w:rsidRPr="007C3599">
              <w:rPr>
                <w:sz w:val="16"/>
                <w:lang w:val="en"/>
              </w:rPr>
              <w:t>South Africa</w:t>
            </w:r>
          </w:p>
          <w:p w14:paraId="7F3E5C8E" w14:textId="77777777" w:rsidR="005140EB" w:rsidRPr="007C3599" w:rsidRDefault="005140EB" w:rsidP="00261B65">
            <w:pPr>
              <w:ind w:left="113" w:right="113"/>
              <w:rPr>
                <w:sz w:val="16"/>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671BA63" w14:textId="77777777" w:rsidR="005140EB" w:rsidRPr="007C3599" w:rsidRDefault="005140EB" w:rsidP="00261B65">
            <w:pPr>
              <w:ind w:left="113" w:right="113"/>
              <w:rPr>
                <w:sz w:val="16"/>
              </w:rPr>
            </w:pPr>
            <w:r w:rsidRPr="007C3599">
              <w:rPr>
                <w:sz w:val="16"/>
                <w:lang w:val="en"/>
              </w:rPr>
              <w:t>Taiwan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40812C0" w14:textId="77777777" w:rsidR="005140EB" w:rsidRPr="007C3599" w:rsidRDefault="005140EB" w:rsidP="00261B65">
            <w:pPr>
              <w:ind w:left="113" w:right="113"/>
              <w:rPr>
                <w:sz w:val="16"/>
              </w:rPr>
            </w:pPr>
            <w:r w:rsidRPr="007C3599">
              <w:rPr>
                <w:sz w:val="16"/>
                <w:lang w:val="en"/>
              </w:rPr>
              <w:t>Hong Kong and Macau</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4C41EB9" w14:textId="77777777" w:rsidR="005140EB" w:rsidRPr="007C3599" w:rsidRDefault="005140EB" w:rsidP="00261B65">
            <w:pPr>
              <w:ind w:left="113" w:right="113"/>
              <w:rPr>
                <w:sz w:val="16"/>
              </w:rPr>
            </w:pPr>
            <w:r w:rsidRPr="007C3599">
              <w:rPr>
                <w:sz w:val="16"/>
                <w:lang w:val="en"/>
              </w:rPr>
              <w:t>China</w:t>
            </w:r>
          </w:p>
        </w:tc>
      </w:tr>
      <w:tr w:rsidR="007C3599" w:rsidRPr="007C3599" w14:paraId="4C4A78AD" w14:textId="77777777" w:rsidTr="00261B65">
        <w:trPr>
          <w:trHeight w:val="93"/>
        </w:trPr>
        <w:tc>
          <w:tcPr>
            <w:tcW w:w="473" w:type="dxa"/>
            <w:tcBorders>
              <w:top w:val="single" w:sz="4" w:space="0" w:color="auto"/>
              <w:left w:val="single" w:sz="4" w:space="0" w:color="auto"/>
              <w:bottom w:val="single" w:sz="4" w:space="0" w:color="auto"/>
              <w:right w:val="single" w:sz="4" w:space="0" w:color="auto"/>
            </w:tcBorders>
            <w:vAlign w:val="center"/>
            <w:hideMark/>
          </w:tcPr>
          <w:p w14:paraId="4B54B549" w14:textId="77777777" w:rsidR="005140EB" w:rsidRPr="007C3599" w:rsidRDefault="005140EB" w:rsidP="00261B65">
            <w:pPr>
              <w:jc w:val="center"/>
            </w:pPr>
            <w:r w:rsidRPr="007C3599">
              <w:rPr>
                <w:lang w:val="en"/>
              </w:rPr>
              <w:t>1</w:t>
            </w:r>
          </w:p>
        </w:tc>
        <w:tc>
          <w:tcPr>
            <w:tcW w:w="2226" w:type="dxa"/>
            <w:tcBorders>
              <w:top w:val="single" w:sz="4" w:space="0" w:color="auto"/>
              <w:left w:val="single" w:sz="4" w:space="0" w:color="auto"/>
              <w:bottom w:val="single" w:sz="4" w:space="0" w:color="auto"/>
              <w:right w:val="single" w:sz="4" w:space="0" w:color="auto"/>
            </w:tcBorders>
            <w:vAlign w:val="center"/>
            <w:hideMark/>
          </w:tcPr>
          <w:p w14:paraId="0BBB9627" w14:textId="16ACB4C1" w:rsidR="005140EB" w:rsidRPr="007C3599" w:rsidRDefault="005140EB" w:rsidP="00261B65">
            <w:pPr>
              <w:jc w:val="left"/>
              <w:rPr>
                <w:szCs w:val="20"/>
              </w:rPr>
            </w:pPr>
            <w:r w:rsidRPr="007C3599">
              <w:rPr>
                <w:lang w:val="en"/>
              </w:rPr>
              <w:t>By telecommunications equipment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7C0779" w14:textId="77777777" w:rsidR="005140EB" w:rsidRPr="007C3599" w:rsidRDefault="005140EB" w:rsidP="00261B65">
            <w:pPr>
              <w:jc w:val="center"/>
              <w:rPr>
                <w:szCs w:val="20"/>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37745D"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77F199"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7C3DF2"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612BB4"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4D67A79"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32544E1"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7D04C2B"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07050E"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159D875"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ED1C969"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12890DE" w14:textId="77777777" w:rsidR="005140EB" w:rsidRPr="007C3599" w:rsidRDefault="005140EB" w:rsidP="00261B65">
            <w:pPr>
              <w:jc w:val="center"/>
            </w:pPr>
            <w:r w:rsidRPr="007C3599">
              <w:rPr>
                <w:szCs w:val="20"/>
                <w:lang w:val="en"/>
              </w:rPr>
              <w:t>―</w:t>
            </w:r>
          </w:p>
        </w:tc>
      </w:tr>
    </w:tbl>
    <w:p w14:paraId="2582D727" w14:textId="77777777" w:rsidR="005140EB" w:rsidRPr="007C3599" w:rsidRDefault="005140EB" w:rsidP="005140EB">
      <w:pPr>
        <w:pStyle w:val="3"/>
        <w:numPr>
          <w:ilvl w:val="2"/>
          <w:numId w:val="2"/>
        </w:numPr>
      </w:pPr>
      <w:r w:rsidRPr="007C3599">
        <w:rPr>
          <w:lang w:val="en"/>
        </w:rPr>
        <w:t>Basic movements (normal system)</w:t>
      </w:r>
    </w:p>
    <w:p w14:paraId="2784A79F" w14:textId="77777777" w:rsidR="005140EB" w:rsidRPr="007C3599" w:rsidRDefault="005140EB" w:rsidP="005140EB">
      <w:pPr>
        <w:pStyle w:val="4"/>
        <w:rPr>
          <w:lang w:val="en"/>
        </w:rPr>
      </w:pPr>
      <w:r w:rsidRPr="007C3599">
        <w:rPr>
          <w:lang w:val="en"/>
        </w:rPr>
        <w:t>Service Overview</w:t>
      </w:r>
    </w:p>
    <w:p w14:paraId="271F37EF" w14:textId="77777777" w:rsidR="005140EB" w:rsidRPr="007C3599" w:rsidRDefault="005140EB" w:rsidP="005140EB">
      <w:r w:rsidRPr="007C3599">
        <w:t>The user performs one of the below actions:</w:t>
      </w:r>
    </w:p>
    <w:p w14:paraId="73B19600" w14:textId="77777777" w:rsidR="005140EB" w:rsidRPr="007C3599" w:rsidRDefault="005140EB" w:rsidP="005140EB">
      <w:pPr>
        <w:pStyle w:val="af7"/>
        <w:widowControl/>
        <w:numPr>
          <w:ilvl w:val="0"/>
          <w:numId w:val="34"/>
        </w:numPr>
        <w:spacing w:after="160" w:line="259" w:lineRule="auto"/>
        <w:ind w:leftChars="0"/>
        <w:contextualSpacing/>
      </w:pPr>
      <w:r w:rsidRPr="007C3599">
        <w:t xml:space="preserve">User zooms out on the map </w:t>
      </w:r>
    </w:p>
    <w:p w14:paraId="7ED47775" w14:textId="77777777" w:rsidR="005140EB" w:rsidRPr="007C3599" w:rsidRDefault="005140EB" w:rsidP="005140EB">
      <w:pPr>
        <w:pStyle w:val="af7"/>
        <w:widowControl/>
        <w:numPr>
          <w:ilvl w:val="0"/>
          <w:numId w:val="34"/>
        </w:numPr>
        <w:spacing w:after="160" w:line="259" w:lineRule="auto"/>
        <w:ind w:leftChars="0"/>
        <w:contextualSpacing/>
      </w:pPr>
      <w:r w:rsidRPr="007C3599">
        <w:t>User zooms in on the map</w:t>
      </w:r>
    </w:p>
    <w:p w14:paraId="37F7AE47" w14:textId="77777777" w:rsidR="005140EB" w:rsidRPr="007C3599" w:rsidRDefault="005140EB" w:rsidP="005140EB">
      <w:pPr>
        <w:pStyle w:val="af7"/>
        <w:widowControl/>
        <w:numPr>
          <w:ilvl w:val="0"/>
          <w:numId w:val="34"/>
        </w:numPr>
        <w:spacing w:after="160" w:line="259" w:lineRule="auto"/>
        <w:ind w:leftChars="0"/>
        <w:contextualSpacing/>
      </w:pPr>
      <w:r w:rsidRPr="007C3599">
        <w:t>User scrolls the map on right side (at any zoom level)</w:t>
      </w:r>
    </w:p>
    <w:p w14:paraId="33E5AD7D" w14:textId="77777777" w:rsidR="005140EB" w:rsidRPr="007C3599" w:rsidRDefault="005140EB" w:rsidP="005140EB">
      <w:pPr>
        <w:pStyle w:val="af7"/>
        <w:widowControl/>
        <w:numPr>
          <w:ilvl w:val="0"/>
          <w:numId w:val="34"/>
        </w:numPr>
        <w:spacing w:after="160" w:line="259" w:lineRule="auto"/>
        <w:ind w:leftChars="0"/>
        <w:contextualSpacing/>
      </w:pPr>
      <w:r w:rsidRPr="007C3599">
        <w:t>User scrolls the map on left side (at any zoom level)</w:t>
      </w:r>
    </w:p>
    <w:p w14:paraId="0D3D6A22" w14:textId="77777777" w:rsidR="005140EB" w:rsidRPr="007C3599" w:rsidRDefault="005140EB" w:rsidP="005140EB">
      <w:pPr>
        <w:pStyle w:val="af7"/>
        <w:widowControl/>
        <w:numPr>
          <w:ilvl w:val="0"/>
          <w:numId w:val="34"/>
        </w:numPr>
        <w:spacing w:after="160" w:line="259" w:lineRule="auto"/>
        <w:ind w:leftChars="0"/>
        <w:contextualSpacing/>
      </w:pPr>
      <w:r w:rsidRPr="007C3599">
        <w:t>User scrolls the map upwards (at any zoom level)</w:t>
      </w:r>
    </w:p>
    <w:p w14:paraId="081D460A" w14:textId="77777777" w:rsidR="005140EB" w:rsidRPr="007C3599" w:rsidRDefault="005140EB" w:rsidP="005140EB">
      <w:pPr>
        <w:pStyle w:val="af7"/>
        <w:widowControl/>
        <w:numPr>
          <w:ilvl w:val="0"/>
          <w:numId w:val="34"/>
        </w:numPr>
        <w:spacing w:after="160" w:line="259" w:lineRule="auto"/>
        <w:ind w:leftChars="0"/>
        <w:contextualSpacing/>
      </w:pPr>
      <w:r w:rsidRPr="007C3599">
        <w:t>User scrolls the map downwards (at any zoom level)</w:t>
      </w:r>
    </w:p>
    <w:p w14:paraId="66149D23" w14:textId="77777777" w:rsidR="005140EB" w:rsidRPr="007C3599" w:rsidRDefault="005140EB" w:rsidP="005140EB">
      <w:pPr>
        <w:pStyle w:val="af7"/>
        <w:widowControl/>
        <w:spacing w:after="160" w:line="259" w:lineRule="auto"/>
        <w:ind w:leftChars="0" w:left="720"/>
        <w:contextualSpacing/>
      </w:pPr>
    </w:p>
    <w:p w14:paraId="3FDD27B3" w14:textId="77777777" w:rsidR="005140EB" w:rsidRPr="007C3599" w:rsidRDefault="005140EB" w:rsidP="005140EB">
      <w:pPr>
        <w:pStyle w:val="af7"/>
        <w:widowControl/>
        <w:spacing w:after="160" w:line="259" w:lineRule="auto"/>
        <w:ind w:leftChars="0" w:left="0"/>
        <w:contextualSpacing/>
      </w:pPr>
      <w:r w:rsidRPr="007C3599">
        <w:lastRenderedPageBreak/>
        <w:t>In all of the below cases, map stored in the Head Unit flash memory is used until the Head Unit can re-establish connectivity to the server.</w:t>
      </w:r>
    </w:p>
    <w:p w14:paraId="2248CBA8" w14:textId="77777777" w:rsidR="005140EB" w:rsidRPr="007C3599" w:rsidRDefault="005140EB" w:rsidP="005140EB">
      <w:r w:rsidRPr="007C3599">
        <w:t>1.</w:t>
      </w:r>
      <w:r w:rsidRPr="007C3599">
        <w:tab/>
        <w:t>When user is zooming out from default scale, the HU shows online map area in</w:t>
      </w:r>
    </w:p>
    <w:p w14:paraId="5DB9A666" w14:textId="77777777" w:rsidR="005140EB" w:rsidRPr="007C3599" w:rsidRDefault="005140EB" w:rsidP="005140EB">
      <w:pPr>
        <w:ind w:firstLine="840"/>
      </w:pPr>
      <w:r w:rsidRPr="007C3599">
        <w:t xml:space="preserve">accordance with zooming use case defined in Map Display Specification. </w:t>
      </w:r>
    </w:p>
    <w:p w14:paraId="36318400" w14:textId="77777777" w:rsidR="005140EB" w:rsidRPr="007C3599" w:rsidRDefault="005140EB" w:rsidP="005140EB">
      <w:pPr>
        <w:ind w:left="840" w:hanging="840"/>
      </w:pPr>
      <w:r w:rsidRPr="007C3599">
        <w:t>2.</w:t>
      </w:r>
      <w:r w:rsidRPr="007C3599">
        <w:tab/>
        <w:t xml:space="preserve">When user is zooming in from default scale, the HU shows online map area around CVP. </w:t>
      </w:r>
    </w:p>
    <w:p w14:paraId="24A1D1E3" w14:textId="77777777" w:rsidR="005140EB" w:rsidRPr="007C3599" w:rsidRDefault="005140EB" w:rsidP="005140EB">
      <w:r w:rsidRPr="007C3599">
        <w:t>3.</w:t>
      </w:r>
      <w:r w:rsidRPr="007C3599">
        <w:tab/>
        <w:t>User can see the online map on the left side of CVP.</w:t>
      </w:r>
    </w:p>
    <w:p w14:paraId="6EFDBBCB" w14:textId="77777777" w:rsidR="005140EB" w:rsidRPr="007C3599" w:rsidRDefault="005140EB" w:rsidP="005140EB">
      <w:r w:rsidRPr="007C3599">
        <w:t>4.</w:t>
      </w:r>
      <w:r w:rsidRPr="007C3599">
        <w:tab/>
        <w:t>User can see the online map on the right side of CVP.</w:t>
      </w:r>
    </w:p>
    <w:p w14:paraId="171A3BC8" w14:textId="77777777" w:rsidR="005140EB" w:rsidRPr="007C3599" w:rsidRDefault="005140EB" w:rsidP="005140EB">
      <w:r w:rsidRPr="007C3599">
        <w:t>5.</w:t>
      </w:r>
      <w:r w:rsidRPr="007C3599">
        <w:tab/>
        <w:t>User can see the online map upwards from CVP.</w:t>
      </w:r>
    </w:p>
    <w:p w14:paraId="647423D2" w14:textId="77777777" w:rsidR="005140EB" w:rsidRPr="007C3599" w:rsidRDefault="005140EB" w:rsidP="005140EB">
      <w:r w:rsidRPr="007C3599">
        <w:t>6.</w:t>
      </w:r>
      <w:r w:rsidRPr="007C3599">
        <w:tab/>
        <w:t>User can see the online map downwards from CVP.</w:t>
      </w:r>
    </w:p>
    <w:p w14:paraId="568F2A05" w14:textId="77777777" w:rsidR="005140EB" w:rsidRPr="007C3599" w:rsidRDefault="005140EB" w:rsidP="005140EB">
      <w:pPr>
        <w:pStyle w:val="3"/>
        <w:numPr>
          <w:ilvl w:val="2"/>
          <w:numId w:val="2"/>
        </w:numPr>
      </w:pPr>
      <w:r w:rsidRPr="007C3599">
        <w:rPr>
          <w:lang w:val="en"/>
        </w:rPr>
        <w:t>Requirements for HMI specification</w:t>
      </w:r>
    </w:p>
    <w:p w14:paraId="4D4BEFE3" w14:textId="77777777" w:rsidR="005140EB" w:rsidRPr="007C3599" w:rsidRDefault="005140EB" w:rsidP="005140EB">
      <w:pPr>
        <w:pStyle w:val="af7"/>
        <w:ind w:leftChars="0" w:left="0"/>
      </w:pPr>
      <w:r w:rsidRPr="007C3599">
        <w:rPr>
          <w:lang w:val="en"/>
        </w:rPr>
        <w:t>None in particular</w:t>
      </w:r>
    </w:p>
    <w:p w14:paraId="753EAAC8" w14:textId="77777777" w:rsidR="005140EB" w:rsidRPr="007C3599" w:rsidRDefault="005140EB" w:rsidP="005140EB">
      <w:pPr>
        <w:rPr>
          <w:lang w:val="en"/>
        </w:rPr>
      </w:pPr>
    </w:p>
    <w:p w14:paraId="002ABA43" w14:textId="77777777" w:rsidR="005140EB" w:rsidRPr="007C3599" w:rsidRDefault="005140EB" w:rsidP="005140EB">
      <w:pPr>
        <w:pStyle w:val="3"/>
        <w:numPr>
          <w:ilvl w:val="2"/>
          <w:numId w:val="2"/>
        </w:numPr>
        <w:rPr>
          <w:lang w:val="en"/>
        </w:rPr>
      </w:pPr>
      <w:r w:rsidRPr="007C3599">
        <w:rPr>
          <w:lang w:val="en"/>
        </w:rPr>
        <w:t>Custom Items</w:t>
      </w:r>
    </w:p>
    <w:tbl>
      <w:tblPr>
        <w:tblStyle w:val="af1"/>
        <w:tblW w:w="9895" w:type="dxa"/>
        <w:tblLook w:val="04A0" w:firstRow="1" w:lastRow="0" w:firstColumn="1" w:lastColumn="0" w:noHBand="0" w:noVBand="1"/>
      </w:tblPr>
      <w:tblGrid>
        <w:gridCol w:w="2335"/>
        <w:gridCol w:w="7560"/>
      </w:tblGrid>
      <w:tr w:rsidR="007C3599" w:rsidRPr="007C3599" w14:paraId="6036B88A" w14:textId="77777777" w:rsidTr="00261B65">
        <w:tc>
          <w:tcPr>
            <w:tcW w:w="2335" w:type="dxa"/>
          </w:tcPr>
          <w:p w14:paraId="02385CB5" w14:textId="77777777" w:rsidR="005140EB" w:rsidRPr="007C3599" w:rsidRDefault="005140EB" w:rsidP="00261B65">
            <w:pPr>
              <w:rPr>
                <w:b/>
                <w:bCs/>
              </w:rPr>
            </w:pPr>
            <w:r w:rsidRPr="007C3599">
              <w:rPr>
                <w:b/>
                <w:bCs/>
              </w:rPr>
              <w:t>Map Layer</w:t>
            </w:r>
          </w:p>
        </w:tc>
        <w:tc>
          <w:tcPr>
            <w:tcW w:w="7560" w:type="dxa"/>
          </w:tcPr>
          <w:p w14:paraId="4749405B" w14:textId="77777777" w:rsidR="005140EB" w:rsidRPr="007C3599" w:rsidRDefault="005140EB" w:rsidP="00261B65">
            <w:pPr>
              <w:rPr>
                <w:b/>
                <w:bCs/>
              </w:rPr>
            </w:pPr>
            <w:r w:rsidRPr="007C3599">
              <w:rPr>
                <w:b/>
                <w:bCs/>
              </w:rPr>
              <w:t>All Layers</w:t>
            </w:r>
          </w:p>
        </w:tc>
      </w:tr>
      <w:tr w:rsidR="007C3599" w:rsidRPr="007C3599" w14:paraId="7CE58229" w14:textId="77777777" w:rsidTr="00261B65">
        <w:tc>
          <w:tcPr>
            <w:tcW w:w="2335" w:type="dxa"/>
          </w:tcPr>
          <w:p w14:paraId="2E5269B7" w14:textId="77777777" w:rsidR="005140EB" w:rsidRPr="007C3599" w:rsidRDefault="005140EB" w:rsidP="00261B65">
            <w:pPr>
              <w:rPr>
                <w:b/>
                <w:bCs/>
              </w:rPr>
            </w:pPr>
            <w:r w:rsidRPr="007C3599">
              <w:rPr>
                <w:b/>
                <w:bCs/>
              </w:rPr>
              <w:t>POIs</w:t>
            </w:r>
          </w:p>
        </w:tc>
        <w:tc>
          <w:tcPr>
            <w:tcW w:w="7560" w:type="dxa"/>
          </w:tcPr>
          <w:p w14:paraId="2AAE5451" w14:textId="77777777" w:rsidR="005140EB" w:rsidRPr="007C3599" w:rsidRDefault="005140EB" w:rsidP="00261B65">
            <w:pPr>
              <w:rPr>
                <w:b/>
                <w:bCs/>
              </w:rPr>
            </w:pPr>
            <w:r w:rsidRPr="007C3599">
              <w:rPr>
                <w:b/>
                <w:bCs/>
              </w:rPr>
              <w:t>Specified POI categories that are stored on the HU</w:t>
            </w:r>
          </w:p>
        </w:tc>
      </w:tr>
    </w:tbl>
    <w:p w14:paraId="0BBF5DD4" w14:textId="77777777" w:rsidR="005140EB" w:rsidRPr="007C3599" w:rsidRDefault="005140EB" w:rsidP="005140EB">
      <w:pPr>
        <w:rPr>
          <w:lang w:val="en"/>
        </w:rPr>
      </w:pPr>
    </w:p>
    <w:p w14:paraId="477F361A" w14:textId="77777777" w:rsidR="005140EB" w:rsidRPr="007C3599" w:rsidRDefault="005140EB" w:rsidP="005140EB">
      <w:pPr>
        <w:pStyle w:val="3"/>
        <w:numPr>
          <w:ilvl w:val="2"/>
          <w:numId w:val="2"/>
        </w:numPr>
        <w:rPr>
          <w:lang w:val="en"/>
        </w:rPr>
      </w:pPr>
      <w:r w:rsidRPr="007C3599">
        <w:rPr>
          <w:lang w:val="en"/>
        </w:rPr>
        <w:t>Exception operation (abnormal system)</w:t>
      </w:r>
    </w:p>
    <w:p w14:paraId="764B641A" w14:textId="77777777" w:rsidR="005140EB" w:rsidRPr="007C3599" w:rsidRDefault="005140EB" w:rsidP="005140EB">
      <w:pPr>
        <w:pStyle w:val="af7"/>
        <w:widowControl/>
        <w:numPr>
          <w:ilvl w:val="0"/>
          <w:numId w:val="33"/>
        </w:numPr>
        <w:spacing w:after="160" w:line="259" w:lineRule="auto"/>
        <w:ind w:leftChars="0"/>
        <w:contextualSpacing/>
      </w:pPr>
      <w:r w:rsidRPr="007C3599">
        <w:t>If map update is interrupted, ACC Off, it automatically resumes at next ignition On</w:t>
      </w:r>
    </w:p>
    <w:p w14:paraId="454C1F6C" w14:textId="77777777" w:rsidR="005140EB" w:rsidRPr="007C3599" w:rsidRDefault="005140EB" w:rsidP="005140EB">
      <w:pPr>
        <w:pStyle w:val="af7"/>
        <w:widowControl/>
        <w:numPr>
          <w:ilvl w:val="0"/>
          <w:numId w:val="33"/>
        </w:numPr>
        <w:spacing w:after="160" w:line="259" w:lineRule="auto"/>
        <w:ind w:leftChars="0"/>
        <w:contextualSpacing/>
        <w:rPr>
          <w:lang w:val="en"/>
        </w:rPr>
      </w:pPr>
      <w:r w:rsidRPr="007C3599">
        <w:t>If the subscription status changes to No navigation or cancel, download map shall be stored on head unit but shall not be displayed to user.</w:t>
      </w:r>
    </w:p>
    <w:p w14:paraId="145E5452" w14:textId="77777777" w:rsidR="005140EB" w:rsidRPr="007C3599" w:rsidRDefault="005140EB" w:rsidP="005140EB">
      <w:pPr>
        <w:pStyle w:val="3"/>
        <w:numPr>
          <w:ilvl w:val="2"/>
          <w:numId w:val="2"/>
        </w:numPr>
      </w:pPr>
      <w:r w:rsidRPr="007C3599">
        <w:rPr>
          <w:lang w:val="en"/>
        </w:rPr>
        <w:t>Other</w:t>
      </w:r>
    </w:p>
    <w:p w14:paraId="01D5785A" w14:textId="77777777" w:rsidR="005140EB" w:rsidRPr="007C3599" w:rsidRDefault="005140EB" w:rsidP="005140EB">
      <w:pPr>
        <w:pStyle w:val="af7"/>
        <w:ind w:leftChars="0" w:left="0"/>
      </w:pPr>
      <w:r w:rsidRPr="007C3599">
        <w:rPr>
          <w:lang w:val="en"/>
        </w:rPr>
        <w:t>None in particular</w:t>
      </w:r>
    </w:p>
    <w:p w14:paraId="7576CEC3" w14:textId="77777777" w:rsidR="005140EB" w:rsidRPr="007C3599" w:rsidRDefault="005140EB" w:rsidP="005140EB"/>
    <w:p w14:paraId="69E70647" w14:textId="77777777" w:rsidR="005140EB" w:rsidRPr="007C3599" w:rsidRDefault="005140EB" w:rsidP="005140EB"/>
    <w:p w14:paraId="5EE8B0E0" w14:textId="77777777" w:rsidR="005140EB" w:rsidRPr="007C3599" w:rsidRDefault="005140EB" w:rsidP="005140EB"/>
    <w:p w14:paraId="1FD66E79" w14:textId="77777777" w:rsidR="005140EB" w:rsidRPr="007C3599" w:rsidRDefault="005140EB" w:rsidP="005140EB"/>
    <w:p w14:paraId="140BCA98" w14:textId="7A9F1292" w:rsidR="005140EB" w:rsidRPr="007C3599" w:rsidRDefault="005140EB" w:rsidP="005140EB">
      <w:pPr>
        <w:keepNext/>
        <w:numPr>
          <w:ilvl w:val="1"/>
          <w:numId w:val="2"/>
        </w:numPr>
        <w:outlineLvl w:val="1"/>
        <w:rPr>
          <w:b/>
          <w:sz w:val="24"/>
        </w:rPr>
      </w:pPr>
      <w:r w:rsidRPr="007C3599">
        <w:rPr>
          <w:b/>
          <w:sz w:val="24"/>
          <w:lang w:val="en"/>
        </w:rPr>
        <w:lastRenderedPageBreak/>
        <w:t>Routing to destination within Pre-Downloaded Map</w:t>
      </w:r>
    </w:p>
    <w:p w14:paraId="2367DA73" w14:textId="77777777" w:rsidR="005140EB" w:rsidRPr="007C3599" w:rsidRDefault="005140EB" w:rsidP="005140EB">
      <w:pPr>
        <w:keepNext/>
        <w:numPr>
          <w:ilvl w:val="2"/>
          <w:numId w:val="2"/>
        </w:numPr>
        <w:outlineLvl w:val="2"/>
        <w:rPr>
          <w:b/>
          <w:sz w:val="22"/>
        </w:rPr>
      </w:pPr>
      <w:r w:rsidRPr="007C3599">
        <w:rPr>
          <w:b/>
          <w:sz w:val="22"/>
          <w:lang w:val="en"/>
        </w:rPr>
        <w:t>Target countries and regions</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2A51DCF3" w14:textId="77777777" w:rsidTr="00261B65">
        <w:trPr>
          <w:trHeight w:val="247"/>
        </w:trPr>
        <w:tc>
          <w:tcPr>
            <w:tcW w:w="473"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62342E37" w14:textId="77777777" w:rsidR="005140EB" w:rsidRPr="007C3599" w:rsidRDefault="005140EB" w:rsidP="00261B65">
            <w:pPr>
              <w:jc w:val="center"/>
            </w:pPr>
            <w:r w:rsidRPr="007C3599">
              <w:rPr>
                <w:lang w:val="en"/>
              </w:rPr>
              <w:t>No</w:t>
            </w:r>
          </w:p>
        </w:tc>
        <w:tc>
          <w:tcPr>
            <w:tcW w:w="2226"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06DDD5EA" w14:textId="77777777" w:rsidR="005140EB" w:rsidRPr="007C3599" w:rsidRDefault="005140EB" w:rsidP="00261B65">
            <w:pPr>
              <w:jc w:val="left"/>
            </w:pPr>
            <w:r w:rsidRPr="007C3599">
              <w:rPr>
                <w:lang w:val="en"/>
              </w:rPr>
              <w:t>service</w:t>
            </w:r>
          </w:p>
        </w:tc>
        <w:tc>
          <w:tcPr>
            <w:tcW w:w="6938"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076434FF" w14:textId="77777777" w:rsidR="005140EB" w:rsidRPr="007C3599" w:rsidRDefault="005140EB" w:rsidP="00261B65">
            <w:pPr>
              <w:jc w:val="center"/>
            </w:pPr>
            <w:r w:rsidRPr="007C3599">
              <w:rPr>
                <w:lang w:val="en"/>
              </w:rPr>
              <w:t xml:space="preserve">Target </w:t>
            </w:r>
          </w:p>
        </w:tc>
      </w:tr>
      <w:tr w:rsidR="007C3599" w:rsidRPr="007C3599" w14:paraId="7D9D89B1" w14:textId="77777777" w:rsidTr="00261B65">
        <w:trPr>
          <w:cantSplit/>
          <w:trHeight w:val="1134"/>
        </w:trPr>
        <w:tc>
          <w:tcPr>
            <w:tcW w:w="473" w:type="dxa"/>
            <w:vMerge/>
            <w:tcBorders>
              <w:top w:val="single" w:sz="4" w:space="0" w:color="auto"/>
              <w:left w:val="single" w:sz="4" w:space="0" w:color="auto"/>
              <w:bottom w:val="single" w:sz="4" w:space="0" w:color="auto"/>
              <w:right w:val="single" w:sz="4" w:space="0" w:color="auto"/>
            </w:tcBorders>
            <w:vAlign w:val="center"/>
            <w:hideMark/>
          </w:tcPr>
          <w:p w14:paraId="2196269A" w14:textId="77777777" w:rsidR="005140EB" w:rsidRPr="007C3599" w:rsidRDefault="005140EB" w:rsidP="00261B65">
            <w:pPr>
              <w:widowControl/>
              <w:jc w:val="left"/>
            </w:pPr>
          </w:p>
        </w:tc>
        <w:tc>
          <w:tcPr>
            <w:tcW w:w="2226" w:type="dxa"/>
            <w:vMerge/>
            <w:tcBorders>
              <w:top w:val="single" w:sz="4" w:space="0" w:color="auto"/>
              <w:left w:val="single" w:sz="4" w:space="0" w:color="auto"/>
              <w:bottom w:val="single" w:sz="4" w:space="0" w:color="auto"/>
              <w:right w:val="single" w:sz="4" w:space="0" w:color="auto"/>
            </w:tcBorders>
            <w:vAlign w:val="center"/>
            <w:hideMark/>
          </w:tcPr>
          <w:p w14:paraId="1853B0FF" w14:textId="77777777" w:rsidR="005140EB" w:rsidRPr="007C3599" w:rsidRDefault="005140EB" w:rsidP="00261B65">
            <w:pPr>
              <w:widowControl/>
              <w:jc w:val="left"/>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DB9F250" w14:textId="77777777" w:rsidR="005140EB" w:rsidRPr="007C3599" w:rsidRDefault="005140EB" w:rsidP="00261B65">
            <w:pPr>
              <w:ind w:left="113" w:right="113"/>
              <w:rPr>
                <w:sz w:val="16"/>
              </w:rPr>
            </w:pPr>
            <w:r w:rsidRPr="007C3599">
              <w:rPr>
                <w:sz w:val="16"/>
                <w:lang w:val="en"/>
              </w:rPr>
              <w:t>Japan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191D26F" w14:textId="77777777" w:rsidR="005140EB" w:rsidRPr="007C3599" w:rsidRDefault="005140EB" w:rsidP="00261B65">
            <w:pPr>
              <w:ind w:left="113" w:right="113"/>
              <w:rPr>
                <w:sz w:val="16"/>
              </w:rPr>
            </w:pPr>
            <w:r w:rsidRPr="007C3599">
              <w:rPr>
                <w:sz w:val="16"/>
                <w:lang w:val="en"/>
              </w:rPr>
              <w:t>North America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242D155" w14:textId="77777777" w:rsidR="005140EB" w:rsidRPr="007C3599" w:rsidRDefault="005140EB" w:rsidP="00261B65">
            <w:pPr>
              <w:ind w:left="113" w:right="113"/>
              <w:rPr>
                <w:sz w:val="16"/>
              </w:rPr>
            </w:pPr>
            <w:r w:rsidRPr="007C3599">
              <w:rPr>
                <w:sz w:val="16"/>
                <w:lang w:val="en"/>
              </w:rPr>
              <w:t>Europe</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86557A9" w14:textId="77777777" w:rsidR="005140EB" w:rsidRPr="007C3599" w:rsidRDefault="005140EB" w:rsidP="00261B65">
            <w:pPr>
              <w:ind w:left="113" w:right="113"/>
              <w:rPr>
                <w:sz w:val="16"/>
              </w:rPr>
            </w:pPr>
            <w:r w:rsidRPr="007C3599">
              <w:rPr>
                <w:sz w:val="16"/>
                <w:lang w:val="en"/>
              </w:rPr>
              <w:t>Oceania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2E0C78F" w14:textId="77777777" w:rsidR="005140EB" w:rsidRPr="007C3599" w:rsidRDefault="005140EB" w:rsidP="00261B65">
            <w:pPr>
              <w:ind w:left="113" w:right="113"/>
              <w:rPr>
                <w:sz w:val="16"/>
              </w:rPr>
            </w:pPr>
            <w:r w:rsidRPr="007C3599">
              <w:rPr>
                <w:sz w:val="16"/>
                <w:lang w:val="en"/>
              </w:rPr>
              <w:t>Southeast Asia</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45498A3" w14:textId="77777777" w:rsidR="005140EB" w:rsidRPr="007C3599" w:rsidRDefault="005140EB" w:rsidP="00261B65">
            <w:pPr>
              <w:ind w:left="113" w:right="113"/>
              <w:rPr>
                <w:sz w:val="16"/>
              </w:rPr>
            </w:pPr>
            <w:r w:rsidRPr="007C3599">
              <w:rPr>
                <w:sz w:val="16"/>
                <w:lang w:val="en"/>
              </w:rPr>
              <w:t>India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C7056F9" w14:textId="77777777" w:rsidR="005140EB" w:rsidRPr="007C3599" w:rsidRDefault="005140EB" w:rsidP="00261B65">
            <w:pPr>
              <w:ind w:left="113" w:right="113"/>
              <w:rPr>
                <w:sz w:val="16"/>
              </w:rPr>
            </w:pPr>
            <w:r w:rsidRPr="007C3599">
              <w:rPr>
                <w:sz w:val="16"/>
                <w:lang w:val="en"/>
              </w:rPr>
              <w:t>Middle East</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CC532F2" w14:textId="77777777" w:rsidR="005140EB" w:rsidRPr="007C3599" w:rsidRDefault="005140EB" w:rsidP="00261B65">
            <w:pPr>
              <w:ind w:left="113" w:right="113"/>
              <w:rPr>
                <w:sz w:val="16"/>
              </w:rPr>
            </w:pPr>
            <w:r w:rsidRPr="007C3599">
              <w:rPr>
                <w:sz w:val="16"/>
                <w:lang w:val="en"/>
              </w:rPr>
              <w:t xml:space="preserve">South </w:t>
            </w:r>
            <w:proofErr w:type="spellStart"/>
            <w:r w:rsidRPr="007C3599">
              <w:rPr>
                <w:sz w:val="16"/>
                <w:lang w:val="en"/>
              </w:rPr>
              <w:t>america</w:t>
            </w:r>
            <w:proofErr w:type="spellEnd"/>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tcPr>
          <w:p w14:paraId="4440595C" w14:textId="77777777" w:rsidR="005140EB" w:rsidRPr="007C3599" w:rsidRDefault="005140EB" w:rsidP="00261B65">
            <w:pPr>
              <w:ind w:left="113" w:right="113"/>
              <w:rPr>
                <w:sz w:val="16"/>
              </w:rPr>
            </w:pPr>
            <w:r w:rsidRPr="007C3599">
              <w:rPr>
                <w:sz w:val="16"/>
                <w:lang w:val="en"/>
              </w:rPr>
              <w:t>South Africa</w:t>
            </w:r>
          </w:p>
          <w:p w14:paraId="73B10A64" w14:textId="77777777" w:rsidR="005140EB" w:rsidRPr="007C3599" w:rsidRDefault="005140EB" w:rsidP="00261B65">
            <w:pPr>
              <w:ind w:left="113" w:right="113"/>
              <w:rPr>
                <w:sz w:val="16"/>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9E894B6" w14:textId="77777777" w:rsidR="005140EB" w:rsidRPr="007C3599" w:rsidRDefault="005140EB" w:rsidP="00261B65">
            <w:pPr>
              <w:ind w:left="113" w:right="113"/>
              <w:rPr>
                <w:sz w:val="16"/>
              </w:rPr>
            </w:pPr>
            <w:r w:rsidRPr="007C3599">
              <w:rPr>
                <w:sz w:val="16"/>
                <w:lang w:val="en"/>
              </w:rPr>
              <w:t>Taiwan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A9E0A06" w14:textId="77777777" w:rsidR="005140EB" w:rsidRPr="007C3599" w:rsidRDefault="005140EB" w:rsidP="00261B65">
            <w:pPr>
              <w:ind w:left="113" w:right="113"/>
              <w:rPr>
                <w:sz w:val="16"/>
              </w:rPr>
            </w:pPr>
            <w:r w:rsidRPr="007C3599">
              <w:rPr>
                <w:sz w:val="16"/>
                <w:lang w:val="en"/>
              </w:rPr>
              <w:t>Hong Kong and Macau</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BF33DFB" w14:textId="77777777" w:rsidR="005140EB" w:rsidRPr="007C3599" w:rsidRDefault="005140EB" w:rsidP="00261B65">
            <w:pPr>
              <w:ind w:left="113" w:right="113"/>
              <w:rPr>
                <w:sz w:val="16"/>
              </w:rPr>
            </w:pPr>
            <w:r w:rsidRPr="007C3599">
              <w:rPr>
                <w:sz w:val="16"/>
                <w:lang w:val="en"/>
              </w:rPr>
              <w:t>China</w:t>
            </w:r>
          </w:p>
        </w:tc>
      </w:tr>
      <w:tr w:rsidR="007C3599" w:rsidRPr="007C3599" w14:paraId="379C6452" w14:textId="77777777" w:rsidTr="00261B65">
        <w:trPr>
          <w:trHeight w:val="93"/>
        </w:trPr>
        <w:tc>
          <w:tcPr>
            <w:tcW w:w="473" w:type="dxa"/>
            <w:tcBorders>
              <w:top w:val="single" w:sz="4" w:space="0" w:color="auto"/>
              <w:left w:val="single" w:sz="4" w:space="0" w:color="auto"/>
              <w:bottom w:val="single" w:sz="4" w:space="0" w:color="auto"/>
              <w:right w:val="single" w:sz="4" w:space="0" w:color="auto"/>
            </w:tcBorders>
            <w:vAlign w:val="center"/>
            <w:hideMark/>
          </w:tcPr>
          <w:p w14:paraId="1FB83E65" w14:textId="77777777" w:rsidR="005140EB" w:rsidRPr="007C3599" w:rsidRDefault="005140EB" w:rsidP="00261B65">
            <w:pPr>
              <w:jc w:val="center"/>
            </w:pPr>
            <w:r w:rsidRPr="007C3599">
              <w:rPr>
                <w:lang w:val="en"/>
              </w:rPr>
              <w:t>1</w:t>
            </w:r>
          </w:p>
        </w:tc>
        <w:tc>
          <w:tcPr>
            <w:tcW w:w="2226" w:type="dxa"/>
            <w:tcBorders>
              <w:top w:val="single" w:sz="4" w:space="0" w:color="auto"/>
              <w:left w:val="single" w:sz="4" w:space="0" w:color="auto"/>
              <w:bottom w:val="single" w:sz="4" w:space="0" w:color="auto"/>
              <w:right w:val="single" w:sz="4" w:space="0" w:color="auto"/>
            </w:tcBorders>
            <w:vAlign w:val="center"/>
            <w:hideMark/>
          </w:tcPr>
          <w:p w14:paraId="7A3E5C2A" w14:textId="2AA2B03A" w:rsidR="005140EB" w:rsidRPr="007C3599" w:rsidRDefault="005140EB" w:rsidP="00261B65">
            <w:pPr>
              <w:jc w:val="left"/>
              <w:rPr>
                <w:szCs w:val="20"/>
              </w:rPr>
            </w:pPr>
            <w:r w:rsidRPr="007C3599">
              <w:rPr>
                <w:lang w:val="en"/>
              </w:rPr>
              <w:t>By telecommunications equipment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562AF4B" w14:textId="77777777" w:rsidR="005140EB" w:rsidRPr="007C3599" w:rsidRDefault="005140EB" w:rsidP="00261B65">
            <w:pPr>
              <w:jc w:val="center"/>
              <w:rPr>
                <w:szCs w:val="20"/>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5EBA9C8"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CDD602E"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3BFAEBD"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B9F3D08"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6F55AD5"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AA9232"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3B74276"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7D687C"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1E18B1"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3A60842"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978A2C" w14:textId="77777777" w:rsidR="005140EB" w:rsidRPr="007C3599" w:rsidRDefault="005140EB" w:rsidP="00261B65">
            <w:pPr>
              <w:jc w:val="center"/>
            </w:pPr>
            <w:r w:rsidRPr="007C3599">
              <w:rPr>
                <w:szCs w:val="20"/>
                <w:lang w:val="en"/>
              </w:rPr>
              <w:t>―</w:t>
            </w:r>
          </w:p>
        </w:tc>
      </w:tr>
    </w:tbl>
    <w:p w14:paraId="05C16952" w14:textId="77777777" w:rsidR="005140EB" w:rsidRPr="007C3599" w:rsidRDefault="005140EB" w:rsidP="005140EB">
      <w:pPr>
        <w:keepNext/>
        <w:numPr>
          <w:ilvl w:val="2"/>
          <w:numId w:val="2"/>
        </w:numPr>
        <w:outlineLvl w:val="2"/>
        <w:rPr>
          <w:b/>
          <w:sz w:val="22"/>
        </w:rPr>
      </w:pPr>
      <w:r w:rsidRPr="007C3599">
        <w:rPr>
          <w:b/>
          <w:sz w:val="22"/>
          <w:lang w:val="en"/>
        </w:rPr>
        <w:t>Basic movements (normal system)</w:t>
      </w:r>
    </w:p>
    <w:p w14:paraId="67F225DC" w14:textId="77777777" w:rsidR="005140EB" w:rsidRPr="007C3599" w:rsidRDefault="005140EB" w:rsidP="005140EB">
      <w:pPr>
        <w:keepNext/>
        <w:outlineLvl w:val="3"/>
        <w:rPr>
          <w:b/>
          <w:bCs/>
          <w:lang w:val="en"/>
        </w:rPr>
      </w:pPr>
      <w:r w:rsidRPr="007C3599">
        <w:rPr>
          <w:b/>
          <w:bCs/>
          <w:lang w:val="en"/>
        </w:rPr>
        <w:t>Service Overview</w:t>
      </w:r>
    </w:p>
    <w:p w14:paraId="4FA3562B" w14:textId="77777777" w:rsidR="005140EB" w:rsidRPr="007C3599" w:rsidRDefault="005140EB" w:rsidP="005140EB">
      <w:pPr>
        <w:rPr>
          <w:rFonts w:eastAsia="Toyota Type" w:cstheme="minorHAnsi"/>
        </w:rPr>
      </w:pPr>
      <w:r w:rsidRPr="007C3599">
        <w:t xml:space="preserve">The user </w:t>
      </w:r>
      <w:r w:rsidRPr="007C3599">
        <w:rPr>
          <w:rFonts w:eastAsia="Toyota Type" w:cstheme="minorHAnsi"/>
        </w:rPr>
        <w:t xml:space="preserve">sets a destination within the downloaded map area.  A route is set from CVP to destination. </w:t>
      </w:r>
      <w:r w:rsidRPr="007C3599">
        <w:rPr>
          <w:rFonts w:eastAsia="Toyota Type"/>
        </w:rPr>
        <w:t xml:space="preserve">Detailed map around the route is downloaded regardless of the zoom level. This map update is incremental and shall cover for the areas of map that have changed compared to map tiles on the server side. </w:t>
      </w:r>
    </w:p>
    <w:p w14:paraId="482D8304" w14:textId="77777777" w:rsidR="005140EB" w:rsidRPr="007C3599" w:rsidRDefault="005140EB" w:rsidP="005140EB"/>
    <w:p w14:paraId="150810AA" w14:textId="77777777" w:rsidR="005140EB" w:rsidRPr="007C3599" w:rsidRDefault="005140EB" w:rsidP="005140EB">
      <w:pPr>
        <w:keepNext/>
        <w:numPr>
          <w:ilvl w:val="2"/>
          <w:numId w:val="2"/>
        </w:numPr>
        <w:outlineLvl w:val="2"/>
        <w:rPr>
          <w:b/>
          <w:sz w:val="22"/>
        </w:rPr>
      </w:pPr>
      <w:r w:rsidRPr="007C3599">
        <w:rPr>
          <w:b/>
          <w:sz w:val="22"/>
          <w:lang w:val="en"/>
        </w:rPr>
        <w:t>Requirements for HMI specification</w:t>
      </w:r>
    </w:p>
    <w:p w14:paraId="717405EC" w14:textId="77777777" w:rsidR="005140EB" w:rsidRPr="007C3599" w:rsidRDefault="005140EB" w:rsidP="005140EB">
      <w:r w:rsidRPr="007C3599">
        <w:rPr>
          <w:lang w:val="en"/>
        </w:rPr>
        <w:t>None in particular</w:t>
      </w:r>
    </w:p>
    <w:p w14:paraId="0B142978" w14:textId="77777777" w:rsidR="005140EB" w:rsidRPr="007C3599" w:rsidRDefault="005140EB" w:rsidP="005140EB">
      <w:pPr>
        <w:rPr>
          <w:lang w:val="en"/>
        </w:rPr>
      </w:pPr>
    </w:p>
    <w:p w14:paraId="1F87A874" w14:textId="77777777" w:rsidR="005140EB" w:rsidRPr="007C3599" w:rsidRDefault="005140EB" w:rsidP="005140EB">
      <w:pPr>
        <w:keepNext/>
        <w:numPr>
          <w:ilvl w:val="2"/>
          <w:numId w:val="2"/>
        </w:numPr>
        <w:outlineLvl w:val="2"/>
        <w:rPr>
          <w:b/>
          <w:sz w:val="22"/>
          <w:lang w:val="en"/>
        </w:rPr>
      </w:pPr>
      <w:r w:rsidRPr="007C3599">
        <w:rPr>
          <w:b/>
          <w:sz w:val="22"/>
          <w:lang w:val="en"/>
        </w:rPr>
        <w:t>Custom Items</w:t>
      </w:r>
    </w:p>
    <w:tbl>
      <w:tblPr>
        <w:tblStyle w:val="TableGrid1"/>
        <w:tblW w:w="9895" w:type="dxa"/>
        <w:tblLook w:val="04A0" w:firstRow="1" w:lastRow="0" w:firstColumn="1" w:lastColumn="0" w:noHBand="0" w:noVBand="1"/>
      </w:tblPr>
      <w:tblGrid>
        <w:gridCol w:w="2335"/>
        <w:gridCol w:w="7560"/>
      </w:tblGrid>
      <w:tr w:rsidR="007C3599" w:rsidRPr="007C3599" w14:paraId="436C671B" w14:textId="77777777" w:rsidTr="00261B65">
        <w:tc>
          <w:tcPr>
            <w:tcW w:w="2335" w:type="dxa"/>
          </w:tcPr>
          <w:p w14:paraId="32562509" w14:textId="77777777" w:rsidR="005140EB" w:rsidRPr="007C3599" w:rsidRDefault="005140EB" w:rsidP="00261B65">
            <w:pPr>
              <w:rPr>
                <w:b/>
                <w:bCs/>
              </w:rPr>
            </w:pPr>
            <w:r w:rsidRPr="007C3599">
              <w:rPr>
                <w:b/>
                <w:bCs/>
              </w:rPr>
              <w:t>Map Layer</w:t>
            </w:r>
          </w:p>
        </w:tc>
        <w:tc>
          <w:tcPr>
            <w:tcW w:w="7560" w:type="dxa"/>
          </w:tcPr>
          <w:p w14:paraId="2DD79B45" w14:textId="77777777" w:rsidR="005140EB" w:rsidRPr="007C3599" w:rsidRDefault="005140EB" w:rsidP="00261B65">
            <w:pPr>
              <w:rPr>
                <w:b/>
                <w:bCs/>
              </w:rPr>
            </w:pPr>
            <w:r w:rsidRPr="007C3599">
              <w:rPr>
                <w:b/>
                <w:bCs/>
              </w:rPr>
              <w:t>All Layers</w:t>
            </w:r>
          </w:p>
        </w:tc>
      </w:tr>
      <w:tr w:rsidR="007C3599" w:rsidRPr="007C3599" w14:paraId="73C54803" w14:textId="77777777" w:rsidTr="00261B65">
        <w:tc>
          <w:tcPr>
            <w:tcW w:w="2335" w:type="dxa"/>
          </w:tcPr>
          <w:p w14:paraId="30BC43C3" w14:textId="77777777" w:rsidR="005140EB" w:rsidRPr="007C3599" w:rsidRDefault="005140EB" w:rsidP="00261B65">
            <w:pPr>
              <w:rPr>
                <w:b/>
                <w:bCs/>
              </w:rPr>
            </w:pPr>
            <w:r w:rsidRPr="007C3599">
              <w:rPr>
                <w:b/>
                <w:bCs/>
              </w:rPr>
              <w:t>POIs</w:t>
            </w:r>
          </w:p>
        </w:tc>
        <w:tc>
          <w:tcPr>
            <w:tcW w:w="7560" w:type="dxa"/>
          </w:tcPr>
          <w:p w14:paraId="41805839" w14:textId="77777777" w:rsidR="005140EB" w:rsidRPr="007C3599" w:rsidRDefault="005140EB" w:rsidP="00261B65">
            <w:pPr>
              <w:rPr>
                <w:b/>
                <w:bCs/>
              </w:rPr>
            </w:pPr>
            <w:r w:rsidRPr="007C3599">
              <w:rPr>
                <w:b/>
                <w:bCs/>
              </w:rPr>
              <w:t>All POIs as specified in the map style</w:t>
            </w:r>
          </w:p>
        </w:tc>
      </w:tr>
    </w:tbl>
    <w:p w14:paraId="72689BF7" w14:textId="77777777" w:rsidR="005140EB" w:rsidRPr="007C3599" w:rsidRDefault="005140EB" w:rsidP="005140EB">
      <w:pPr>
        <w:rPr>
          <w:lang w:val="en"/>
        </w:rPr>
      </w:pPr>
    </w:p>
    <w:p w14:paraId="32343CC1" w14:textId="77777777" w:rsidR="005140EB" w:rsidRPr="007C3599" w:rsidRDefault="005140EB" w:rsidP="005140EB">
      <w:pPr>
        <w:keepNext/>
        <w:numPr>
          <w:ilvl w:val="2"/>
          <w:numId w:val="2"/>
        </w:numPr>
        <w:outlineLvl w:val="2"/>
        <w:rPr>
          <w:b/>
          <w:sz w:val="22"/>
          <w:lang w:val="en"/>
        </w:rPr>
      </w:pPr>
      <w:r w:rsidRPr="007C3599">
        <w:rPr>
          <w:b/>
          <w:sz w:val="22"/>
          <w:lang w:val="en"/>
        </w:rPr>
        <w:t>Exception operation (abnormal system)</w:t>
      </w:r>
    </w:p>
    <w:p w14:paraId="190B92DB" w14:textId="77777777" w:rsidR="005140EB" w:rsidRPr="007C3599" w:rsidRDefault="005140EB" w:rsidP="005140EB">
      <w:pPr>
        <w:widowControl/>
        <w:numPr>
          <w:ilvl w:val="0"/>
          <w:numId w:val="36"/>
        </w:numPr>
        <w:spacing w:after="160" w:line="259" w:lineRule="auto"/>
        <w:contextualSpacing/>
      </w:pPr>
      <w:r w:rsidRPr="007C3599">
        <w:t xml:space="preserve">If there is a loss of connectivity, goes offline, at any time the Head Unit immediately switches to map stored in HU flash.  The user experience is not interrupted. </w:t>
      </w:r>
    </w:p>
    <w:p w14:paraId="6C0D8DC2" w14:textId="77777777" w:rsidR="005140EB" w:rsidRPr="007C3599" w:rsidRDefault="005140EB" w:rsidP="005140EB">
      <w:pPr>
        <w:keepNext/>
        <w:numPr>
          <w:ilvl w:val="2"/>
          <w:numId w:val="2"/>
        </w:numPr>
        <w:outlineLvl w:val="2"/>
        <w:rPr>
          <w:b/>
          <w:sz w:val="22"/>
        </w:rPr>
      </w:pPr>
      <w:r w:rsidRPr="007C3599">
        <w:rPr>
          <w:b/>
          <w:sz w:val="22"/>
          <w:lang w:val="en"/>
        </w:rPr>
        <w:lastRenderedPageBreak/>
        <w:t>Other</w:t>
      </w:r>
    </w:p>
    <w:p w14:paraId="5F044023" w14:textId="77777777" w:rsidR="005140EB" w:rsidRPr="007C3599" w:rsidRDefault="005140EB" w:rsidP="005140EB">
      <w:r w:rsidRPr="007C3599">
        <w:rPr>
          <w:lang w:val="en"/>
        </w:rPr>
        <w:t>None in particular</w:t>
      </w:r>
    </w:p>
    <w:p w14:paraId="411D77E0" w14:textId="77777777" w:rsidR="005140EB" w:rsidRPr="007C3599" w:rsidRDefault="005140EB" w:rsidP="005140EB"/>
    <w:p w14:paraId="228C9B34" w14:textId="3E4F7644" w:rsidR="005140EB" w:rsidRPr="007C3599" w:rsidRDefault="005140EB" w:rsidP="005140EB">
      <w:pPr>
        <w:keepNext/>
        <w:numPr>
          <w:ilvl w:val="1"/>
          <w:numId w:val="2"/>
        </w:numPr>
        <w:outlineLvl w:val="1"/>
        <w:rPr>
          <w:b/>
          <w:sz w:val="24"/>
        </w:rPr>
      </w:pPr>
      <w:r w:rsidRPr="007C3599">
        <w:rPr>
          <w:b/>
          <w:sz w:val="24"/>
          <w:lang w:val="en"/>
        </w:rPr>
        <w:t>Routing to destination outside Pre-Downloaded Map</w:t>
      </w:r>
    </w:p>
    <w:p w14:paraId="072AD0AB" w14:textId="77777777" w:rsidR="005140EB" w:rsidRPr="007C3599" w:rsidRDefault="005140EB" w:rsidP="005140EB">
      <w:pPr>
        <w:keepNext/>
        <w:numPr>
          <w:ilvl w:val="2"/>
          <w:numId w:val="2"/>
        </w:numPr>
        <w:outlineLvl w:val="2"/>
        <w:rPr>
          <w:b/>
          <w:sz w:val="22"/>
        </w:rPr>
      </w:pPr>
      <w:r w:rsidRPr="007C3599">
        <w:rPr>
          <w:b/>
          <w:sz w:val="22"/>
          <w:lang w:val="en"/>
        </w:rPr>
        <w:t>Target countries and regions</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014BCEAE" w14:textId="77777777" w:rsidTr="00261B65">
        <w:trPr>
          <w:trHeight w:val="247"/>
        </w:trPr>
        <w:tc>
          <w:tcPr>
            <w:tcW w:w="473"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1093DB22" w14:textId="77777777" w:rsidR="005140EB" w:rsidRPr="007C3599" w:rsidRDefault="005140EB" w:rsidP="00261B65">
            <w:pPr>
              <w:jc w:val="center"/>
            </w:pPr>
            <w:r w:rsidRPr="007C3599">
              <w:rPr>
                <w:lang w:val="en"/>
              </w:rPr>
              <w:t>No</w:t>
            </w:r>
          </w:p>
        </w:tc>
        <w:tc>
          <w:tcPr>
            <w:tcW w:w="2226"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134A64DF" w14:textId="77777777" w:rsidR="005140EB" w:rsidRPr="007C3599" w:rsidRDefault="005140EB" w:rsidP="00261B65">
            <w:pPr>
              <w:jc w:val="left"/>
            </w:pPr>
            <w:r w:rsidRPr="007C3599">
              <w:rPr>
                <w:lang w:val="en"/>
              </w:rPr>
              <w:t>service</w:t>
            </w:r>
          </w:p>
        </w:tc>
        <w:tc>
          <w:tcPr>
            <w:tcW w:w="6938"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280C775C" w14:textId="77777777" w:rsidR="005140EB" w:rsidRPr="007C3599" w:rsidRDefault="005140EB" w:rsidP="00261B65">
            <w:pPr>
              <w:jc w:val="center"/>
            </w:pPr>
            <w:r w:rsidRPr="007C3599">
              <w:rPr>
                <w:lang w:val="en"/>
              </w:rPr>
              <w:t xml:space="preserve">Target </w:t>
            </w:r>
          </w:p>
        </w:tc>
      </w:tr>
      <w:tr w:rsidR="007C3599" w:rsidRPr="007C3599" w14:paraId="6F7A8946" w14:textId="77777777" w:rsidTr="00261B65">
        <w:trPr>
          <w:cantSplit/>
          <w:trHeight w:val="1134"/>
        </w:trPr>
        <w:tc>
          <w:tcPr>
            <w:tcW w:w="473" w:type="dxa"/>
            <w:vMerge/>
            <w:tcBorders>
              <w:top w:val="single" w:sz="4" w:space="0" w:color="auto"/>
              <w:left w:val="single" w:sz="4" w:space="0" w:color="auto"/>
              <w:bottom w:val="single" w:sz="4" w:space="0" w:color="auto"/>
              <w:right w:val="single" w:sz="4" w:space="0" w:color="auto"/>
            </w:tcBorders>
            <w:vAlign w:val="center"/>
            <w:hideMark/>
          </w:tcPr>
          <w:p w14:paraId="54449CE9" w14:textId="77777777" w:rsidR="005140EB" w:rsidRPr="007C3599" w:rsidRDefault="005140EB" w:rsidP="00261B65">
            <w:pPr>
              <w:widowControl/>
              <w:jc w:val="left"/>
            </w:pPr>
          </w:p>
        </w:tc>
        <w:tc>
          <w:tcPr>
            <w:tcW w:w="2226" w:type="dxa"/>
            <w:vMerge/>
            <w:tcBorders>
              <w:top w:val="single" w:sz="4" w:space="0" w:color="auto"/>
              <w:left w:val="single" w:sz="4" w:space="0" w:color="auto"/>
              <w:bottom w:val="single" w:sz="4" w:space="0" w:color="auto"/>
              <w:right w:val="single" w:sz="4" w:space="0" w:color="auto"/>
            </w:tcBorders>
            <w:vAlign w:val="center"/>
            <w:hideMark/>
          </w:tcPr>
          <w:p w14:paraId="67447D38" w14:textId="77777777" w:rsidR="005140EB" w:rsidRPr="007C3599" w:rsidRDefault="005140EB" w:rsidP="00261B65">
            <w:pPr>
              <w:widowControl/>
              <w:jc w:val="left"/>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984CC32" w14:textId="77777777" w:rsidR="005140EB" w:rsidRPr="007C3599" w:rsidRDefault="005140EB" w:rsidP="00261B65">
            <w:pPr>
              <w:ind w:left="113" w:right="113"/>
              <w:rPr>
                <w:sz w:val="16"/>
              </w:rPr>
            </w:pPr>
            <w:r w:rsidRPr="007C3599">
              <w:rPr>
                <w:sz w:val="16"/>
                <w:lang w:val="en"/>
              </w:rPr>
              <w:t>Japan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69A87DD" w14:textId="77777777" w:rsidR="005140EB" w:rsidRPr="007C3599" w:rsidRDefault="005140EB" w:rsidP="00261B65">
            <w:pPr>
              <w:ind w:left="113" w:right="113"/>
              <w:rPr>
                <w:sz w:val="16"/>
              </w:rPr>
            </w:pPr>
            <w:r w:rsidRPr="007C3599">
              <w:rPr>
                <w:sz w:val="16"/>
                <w:lang w:val="en"/>
              </w:rPr>
              <w:t>North America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15AD9C3" w14:textId="77777777" w:rsidR="005140EB" w:rsidRPr="007C3599" w:rsidRDefault="005140EB" w:rsidP="00261B65">
            <w:pPr>
              <w:ind w:left="113" w:right="113"/>
              <w:rPr>
                <w:sz w:val="16"/>
              </w:rPr>
            </w:pPr>
            <w:r w:rsidRPr="007C3599">
              <w:rPr>
                <w:sz w:val="16"/>
                <w:lang w:val="en"/>
              </w:rPr>
              <w:t>Europe</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560FBAF" w14:textId="77777777" w:rsidR="005140EB" w:rsidRPr="007C3599" w:rsidRDefault="005140EB" w:rsidP="00261B65">
            <w:pPr>
              <w:ind w:left="113" w:right="113"/>
              <w:rPr>
                <w:sz w:val="16"/>
              </w:rPr>
            </w:pPr>
            <w:r w:rsidRPr="007C3599">
              <w:rPr>
                <w:sz w:val="16"/>
                <w:lang w:val="en"/>
              </w:rPr>
              <w:t>Oceania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4A44D81" w14:textId="77777777" w:rsidR="005140EB" w:rsidRPr="007C3599" w:rsidRDefault="005140EB" w:rsidP="00261B65">
            <w:pPr>
              <w:ind w:left="113" w:right="113"/>
              <w:rPr>
                <w:sz w:val="16"/>
              </w:rPr>
            </w:pPr>
            <w:r w:rsidRPr="007C3599">
              <w:rPr>
                <w:sz w:val="16"/>
                <w:lang w:val="en"/>
              </w:rPr>
              <w:t>Southeast Asia</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E3E1B0B" w14:textId="77777777" w:rsidR="005140EB" w:rsidRPr="007C3599" w:rsidRDefault="005140EB" w:rsidP="00261B65">
            <w:pPr>
              <w:ind w:left="113" w:right="113"/>
              <w:rPr>
                <w:sz w:val="16"/>
              </w:rPr>
            </w:pPr>
            <w:r w:rsidRPr="007C3599">
              <w:rPr>
                <w:sz w:val="16"/>
                <w:lang w:val="en"/>
              </w:rPr>
              <w:t>India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FA02BEB" w14:textId="77777777" w:rsidR="005140EB" w:rsidRPr="007C3599" w:rsidRDefault="005140EB" w:rsidP="00261B65">
            <w:pPr>
              <w:ind w:left="113" w:right="113"/>
              <w:rPr>
                <w:sz w:val="16"/>
              </w:rPr>
            </w:pPr>
            <w:r w:rsidRPr="007C3599">
              <w:rPr>
                <w:sz w:val="16"/>
                <w:lang w:val="en"/>
              </w:rPr>
              <w:t>Middle East</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EC1B5AE" w14:textId="77777777" w:rsidR="005140EB" w:rsidRPr="007C3599" w:rsidRDefault="005140EB" w:rsidP="00261B65">
            <w:pPr>
              <w:ind w:left="113" w:right="113"/>
              <w:rPr>
                <w:sz w:val="16"/>
              </w:rPr>
            </w:pPr>
            <w:r w:rsidRPr="007C3599">
              <w:rPr>
                <w:sz w:val="16"/>
                <w:lang w:val="en"/>
              </w:rPr>
              <w:t xml:space="preserve">South </w:t>
            </w:r>
            <w:proofErr w:type="spellStart"/>
            <w:r w:rsidRPr="007C3599">
              <w:rPr>
                <w:sz w:val="16"/>
                <w:lang w:val="en"/>
              </w:rPr>
              <w:t>america</w:t>
            </w:r>
            <w:proofErr w:type="spellEnd"/>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tcPr>
          <w:p w14:paraId="7863AFD8" w14:textId="77777777" w:rsidR="005140EB" w:rsidRPr="007C3599" w:rsidRDefault="005140EB" w:rsidP="00261B65">
            <w:pPr>
              <w:ind w:left="113" w:right="113"/>
              <w:rPr>
                <w:sz w:val="16"/>
              </w:rPr>
            </w:pPr>
            <w:r w:rsidRPr="007C3599">
              <w:rPr>
                <w:sz w:val="16"/>
                <w:lang w:val="en"/>
              </w:rPr>
              <w:t>South Africa</w:t>
            </w:r>
          </w:p>
          <w:p w14:paraId="235DF74B" w14:textId="77777777" w:rsidR="005140EB" w:rsidRPr="007C3599" w:rsidRDefault="005140EB" w:rsidP="00261B65">
            <w:pPr>
              <w:ind w:left="113" w:right="113"/>
              <w:rPr>
                <w:sz w:val="16"/>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6E4BB9B" w14:textId="77777777" w:rsidR="005140EB" w:rsidRPr="007C3599" w:rsidRDefault="005140EB" w:rsidP="00261B65">
            <w:pPr>
              <w:ind w:left="113" w:right="113"/>
              <w:rPr>
                <w:sz w:val="16"/>
              </w:rPr>
            </w:pPr>
            <w:r w:rsidRPr="007C3599">
              <w:rPr>
                <w:sz w:val="16"/>
                <w:lang w:val="en"/>
              </w:rPr>
              <w:t>Taiwan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FFE0E76" w14:textId="77777777" w:rsidR="005140EB" w:rsidRPr="007C3599" w:rsidRDefault="005140EB" w:rsidP="00261B65">
            <w:pPr>
              <w:ind w:left="113" w:right="113"/>
              <w:rPr>
                <w:sz w:val="16"/>
              </w:rPr>
            </w:pPr>
            <w:r w:rsidRPr="007C3599">
              <w:rPr>
                <w:sz w:val="16"/>
                <w:lang w:val="en"/>
              </w:rPr>
              <w:t>Hong Kong and Macau</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07DA6F4" w14:textId="77777777" w:rsidR="005140EB" w:rsidRPr="007C3599" w:rsidRDefault="005140EB" w:rsidP="00261B65">
            <w:pPr>
              <w:ind w:left="113" w:right="113"/>
              <w:rPr>
                <w:sz w:val="16"/>
              </w:rPr>
            </w:pPr>
            <w:r w:rsidRPr="007C3599">
              <w:rPr>
                <w:sz w:val="16"/>
                <w:lang w:val="en"/>
              </w:rPr>
              <w:t>China</w:t>
            </w:r>
          </w:p>
        </w:tc>
      </w:tr>
      <w:tr w:rsidR="007C3599" w:rsidRPr="007C3599" w14:paraId="05E990A8" w14:textId="77777777" w:rsidTr="00261B65">
        <w:trPr>
          <w:trHeight w:val="93"/>
        </w:trPr>
        <w:tc>
          <w:tcPr>
            <w:tcW w:w="473" w:type="dxa"/>
            <w:tcBorders>
              <w:top w:val="single" w:sz="4" w:space="0" w:color="auto"/>
              <w:left w:val="single" w:sz="4" w:space="0" w:color="auto"/>
              <w:bottom w:val="single" w:sz="4" w:space="0" w:color="auto"/>
              <w:right w:val="single" w:sz="4" w:space="0" w:color="auto"/>
            </w:tcBorders>
            <w:vAlign w:val="center"/>
            <w:hideMark/>
          </w:tcPr>
          <w:p w14:paraId="4AF129D5" w14:textId="77777777" w:rsidR="005140EB" w:rsidRPr="007C3599" w:rsidRDefault="005140EB" w:rsidP="00261B65">
            <w:pPr>
              <w:jc w:val="center"/>
            </w:pPr>
            <w:r w:rsidRPr="007C3599">
              <w:rPr>
                <w:lang w:val="en"/>
              </w:rPr>
              <w:t>1</w:t>
            </w:r>
          </w:p>
        </w:tc>
        <w:tc>
          <w:tcPr>
            <w:tcW w:w="2226" w:type="dxa"/>
            <w:tcBorders>
              <w:top w:val="single" w:sz="4" w:space="0" w:color="auto"/>
              <w:left w:val="single" w:sz="4" w:space="0" w:color="auto"/>
              <w:bottom w:val="single" w:sz="4" w:space="0" w:color="auto"/>
              <w:right w:val="single" w:sz="4" w:space="0" w:color="auto"/>
            </w:tcBorders>
            <w:vAlign w:val="center"/>
            <w:hideMark/>
          </w:tcPr>
          <w:p w14:paraId="20DEA8DF" w14:textId="1BAFE8B2" w:rsidR="005140EB" w:rsidRPr="007C3599" w:rsidRDefault="005140EB" w:rsidP="00261B65">
            <w:pPr>
              <w:jc w:val="left"/>
              <w:rPr>
                <w:szCs w:val="20"/>
              </w:rPr>
            </w:pPr>
            <w:r w:rsidRPr="007C3599">
              <w:rPr>
                <w:lang w:val="en"/>
              </w:rPr>
              <w:t>By telecommunications equipment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013A59" w14:textId="77777777" w:rsidR="005140EB" w:rsidRPr="007C3599" w:rsidRDefault="005140EB" w:rsidP="00261B65">
            <w:pPr>
              <w:jc w:val="center"/>
              <w:rPr>
                <w:szCs w:val="20"/>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2818CF"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4CAB0C"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4AA9C7"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5FF689"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381A4EF"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FA14363"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8A2E948"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CDC5176"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B2E01B3"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F03DDBB"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5E477E" w14:textId="77777777" w:rsidR="005140EB" w:rsidRPr="007C3599" w:rsidRDefault="005140EB" w:rsidP="00261B65">
            <w:pPr>
              <w:jc w:val="center"/>
            </w:pPr>
            <w:r w:rsidRPr="007C3599">
              <w:rPr>
                <w:szCs w:val="20"/>
                <w:lang w:val="en"/>
              </w:rPr>
              <w:t>―</w:t>
            </w:r>
          </w:p>
        </w:tc>
      </w:tr>
    </w:tbl>
    <w:p w14:paraId="6C5F3560" w14:textId="77777777" w:rsidR="005140EB" w:rsidRPr="007C3599" w:rsidRDefault="005140EB" w:rsidP="005140EB">
      <w:pPr>
        <w:keepNext/>
        <w:numPr>
          <w:ilvl w:val="2"/>
          <w:numId w:val="2"/>
        </w:numPr>
        <w:outlineLvl w:val="2"/>
        <w:rPr>
          <w:b/>
          <w:sz w:val="22"/>
        </w:rPr>
      </w:pPr>
      <w:r w:rsidRPr="007C3599">
        <w:rPr>
          <w:b/>
          <w:sz w:val="22"/>
          <w:lang w:val="en"/>
        </w:rPr>
        <w:t>Basic movements (normal system)</w:t>
      </w:r>
    </w:p>
    <w:p w14:paraId="1B8F947F" w14:textId="77777777" w:rsidR="005140EB" w:rsidRPr="007C3599" w:rsidRDefault="005140EB" w:rsidP="005140EB">
      <w:pPr>
        <w:keepNext/>
        <w:outlineLvl w:val="3"/>
        <w:rPr>
          <w:b/>
          <w:bCs/>
          <w:lang w:val="en"/>
        </w:rPr>
      </w:pPr>
      <w:r w:rsidRPr="007C3599">
        <w:rPr>
          <w:b/>
          <w:bCs/>
          <w:lang w:val="en"/>
        </w:rPr>
        <w:t>Service Overview</w:t>
      </w:r>
    </w:p>
    <w:p w14:paraId="6E407FE9" w14:textId="77777777" w:rsidR="005140EB" w:rsidRPr="007C3599" w:rsidRDefault="005140EB" w:rsidP="005140EB">
      <w:pPr>
        <w:rPr>
          <w:rFonts w:eastAsia="Toyota Type"/>
        </w:rPr>
      </w:pPr>
      <w:r w:rsidRPr="007C3599">
        <w:rPr>
          <w:rFonts w:eastAsia="Toyota Type" w:cstheme="minorHAnsi"/>
        </w:rPr>
        <w:t xml:space="preserve">User sets destination outside the downloaded map display area.  </w:t>
      </w:r>
      <w:r w:rsidRPr="007C3599">
        <w:rPr>
          <w:rFonts w:eastAsia="Toyota Type"/>
        </w:rPr>
        <w:t xml:space="preserve">The Head Unit fetches the map tiles necessary to display the route at an appropriate zoom level such that the user can see the overview of the route.  </w:t>
      </w:r>
    </w:p>
    <w:p w14:paraId="3B77FB31" w14:textId="77777777" w:rsidR="005140EB" w:rsidRPr="007C3599" w:rsidRDefault="005140EB" w:rsidP="005140EB">
      <w:pPr>
        <w:rPr>
          <w:rFonts w:eastAsia="Toyota Type"/>
        </w:rPr>
      </w:pPr>
    </w:p>
    <w:p w14:paraId="04EC4FDC" w14:textId="77777777" w:rsidR="005140EB" w:rsidRPr="007C3599" w:rsidRDefault="005140EB" w:rsidP="005140EB">
      <w:pPr>
        <w:pStyle w:val="af7"/>
        <w:numPr>
          <w:ilvl w:val="1"/>
          <w:numId w:val="36"/>
        </w:numPr>
        <w:ind w:leftChars="0"/>
        <w:rPr>
          <w:rFonts w:eastAsia="Toyota Type" w:cstheme="minorHAnsi"/>
        </w:rPr>
      </w:pPr>
      <w:r w:rsidRPr="007C3599">
        <w:rPr>
          <w:rFonts w:eastAsia="Toyota Type"/>
        </w:rPr>
        <w:t xml:space="preserve">When the user starts the route, additional map tiles for all zoom levels are fetched. </w:t>
      </w:r>
    </w:p>
    <w:p w14:paraId="78C06237" w14:textId="77777777" w:rsidR="005140EB" w:rsidRPr="007C3599" w:rsidRDefault="005140EB" w:rsidP="005140EB">
      <w:pPr>
        <w:pStyle w:val="af7"/>
        <w:numPr>
          <w:ilvl w:val="1"/>
          <w:numId w:val="36"/>
        </w:numPr>
        <w:ind w:leftChars="0"/>
        <w:rPr>
          <w:rFonts w:eastAsia="Toyota Type" w:cstheme="minorHAnsi"/>
        </w:rPr>
      </w:pPr>
      <w:r w:rsidRPr="007C3599">
        <w:rPr>
          <w:rFonts w:eastAsia="Toyota Type"/>
        </w:rPr>
        <w:t>If the user never starts the route, no additional data is downloaded</w:t>
      </w:r>
    </w:p>
    <w:p w14:paraId="0784DA22" w14:textId="77777777" w:rsidR="005140EB" w:rsidRPr="007C3599" w:rsidRDefault="005140EB" w:rsidP="005140EB"/>
    <w:p w14:paraId="0EB11176" w14:textId="77777777" w:rsidR="005140EB" w:rsidRPr="007C3599" w:rsidRDefault="005140EB" w:rsidP="005140EB">
      <w:pPr>
        <w:keepNext/>
        <w:numPr>
          <w:ilvl w:val="2"/>
          <w:numId w:val="2"/>
        </w:numPr>
        <w:outlineLvl w:val="2"/>
        <w:rPr>
          <w:b/>
          <w:sz w:val="22"/>
        </w:rPr>
      </w:pPr>
      <w:r w:rsidRPr="007C3599">
        <w:rPr>
          <w:b/>
          <w:sz w:val="22"/>
          <w:lang w:val="en"/>
        </w:rPr>
        <w:t>Requirements for HMI specification</w:t>
      </w:r>
    </w:p>
    <w:p w14:paraId="39F79DCE" w14:textId="77777777" w:rsidR="005140EB" w:rsidRPr="007C3599" w:rsidRDefault="005140EB" w:rsidP="005140EB">
      <w:r w:rsidRPr="007C3599">
        <w:rPr>
          <w:lang w:val="en"/>
        </w:rPr>
        <w:t>None in particular</w:t>
      </w:r>
    </w:p>
    <w:p w14:paraId="6B6DBBAE" w14:textId="77777777" w:rsidR="005140EB" w:rsidRPr="007C3599" w:rsidRDefault="005140EB" w:rsidP="005140EB">
      <w:pPr>
        <w:rPr>
          <w:lang w:val="en"/>
        </w:rPr>
      </w:pPr>
    </w:p>
    <w:p w14:paraId="6BC5E5DD" w14:textId="77777777" w:rsidR="005140EB" w:rsidRPr="007C3599" w:rsidRDefault="005140EB" w:rsidP="005140EB">
      <w:pPr>
        <w:keepNext/>
        <w:numPr>
          <w:ilvl w:val="2"/>
          <w:numId w:val="2"/>
        </w:numPr>
        <w:outlineLvl w:val="2"/>
        <w:rPr>
          <w:b/>
          <w:sz w:val="22"/>
          <w:lang w:val="en"/>
        </w:rPr>
      </w:pPr>
      <w:r w:rsidRPr="007C3599">
        <w:rPr>
          <w:b/>
          <w:sz w:val="22"/>
          <w:lang w:val="en"/>
        </w:rPr>
        <w:t>Custom Items</w:t>
      </w:r>
    </w:p>
    <w:tbl>
      <w:tblPr>
        <w:tblStyle w:val="TableGrid1"/>
        <w:tblW w:w="9895" w:type="dxa"/>
        <w:tblLook w:val="04A0" w:firstRow="1" w:lastRow="0" w:firstColumn="1" w:lastColumn="0" w:noHBand="0" w:noVBand="1"/>
      </w:tblPr>
      <w:tblGrid>
        <w:gridCol w:w="2335"/>
        <w:gridCol w:w="7560"/>
      </w:tblGrid>
      <w:tr w:rsidR="007C3599" w:rsidRPr="007C3599" w14:paraId="0C486E12" w14:textId="77777777" w:rsidTr="00261B65">
        <w:tc>
          <w:tcPr>
            <w:tcW w:w="2335" w:type="dxa"/>
          </w:tcPr>
          <w:p w14:paraId="22103F9B" w14:textId="77777777" w:rsidR="005140EB" w:rsidRPr="007C3599" w:rsidRDefault="005140EB" w:rsidP="00261B65">
            <w:pPr>
              <w:rPr>
                <w:b/>
                <w:bCs/>
              </w:rPr>
            </w:pPr>
            <w:r w:rsidRPr="007C3599">
              <w:rPr>
                <w:b/>
                <w:bCs/>
              </w:rPr>
              <w:t>Map Layer</w:t>
            </w:r>
          </w:p>
        </w:tc>
        <w:tc>
          <w:tcPr>
            <w:tcW w:w="7560" w:type="dxa"/>
          </w:tcPr>
          <w:p w14:paraId="6464DB92" w14:textId="77777777" w:rsidR="005140EB" w:rsidRPr="007C3599" w:rsidRDefault="005140EB" w:rsidP="00261B65">
            <w:pPr>
              <w:rPr>
                <w:b/>
                <w:bCs/>
              </w:rPr>
            </w:pPr>
            <w:r w:rsidRPr="007C3599">
              <w:rPr>
                <w:b/>
                <w:bCs/>
              </w:rPr>
              <w:t>All Layers</w:t>
            </w:r>
          </w:p>
        </w:tc>
      </w:tr>
      <w:tr w:rsidR="007C3599" w:rsidRPr="007C3599" w14:paraId="36BCC6EF" w14:textId="77777777" w:rsidTr="00261B65">
        <w:tc>
          <w:tcPr>
            <w:tcW w:w="2335" w:type="dxa"/>
          </w:tcPr>
          <w:p w14:paraId="51B36FF2" w14:textId="77777777" w:rsidR="005140EB" w:rsidRPr="007C3599" w:rsidRDefault="005140EB" w:rsidP="00261B65">
            <w:pPr>
              <w:rPr>
                <w:b/>
                <w:bCs/>
              </w:rPr>
            </w:pPr>
            <w:r w:rsidRPr="007C3599">
              <w:rPr>
                <w:b/>
                <w:bCs/>
              </w:rPr>
              <w:t>POIs</w:t>
            </w:r>
          </w:p>
        </w:tc>
        <w:tc>
          <w:tcPr>
            <w:tcW w:w="7560" w:type="dxa"/>
          </w:tcPr>
          <w:p w14:paraId="6BDA74B9" w14:textId="77777777" w:rsidR="005140EB" w:rsidRPr="007C3599" w:rsidRDefault="005140EB" w:rsidP="00261B65">
            <w:pPr>
              <w:rPr>
                <w:b/>
                <w:bCs/>
              </w:rPr>
            </w:pPr>
            <w:r w:rsidRPr="007C3599">
              <w:rPr>
                <w:b/>
                <w:bCs/>
              </w:rPr>
              <w:t>All POIs as specified in the map style</w:t>
            </w:r>
          </w:p>
        </w:tc>
      </w:tr>
    </w:tbl>
    <w:p w14:paraId="03287DB1" w14:textId="77777777" w:rsidR="005140EB" w:rsidRPr="007C3599" w:rsidRDefault="005140EB" w:rsidP="005140EB">
      <w:pPr>
        <w:rPr>
          <w:lang w:val="en"/>
        </w:rPr>
      </w:pPr>
    </w:p>
    <w:p w14:paraId="436AB1FD" w14:textId="77777777" w:rsidR="005140EB" w:rsidRPr="007C3599" w:rsidRDefault="005140EB" w:rsidP="005140EB">
      <w:pPr>
        <w:keepNext/>
        <w:numPr>
          <w:ilvl w:val="2"/>
          <w:numId w:val="2"/>
        </w:numPr>
        <w:outlineLvl w:val="2"/>
        <w:rPr>
          <w:b/>
          <w:sz w:val="22"/>
          <w:lang w:val="en"/>
        </w:rPr>
      </w:pPr>
      <w:r w:rsidRPr="007C3599">
        <w:rPr>
          <w:b/>
          <w:sz w:val="22"/>
          <w:lang w:val="en"/>
        </w:rPr>
        <w:lastRenderedPageBreak/>
        <w:t>Exception operation (abnormal system)</w:t>
      </w:r>
    </w:p>
    <w:p w14:paraId="6F3B03B6" w14:textId="77777777" w:rsidR="005140EB" w:rsidRPr="007C3599" w:rsidRDefault="005140EB" w:rsidP="005140EB">
      <w:pPr>
        <w:widowControl/>
        <w:numPr>
          <w:ilvl w:val="0"/>
          <w:numId w:val="37"/>
        </w:numPr>
        <w:spacing w:after="160" w:line="259" w:lineRule="auto"/>
        <w:contextualSpacing/>
      </w:pPr>
      <w:r w:rsidRPr="007C3599">
        <w:t>During Route planning only the necessary tiles for route overview are fetched to minimize the impact on data consumption.</w:t>
      </w:r>
    </w:p>
    <w:p w14:paraId="460A54ED" w14:textId="183B7CEF" w:rsidR="005140EB" w:rsidRPr="007C3599" w:rsidRDefault="005140EB" w:rsidP="005140EB">
      <w:pPr>
        <w:widowControl/>
        <w:numPr>
          <w:ilvl w:val="0"/>
          <w:numId w:val="37"/>
        </w:numPr>
        <w:spacing w:after="160" w:line="259" w:lineRule="auto"/>
        <w:contextualSpacing/>
      </w:pPr>
      <w:r w:rsidRPr="007C3599">
        <w:t>In an attempt to minimize data use, map data is fetched as the CVP travels along the route.  Enough data is fetched to allow the full user experience</w:t>
      </w:r>
      <w:r w:rsidR="006148BB" w:rsidRPr="007C3599">
        <w:t xml:space="preserve">, this parameter is server configurable.  </w:t>
      </w:r>
      <w:r w:rsidRPr="007C3599">
        <w:t xml:space="preserve"> For example, planning a route from Dallas to New York City would not fetch all of the map tiles necessary to fully execute the route but incrementally as the route progresses. </w:t>
      </w:r>
    </w:p>
    <w:p w14:paraId="1568F306" w14:textId="77777777" w:rsidR="005140EB" w:rsidRPr="007C3599" w:rsidRDefault="005140EB" w:rsidP="005140EB">
      <w:pPr>
        <w:keepNext/>
        <w:numPr>
          <w:ilvl w:val="2"/>
          <w:numId w:val="2"/>
        </w:numPr>
        <w:outlineLvl w:val="2"/>
        <w:rPr>
          <w:b/>
          <w:sz w:val="22"/>
        </w:rPr>
      </w:pPr>
      <w:r w:rsidRPr="007C3599">
        <w:rPr>
          <w:b/>
          <w:sz w:val="22"/>
          <w:lang w:val="en"/>
        </w:rPr>
        <w:t>Other</w:t>
      </w:r>
    </w:p>
    <w:p w14:paraId="763FE85F" w14:textId="77777777" w:rsidR="005140EB" w:rsidRPr="007C3599" w:rsidRDefault="005140EB" w:rsidP="005140EB">
      <w:r w:rsidRPr="007C3599">
        <w:rPr>
          <w:lang w:val="en"/>
        </w:rPr>
        <w:t>None in particular</w:t>
      </w:r>
    </w:p>
    <w:p w14:paraId="0CC27163" w14:textId="77777777" w:rsidR="005140EB" w:rsidRPr="007C3599" w:rsidRDefault="005140EB" w:rsidP="005140EB"/>
    <w:p w14:paraId="1A849399" w14:textId="467EB03B" w:rsidR="005140EB" w:rsidRPr="007C3599" w:rsidRDefault="005140EB" w:rsidP="005140EB">
      <w:pPr>
        <w:keepNext/>
        <w:numPr>
          <w:ilvl w:val="1"/>
          <w:numId w:val="2"/>
        </w:numPr>
        <w:outlineLvl w:val="1"/>
        <w:rPr>
          <w:b/>
          <w:sz w:val="24"/>
        </w:rPr>
      </w:pPr>
      <w:r w:rsidRPr="007C3599">
        <w:rPr>
          <w:b/>
          <w:sz w:val="24"/>
          <w:lang w:val="en"/>
        </w:rPr>
        <w:t>Map Update without Routing</w:t>
      </w:r>
    </w:p>
    <w:p w14:paraId="6B1F03A2" w14:textId="77777777" w:rsidR="005140EB" w:rsidRPr="007C3599" w:rsidRDefault="005140EB" w:rsidP="005140EB">
      <w:pPr>
        <w:keepNext/>
        <w:numPr>
          <w:ilvl w:val="2"/>
          <w:numId w:val="2"/>
        </w:numPr>
        <w:outlineLvl w:val="2"/>
        <w:rPr>
          <w:b/>
          <w:sz w:val="22"/>
        </w:rPr>
      </w:pPr>
      <w:r w:rsidRPr="007C3599">
        <w:rPr>
          <w:b/>
          <w:sz w:val="22"/>
          <w:lang w:val="en"/>
        </w:rPr>
        <w:t>Target countries and regions</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697CB310" w14:textId="77777777" w:rsidTr="00261B65">
        <w:trPr>
          <w:trHeight w:val="247"/>
        </w:trPr>
        <w:tc>
          <w:tcPr>
            <w:tcW w:w="473"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1FDB60C1" w14:textId="77777777" w:rsidR="005140EB" w:rsidRPr="007C3599" w:rsidRDefault="005140EB" w:rsidP="00261B65">
            <w:pPr>
              <w:jc w:val="center"/>
            </w:pPr>
            <w:r w:rsidRPr="007C3599">
              <w:rPr>
                <w:lang w:val="en"/>
              </w:rPr>
              <w:t>No</w:t>
            </w:r>
          </w:p>
        </w:tc>
        <w:tc>
          <w:tcPr>
            <w:tcW w:w="2226"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3E1B8C2D" w14:textId="77777777" w:rsidR="005140EB" w:rsidRPr="007C3599" w:rsidRDefault="005140EB" w:rsidP="00261B65">
            <w:pPr>
              <w:jc w:val="left"/>
            </w:pPr>
            <w:r w:rsidRPr="007C3599">
              <w:rPr>
                <w:lang w:val="en"/>
              </w:rPr>
              <w:t>service</w:t>
            </w:r>
          </w:p>
        </w:tc>
        <w:tc>
          <w:tcPr>
            <w:tcW w:w="6938"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41DD7FCD" w14:textId="77777777" w:rsidR="005140EB" w:rsidRPr="007C3599" w:rsidRDefault="005140EB" w:rsidP="00261B65">
            <w:pPr>
              <w:jc w:val="center"/>
            </w:pPr>
            <w:r w:rsidRPr="007C3599">
              <w:rPr>
                <w:lang w:val="en"/>
              </w:rPr>
              <w:t xml:space="preserve">Target </w:t>
            </w:r>
          </w:p>
        </w:tc>
      </w:tr>
      <w:tr w:rsidR="007C3599" w:rsidRPr="007C3599" w14:paraId="6E1688CC" w14:textId="77777777" w:rsidTr="00261B65">
        <w:trPr>
          <w:cantSplit/>
          <w:trHeight w:val="1134"/>
        </w:trPr>
        <w:tc>
          <w:tcPr>
            <w:tcW w:w="473" w:type="dxa"/>
            <w:vMerge/>
            <w:tcBorders>
              <w:top w:val="single" w:sz="4" w:space="0" w:color="auto"/>
              <w:left w:val="single" w:sz="4" w:space="0" w:color="auto"/>
              <w:bottom w:val="single" w:sz="4" w:space="0" w:color="auto"/>
              <w:right w:val="single" w:sz="4" w:space="0" w:color="auto"/>
            </w:tcBorders>
            <w:vAlign w:val="center"/>
            <w:hideMark/>
          </w:tcPr>
          <w:p w14:paraId="6FEE539D" w14:textId="77777777" w:rsidR="005140EB" w:rsidRPr="007C3599" w:rsidRDefault="005140EB" w:rsidP="00261B65">
            <w:pPr>
              <w:widowControl/>
              <w:jc w:val="left"/>
            </w:pPr>
          </w:p>
        </w:tc>
        <w:tc>
          <w:tcPr>
            <w:tcW w:w="2226" w:type="dxa"/>
            <w:vMerge/>
            <w:tcBorders>
              <w:top w:val="single" w:sz="4" w:space="0" w:color="auto"/>
              <w:left w:val="single" w:sz="4" w:space="0" w:color="auto"/>
              <w:bottom w:val="single" w:sz="4" w:space="0" w:color="auto"/>
              <w:right w:val="single" w:sz="4" w:space="0" w:color="auto"/>
            </w:tcBorders>
            <w:vAlign w:val="center"/>
            <w:hideMark/>
          </w:tcPr>
          <w:p w14:paraId="250A8FF8" w14:textId="77777777" w:rsidR="005140EB" w:rsidRPr="007C3599" w:rsidRDefault="005140EB" w:rsidP="00261B65">
            <w:pPr>
              <w:widowControl/>
              <w:jc w:val="left"/>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141E028" w14:textId="77777777" w:rsidR="005140EB" w:rsidRPr="007C3599" w:rsidRDefault="005140EB" w:rsidP="00261B65">
            <w:pPr>
              <w:ind w:left="113" w:right="113"/>
              <w:rPr>
                <w:sz w:val="16"/>
              </w:rPr>
            </w:pPr>
            <w:r w:rsidRPr="007C3599">
              <w:rPr>
                <w:sz w:val="16"/>
                <w:lang w:val="en"/>
              </w:rPr>
              <w:t>Japan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74127CF" w14:textId="77777777" w:rsidR="005140EB" w:rsidRPr="007C3599" w:rsidRDefault="005140EB" w:rsidP="00261B65">
            <w:pPr>
              <w:ind w:left="113" w:right="113"/>
              <w:rPr>
                <w:sz w:val="16"/>
              </w:rPr>
            </w:pPr>
            <w:r w:rsidRPr="007C3599">
              <w:rPr>
                <w:sz w:val="16"/>
                <w:lang w:val="en"/>
              </w:rPr>
              <w:t>North America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9A122C4" w14:textId="77777777" w:rsidR="005140EB" w:rsidRPr="007C3599" w:rsidRDefault="005140EB" w:rsidP="00261B65">
            <w:pPr>
              <w:ind w:left="113" w:right="113"/>
              <w:rPr>
                <w:sz w:val="16"/>
              </w:rPr>
            </w:pPr>
            <w:r w:rsidRPr="007C3599">
              <w:rPr>
                <w:sz w:val="16"/>
                <w:lang w:val="en"/>
              </w:rPr>
              <w:t>Europe</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5BF88B3" w14:textId="77777777" w:rsidR="005140EB" w:rsidRPr="007C3599" w:rsidRDefault="005140EB" w:rsidP="00261B65">
            <w:pPr>
              <w:ind w:left="113" w:right="113"/>
              <w:rPr>
                <w:sz w:val="16"/>
              </w:rPr>
            </w:pPr>
            <w:r w:rsidRPr="007C3599">
              <w:rPr>
                <w:sz w:val="16"/>
                <w:lang w:val="en"/>
              </w:rPr>
              <w:t>Oceania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FEC3084" w14:textId="77777777" w:rsidR="005140EB" w:rsidRPr="007C3599" w:rsidRDefault="005140EB" w:rsidP="00261B65">
            <w:pPr>
              <w:ind w:left="113" w:right="113"/>
              <w:rPr>
                <w:sz w:val="16"/>
              </w:rPr>
            </w:pPr>
            <w:r w:rsidRPr="007C3599">
              <w:rPr>
                <w:sz w:val="16"/>
                <w:lang w:val="en"/>
              </w:rPr>
              <w:t>Southeast Asia</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30E0A9A" w14:textId="77777777" w:rsidR="005140EB" w:rsidRPr="007C3599" w:rsidRDefault="005140EB" w:rsidP="00261B65">
            <w:pPr>
              <w:ind w:left="113" w:right="113"/>
              <w:rPr>
                <w:sz w:val="16"/>
              </w:rPr>
            </w:pPr>
            <w:r w:rsidRPr="007C3599">
              <w:rPr>
                <w:sz w:val="16"/>
                <w:lang w:val="en"/>
              </w:rPr>
              <w:t>India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CB976D6" w14:textId="77777777" w:rsidR="005140EB" w:rsidRPr="007C3599" w:rsidRDefault="005140EB" w:rsidP="00261B65">
            <w:pPr>
              <w:ind w:left="113" w:right="113"/>
              <w:rPr>
                <w:sz w:val="16"/>
              </w:rPr>
            </w:pPr>
            <w:r w:rsidRPr="007C3599">
              <w:rPr>
                <w:sz w:val="16"/>
                <w:lang w:val="en"/>
              </w:rPr>
              <w:t>Middle East</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210AEC3" w14:textId="77777777" w:rsidR="005140EB" w:rsidRPr="007C3599" w:rsidRDefault="005140EB" w:rsidP="00261B65">
            <w:pPr>
              <w:ind w:left="113" w:right="113"/>
              <w:rPr>
                <w:sz w:val="16"/>
              </w:rPr>
            </w:pPr>
            <w:r w:rsidRPr="007C3599">
              <w:rPr>
                <w:sz w:val="16"/>
                <w:lang w:val="en"/>
              </w:rPr>
              <w:t xml:space="preserve">South </w:t>
            </w:r>
            <w:proofErr w:type="spellStart"/>
            <w:r w:rsidRPr="007C3599">
              <w:rPr>
                <w:sz w:val="16"/>
                <w:lang w:val="en"/>
              </w:rPr>
              <w:t>america</w:t>
            </w:r>
            <w:proofErr w:type="spellEnd"/>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tcPr>
          <w:p w14:paraId="250D191A" w14:textId="77777777" w:rsidR="005140EB" w:rsidRPr="007C3599" w:rsidRDefault="005140EB" w:rsidP="00261B65">
            <w:pPr>
              <w:ind w:left="113" w:right="113"/>
              <w:rPr>
                <w:sz w:val="16"/>
              </w:rPr>
            </w:pPr>
            <w:r w:rsidRPr="007C3599">
              <w:rPr>
                <w:sz w:val="16"/>
                <w:lang w:val="en"/>
              </w:rPr>
              <w:t>South Africa</w:t>
            </w:r>
          </w:p>
          <w:p w14:paraId="0288BF02" w14:textId="77777777" w:rsidR="005140EB" w:rsidRPr="007C3599" w:rsidRDefault="005140EB" w:rsidP="00261B65">
            <w:pPr>
              <w:ind w:left="113" w:right="113"/>
              <w:rPr>
                <w:sz w:val="16"/>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3146AEB" w14:textId="77777777" w:rsidR="005140EB" w:rsidRPr="007C3599" w:rsidRDefault="005140EB" w:rsidP="00261B65">
            <w:pPr>
              <w:ind w:left="113" w:right="113"/>
              <w:rPr>
                <w:sz w:val="16"/>
              </w:rPr>
            </w:pPr>
            <w:r w:rsidRPr="007C3599">
              <w:rPr>
                <w:sz w:val="16"/>
                <w:lang w:val="en"/>
              </w:rPr>
              <w:t>Taiwan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156A63E" w14:textId="77777777" w:rsidR="005140EB" w:rsidRPr="007C3599" w:rsidRDefault="005140EB" w:rsidP="00261B65">
            <w:pPr>
              <w:ind w:left="113" w:right="113"/>
              <w:rPr>
                <w:sz w:val="16"/>
              </w:rPr>
            </w:pPr>
            <w:r w:rsidRPr="007C3599">
              <w:rPr>
                <w:sz w:val="16"/>
                <w:lang w:val="en"/>
              </w:rPr>
              <w:t>Hong Kong and Macau</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4348672" w14:textId="77777777" w:rsidR="005140EB" w:rsidRPr="007C3599" w:rsidRDefault="005140EB" w:rsidP="00261B65">
            <w:pPr>
              <w:ind w:left="113" w:right="113"/>
              <w:rPr>
                <w:sz w:val="16"/>
              </w:rPr>
            </w:pPr>
            <w:r w:rsidRPr="007C3599">
              <w:rPr>
                <w:sz w:val="16"/>
                <w:lang w:val="en"/>
              </w:rPr>
              <w:t>China</w:t>
            </w:r>
          </w:p>
        </w:tc>
      </w:tr>
      <w:tr w:rsidR="007C3599" w:rsidRPr="007C3599" w14:paraId="37A2EA78" w14:textId="77777777" w:rsidTr="00261B65">
        <w:trPr>
          <w:trHeight w:val="93"/>
        </w:trPr>
        <w:tc>
          <w:tcPr>
            <w:tcW w:w="473" w:type="dxa"/>
            <w:tcBorders>
              <w:top w:val="single" w:sz="4" w:space="0" w:color="auto"/>
              <w:left w:val="single" w:sz="4" w:space="0" w:color="auto"/>
              <w:bottom w:val="single" w:sz="4" w:space="0" w:color="auto"/>
              <w:right w:val="single" w:sz="4" w:space="0" w:color="auto"/>
            </w:tcBorders>
            <w:vAlign w:val="center"/>
            <w:hideMark/>
          </w:tcPr>
          <w:p w14:paraId="718ADB97" w14:textId="77777777" w:rsidR="005140EB" w:rsidRPr="007C3599" w:rsidRDefault="005140EB" w:rsidP="00261B65">
            <w:pPr>
              <w:jc w:val="center"/>
            </w:pPr>
            <w:r w:rsidRPr="007C3599">
              <w:rPr>
                <w:lang w:val="en"/>
              </w:rPr>
              <w:t>1</w:t>
            </w:r>
          </w:p>
        </w:tc>
        <w:tc>
          <w:tcPr>
            <w:tcW w:w="2226" w:type="dxa"/>
            <w:tcBorders>
              <w:top w:val="single" w:sz="4" w:space="0" w:color="auto"/>
              <w:left w:val="single" w:sz="4" w:space="0" w:color="auto"/>
              <w:bottom w:val="single" w:sz="4" w:space="0" w:color="auto"/>
              <w:right w:val="single" w:sz="4" w:space="0" w:color="auto"/>
            </w:tcBorders>
            <w:vAlign w:val="center"/>
            <w:hideMark/>
          </w:tcPr>
          <w:p w14:paraId="771715D4" w14:textId="38D4080E" w:rsidR="005140EB" w:rsidRPr="007C3599" w:rsidRDefault="005140EB" w:rsidP="00261B65">
            <w:pPr>
              <w:jc w:val="left"/>
              <w:rPr>
                <w:szCs w:val="20"/>
              </w:rPr>
            </w:pPr>
            <w:r w:rsidRPr="007C3599">
              <w:rPr>
                <w:lang w:val="en"/>
              </w:rPr>
              <w:t>By telecommunications equipment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BAD6E76" w14:textId="77777777" w:rsidR="005140EB" w:rsidRPr="007C3599" w:rsidRDefault="005140EB" w:rsidP="00261B65">
            <w:pPr>
              <w:jc w:val="center"/>
              <w:rPr>
                <w:szCs w:val="20"/>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77375DD"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37D86B1"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A4DAE5"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C6E2536"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964DEE"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38631C"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33F21D8"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023696"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7F4C72C"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489C30A"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0C5198" w14:textId="77777777" w:rsidR="005140EB" w:rsidRPr="007C3599" w:rsidRDefault="005140EB" w:rsidP="00261B65">
            <w:pPr>
              <w:jc w:val="center"/>
            </w:pPr>
            <w:r w:rsidRPr="007C3599">
              <w:rPr>
                <w:szCs w:val="20"/>
                <w:lang w:val="en"/>
              </w:rPr>
              <w:t>―</w:t>
            </w:r>
          </w:p>
        </w:tc>
      </w:tr>
    </w:tbl>
    <w:p w14:paraId="0009C48E" w14:textId="77777777" w:rsidR="005140EB" w:rsidRPr="007C3599" w:rsidRDefault="005140EB" w:rsidP="005140EB">
      <w:pPr>
        <w:keepNext/>
        <w:numPr>
          <w:ilvl w:val="2"/>
          <w:numId w:val="2"/>
        </w:numPr>
        <w:outlineLvl w:val="2"/>
        <w:rPr>
          <w:b/>
          <w:sz w:val="22"/>
        </w:rPr>
      </w:pPr>
      <w:r w:rsidRPr="007C3599">
        <w:rPr>
          <w:b/>
          <w:sz w:val="22"/>
          <w:lang w:val="en"/>
        </w:rPr>
        <w:t>Basic movements (normal system)</w:t>
      </w:r>
    </w:p>
    <w:p w14:paraId="11C62F97" w14:textId="77777777" w:rsidR="005140EB" w:rsidRPr="007C3599" w:rsidRDefault="005140EB" w:rsidP="005140EB">
      <w:pPr>
        <w:keepNext/>
        <w:outlineLvl w:val="3"/>
        <w:rPr>
          <w:b/>
          <w:bCs/>
          <w:lang w:val="en"/>
        </w:rPr>
      </w:pPr>
      <w:r w:rsidRPr="007C3599">
        <w:rPr>
          <w:b/>
          <w:bCs/>
          <w:lang w:val="en"/>
        </w:rPr>
        <w:t>Service Overview</w:t>
      </w:r>
    </w:p>
    <w:p w14:paraId="7B1C6994" w14:textId="77777777" w:rsidR="005140EB" w:rsidRPr="007C3599" w:rsidRDefault="005140EB" w:rsidP="005140EB">
      <w:pPr>
        <w:widowControl/>
        <w:spacing w:after="160" w:line="259" w:lineRule="auto"/>
        <w:contextualSpacing/>
      </w:pPr>
      <w:r w:rsidRPr="007C3599">
        <w:t xml:space="preserve">The user is driving within the pre-downloaded area or outside of the pre-downloaded area without an active route.  </w:t>
      </w:r>
    </w:p>
    <w:p w14:paraId="0C0B4355" w14:textId="77777777" w:rsidR="005140EB" w:rsidRPr="007C3599" w:rsidRDefault="005140EB" w:rsidP="005140EB">
      <w:pPr>
        <w:pStyle w:val="af7"/>
        <w:widowControl/>
        <w:numPr>
          <w:ilvl w:val="0"/>
          <w:numId w:val="38"/>
        </w:numPr>
        <w:spacing w:after="160" w:line="259" w:lineRule="auto"/>
        <w:ind w:leftChars="0"/>
        <w:contextualSpacing/>
      </w:pPr>
      <w:r w:rsidRPr="007C3599">
        <w:t xml:space="preserve">As the pre-downloaded map is already available, user can see downloaded POI’s and roads in detail on map display. Map area is incrementally updated as user drives through it. </w:t>
      </w:r>
    </w:p>
    <w:p w14:paraId="2722B8D2" w14:textId="77777777" w:rsidR="005140EB" w:rsidRPr="007C3599" w:rsidRDefault="005140EB" w:rsidP="005140EB">
      <w:pPr>
        <w:pStyle w:val="af7"/>
        <w:widowControl/>
        <w:numPr>
          <w:ilvl w:val="0"/>
          <w:numId w:val="38"/>
        </w:numPr>
        <w:spacing w:after="160" w:line="259" w:lineRule="auto"/>
        <w:ind w:leftChars="0"/>
        <w:contextualSpacing/>
      </w:pPr>
      <w:r w:rsidRPr="007C3599">
        <w:t xml:space="preserve">When the user is driving outside the downloaded area, then the HU will be continuously in contact with the server and download the map tiles around CVP.  </w:t>
      </w:r>
    </w:p>
    <w:p w14:paraId="7A1918D1" w14:textId="77777777" w:rsidR="005140EB" w:rsidRPr="007C3599" w:rsidRDefault="005140EB" w:rsidP="005140EB">
      <w:pPr>
        <w:widowControl/>
        <w:spacing w:after="160" w:line="259" w:lineRule="auto"/>
        <w:contextualSpacing/>
      </w:pPr>
    </w:p>
    <w:p w14:paraId="2FDA0389" w14:textId="77777777" w:rsidR="005140EB" w:rsidRPr="007C3599" w:rsidRDefault="005140EB" w:rsidP="005140EB">
      <w:pPr>
        <w:keepNext/>
        <w:numPr>
          <w:ilvl w:val="2"/>
          <w:numId w:val="2"/>
        </w:numPr>
        <w:outlineLvl w:val="2"/>
        <w:rPr>
          <w:b/>
          <w:sz w:val="22"/>
        </w:rPr>
      </w:pPr>
      <w:r w:rsidRPr="007C3599">
        <w:rPr>
          <w:b/>
          <w:sz w:val="22"/>
          <w:lang w:val="en"/>
        </w:rPr>
        <w:t>Requirements for HMI specification</w:t>
      </w:r>
    </w:p>
    <w:p w14:paraId="59C6711D" w14:textId="77777777" w:rsidR="005140EB" w:rsidRPr="007C3599" w:rsidRDefault="005140EB" w:rsidP="005140EB">
      <w:r w:rsidRPr="007C3599">
        <w:rPr>
          <w:lang w:val="en"/>
        </w:rPr>
        <w:t>None in particular</w:t>
      </w:r>
    </w:p>
    <w:p w14:paraId="2CEE5747" w14:textId="77777777" w:rsidR="005140EB" w:rsidRPr="007C3599" w:rsidRDefault="005140EB" w:rsidP="005140EB">
      <w:pPr>
        <w:rPr>
          <w:lang w:val="en"/>
        </w:rPr>
      </w:pPr>
    </w:p>
    <w:p w14:paraId="4E970E4B" w14:textId="77777777" w:rsidR="005140EB" w:rsidRPr="007C3599" w:rsidRDefault="005140EB" w:rsidP="005140EB">
      <w:pPr>
        <w:keepNext/>
        <w:numPr>
          <w:ilvl w:val="2"/>
          <w:numId w:val="2"/>
        </w:numPr>
        <w:outlineLvl w:val="2"/>
        <w:rPr>
          <w:b/>
          <w:sz w:val="22"/>
          <w:lang w:val="en"/>
        </w:rPr>
      </w:pPr>
      <w:r w:rsidRPr="007C3599">
        <w:rPr>
          <w:b/>
          <w:sz w:val="22"/>
          <w:lang w:val="en"/>
        </w:rPr>
        <w:t>Custom Items</w:t>
      </w:r>
    </w:p>
    <w:tbl>
      <w:tblPr>
        <w:tblStyle w:val="TableGrid1"/>
        <w:tblW w:w="9895" w:type="dxa"/>
        <w:tblLook w:val="04A0" w:firstRow="1" w:lastRow="0" w:firstColumn="1" w:lastColumn="0" w:noHBand="0" w:noVBand="1"/>
      </w:tblPr>
      <w:tblGrid>
        <w:gridCol w:w="2335"/>
        <w:gridCol w:w="7560"/>
      </w:tblGrid>
      <w:tr w:rsidR="007C3599" w:rsidRPr="007C3599" w14:paraId="08C20AC9" w14:textId="77777777" w:rsidTr="00261B65">
        <w:tc>
          <w:tcPr>
            <w:tcW w:w="2335" w:type="dxa"/>
          </w:tcPr>
          <w:p w14:paraId="140C2260" w14:textId="77777777" w:rsidR="005140EB" w:rsidRPr="007C3599" w:rsidRDefault="005140EB" w:rsidP="00261B65">
            <w:pPr>
              <w:rPr>
                <w:b/>
                <w:bCs/>
              </w:rPr>
            </w:pPr>
            <w:r w:rsidRPr="007C3599">
              <w:rPr>
                <w:b/>
                <w:bCs/>
              </w:rPr>
              <w:t>Map Layer</w:t>
            </w:r>
          </w:p>
        </w:tc>
        <w:tc>
          <w:tcPr>
            <w:tcW w:w="7560" w:type="dxa"/>
          </w:tcPr>
          <w:p w14:paraId="308F6929" w14:textId="4E8D5098" w:rsidR="005140EB" w:rsidRPr="007C3599" w:rsidRDefault="005140EB" w:rsidP="00261B65">
            <w:pPr>
              <w:rPr>
                <w:b/>
                <w:bCs/>
              </w:rPr>
            </w:pPr>
            <w:r w:rsidRPr="007C3599">
              <w:rPr>
                <w:b/>
                <w:bCs/>
              </w:rPr>
              <w:t xml:space="preserve">All Layers </w:t>
            </w:r>
            <w:r w:rsidR="006148BB" w:rsidRPr="007C3599">
              <w:rPr>
                <w:b/>
                <w:bCs/>
              </w:rPr>
              <w:t>25</w:t>
            </w:r>
            <w:r w:rsidRPr="007C3599">
              <w:rPr>
                <w:b/>
                <w:bCs/>
              </w:rPr>
              <w:t xml:space="preserve"> miles around CVP ( server configurable )</w:t>
            </w:r>
          </w:p>
        </w:tc>
      </w:tr>
      <w:tr w:rsidR="007C3599" w:rsidRPr="007C3599" w14:paraId="27927AC1" w14:textId="77777777" w:rsidTr="00261B65">
        <w:tc>
          <w:tcPr>
            <w:tcW w:w="2335" w:type="dxa"/>
          </w:tcPr>
          <w:p w14:paraId="17248009" w14:textId="77777777" w:rsidR="005140EB" w:rsidRPr="007C3599" w:rsidRDefault="005140EB" w:rsidP="00261B65">
            <w:pPr>
              <w:rPr>
                <w:b/>
                <w:bCs/>
              </w:rPr>
            </w:pPr>
            <w:r w:rsidRPr="007C3599">
              <w:rPr>
                <w:b/>
                <w:bCs/>
              </w:rPr>
              <w:t>POIs</w:t>
            </w:r>
          </w:p>
        </w:tc>
        <w:tc>
          <w:tcPr>
            <w:tcW w:w="7560" w:type="dxa"/>
          </w:tcPr>
          <w:p w14:paraId="6E50A9E4" w14:textId="77777777" w:rsidR="005140EB" w:rsidRPr="007C3599" w:rsidRDefault="005140EB" w:rsidP="00261B65">
            <w:pPr>
              <w:rPr>
                <w:b/>
                <w:bCs/>
              </w:rPr>
            </w:pPr>
            <w:r w:rsidRPr="007C3599">
              <w:rPr>
                <w:b/>
                <w:bCs/>
              </w:rPr>
              <w:t>All POIs as specified in the map style</w:t>
            </w:r>
          </w:p>
        </w:tc>
      </w:tr>
    </w:tbl>
    <w:p w14:paraId="397BF962" w14:textId="77777777" w:rsidR="005140EB" w:rsidRPr="007C3599" w:rsidRDefault="005140EB" w:rsidP="005140EB">
      <w:pPr>
        <w:rPr>
          <w:lang w:val="en"/>
        </w:rPr>
      </w:pPr>
    </w:p>
    <w:p w14:paraId="641AF213" w14:textId="77777777" w:rsidR="005140EB" w:rsidRPr="007C3599" w:rsidRDefault="005140EB" w:rsidP="005140EB">
      <w:pPr>
        <w:keepNext/>
        <w:numPr>
          <w:ilvl w:val="2"/>
          <w:numId w:val="2"/>
        </w:numPr>
        <w:outlineLvl w:val="2"/>
        <w:rPr>
          <w:b/>
          <w:sz w:val="22"/>
          <w:lang w:val="en"/>
        </w:rPr>
      </w:pPr>
      <w:r w:rsidRPr="007C3599">
        <w:rPr>
          <w:b/>
          <w:sz w:val="22"/>
          <w:lang w:val="en"/>
        </w:rPr>
        <w:t>Exception operation (abnormal system)</w:t>
      </w:r>
    </w:p>
    <w:p w14:paraId="78C5BC0F" w14:textId="77777777" w:rsidR="005140EB" w:rsidRPr="007C3599" w:rsidRDefault="005140EB" w:rsidP="005140EB">
      <w:pPr>
        <w:widowControl/>
        <w:numPr>
          <w:ilvl w:val="0"/>
          <w:numId w:val="39"/>
        </w:numPr>
        <w:spacing w:after="160" w:line="259" w:lineRule="auto"/>
        <w:contextualSpacing/>
      </w:pPr>
      <w:r w:rsidRPr="007C3599">
        <w:t>If there is a loss of connectivity at any time, the HU automatically switches to map tiles in HU flash memory.  The user experience is not interrupted or otherwise notified about the switch.</w:t>
      </w:r>
    </w:p>
    <w:p w14:paraId="54CC80A3" w14:textId="26EFA290" w:rsidR="005140EB" w:rsidRPr="007C3599" w:rsidRDefault="005140EB" w:rsidP="001B5CC7">
      <w:pPr>
        <w:widowControl/>
        <w:spacing w:after="160" w:line="259" w:lineRule="auto"/>
        <w:contextualSpacing/>
      </w:pPr>
    </w:p>
    <w:p w14:paraId="446FCA5A" w14:textId="77777777" w:rsidR="005140EB" w:rsidRPr="007C3599" w:rsidRDefault="005140EB" w:rsidP="005140EB">
      <w:pPr>
        <w:keepNext/>
        <w:numPr>
          <w:ilvl w:val="2"/>
          <w:numId w:val="2"/>
        </w:numPr>
        <w:outlineLvl w:val="2"/>
        <w:rPr>
          <w:b/>
          <w:sz w:val="22"/>
        </w:rPr>
      </w:pPr>
      <w:r w:rsidRPr="007C3599">
        <w:rPr>
          <w:b/>
          <w:sz w:val="22"/>
          <w:lang w:val="en"/>
        </w:rPr>
        <w:t>Other</w:t>
      </w:r>
    </w:p>
    <w:p w14:paraId="0FB2B012" w14:textId="77777777" w:rsidR="005140EB" w:rsidRPr="007C3599" w:rsidRDefault="005140EB" w:rsidP="005140EB">
      <w:r w:rsidRPr="007C3599">
        <w:rPr>
          <w:lang w:val="en"/>
        </w:rPr>
        <w:t>None in particular</w:t>
      </w:r>
    </w:p>
    <w:p w14:paraId="5519600E" w14:textId="77777777" w:rsidR="005140EB" w:rsidRPr="007C3599" w:rsidRDefault="005140EB" w:rsidP="005140EB">
      <w:r w:rsidRPr="007C3599">
        <w:br w:type="page"/>
      </w:r>
    </w:p>
    <w:p w14:paraId="4986D7CC" w14:textId="77777777" w:rsidR="005140EB" w:rsidRPr="007C3599" w:rsidRDefault="005140EB" w:rsidP="005140EB"/>
    <w:p w14:paraId="5511775D" w14:textId="3945D53B" w:rsidR="005140EB" w:rsidRPr="007C3599" w:rsidRDefault="005140EB" w:rsidP="005140EB">
      <w:pPr>
        <w:keepNext/>
        <w:numPr>
          <w:ilvl w:val="1"/>
          <w:numId w:val="2"/>
        </w:numPr>
        <w:outlineLvl w:val="1"/>
        <w:rPr>
          <w:b/>
          <w:sz w:val="24"/>
        </w:rPr>
      </w:pPr>
      <w:r w:rsidRPr="007C3599">
        <w:rPr>
          <w:b/>
          <w:sz w:val="24"/>
          <w:lang w:val="en"/>
        </w:rPr>
        <w:t>Update in Progress (Incremental Map Update)</w:t>
      </w:r>
    </w:p>
    <w:p w14:paraId="1A1D04DA" w14:textId="77777777" w:rsidR="005140EB" w:rsidRPr="007C3599" w:rsidRDefault="005140EB" w:rsidP="005140EB">
      <w:pPr>
        <w:keepNext/>
        <w:numPr>
          <w:ilvl w:val="2"/>
          <w:numId w:val="2"/>
        </w:numPr>
        <w:outlineLvl w:val="2"/>
        <w:rPr>
          <w:b/>
          <w:sz w:val="22"/>
        </w:rPr>
      </w:pPr>
      <w:r w:rsidRPr="007C3599">
        <w:rPr>
          <w:b/>
          <w:sz w:val="22"/>
          <w:lang w:val="en"/>
        </w:rPr>
        <w:t>Target countries and regions</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16C3FB6F" w14:textId="77777777" w:rsidTr="00261B65">
        <w:trPr>
          <w:trHeight w:val="247"/>
        </w:trPr>
        <w:tc>
          <w:tcPr>
            <w:tcW w:w="473"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664FDF68" w14:textId="77777777" w:rsidR="005140EB" w:rsidRPr="007C3599" w:rsidRDefault="005140EB" w:rsidP="00261B65">
            <w:pPr>
              <w:jc w:val="center"/>
            </w:pPr>
            <w:r w:rsidRPr="007C3599">
              <w:rPr>
                <w:lang w:val="en"/>
              </w:rPr>
              <w:t>No</w:t>
            </w:r>
          </w:p>
        </w:tc>
        <w:tc>
          <w:tcPr>
            <w:tcW w:w="2226"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213A8C2C" w14:textId="77777777" w:rsidR="005140EB" w:rsidRPr="007C3599" w:rsidRDefault="005140EB" w:rsidP="00261B65">
            <w:pPr>
              <w:jc w:val="left"/>
            </w:pPr>
            <w:r w:rsidRPr="007C3599">
              <w:rPr>
                <w:lang w:val="en"/>
              </w:rPr>
              <w:t>service</w:t>
            </w:r>
          </w:p>
        </w:tc>
        <w:tc>
          <w:tcPr>
            <w:tcW w:w="6938"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5E204355" w14:textId="77777777" w:rsidR="005140EB" w:rsidRPr="007C3599" w:rsidRDefault="005140EB" w:rsidP="00261B65">
            <w:pPr>
              <w:jc w:val="center"/>
            </w:pPr>
            <w:r w:rsidRPr="007C3599">
              <w:rPr>
                <w:lang w:val="en"/>
              </w:rPr>
              <w:t xml:space="preserve">Target </w:t>
            </w:r>
          </w:p>
        </w:tc>
      </w:tr>
      <w:tr w:rsidR="007C3599" w:rsidRPr="007C3599" w14:paraId="44C810C7" w14:textId="77777777" w:rsidTr="00261B65">
        <w:trPr>
          <w:cantSplit/>
          <w:trHeight w:val="1134"/>
        </w:trPr>
        <w:tc>
          <w:tcPr>
            <w:tcW w:w="473" w:type="dxa"/>
            <w:vMerge/>
            <w:tcBorders>
              <w:top w:val="single" w:sz="4" w:space="0" w:color="auto"/>
              <w:left w:val="single" w:sz="4" w:space="0" w:color="auto"/>
              <w:bottom w:val="single" w:sz="4" w:space="0" w:color="auto"/>
              <w:right w:val="single" w:sz="4" w:space="0" w:color="auto"/>
            </w:tcBorders>
            <w:vAlign w:val="center"/>
            <w:hideMark/>
          </w:tcPr>
          <w:p w14:paraId="779185D9" w14:textId="77777777" w:rsidR="005140EB" w:rsidRPr="007C3599" w:rsidRDefault="005140EB" w:rsidP="00261B65">
            <w:pPr>
              <w:widowControl/>
              <w:jc w:val="left"/>
            </w:pPr>
          </w:p>
        </w:tc>
        <w:tc>
          <w:tcPr>
            <w:tcW w:w="2226" w:type="dxa"/>
            <w:vMerge/>
            <w:tcBorders>
              <w:top w:val="single" w:sz="4" w:space="0" w:color="auto"/>
              <w:left w:val="single" w:sz="4" w:space="0" w:color="auto"/>
              <w:bottom w:val="single" w:sz="4" w:space="0" w:color="auto"/>
              <w:right w:val="single" w:sz="4" w:space="0" w:color="auto"/>
            </w:tcBorders>
            <w:vAlign w:val="center"/>
            <w:hideMark/>
          </w:tcPr>
          <w:p w14:paraId="24C8BC56" w14:textId="77777777" w:rsidR="005140EB" w:rsidRPr="007C3599" w:rsidRDefault="005140EB" w:rsidP="00261B65">
            <w:pPr>
              <w:widowControl/>
              <w:jc w:val="left"/>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3EDF54D" w14:textId="77777777" w:rsidR="005140EB" w:rsidRPr="007C3599" w:rsidRDefault="005140EB" w:rsidP="00261B65">
            <w:pPr>
              <w:ind w:left="113" w:right="113"/>
              <w:rPr>
                <w:sz w:val="16"/>
              </w:rPr>
            </w:pPr>
            <w:r w:rsidRPr="007C3599">
              <w:rPr>
                <w:sz w:val="16"/>
                <w:lang w:val="en"/>
              </w:rPr>
              <w:t>Japan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AE85E72" w14:textId="77777777" w:rsidR="005140EB" w:rsidRPr="007C3599" w:rsidRDefault="005140EB" w:rsidP="00261B65">
            <w:pPr>
              <w:ind w:left="113" w:right="113"/>
              <w:rPr>
                <w:sz w:val="16"/>
              </w:rPr>
            </w:pPr>
            <w:r w:rsidRPr="007C3599">
              <w:rPr>
                <w:sz w:val="16"/>
                <w:lang w:val="en"/>
              </w:rPr>
              <w:t>North America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F7BFC3A" w14:textId="77777777" w:rsidR="005140EB" w:rsidRPr="007C3599" w:rsidRDefault="005140EB" w:rsidP="00261B65">
            <w:pPr>
              <w:ind w:left="113" w:right="113"/>
              <w:rPr>
                <w:sz w:val="16"/>
              </w:rPr>
            </w:pPr>
            <w:r w:rsidRPr="007C3599">
              <w:rPr>
                <w:sz w:val="16"/>
                <w:lang w:val="en"/>
              </w:rPr>
              <w:t>Europe</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2881B7B" w14:textId="77777777" w:rsidR="005140EB" w:rsidRPr="007C3599" w:rsidRDefault="005140EB" w:rsidP="00261B65">
            <w:pPr>
              <w:ind w:left="113" w:right="113"/>
              <w:rPr>
                <w:sz w:val="16"/>
              </w:rPr>
            </w:pPr>
            <w:r w:rsidRPr="007C3599">
              <w:rPr>
                <w:sz w:val="16"/>
                <w:lang w:val="en"/>
              </w:rPr>
              <w:t>Oceania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A93126E" w14:textId="77777777" w:rsidR="005140EB" w:rsidRPr="007C3599" w:rsidRDefault="005140EB" w:rsidP="00261B65">
            <w:pPr>
              <w:ind w:left="113" w:right="113"/>
              <w:rPr>
                <w:sz w:val="16"/>
              </w:rPr>
            </w:pPr>
            <w:r w:rsidRPr="007C3599">
              <w:rPr>
                <w:sz w:val="16"/>
                <w:lang w:val="en"/>
              </w:rPr>
              <w:t>Southeast Asia</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736CA25" w14:textId="77777777" w:rsidR="005140EB" w:rsidRPr="007C3599" w:rsidRDefault="005140EB" w:rsidP="00261B65">
            <w:pPr>
              <w:ind w:left="113" w:right="113"/>
              <w:rPr>
                <w:sz w:val="16"/>
              </w:rPr>
            </w:pPr>
            <w:r w:rsidRPr="007C3599">
              <w:rPr>
                <w:sz w:val="16"/>
                <w:lang w:val="en"/>
              </w:rPr>
              <w:t>India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BF5D285" w14:textId="77777777" w:rsidR="005140EB" w:rsidRPr="007C3599" w:rsidRDefault="005140EB" w:rsidP="00261B65">
            <w:pPr>
              <w:ind w:left="113" w:right="113"/>
              <w:rPr>
                <w:sz w:val="16"/>
              </w:rPr>
            </w:pPr>
            <w:r w:rsidRPr="007C3599">
              <w:rPr>
                <w:sz w:val="16"/>
                <w:lang w:val="en"/>
              </w:rPr>
              <w:t>Middle East</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09A136D" w14:textId="77777777" w:rsidR="005140EB" w:rsidRPr="007C3599" w:rsidRDefault="005140EB" w:rsidP="00261B65">
            <w:pPr>
              <w:ind w:left="113" w:right="113"/>
              <w:rPr>
                <w:sz w:val="16"/>
              </w:rPr>
            </w:pPr>
            <w:r w:rsidRPr="007C3599">
              <w:rPr>
                <w:sz w:val="16"/>
                <w:lang w:val="en"/>
              </w:rPr>
              <w:t xml:space="preserve">South </w:t>
            </w:r>
            <w:proofErr w:type="spellStart"/>
            <w:r w:rsidRPr="007C3599">
              <w:rPr>
                <w:sz w:val="16"/>
                <w:lang w:val="en"/>
              </w:rPr>
              <w:t>america</w:t>
            </w:r>
            <w:proofErr w:type="spellEnd"/>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tcPr>
          <w:p w14:paraId="11E83802" w14:textId="77777777" w:rsidR="005140EB" w:rsidRPr="007C3599" w:rsidRDefault="005140EB" w:rsidP="00261B65">
            <w:pPr>
              <w:ind w:left="113" w:right="113"/>
              <w:rPr>
                <w:sz w:val="16"/>
              </w:rPr>
            </w:pPr>
            <w:r w:rsidRPr="007C3599">
              <w:rPr>
                <w:sz w:val="16"/>
                <w:lang w:val="en"/>
              </w:rPr>
              <w:t>South Africa</w:t>
            </w:r>
          </w:p>
          <w:p w14:paraId="14B95E6D" w14:textId="77777777" w:rsidR="005140EB" w:rsidRPr="007C3599" w:rsidRDefault="005140EB" w:rsidP="00261B65">
            <w:pPr>
              <w:ind w:left="113" w:right="113"/>
              <w:rPr>
                <w:sz w:val="16"/>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66829D5" w14:textId="77777777" w:rsidR="005140EB" w:rsidRPr="007C3599" w:rsidRDefault="005140EB" w:rsidP="00261B65">
            <w:pPr>
              <w:ind w:left="113" w:right="113"/>
              <w:rPr>
                <w:sz w:val="16"/>
              </w:rPr>
            </w:pPr>
            <w:r w:rsidRPr="007C3599">
              <w:rPr>
                <w:sz w:val="16"/>
                <w:lang w:val="en"/>
              </w:rPr>
              <w:t>Taiwan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51986A2" w14:textId="77777777" w:rsidR="005140EB" w:rsidRPr="007C3599" w:rsidRDefault="005140EB" w:rsidP="00261B65">
            <w:pPr>
              <w:ind w:left="113" w:right="113"/>
              <w:rPr>
                <w:sz w:val="16"/>
              </w:rPr>
            </w:pPr>
            <w:r w:rsidRPr="007C3599">
              <w:rPr>
                <w:sz w:val="16"/>
                <w:lang w:val="en"/>
              </w:rPr>
              <w:t>Hong Kong and Macau</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F4E9572" w14:textId="77777777" w:rsidR="005140EB" w:rsidRPr="007C3599" w:rsidRDefault="005140EB" w:rsidP="00261B65">
            <w:pPr>
              <w:ind w:left="113" w:right="113"/>
              <w:rPr>
                <w:sz w:val="16"/>
              </w:rPr>
            </w:pPr>
            <w:r w:rsidRPr="007C3599">
              <w:rPr>
                <w:sz w:val="16"/>
                <w:lang w:val="en"/>
              </w:rPr>
              <w:t>China</w:t>
            </w:r>
          </w:p>
        </w:tc>
      </w:tr>
      <w:tr w:rsidR="007C3599" w:rsidRPr="007C3599" w14:paraId="60433C8A" w14:textId="77777777" w:rsidTr="00261B65">
        <w:trPr>
          <w:trHeight w:val="93"/>
        </w:trPr>
        <w:tc>
          <w:tcPr>
            <w:tcW w:w="473" w:type="dxa"/>
            <w:tcBorders>
              <w:top w:val="single" w:sz="4" w:space="0" w:color="auto"/>
              <w:left w:val="single" w:sz="4" w:space="0" w:color="auto"/>
              <w:bottom w:val="single" w:sz="4" w:space="0" w:color="auto"/>
              <w:right w:val="single" w:sz="4" w:space="0" w:color="auto"/>
            </w:tcBorders>
            <w:vAlign w:val="center"/>
            <w:hideMark/>
          </w:tcPr>
          <w:p w14:paraId="4A387E61" w14:textId="77777777" w:rsidR="005140EB" w:rsidRPr="007C3599" w:rsidRDefault="005140EB" w:rsidP="00261B65">
            <w:pPr>
              <w:jc w:val="center"/>
            </w:pPr>
            <w:r w:rsidRPr="007C3599">
              <w:rPr>
                <w:lang w:val="en"/>
              </w:rPr>
              <w:t>1</w:t>
            </w:r>
          </w:p>
        </w:tc>
        <w:tc>
          <w:tcPr>
            <w:tcW w:w="2226" w:type="dxa"/>
            <w:tcBorders>
              <w:top w:val="single" w:sz="4" w:space="0" w:color="auto"/>
              <w:left w:val="single" w:sz="4" w:space="0" w:color="auto"/>
              <w:bottom w:val="single" w:sz="4" w:space="0" w:color="auto"/>
              <w:right w:val="single" w:sz="4" w:space="0" w:color="auto"/>
            </w:tcBorders>
            <w:vAlign w:val="center"/>
            <w:hideMark/>
          </w:tcPr>
          <w:p w14:paraId="74553224" w14:textId="3E12EFB1" w:rsidR="005140EB" w:rsidRPr="007C3599" w:rsidRDefault="005140EB" w:rsidP="00261B65">
            <w:pPr>
              <w:jc w:val="left"/>
              <w:rPr>
                <w:szCs w:val="20"/>
              </w:rPr>
            </w:pPr>
            <w:r w:rsidRPr="007C3599">
              <w:rPr>
                <w:lang w:val="en"/>
              </w:rPr>
              <w:t>By telecommunications equipment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371864B" w14:textId="77777777" w:rsidR="005140EB" w:rsidRPr="007C3599" w:rsidRDefault="005140EB" w:rsidP="00261B65">
            <w:pPr>
              <w:jc w:val="center"/>
              <w:rPr>
                <w:szCs w:val="20"/>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5399E6C"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E7F7165"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A2E1990"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5979C7A"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45AD534"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BB2006A"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6C691CA"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AD3BD76"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1831DC"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3D7E2B"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91E08C6" w14:textId="77777777" w:rsidR="005140EB" w:rsidRPr="007C3599" w:rsidRDefault="005140EB" w:rsidP="00261B65">
            <w:pPr>
              <w:jc w:val="center"/>
            </w:pPr>
            <w:r w:rsidRPr="007C3599">
              <w:rPr>
                <w:szCs w:val="20"/>
                <w:lang w:val="en"/>
              </w:rPr>
              <w:t>―</w:t>
            </w:r>
          </w:p>
        </w:tc>
      </w:tr>
    </w:tbl>
    <w:p w14:paraId="0E766535" w14:textId="77777777" w:rsidR="005140EB" w:rsidRPr="007C3599" w:rsidRDefault="005140EB" w:rsidP="005140EB">
      <w:pPr>
        <w:keepNext/>
        <w:numPr>
          <w:ilvl w:val="2"/>
          <w:numId w:val="2"/>
        </w:numPr>
        <w:outlineLvl w:val="2"/>
        <w:rPr>
          <w:b/>
          <w:sz w:val="22"/>
        </w:rPr>
      </w:pPr>
      <w:r w:rsidRPr="007C3599">
        <w:rPr>
          <w:b/>
          <w:sz w:val="22"/>
          <w:lang w:val="en"/>
        </w:rPr>
        <w:t>Basic movements (normal system)</w:t>
      </w:r>
    </w:p>
    <w:p w14:paraId="6F156B62" w14:textId="77777777" w:rsidR="005140EB" w:rsidRPr="007C3599" w:rsidRDefault="005140EB" w:rsidP="005140EB">
      <w:pPr>
        <w:keepNext/>
        <w:outlineLvl w:val="3"/>
        <w:rPr>
          <w:b/>
          <w:bCs/>
          <w:lang w:val="en"/>
        </w:rPr>
      </w:pPr>
      <w:r w:rsidRPr="007C3599">
        <w:rPr>
          <w:b/>
          <w:bCs/>
          <w:lang w:val="en"/>
        </w:rPr>
        <w:t>Service Overview</w:t>
      </w:r>
    </w:p>
    <w:p w14:paraId="23C5733B" w14:textId="77777777" w:rsidR="005140EB" w:rsidRPr="007C3599" w:rsidRDefault="005140EB" w:rsidP="005140EB">
      <w:pPr>
        <w:keepNext/>
        <w:outlineLvl w:val="3"/>
        <w:rPr>
          <w:b/>
          <w:bCs/>
          <w:lang w:val="en"/>
        </w:rPr>
      </w:pPr>
      <w:r w:rsidRPr="007C3599">
        <w:t>The Head Unit is connected to the server and is updating map tiles in the background while any of the below conditions occur:</w:t>
      </w:r>
    </w:p>
    <w:p w14:paraId="68E2762C" w14:textId="77777777" w:rsidR="005140EB" w:rsidRPr="007C3599" w:rsidRDefault="005140EB" w:rsidP="005140EB">
      <w:pPr>
        <w:pStyle w:val="af7"/>
        <w:widowControl/>
        <w:numPr>
          <w:ilvl w:val="0"/>
          <w:numId w:val="40"/>
        </w:numPr>
        <w:spacing w:after="160" w:line="259" w:lineRule="auto"/>
        <w:ind w:leftChars="0"/>
        <w:contextualSpacing/>
      </w:pPr>
      <w:r w:rsidRPr="007C3599">
        <w:t>User goes to the navigation/ map display screen or home screen</w:t>
      </w:r>
    </w:p>
    <w:p w14:paraId="52DC6AB9" w14:textId="77777777" w:rsidR="005140EB" w:rsidRPr="007C3599" w:rsidRDefault="005140EB" w:rsidP="005140EB">
      <w:pPr>
        <w:pStyle w:val="af7"/>
        <w:widowControl/>
        <w:numPr>
          <w:ilvl w:val="1"/>
          <w:numId w:val="40"/>
        </w:numPr>
        <w:spacing w:after="160" w:line="259" w:lineRule="auto"/>
        <w:ind w:leftChars="0"/>
        <w:contextualSpacing/>
      </w:pPr>
      <w:r w:rsidRPr="007C3599">
        <w:t>The map display screen is available to the user for searching POI and routing when incremental Map update is in progress in background. After completion of incremental map update, user will be able to see, use these updated tiles for search of POI and routing.</w:t>
      </w:r>
    </w:p>
    <w:p w14:paraId="6CF714E5" w14:textId="77777777" w:rsidR="005140EB" w:rsidRPr="007C3599" w:rsidRDefault="005140EB" w:rsidP="005140EB">
      <w:pPr>
        <w:pStyle w:val="af7"/>
        <w:widowControl/>
        <w:numPr>
          <w:ilvl w:val="0"/>
          <w:numId w:val="40"/>
        </w:numPr>
        <w:spacing w:after="160" w:line="259" w:lineRule="auto"/>
        <w:ind w:leftChars="0"/>
        <w:contextualSpacing/>
      </w:pPr>
      <w:r w:rsidRPr="007C3599">
        <w:t>The Head Unit is turned off, ACC OFF, during incremental map update</w:t>
      </w:r>
    </w:p>
    <w:p w14:paraId="5DE97F4A" w14:textId="77777777" w:rsidR="005140EB" w:rsidRPr="007C3599" w:rsidRDefault="005140EB" w:rsidP="005140EB">
      <w:pPr>
        <w:pStyle w:val="af7"/>
        <w:widowControl/>
        <w:numPr>
          <w:ilvl w:val="1"/>
          <w:numId w:val="40"/>
        </w:numPr>
        <w:spacing w:after="160" w:line="259" w:lineRule="auto"/>
        <w:ind w:leftChars="0"/>
        <w:contextualSpacing/>
      </w:pPr>
      <w:r w:rsidRPr="007C3599">
        <w:t>The map update resumes from the point it was left before the ACC cycle. Incremental map update data becomes permanent data on head unit storage.</w:t>
      </w:r>
    </w:p>
    <w:p w14:paraId="61C51B83" w14:textId="77777777" w:rsidR="005140EB" w:rsidRPr="007C3599" w:rsidRDefault="005140EB" w:rsidP="005140EB">
      <w:pPr>
        <w:pStyle w:val="af7"/>
        <w:widowControl/>
        <w:numPr>
          <w:ilvl w:val="0"/>
          <w:numId w:val="40"/>
        </w:numPr>
        <w:spacing w:after="160" w:line="259" w:lineRule="auto"/>
        <w:ind w:leftChars="0"/>
        <w:contextualSpacing/>
      </w:pPr>
      <w:r w:rsidRPr="007C3599">
        <w:t>Incremental map update not successful for any reason</w:t>
      </w:r>
    </w:p>
    <w:p w14:paraId="61BD646D" w14:textId="77777777" w:rsidR="005140EB" w:rsidRPr="007C3599" w:rsidRDefault="005140EB" w:rsidP="005140EB">
      <w:pPr>
        <w:pStyle w:val="af7"/>
        <w:widowControl/>
        <w:numPr>
          <w:ilvl w:val="1"/>
          <w:numId w:val="40"/>
        </w:numPr>
        <w:spacing w:after="160" w:line="259" w:lineRule="auto"/>
        <w:ind w:leftChars="0"/>
        <w:contextualSpacing/>
      </w:pPr>
      <w:r w:rsidRPr="007C3599">
        <w:t>Map tiles are returned to the previous version</w:t>
      </w:r>
    </w:p>
    <w:p w14:paraId="39C2A2C2" w14:textId="77777777" w:rsidR="005140EB" w:rsidRPr="007C3599" w:rsidRDefault="005140EB" w:rsidP="005140EB">
      <w:pPr>
        <w:pStyle w:val="af7"/>
        <w:widowControl/>
        <w:numPr>
          <w:ilvl w:val="1"/>
          <w:numId w:val="40"/>
        </w:numPr>
        <w:spacing w:after="160" w:line="259" w:lineRule="auto"/>
        <w:ind w:leftChars="0"/>
        <w:contextualSpacing/>
      </w:pPr>
      <w:r w:rsidRPr="007C3599">
        <w:t>The Head Unit reports the error(s) to the server with enough details to later identify the HU for troubleshooting</w:t>
      </w:r>
    </w:p>
    <w:p w14:paraId="7AEABB4C" w14:textId="77777777" w:rsidR="005140EB" w:rsidRPr="007C3599" w:rsidRDefault="005140EB" w:rsidP="005140EB">
      <w:pPr>
        <w:widowControl/>
        <w:spacing w:after="160" w:line="259" w:lineRule="auto"/>
        <w:contextualSpacing/>
      </w:pPr>
    </w:p>
    <w:p w14:paraId="1A20561C" w14:textId="77777777" w:rsidR="005140EB" w:rsidRPr="007C3599" w:rsidRDefault="005140EB" w:rsidP="005140EB">
      <w:pPr>
        <w:widowControl/>
        <w:spacing w:after="160" w:line="259" w:lineRule="auto"/>
        <w:contextualSpacing/>
      </w:pPr>
    </w:p>
    <w:p w14:paraId="6594419E" w14:textId="77777777" w:rsidR="005140EB" w:rsidRPr="007C3599" w:rsidRDefault="005140EB" w:rsidP="005140EB">
      <w:pPr>
        <w:keepNext/>
        <w:numPr>
          <w:ilvl w:val="2"/>
          <w:numId w:val="2"/>
        </w:numPr>
        <w:outlineLvl w:val="2"/>
        <w:rPr>
          <w:b/>
          <w:sz w:val="22"/>
        </w:rPr>
      </w:pPr>
      <w:r w:rsidRPr="007C3599">
        <w:rPr>
          <w:b/>
          <w:sz w:val="22"/>
          <w:lang w:val="en"/>
        </w:rPr>
        <w:lastRenderedPageBreak/>
        <w:t>Requirements for HMI specification</w:t>
      </w:r>
    </w:p>
    <w:p w14:paraId="03A63540" w14:textId="77777777" w:rsidR="005140EB" w:rsidRPr="007C3599" w:rsidRDefault="005140EB" w:rsidP="005140EB">
      <w:r w:rsidRPr="007C3599">
        <w:rPr>
          <w:lang w:val="en"/>
        </w:rPr>
        <w:t>None in particular</w:t>
      </w:r>
    </w:p>
    <w:p w14:paraId="1A558C7A" w14:textId="77777777" w:rsidR="005140EB" w:rsidRPr="007C3599" w:rsidRDefault="005140EB" w:rsidP="005140EB">
      <w:pPr>
        <w:rPr>
          <w:lang w:val="en"/>
        </w:rPr>
      </w:pPr>
    </w:p>
    <w:p w14:paraId="5EFAEEF3" w14:textId="77777777" w:rsidR="005140EB" w:rsidRPr="007C3599" w:rsidRDefault="005140EB" w:rsidP="005140EB">
      <w:pPr>
        <w:keepNext/>
        <w:numPr>
          <w:ilvl w:val="2"/>
          <w:numId w:val="2"/>
        </w:numPr>
        <w:outlineLvl w:val="2"/>
        <w:rPr>
          <w:b/>
          <w:sz w:val="22"/>
          <w:lang w:val="en"/>
        </w:rPr>
      </w:pPr>
      <w:r w:rsidRPr="007C3599">
        <w:rPr>
          <w:b/>
          <w:sz w:val="22"/>
          <w:lang w:val="en"/>
        </w:rPr>
        <w:t>Custom Items</w:t>
      </w:r>
    </w:p>
    <w:tbl>
      <w:tblPr>
        <w:tblStyle w:val="TableGrid1"/>
        <w:tblW w:w="9895" w:type="dxa"/>
        <w:tblLook w:val="04A0" w:firstRow="1" w:lastRow="0" w:firstColumn="1" w:lastColumn="0" w:noHBand="0" w:noVBand="1"/>
      </w:tblPr>
      <w:tblGrid>
        <w:gridCol w:w="2335"/>
        <w:gridCol w:w="7560"/>
      </w:tblGrid>
      <w:tr w:rsidR="007C3599" w:rsidRPr="007C3599" w14:paraId="11EBA13E" w14:textId="77777777" w:rsidTr="00261B65">
        <w:tc>
          <w:tcPr>
            <w:tcW w:w="2335" w:type="dxa"/>
          </w:tcPr>
          <w:p w14:paraId="5BADB6D1" w14:textId="77777777" w:rsidR="005140EB" w:rsidRPr="007C3599" w:rsidRDefault="005140EB" w:rsidP="00261B65">
            <w:pPr>
              <w:rPr>
                <w:b/>
                <w:bCs/>
              </w:rPr>
            </w:pPr>
            <w:r w:rsidRPr="007C3599">
              <w:rPr>
                <w:b/>
                <w:bCs/>
              </w:rPr>
              <w:t>Map Layer</w:t>
            </w:r>
          </w:p>
        </w:tc>
        <w:tc>
          <w:tcPr>
            <w:tcW w:w="7560" w:type="dxa"/>
          </w:tcPr>
          <w:p w14:paraId="324B6843" w14:textId="77777777" w:rsidR="005140EB" w:rsidRPr="007C3599" w:rsidRDefault="005140EB" w:rsidP="00261B65">
            <w:pPr>
              <w:rPr>
                <w:b/>
                <w:bCs/>
              </w:rPr>
            </w:pPr>
            <w:r w:rsidRPr="007C3599">
              <w:rPr>
                <w:b/>
                <w:bCs/>
              </w:rPr>
              <w:t>All Layers</w:t>
            </w:r>
          </w:p>
        </w:tc>
      </w:tr>
      <w:tr w:rsidR="007C3599" w:rsidRPr="007C3599" w14:paraId="7EAFCAE4" w14:textId="77777777" w:rsidTr="00261B65">
        <w:tc>
          <w:tcPr>
            <w:tcW w:w="2335" w:type="dxa"/>
          </w:tcPr>
          <w:p w14:paraId="17958544" w14:textId="77777777" w:rsidR="005140EB" w:rsidRPr="007C3599" w:rsidRDefault="005140EB" w:rsidP="00261B65">
            <w:pPr>
              <w:rPr>
                <w:b/>
                <w:bCs/>
              </w:rPr>
            </w:pPr>
            <w:r w:rsidRPr="007C3599">
              <w:rPr>
                <w:b/>
                <w:bCs/>
              </w:rPr>
              <w:t>POIs</w:t>
            </w:r>
          </w:p>
        </w:tc>
        <w:tc>
          <w:tcPr>
            <w:tcW w:w="7560" w:type="dxa"/>
          </w:tcPr>
          <w:p w14:paraId="5E264EF4" w14:textId="77777777" w:rsidR="005140EB" w:rsidRPr="007C3599" w:rsidRDefault="005140EB" w:rsidP="00261B65">
            <w:pPr>
              <w:rPr>
                <w:b/>
                <w:bCs/>
              </w:rPr>
            </w:pPr>
            <w:r w:rsidRPr="007C3599">
              <w:rPr>
                <w:b/>
                <w:bCs/>
              </w:rPr>
              <w:t>All POIs as specified in the map style</w:t>
            </w:r>
          </w:p>
        </w:tc>
      </w:tr>
    </w:tbl>
    <w:p w14:paraId="39078E61" w14:textId="77777777" w:rsidR="005140EB" w:rsidRPr="007C3599" w:rsidRDefault="005140EB" w:rsidP="005140EB">
      <w:pPr>
        <w:rPr>
          <w:lang w:val="en"/>
        </w:rPr>
      </w:pPr>
    </w:p>
    <w:p w14:paraId="71EDFB53" w14:textId="77777777" w:rsidR="005140EB" w:rsidRPr="007C3599" w:rsidRDefault="005140EB" w:rsidP="005140EB">
      <w:pPr>
        <w:keepNext/>
        <w:numPr>
          <w:ilvl w:val="2"/>
          <w:numId w:val="2"/>
        </w:numPr>
        <w:outlineLvl w:val="2"/>
        <w:rPr>
          <w:b/>
          <w:sz w:val="22"/>
          <w:lang w:val="en"/>
        </w:rPr>
      </w:pPr>
      <w:r w:rsidRPr="007C3599">
        <w:rPr>
          <w:b/>
          <w:sz w:val="22"/>
          <w:lang w:val="en"/>
        </w:rPr>
        <w:t>Exception operation (abnormal system)</w:t>
      </w:r>
    </w:p>
    <w:p w14:paraId="51CF820F" w14:textId="77777777" w:rsidR="005140EB" w:rsidRPr="007C3599" w:rsidRDefault="005140EB" w:rsidP="005140EB">
      <w:pPr>
        <w:widowControl/>
        <w:numPr>
          <w:ilvl w:val="0"/>
          <w:numId w:val="41"/>
        </w:numPr>
        <w:spacing w:after="160" w:line="259" w:lineRule="auto"/>
        <w:contextualSpacing/>
      </w:pPr>
      <w:r w:rsidRPr="007C3599">
        <w:t xml:space="preserve">If there is a loss of connectivity at any time, the HU automatically switches to map tiles in HU flash memory.  </w:t>
      </w:r>
    </w:p>
    <w:p w14:paraId="20BD4A4D" w14:textId="77777777" w:rsidR="005140EB" w:rsidRPr="007C3599" w:rsidRDefault="005140EB" w:rsidP="005140EB">
      <w:pPr>
        <w:widowControl/>
        <w:numPr>
          <w:ilvl w:val="0"/>
          <w:numId w:val="41"/>
        </w:numPr>
        <w:spacing w:after="160" w:line="259" w:lineRule="auto"/>
        <w:contextualSpacing/>
      </w:pPr>
      <w:r w:rsidRPr="007C3599">
        <w:t>The user experience is not interrupted or otherwise notified about the switch.</w:t>
      </w:r>
    </w:p>
    <w:p w14:paraId="18D81F14" w14:textId="77777777" w:rsidR="005140EB" w:rsidRPr="007C3599" w:rsidRDefault="005140EB" w:rsidP="005140EB">
      <w:pPr>
        <w:widowControl/>
        <w:spacing w:after="160" w:line="259" w:lineRule="auto"/>
        <w:ind w:left="720"/>
        <w:contextualSpacing/>
      </w:pPr>
    </w:p>
    <w:p w14:paraId="362CF119" w14:textId="77777777" w:rsidR="005140EB" w:rsidRPr="007C3599" w:rsidRDefault="005140EB" w:rsidP="005140EB">
      <w:pPr>
        <w:keepNext/>
        <w:numPr>
          <w:ilvl w:val="2"/>
          <w:numId w:val="2"/>
        </w:numPr>
        <w:outlineLvl w:val="2"/>
        <w:rPr>
          <w:b/>
          <w:sz w:val="22"/>
        </w:rPr>
      </w:pPr>
      <w:r w:rsidRPr="007C3599">
        <w:rPr>
          <w:b/>
          <w:sz w:val="22"/>
          <w:lang w:val="en"/>
        </w:rPr>
        <w:t>Other</w:t>
      </w:r>
    </w:p>
    <w:p w14:paraId="752A13B6" w14:textId="77777777" w:rsidR="005140EB" w:rsidRPr="007C3599" w:rsidRDefault="005140EB" w:rsidP="005140EB">
      <w:r w:rsidRPr="007C3599">
        <w:rPr>
          <w:lang w:val="en"/>
        </w:rPr>
        <w:t>None in particular</w:t>
      </w:r>
    </w:p>
    <w:p w14:paraId="6A431FD5" w14:textId="77777777" w:rsidR="005140EB" w:rsidRPr="007C3599" w:rsidRDefault="005140EB" w:rsidP="005140EB">
      <w:pPr>
        <w:widowControl/>
        <w:jc w:val="left"/>
      </w:pPr>
      <w:r w:rsidRPr="007C3599">
        <w:br w:type="page"/>
      </w:r>
    </w:p>
    <w:p w14:paraId="2C290BD1" w14:textId="77777777" w:rsidR="005140EB" w:rsidRPr="007C3599" w:rsidRDefault="005140EB" w:rsidP="005140EB">
      <w:pPr>
        <w:keepNext/>
        <w:numPr>
          <w:ilvl w:val="1"/>
          <w:numId w:val="2"/>
        </w:numPr>
        <w:outlineLvl w:val="1"/>
        <w:rPr>
          <w:b/>
          <w:sz w:val="24"/>
        </w:rPr>
      </w:pPr>
      <w:r w:rsidRPr="007C3599">
        <w:rPr>
          <w:b/>
          <w:sz w:val="24"/>
          <w:lang w:val="en"/>
        </w:rPr>
        <w:lastRenderedPageBreak/>
        <w:t>Mitigating No-Network Areas</w:t>
      </w:r>
    </w:p>
    <w:p w14:paraId="3DB717CF" w14:textId="77777777" w:rsidR="005140EB" w:rsidRPr="007C3599" w:rsidRDefault="005140EB" w:rsidP="005140EB">
      <w:pPr>
        <w:keepNext/>
        <w:numPr>
          <w:ilvl w:val="2"/>
          <w:numId w:val="2"/>
        </w:numPr>
        <w:outlineLvl w:val="2"/>
        <w:rPr>
          <w:b/>
          <w:sz w:val="22"/>
        </w:rPr>
      </w:pPr>
      <w:r w:rsidRPr="007C3599">
        <w:rPr>
          <w:b/>
          <w:sz w:val="22"/>
          <w:lang w:val="en"/>
        </w:rPr>
        <w:t>Target countries and regions</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429E3C5C" w14:textId="77777777" w:rsidTr="00261B65">
        <w:trPr>
          <w:trHeight w:val="247"/>
        </w:trPr>
        <w:tc>
          <w:tcPr>
            <w:tcW w:w="473"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34193398" w14:textId="77777777" w:rsidR="005140EB" w:rsidRPr="007C3599" w:rsidRDefault="005140EB" w:rsidP="00261B65">
            <w:pPr>
              <w:jc w:val="center"/>
            </w:pPr>
            <w:r w:rsidRPr="007C3599">
              <w:rPr>
                <w:lang w:val="en"/>
              </w:rPr>
              <w:t>No</w:t>
            </w:r>
          </w:p>
        </w:tc>
        <w:tc>
          <w:tcPr>
            <w:tcW w:w="2226"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45DD2E6D" w14:textId="77777777" w:rsidR="005140EB" w:rsidRPr="007C3599" w:rsidRDefault="005140EB" w:rsidP="00261B65">
            <w:pPr>
              <w:jc w:val="left"/>
            </w:pPr>
            <w:r w:rsidRPr="007C3599">
              <w:rPr>
                <w:lang w:val="en"/>
              </w:rPr>
              <w:t>service</w:t>
            </w:r>
          </w:p>
        </w:tc>
        <w:tc>
          <w:tcPr>
            <w:tcW w:w="6938"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514AEE21" w14:textId="77777777" w:rsidR="005140EB" w:rsidRPr="007C3599" w:rsidRDefault="005140EB" w:rsidP="00261B65">
            <w:pPr>
              <w:jc w:val="center"/>
            </w:pPr>
            <w:r w:rsidRPr="007C3599">
              <w:rPr>
                <w:lang w:val="en"/>
              </w:rPr>
              <w:t xml:space="preserve">Target </w:t>
            </w:r>
          </w:p>
        </w:tc>
      </w:tr>
      <w:tr w:rsidR="007C3599" w:rsidRPr="007C3599" w14:paraId="6255C8BC" w14:textId="77777777" w:rsidTr="00261B65">
        <w:trPr>
          <w:cantSplit/>
          <w:trHeight w:val="1134"/>
        </w:trPr>
        <w:tc>
          <w:tcPr>
            <w:tcW w:w="473" w:type="dxa"/>
            <w:vMerge/>
            <w:tcBorders>
              <w:top w:val="single" w:sz="4" w:space="0" w:color="auto"/>
              <w:left w:val="single" w:sz="4" w:space="0" w:color="auto"/>
              <w:bottom w:val="single" w:sz="4" w:space="0" w:color="auto"/>
              <w:right w:val="single" w:sz="4" w:space="0" w:color="auto"/>
            </w:tcBorders>
            <w:vAlign w:val="center"/>
            <w:hideMark/>
          </w:tcPr>
          <w:p w14:paraId="4B7E5D21" w14:textId="77777777" w:rsidR="005140EB" w:rsidRPr="007C3599" w:rsidRDefault="005140EB" w:rsidP="00261B65">
            <w:pPr>
              <w:widowControl/>
              <w:jc w:val="left"/>
            </w:pPr>
          </w:p>
        </w:tc>
        <w:tc>
          <w:tcPr>
            <w:tcW w:w="2226" w:type="dxa"/>
            <w:vMerge/>
            <w:tcBorders>
              <w:top w:val="single" w:sz="4" w:space="0" w:color="auto"/>
              <w:left w:val="single" w:sz="4" w:space="0" w:color="auto"/>
              <w:bottom w:val="single" w:sz="4" w:space="0" w:color="auto"/>
              <w:right w:val="single" w:sz="4" w:space="0" w:color="auto"/>
            </w:tcBorders>
            <w:vAlign w:val="center"/>
            <w:hideMark/>
          </w:tcPr>
          <w:p w14:paraId="49C78E4F" w14:textId="77777777" w:rsidR="005140EB" w:rsidRPr="007C3599" w:rsidRDefault="005140EB" w:rsidP="00261B65">
            <w:pPr>
              <w:widowControl/>
              <w:jc w:val="left"/>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7AB45F1" w14:textId="77777777" w:rsidR="005140EB" w:rsidRPr="007C3599" w:rsidRDefault="005140EB" w:rsidP="00261B65">
            <w:pPr>
              <w:ind w:left="113" w:right="113"/>
              <w:rPr>
                <w:sz w:val="16"/>
              </w:rPr>
            </w:pPr>
            <w:r w:rsidRPr="007C3599">
              <w:rPr>
                <w:sz w:val="16"/>
                <w:lang w:val="en"/>
              </w:rPr>
              <w:t>Japan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0A6EED7" w14:textId="77777777" w:rsidR="005140EB" w:rsidRPr="007C3599" w:rsidRDefault="005140EB" w:rsidP="00261B65">
            <w:pPr>
              <w:ind w:left="113" w:right="113"/>
              <w:rPr>
                <w:sz w:val="16"/>
              </w:rPr>
            </w:pPr>
            <w:r w:rsidRPr="007C3599">
              <w:rPr>
                <w:sz w:val="16"/>
                <w:lang w:val="en"/>
              </w:rPr>
              <w:t>North America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F25821A" w14:textId="77777777" w:rsidR="005140EB" w:rsidRPr="007C3599" w:rsidRDefault="005140EB" w:rsidP="00261B65">
            <w:pPr>
              <w:ind w:left="113" w:right="113"/>
              <w:rPr>
                <w:sz w:val="16"/>
              </w:rPr>
            </w:pPr>
            <w:r w:rsidRPr="007C3599">
              <w:rPr>
                <w:sz w:val="16"/>
                <w:lang w:val="en"/>
              </w:rPr>
              <w:t>Europe</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CFCEAAC" w14:textId="77777777" w:rsidR="005140EB" w:rsidRPr="007C3599" w:rsidRDefault="005140EB" w:rsidP="00261B65">
            <w:pPr>
              <w:ind w:left="113" w:right="113"/>
              <w:rPr>
                <w:sz w:val="16"/>
              </w:rPr>
            </w:pPr>
            <w:r w:rsidRPr="007C3599">
              <w:rPr>
                <w:sz w:val="16"/>
                <w:lang w:val="en"/>
              </w:rPr>
              <w:t>Oceania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DC3B06A" w14:textId="77777777" w:rsidR="005140EB" w:rsidRPr="007C3599" w:rsidRDefault="005140EB" w:rsidP="00261B65">
            <w:pPr>
              <w:ind w:left="113" w:right="113"/>
              <w:rPr>
                <w:sz w:val="16"/>
              </w:rPr>
            </w:pPr>
            <w:r w:rsidRPr="007C3599">
              <w:rPr>
                <w:sz w:val="16"/>
                <w:lang w:val="en"/>
              </w:rPr>
              <w:t>Southeast Asia</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7538382" w14:textId="77777777" w:rsidR="005140EB" w:rsidRPr="007C3599" w:rsidRDefault="005140EB" w:rsidP="00261B65">
            <w:pPr>
              <w:ind w:left="113" w:right="113"/>
              <w:rPr>
                <w:sz w:val="16"/>
              </w:rPr>
            </w:pPr>
            <w:r w:rsidRPr="007C3599">
              <w:rPr>
                <w:sz w:val="16"/>
                <w:lang w:val="en"/>
              </w:rPr>
              <w:t>India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9E90A7C" w14:textId="77777777" w:rsidR="005140EB" w:rsidRPr="007C3599" w:rsidRDefault="005140EB" w:rsidP="00261B65">
            <w:pPr>
              <w:ind w:left="113" w:right="113"/>
              <w:rPr>
                <w:sz w:val="16"/>
              </w:rPr>
            </w:pPr>
            <w:r w:rsidRPr="007C3599">
              <w:rPr>
                <w:sz w:val="16"/>
                <w:lang w:val="en"/>
              </w:rPr>
              <w:t>Middle East</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C44256A" w14:textId="77777777" w:rsidR="005140EB" w:rsidRPr="007C3599" w:rsidRDefault="005140EB" w:rsidP="00261B65">
            <w:pPr>
              <w:ind w:left="113" w:right="113"/>
              <w:rPr>
                <w:sz w:val="16"/>
              </w:rPr>
            </w:pPr>
            <w:r w:rsidRPr="007C3599">
              <w:rPr>
                <w:sz w:val="16"/>
                <w:lang w:val="en"/>
              </w:rPr>
              <w:t xml:space="preserve">South </w:t>
            </w:r>
            <w:proofErr w:type="spellStart"/>
            <w:r w:rsidRPr="007C3599">
              <w:rPr>
                <w:sz w:val="16"/>
                <w:lang w:val="en"/>
              </w:rPr>
              <w:t>america</w:t>
            </w:r>
            <w:proofErr w:type="spellEnd"/>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tcPr>
          <w:p w14:paraId="3D5C42B4" w14:textId="77777777" w:rsidR="005140EB" w:rsidRPr="007C3599" w:rsidRDefault="005140EB" w:rsidP="00261B65">
            <w:pPr>
              <w:ind w:left="113" w:right="113"/>
              <w:rPr>
                <w:sz w:val="16"/>
              </w:rPr>
            </w:pPr>
            <w:r w:rsidRPr="007C3599">
              <w:rPr>
                <w:sz w:val="16"/>
                <w:lang w:val="en"/>
              </w:rPr>
              <w:t>South Africa</w:t>
            </w:r>
          </w:p>
          <w:p w14:paraId="1777BC26" w14:textId="77777777" w:rsidR="005140EB" w:rsidRPr="007C3599" w:rsidRDefault="005140EB" w:rsidP="00261B65">
            <w:pPr>
              <w:ind w:left="113" w:right="113"/>
              <w:rPr>
                <w:sz w:val="16"/>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779BF97" w14:textId="77777777" w:rsidR="005140EB" w:rsidRPr="007C3599" w:rsidRDefault="005140EB" w:rsidP="00261B65">
            <w:pPr>
              <w:ind w:left="113" w:right="113"/>
              <w:rPr>
                <w:sz w:val="16"/>
              </w:rPr>
            </w:pPr>
            <w:r w:rsidRPr="007C3599">
              <w:rPr>
                <w:sz w:val="16"/>
                <w:lang w:val="en"/>
              </w:rPr>
              <w:t>Taiwan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4B7F020" w14:textId="77777777" w:rsidR="005140EB" w:rsidRPr="007C3599" w:rsidRDefault="005140EB" w:rsidP="00261B65">
            <w:pPr>
              <w:ind w:left="113" w:right="113"/>
              <w:rPr>
                <w:sz w:val="16"/>
              </w:rPr>
            </w:pPr>
            <w:r w:rsidRPr="007C3599">
              <w:rPr>
                <w:sz w:val="16"/>
                <w:lang w:val="en"/>
              </w:rPr>
              <w:t>Hong Kong and Macau</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F83E785" w14:textId="77777777" w:rsidR="005140EB" w:rsidRPr="007C3599" w:rsidRDefault="005140EB" w:rsidP="00261B65">
            <w:pPr>
              <w:ind w:left="113" w:right="113"/>
              <w:rPr>
                <w:sz w:val="16"/>
              </w:rPr>
            </w:pPr>
            <w:r w:rsidRPr="007C3599">
              <w:rPr>
                <w:sz w:val="16"/>
                <w:lang w:val="en"/>
              </w:rPr>
              <w:t>China</w:t>
            </w:r>
          </w:p>
        </w:tc>
      </w:tr>
      <w:tr w:rsidR="007C3599" w:rsidRPr="007C3599" w14:paraId="61E44ABC" w14:textId="77777777" w:rsidTr="00261B65">
        <w:trPr>
          <w:trHeight w:val="93"/>
        </w:trPr>
        <w:tc>
          <w:tcPr>
            <w:tcW w:w="473" w:type="dxa"/>
            <w:tcBorders>
              <w:top w:val="single" w:sz="4" w:space="0" w:color="auto"/>
              <w:left w:val="single" w:sz="4" w:space="0" w:color="auto"/>
              <w:bottom w:val="single" w:sz="4" w:space="0" w:color="auto"/>
              <w:right w:val="single" w:sz="4" w:space="0" w:color="auto"/>
            </w:tcBorders>
            <w:vAlign w:val="center"/>
            <w:hideMark/>
          </w:tcPr>
          <w:p w14:paraId="1002B1F6" w14:textId="77777777" w:rsidR="005140EB" w:rsidRPr="007C3599" w:rsidRDefault="005140EB" w:rsidP="00261B65">
            <w:pPr>
              <w:jc w:val="center"/>
            </w:pPr>
            <w:r w:rsidRPr="007C3599">
              <w:rPr>
                <w:lang w:val="en"/>
              </w:rPr>
              <w:t>1</w:t>
            </w:r>
          </w:p>
        </w:tc>
        <w:tc>
          <w:tcPr>
            <w:tcW w:w="2226" w:type="dxa"/>
            <w:tcBorders>
              <w:top w:val="single" w:sz="4" w:space="0" w:color="auto"/>
              <w:left w:val="single" w:sz="4" w:space="0" w:color="auto"/>
              <w:bottom w:val="single" w:sz="4" w:space="0" w:color="auto"/>
              <w:right w:val="single" w:sz="4" w:space="0" w:color="auto"/>
            </w:tcBorders>
            <w:vAlign w:val="center"/>
            <w:hideMark/>
          </w:tcPr>
          <w:p w14:paraId="5271DFCA" w14:textId="6046C8A9" w:rsidR="005140EB" w:rsidRPr="007C3599" w:rsidRDefault="005140EB" w:rsidP="00261B65">
            <w:pPr>
              <w:jc w:val="left"/>
              <w:rPr>
                <w:szCs w:val="20"/>
              </w:rPr>
            </w:pPr>
            <w:r w:rsidRPr="007C3599">
              <w:rPr>
                <w:lang w:val="en"/>
              </w:rPr>
              <w:t>By telecommunications equipment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5A335C6" w14:textId="77777777" w:rsidR="005140EB" w:rsidRPr="007C3599" w:rsidRDefault="005140EB" w:rsidP="00261B65">
            <w:pPr>
              <w:jc w:val="center"/>
              <w:rPr>
                <w:szCs w:val="20"/>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152F4A1"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67F762B"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E51381"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92A2B6F"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D1068F"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F56F7E"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4C322EB"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D1F6BD0"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77C742"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323E765"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3710547" w14:textId="77777777" w:rsidR="005140EB" w:rsidRPr="007C3599" w:rsidRDefault="005140EB" w:rsidP="00261B65">
            <w:pPr>
              <w:jc w:val="center"/>
            </w:pPr>
            <w:r w:rsidRPr="007C3599">
              <w:rPr>
                <w:szCs w:val="20"/>
                <w:lang w:val="en"/>
              </w:rPr>
              <w:t>―</w:t>
            </w:r>
          </w:p>
        </w:tc>
      </w:tr>
    </w:tbl>
    <w:p w14:paraId="0E13F540" w14:textId="77777777" w:rsidR="005140EB" w:rsidRPr="007C3599" w:rsidRDefault="005140EB" w:rsidP="005140EB">
      <w:pPr>
        <w:keepNext/>
        <w:numPr>
          <w:ilvl w:val="2"/>
          <w:numId w:val="2"/>
        </w:numPr>
        <w:outlineLvl w:val="2"/>
        <w:rPr>
          <w:b/>
          <w:sz w:val="22"/>
        </w:rPr>
      </w:pPr>
      <w:r w:rsidRPr="007C3599">
        <w:rPr>
          <w:b/>
          <w:sz w:val="22"/>
          <w:lang w:val="en"/>
        </w:rPr>
        <w:t>Basic movements (normal system)</w:t>
      </w:r>
    </w:p>
    <w:p w14:paraId="2EB461C2" w14:textId="77777777" w:rsidR="005140EB" w:rsidRPr="007C3599" w:rsidRDefault="005140EB" w:rsidP="005140EB">
      <w:pPr>
        <w:keepNext/>
        <w:outlineLvl w:val="3"/>
        <w:rPr>
          <w:b/>
          <w:bCs/>
          <w:lang w:val="en"/>
        </w:rPr>
      </w:pPr>
      <w:r w:rsidRPr="007C3599">
        <w:rPr>
          <w:b/>
          <w:bCs/>
          <w:lang w:val="en"/>
        </w:rPr>
        <w:t>Service Overview</w:t>
      </w:r>
    </w:p>
    <w:p w14:paraId="59170A38" w14:textId="77777777" w:rsidR="005140EB" w:rsidRPr="007C3599" w:rsidRDefault="005140EB" w:rsidP="005140EB">
      <w:pPr>
        <w:pStyle w:val="af7"/>
        <w:numPr>
          <w:ilvl w:val="0"/>
          <w:numId w:val="42"/>
        </w:numPr>
        <w:ind w:leftChars="0"/>
      </w:pPr>
      <w:r w:rsidRPr="007C3599">
        <w:t>User sets destination. HU identifies 'no network' areas in the middle of the route.</w:t>
      </w:r>
    </w:p>
    <w:p w14:paraId="63EFEFC4" w14:textId="77777777" w:rsidR="005140EB" w:rsidRPr="007C3599" w:rsidRDefault="005140EB" w:rsidP="005140EB">
      <w:pPr>
        <w:pStyle w:val="af7"/>
        <w:widowControl/>
        <w:numPr>
          <w:ilvl w:val="1"/>
          <w:numId w:val="42"/>
        </w:numPr>
        <w:tabs>
          <w:tab w:val="num" w:pos="1440"/>
        </w:tabs>
        <w:spacing w:after="160" w:line="259" w:lineRule="auto"/>
        <w:ind w:leftChars="0"/>
        <w:contextualSpacing/>
      </w:pPr>
      <w:r w:rsidRPr="007C3599">
        <w:t>HU connects to the server and downloads map for the no-network areas so that user has a good experience even in an offline scenario. This occurs during route planning and calculation.</w:t>
      </w:r>
    </w:p>
    <w:p w14:paraId="06CE21DA" w14:textId="77777777" w:rsidR="005140EB" w:rsidRPr="007C3599" w:rsidRDefault="005140EB" w:rsidP="005140EB">
      <w:pPr>
        <w:pStyle w:val="af7"/>
        <w:numPr>
          <w:ilvl w:val="0"/>
          <w:numId w:val="42"/>
        </w:numPr>
        <w:ind w:leftChars="0"/>
      </w:pPr>
      <w:r w:rsidRPr="007C3599">
        <w:t>User is driving without routing. HU identifies ‘no network’ areas are coming up in 25 miles ahead user is currently driving. 25 miles is server configurable.</w:t>
      </w:r>
    </w:p>
    <w:p w14:paraId="2CF54E09" w14:textId="77777777" w:rsidR="005140EB" w:rsidRPr="007C3599" w:rsidRDefault="005140EB" w:rsidP="005140EB">
      <w:pPr>
        <w:pStyle w:val="af7"/>
        <w:widowControl/>
        <w:numPr>
          <w:ilvl w:val="1"/>
          <w:numId w:val="42"/>
        </w:numPr>
        <w:tabs>
          <w:tab w:val="num" w:pos="1440"/>
        </w:tabs>
        <w:spacing w:after="160" w:line="259" w:lineRule="auto"/>
        <w:ind w:leftChars="0"/>
        <w:contextualSpacing/>
      </w:pPr>
      <w:r w:rsidRPr="007C3599">
        <w:t>HU connects to the server and downloads map for the no-network areas so that user has a good experience even in an offline scenario. This occurs when the system detects the user approaching the no-network area.</w:t>
      </w:r>
    </w:p>
    <w:p w14:paraId="59BF7EB1" w14:textId="77777777" w:rsidR="005140EB" w:rsidRPr="007C3599" w:rsidRDefault="005140EB" w:rsidP="005140EB">
      <w:pPr>
        <w:keepNext/>
        <w:numPr>
          <w:ilvl w:val="2"/>
          <w:numId w:val="2"/>
        </w:numPr>
        <w:outlineLvl w:val="2"/>
        <w:rPr>
          <w:b/>
          <w:sz w:val="22"/>
        </w:rPr>
      </w:pPr>
      <w:r w:rsidRPr="007C3599">
        <w:rPr>
          <w:b/>
          <w:sz w:val="22"/>
          <w:lang w:val="en"/>
        </w:rPr>
        <w:t>Requirements for HMI specification</w:t>
      </w:r>
    </w:p>
    <w:p w14:paraId="226C3AD2" w14:textId="77777777" w:rsidR="005140EB" w:rsidRPr="007C3599" w:rsidRDefault="005140EB" w:rsidP="005140EB">
      <w:r w:rsidRPr="007C3599">
        <w:rPr>
          <w:lang w:val="en"/>
        </w:rPr>
        <w:t>None in particular</w:t>
      </w:r>
    </w:p>
    <w:p w14:paraId="2D19610F" w14:textId="77777777" w:rsidR="005140EB" w:rsidRPr="007C3599" w:rsidRDefault="005140EB" w:rsidP="005140EB">
      <w:pPr>
        <w:rPr>
          <w:lang w:val="en"/>
        </w:rPr>
      </w:pPr>
    </w:p>
    <w:p w14:paraId="41AD3CF6" w14:textId="77777777" w:rsidR="005140EB" w:rsidRPr="007C3599" w:rsidRDefault="005140EB" w:rsidP="005140EB">
      <w:pPr>
        <w:keepNext/>
        <w:numPr>
          <w:ilvl w:val="2"/>
          <w:numId w:val="2"/>
        </w:numPr>
        <w:outlineLvl w:val="2"/>
        <w:rPr>
          <w:b/>
          <w:sz w:val="22"/>
          <w:lang w:val="en"/>
        </w:rPr>
      </w:pPr>
      <w:r w:rsidRPr="007C3599">
        <w:rPr>
          <w:b/>
          <w:sz w:val="22"/>
          <w:lang w:val="en"/>
        </w:rPr>
        <w:t>Custom Items</w:t>
      </w:r>
    </w:p>
    <w:tbl>
      <w:tblPr>
        <w:tblStyle w:val="TableGrid1"/>
        <w:tblW w:w="9895" w:type="dxa"/>
        <w:tblLook w:val="04A0" w:firstRow="1" w:lastRow="0" w:firstColumn="1" w:lastColumn="0" w:noHBand="0" w:noVBand="1"/>
      </w:tblPr>
      <w:tblGrid>
        <w:gridCol w:w="2335"/>
        <w:gridCol w:w="7560"/>
      </w:tblGrid>
      <w:tr w:rsidR="007C3599" w:rsidRPr="007C3599" w14:paraId="4635D683" w14:textId="77777777" w:rsidTr="00261B65">
        <w:tc>
          <w:tcPr>
            <w:tcW w:w="2335" w:type="dxa"/>
          </w:tcPr>
          <w:p w14:paraId="2E089245" w14:textId="77777777" w:rsidR="005140EB" w:rsidRPr="007C3599" w:rsidRDefault="005140EB" w:rsidP="00261B65">
            <w:pPr>
              <w:rPr>
                <w:b/>
                <w:bCs/>
              </w:rPr>
            </w:pPr>
            <w:r w:rsidRPr="007C3599">
              <w:rPr>
                <w:b/>
                <w:bCs/>
              </w:rPr>
              <w:t>Map Layer</w:t>
            </w:r>
          </w:p>
        </w:tc>
        <w:tc>
          <w:tcPr>
            <w:tcW w:w="7560" w:type="dxa"/>
          </w:tcPr>
          <w:p w14:paraId="19E01FEF" w14:textId="77777777" w:rsidR="005140EB" w:rsidRPr="007C3599" w:rsidRDefault="005140EB" w:rsidP="00261B65">
            <w:pPr>
              <w:rPr>
                <w:b/>
                <w:bCs/>
              </w:rPr>
            </w:pPr>
            <w:r w:rsidRPr="007C3599">
              <w:rPr>
                <w:b/>
                <w:bCs/>
              </w:rPr>
              <w:t>All Layers</w:t>
            </w:r>
          </w:p>
        </w:tc>
      </w:tr>
      <w:tr w:rsidR="007C3599" w:rsidRPr="007C3599" w14:paraId="36E8E144" w14:textId="77777777" w:rsidTr="00261B65">
        <w:tc>
          <w:tcPr>
            <w:tcW w:w="2335" w:type="dxa"/>
          </w:tcPr>
          <w:p w14:paraId="1A732C65" w14:textId="77777777" w:rsidR="005140EB" w:rsidRPr="007C3599" w:rsidRDefault="005140EB" w:rsidP="00261B65">
            <w:pPr>
              <w:rPr>
                <w:b/>
                <w:bCs/>
              </w:rPr>
            </w:pPr>
            <w:r w:rsidRPr="007C3599">
              <w:rPr>
                <w:b/>
                <w:bCs/>
              </w:rPr>
              <w:t>POIs</w:t>
            </w:r>
          </w:p>
        </w:tc>
        <w:tc>
          <w:tcPr>
            <w:tcW w:w="7560" w:type="dxa"/>
          </w:tcPr>
          <w:p w14:paraId="4F7AD923" w14:textId="77777777" w:rsidR="005140EB" w:rsidRPr="007C3599" w:rsidRDefault="005140EB" w:rsidP="00261B65">
            <w:pPr>
              <w:rPr>
                <w:b/>
                <w:bCs/>
              </w:rPr>
            </w:pPr>
            <w:r w:rsidRPr="007C3599">
              <w:rPr>
                <w:b/>
                <w:bCs/>
              </w:rPr>
              <w:t>All POIs as specified in the map style</w:t>
            </w:r>
          </w:p>
        </w:tc>
      </w:tr>
    </w:tbl>
    <w:p w14:paraId="1F16C778" w14:textId="77777777" w:rsidR="005140EB" w:rsidRPr="007C3599" w:rsidRDefault="005140EB" w:rsidP="005140EB">
      <w:pPr>
        <w:rPr>
          <w:lang w:val="en"/>
        </w:rPr>
      </w:pPr>
    </w:p>
    <w:p w14:paraId="47EF114C" w14:textId="77777777" w:rsidR="005140EB" w:rsidRPr="007C3599" w:rsidRDefault="005140EB" w:rsidP="005140EB">
      <w:pPr>
        <w:keepNext/>
        <w:numPr>
          <w:ilvl w:val="2"/>
          <w:numId w:val="2"/>
        </w:numPr>
        <w:outlineLvl w:val="2"/>
        <w:rPr>
          <w:b/>
          <w:sz w:val="22"/>
          <w:lang w:val="en"/>
        </w:rPr>
      </w:pPr>
      <w:r w:rsidRPr="007C3599">
        <w:rPr>
          <w:b/>
          <w:sz w:val="22"/>
          <w:lang w:val="en"/>
        </w:rPr>
        <w:lastRenderedPageBreak/>
        <w:t>Exception operation (abnormal system)</w:t>
      </w:r>
    </w:p>
    <w:p w14:paraId="39776E1F" w14:textId="77777777" w:rsidR="005140EB" w:rsidRPr="007C3599" w:rsidRDefault="005140EB" w:rsidP="005140EB">
      <w:pPr>
        <w:widowControl/>
        <w:numPr>
          <w:ilvl w:val="0"/>
          <w:numId w:val="43"/>
        </w:numPr>
        <w:spacing w:after="160" w:line="259" w:lineRule="auto"/>
        <w:contextualSpacing/>
      </w:pPr>
      <w:r w:rsidRPr="007C3599">
        <w:t xml:space="preserve">If there is a loss of connectivity at any time, the HU automatically switches to map tiles in HU flash memory.  </w:t>
      </w:r>
    </w:p>
    <w:p w14:paraId="35C8691D" w14:textId="77777777" w:rsidR="005140EB" w:rsidRPr="007C3599" w:rsidRDefault="005140EB" w:rsidP="005140EB">
      <w:pPr>
        <w:widowControl/>
        <w:numPr>
          <w:ilvl w:val="0"/>
          <w:numId w:val="43"/>
        </w:numPr>
        <w:spacing w:after="160" w:line="259" w:lineRule="auto"/>
        <w:contextualSpacing/>
      </w:pPr>
      <w:r w:rsidRPr="007C3599">
        <w:t>The user experience is not interrupted or otherwise notified about the switch.</w:t>
      </w:r>
    </w:p>
    <w:p w14:paraId="64754CCF" w14:textId="77777777" w:rsidR="005140EB" w:rsidRPr="007C3599" w:rsidRDefault="005140EB" w:rsidP="005140EB">
      <w:pPr>
        <w:widowControl/>
        <w:spacing w:after="160" w:line="259" w:lineRule="auto"/>
        <w:ind w:left="720"/>
        <w:contextualSpacing/>
      </w:pPr>
    </w:p>
    <w:p w14:paraId="031081C9" w14:textId="77777777" w:rsidR="005140EB" w:rsidRPr="007C3599" w:rsidRDefault="005140EB" w:rsidP="005140EB">
      <w:pPr>
        <w:keepNext/>
        <w:numPr>
          <w:ilvl w:val="2"/>
          <w:numId w:val="2"/>
        </w:numPr>
        <w:outlineLvl w:val="2"/>
        <w:rPr>
          <w:b/>
          <w:sz w:val="22"/>
        </w:rPr>
      </w:pPr>
      <w:r w:rsidRPr="007C3599">
        <w:rPr>
          <w:b/>
          <w:sz w:val="22"/>
          <w:lang w:val="en"/>
        </w:rPr>
        <w:t>Other</w:t>
      </w:r>
    </w:p>
    <w:p w14:paraId="2B4FB4AB" w14:textId="77777777" w:rsidR="005140EB" w:rsidRPr="007C3599" w:rsidRDefault="005140EB" w:rsidP="005140EB">
      <w:r w:rsidRPr="007C3599">
        <w:rPr>
          <w:lang w:val="en"/>
        </w:rPr>
        <w:t>None in particular</w:t>
      </w:r>
    </w:p>
    <w:p w14:paraId="1BDFD578" w14:textId="77777777" w:rsidR="001A1D92" w:rsidRPr="007C3599" w:rsidRDefault="001A1D92" w:rsidP="005140EB">
      <w:pPr>
        <w:widowControl/>
        <w:jc w:val="left"/>
      </w:pPr>
    </w:p>
    <w:p w14:paraId="750D1FA7" w14:textId="2A3B4F7E" w:rsidR="001A1D92" w:rsidRPr="007C3599" w:rsidRDefault="001A1D92" w:rsidP="001A1D92">
      <w:pPr>
        <w:keepNext/>
        <w:numPr>
          <w:ilvl w:val="1"/>
          <w:numId w:val="2"/>
        </w:numPr>
        <w:outlineLvl w:val="1"/>
        <w:rPr>
          <w:b/>
          <w:sz w:val="24"/>
        </w:rPr>
      </w:pPr>
      <w:r w:rsidRPr="007C3599">
        <w:rPr>
          <w:b/>
          <w:sz w:val="24"/>
          <w:lang w:val="en"/>
        </w:rPr>
        <w:t xml:space="preserve">Driving through </w:t>
      </w:r>
      <w:proofErr w:type="spellStart"/>
      <w:r w:rsidRPr="007C3599">
        <w:rPr>
          <w:b/>
          <w:sz w:val="24"/>
          <w:lang w:val="en"/>
        </w:rPr>
        <w:t>GeoFence</w:t>
      </w:r>
      <w:proofErr w:type="spellEnd"/>
    </w:p>
    <w:p w14:paraId="13843950" w14:textId="77777777" w:rsidR="001A1D92" w:rsidRPr="007C3599" w:rsidRDefault="001A1D92" w:rsidP="001A1D92">
      <w:pPr>
        <w:keepNext/>
        <w:numPr>
          <w:ilvl w:val="2"/>
          <w:numId w:val="2"/>
        </w:numPr>
        <w:outlineLvl w:val="2"/>
        <w:rPr>
          <w:b/>
          <w:sz w:val="22"/>
        </w:rPr>
      </w:pPr>
      <w:r w:rsidRPr="007C3599">
        <w:rPr>
          <w:b/>
          <w:sz w:val="22"/>
          <w:lang w:val="en"/>
        </w:rPr>
        <w:t>Target countries and regions</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2A2C0A9E" w14:textId="77777777" w:rsidTr="00DB2125">
        <w:trPr>
          <w:trHeight w:val="247"/>
        </w:trPr>
        <w:tc>
          <w:tcPr>
            <w:tcW w:w="473"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52977E6A" w14:textId="77777777" w:rsidR="001A1D92" w:rsidRPr="007C3599" w:rsidRDefault="001A1D92" w:rsidP="00DB2125">
            <w:pPr>
              <w:jc w:val="center"/>
            </w:pPr>
            <w:r w:rsidRPr="007C3599">
              <w:rPr>
                <w:lang w:val="en"/>
              </w:rPr>
              <w:t>No</w:t>
            </w:r>
          </w:p>
        </w:tc>
        <w:tc>
          <w:tcPr>
            <w:tcW w:w="2226"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18D985DF" w14:textId="77777777" w:rsidR="001A1D92" w:rsidRPr="007C3599" w:rsidRDefault="001A1D92" w:rsidP="00DB2125">
            <w:pPr>
              <w:jc w:val="left"/>
            </w:pPr>
            <w:r w:rsidRPr="007C3599">
              <w:rPr>
                <w:lang w:val="en"/>
              </w:rPr>
              <w:t>service</w:t>
            </w:r>
          </w:p>
        </w:tc>
        <w:tc>
          <w:tcPr>
            <w:tcW w:w="6938"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6BF17BEC" w14:textId="77777777" w:rsidR="001A1D92" w:rsidRPr="007C3599" w:rsidRDefault="001A1D92" w:rsidP="00DB2125">
            <w:pPr>
              <w:jc w:val="center"/>
            </w:pPr>
            <w:r w:rsidRPr="007C3599">
              <w:rPr>
                <w:lang w:val="en"/>
              </w:rPr>
              <w:t xml:space="preserve">Target </w:t>
            </w:r>
          </w:p>
        </w:tc>
      </w:tr>
      <w:tr w:rsidR="007C3599" w:rsidRPr="007C3599" w14:paraId="79D1E283" w14:textId="77777777" w:rsidTr="00DB2125">
        <w:trPr>
          <w:cantSplit/>
          <w:trHeight w:val="1134"/>
        </w:trPr>
        <w:tc>
          <w:tcPr>
            <w:tcW w:w="473" w:type="dxa"/>
            <w:vMerge/>
            <w:tcBorders>
              <w:top w:val="single" w:sz="4" w:space="0" w:color="auto"/>
              <w:left w:val="single" w:sz="4" w:space="0" w:color="auto"/>
              <w:bottom w:val="single" w:sz="4" w:space="0" w:color="auto"/>
              <w:right w:val="single" w:sz="4" w:space="0" w:color="auto"/>
            </w:tcBorders>
            <w:vAlign w:val="center"/>
            <w:hideMark/>
          </w:tcPr>
          <w:p w14:paraId="76A008DE" w14:textId="77777777" w:rsidR="001A1D92" w:rsidRPr="007C3599" w:rsidRDefault="001A1D92" w:rsidP="00DB2125">
            <w:pPr>
              <w:widowControl/>
              <w:jc w:val="left"/>
            </w:pPr>
          </w:p>
        </w:tc>
        <w:tc>
          <w:tcPr>
            <w:tcW w:w="2226" w:type="dxa"/>
            <w:vMerge/>
            <w:tcBorders>
              <w:top w:val="single" w:sz="4" w:space="0" w:color="auto"/>
              <w:left w:val="single" w:sz="4" w:space="0" w:color="auto"/>
              <w:bottom w:val="single" w:sz="4" w:space="0" w:color="auto"/>
              <w:right w:val="single" w:sz="4" w:space="0" w:color="auto"/>
            </w:tcBorders>
            <w:vAlign w:val="center"/>
            <w:hideMark/>
          </w:tcPr>
          <w:p w14:paraId="748112B3" w14:textId="77777777" w:rsidR="001A1D92" w:rsidRPr="007C3599" w:rsidRDefault="001A1D92" w:rsidP="00DB2125">
            <w:pPr>
              <w:widowControl/>
              <w:jc w:val="left"/>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6B74628" w14:textId="77777777" w:rsidR="001A1D92" w:rsidRPr="007C3599" w:rsidRDefault="001A1D92" w:rsidP="00DB2125">
            <w:pPr>
              <w:ind w:left="113" w:right="113"/>
              <w:rPr>
                <w:sz w:val="16"/>
              </w:rPr>
            </w:pPr>
            <w:r w:rsidRPr="007C3599">
              <w:rPr>
                <w:sz w:val="16"/>
                <w:lang w:val="en"/>
              </w:rPr>
              <w:t>Japan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00B1A04" w14:textId="77777777" w:rsidR="001A1D92" w:rsidRPr="007C3599" w:rsidRDefault="001A1D92" w:rsidP="00DB2125">
            <w:pPr>
              <w:ind w:left="113" w:right="113"/>
              <w:rPr>
                <w:sz w:val="16"/>
              </w:rPr>
            </w:pPr>
            <w:r w:rsidRPr="007C3599">
              <w:rPr>
                <w:sz w:val="16"/>
                <w:lang w:val="en"/>
              </w:rPr>
              <w:t>North America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4F1C8BF" w14:textId="77777777" w:rsidR="001A1D92" w:rsidRPr="007C3599" w:rsidRDefault="001A1D92" w:rsidP="00DB2125">
            <w:pPr>
              <w:ind w:left="113" w:right="113"/>
              <w:rPr>
                <w:sz w:val="16"/>
              </w:rPr>
            </w:pPr>
            <w:r w:rsidRPr="007C3599">
              <w:rPr>
                <w:sz w:val="16"/>
                <w:lang w:val="en"/>
              </w:rPr>
              <w:t>Europe</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AAF1132" w14:textId="77777777" w:rsidR="001A1D92" w:rsidRPr="007C3599" w:rsidRDefault="001A1D92" w:rsidP="00DB2125">
            <w:pPr>
              <w:ind w:left="113" w:right="113"/>
              <w:rPr>
                <w:sz w:val="16"/>
              </w:rPr>
            </w:pPr>
            <w:r w:rsidRPr="007C3599">
              <w:rPr>
                <w:sz w:val="16"/>
                <w:lang w:val="en"/>
              </w:rPr>
              <w:t>Oceania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9335B6B" w14:textId="77777777" w:rsidR="001A1D92" w:rsidRPr="007C3599" w:rsidRDefault="001A1D92" w:rsidP="00DB2125">
            <w:pPr>
              <w:ind w:left="113" w:right="113"/>
              <w:rPr>
                <w:sz w:val="16"/>
              </w:rPr>
            </w:pPr>
            <w:r w:rsidRPr="007C3599">
              <w:rPr>
                <w:sz w:val="16"/>
                <w:lang w:val="en"/>
              </w:rPr>
              <w:t>Southeast Asia</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246F0CF" w14:textId="77777777" w:rsidR="001A1D92" w:rsidRPr="007C3599" w:rsidRDefault="001A1D92" w:rsidP="00DB2125">
            <w:pPr>
              <w:ind w:left="113" w:right="113"/>
              <w:rPr>
                <w:sz w:val="16"/>
              </w:rPr>
            </w:pPr>
            <w:r w:rsidRPr="007C3599">
              <w:rPr>
                <w:sz w:val="16"/>
                <w:lang w:val="en"/>
              </w:rPr>
              <w:t>India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6912658" w14:textId="77777777" w:rsidR="001A1D92" w:rsidRPr="007C3599" w:rsidRDefault="001A1D92" w:rsidP="00DB2125">
            <w:pPr>
              <w:ind w:left="113" w:right="113"/>
              <w:rPr>
                <w:sz w:val="16"/>
              </w:rPr>
            </w:pPr>
            <w:r w:rsidRPr="007C3599">
              <w:rPr>
                <w:sz w:val="16"/>
                <w:lang w:val="en"/>
              </w:rPr>
              <w:t>Middle East</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978BC17" w14:textId="77777777" w:rsidR="001A1D92" w:rsidRPr="007C3599" w:rsidRDefault="001A1D92" w:rsidP="00DB2125">
            <w:pPr>
              <w:ind w:left="113" w:right="113"/>
              <w:rPr>
                <w:sz w:val="16"/>
              </w:rPr>
            </w:pPr>
            <w:r w:rsidRPr="007C3599">
              <w:rPr>
                <w:sz w:val="16"/>
                <w:lang w:val="en"/>
              </w:rPr>
              <w:t xml:space="preserve">South </w:t>
            </w:r>
            <w:proofErr w:type="spellStart"/>
            <w:r w:rsidRPr="007C3599">
              <w:rPr>
                <w:sz w:val="16"/>
                <w:lang w:val="en"/>
              </w:rPr>
              <w:t>america</w:t>
            </w:r>
            <w:proofErr w:type="spellEnd"/>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tcPr>
          <w:p w14:paraId="77D461B8" w14:textId="77777777" w:rsidR="001A1D92" w:rsidRPr="007C3599" w:rsidRDefault="001A1D92" w:rsidP="00DB2125">
            <w:pPr>
              <w:ind w:left="113" w:right="113"/>
              <w:rPr>
                <w:sz w:val="16"/>
              </w:rPr>
            </w:pPr>
            <w:r w:rsidRPr="007C3599">
              <w:rPr>
                <w:sz w:val="16"/>
                <w:lang w:val="en"/>
              </w:rPr>
              <w:t>South Africa</w:t>
            </w:r>
          </w:p>
          <w:p w14:paraId="29B5C5DC" w14:textId="77777777" w:rsidR="001A1D92" w:rsidRPr="007C3599" w:rsidRDefault="001A1D92" w:rsidP="00DB2125">
            <w:pPr>
              <w:ind w:left="113" w:right="113"/>
              <w:rPr>
                <w:sz w:val="16"/>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D743FB2" w14:textId="77777777" w:rsidR="001A1D92" w:rsidRPr="007C3599" w:rsidRDefault="001A1D92" w:rsidP="00DB2125">
            <w:pPr>
              <w:ind w:left="113" w:right="113"/>
              <w:rPr>
                <w:sz w:val="16"/>
              </w:rPr>
            </w:pPr>
            <w:r w:rsidRPr="007C3599">
              <w:rPr>
                <w:sz w:val="16"/>
                <w:lang w:val="en"/>
              </w:rPr>
              <w:t>Taiwan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FBC610A" w14:textId="77777777" w:rsidR="001A1D92" w:rsidRPr="007C3599" w:rsidRDefault="001A1D92" w:rsidP="00DB2125">
            <w:pPr>
              <w:ind w:left="113" w:right="113"/>
              <w:rPr>
                <w:sz w:val="16"/>
              </w:rPr>
            </w:pPr>
            <w:r w:rsidRPr="007C3599">
              <w:rPr>
                <w:sz w:val="16"/>
                <w:lang w:val="en"/>
              </w:rPr>
              <w:t>Hong Kong and Macau</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8E37A26" w14:textId="77777777" w:rsidR="001A1D92" w:rsidRPr="007C3599" w:rsidRDefault="001A1D92" w:rsidP="00DB2125">
            <w:pPr>
              <w:ind w:left="113" w:right="113"/>
              <w:rPr>
                <w:sz w:val="16"/>
              </w:rPr>
            </w:pPr>
            <w:r w:rsidRPr="007C3599">
              <w:rPr>
                <w:sz w:val="16"/>
                <w:lang w:val="en"/>
              </w:rPr>
              <w:t>China</w:t>
            </w:r>
          </w:p>
        </w:tc>
      </w:tr>
      <w:tr w:rsidR="007C3599" w:rsidRPr="007C3599" w14:paraId="23655E43" w14:textId="77777777" w:rsidTr="00DB2125">
        <w:trPr>
          <w:trHeight w:val="93"/>
        </w:trPr>
        <w:tc>
          <w:tcPr>
            <w:tcW w:w="473" w:type="dxa"/>
            <w:tcBorders>
              <w:top w:val="single" w:sz="4" w:space="0" w:color="auto"/>
              <w:left w:val="single" w:sz="4" w:space="0" w:color="auto"/>
              <w:bottom w:val="single" w:sz="4" w:space="0" w:color="auto"/>
              <w:right w:val="single" w:sz="4" w:space="0" w:color="auto"/>
            </w:tcBorders>
            <w:vAlign w:val="center"/>
            <w:hideMark/>
          </w:tcPr>
          <w:p w14:paraId="03EBAC36" w14:textId="77777777" w:rsidR="001A1D92" w:rsidRPr="007C3599" w:rsidRDefault="001A1D92" w:rsidP="00DB2125">
            <w:pPr>
              <w:jc w:val="center"/>
            </w:pPr>
            <w:r w:rsidRPr="007C3599">
              <w:rPr>
                <w:lang w:val="en"/>
              </w:rPr>
              <w:t>1</w:t>
            </w:r>
          </w:p>
        </w:tc>
        <w:tc>
          <w:tcPr>
            <w:tcW w:w="2226" w:type="dxa"/>
            <w:tcBorders>
              <w:top w:val="single" w:sz="4" w:space="0" w:color="auto"/>
              <w:left w:val="single" w:sz="4" w:space="0" w:color="auto"/>
              <w:bottom w:val="single" w:sz="4" w:space="0" w:color="auto"/>
              <w:right w:val="single" w:sz="4" w:space="0" w:color="auto"/>
            </w:tcBorders>
            <w:vAlign w:val="center"/>
            <w:hideMark/>
          </w:tcPr>
          <w:p w14:paraId="033A4766" w14:textId="77777777" w:rsidR="001A1D92" w:rsidRPr="007C3599" w:rsidRDefault="001A1D92" w:rsidP="00DB2125">
            <w:pPr>
              <w:jc w:val="left"/>
              <w:rPr>
                <w:szCs w:val="20"/>
              </w:rPr>
            </w:pPr>
            <w:r w:rsidRPr="007C3599">
              <w:rPr>
                <w:lang w:val="en"/>
              </w:rPr>
              <w:t>By telecommunications equipment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D1B4DF" w14:textId="77777777" w:rsidR="001A1D92" w:rsidRPr="007C3599" w:rsidRDefault="001A1D92" w:rsidP="00DB2125">
            <w:pPr>
              <w:jc w:val="center"/>
              <w:rPr>
                <w:szCs w:val="20"/>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14BE49" w14:textId="77777777" w:rsidR="001A1D92" w:rsidRPr="007C3599" w:rsidRDefault="001A1D92" w:rsidP="00DB212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3D4B6E2" w14:textId="77777777" w:rsidR="001A1D92" w:rsidRPr="007C3599" w:rsidRDefault="001A1D92" w:rsidP="00DB212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278D712" w14:textId="77777777" w:rsidR="001A1D92" w:rsidRPr="007C3599" w:rsidRDefault="001A1D92" w:rsidP="00DB212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0DF6E48" w14:textId="77777777" w:rsidR="001A1D92" w:rsidRPr="007C3599" w:rsidRDefault="001A1D92" w:rsidP="00DB212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96A875" w14:textId="77777777" w:rsidR="001A1D92" w:rsidRPr="007C3599" w:rsidRDefault="001A1D92" w:rsidP="00DB212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CC97B6E" w14:textId="77777777" w:rsidR="001A1D92" w:rsidRPr="007C3599" w:rsidRDefault="001A1D92" w:rsidP="00DB212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890E627" w14:textId="77777777" w:rsidR="001A1D92" w:rsidRPr="007C3599" w:rsidRDefault="001A1D92" w:rsidP="00DB212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DA5309" w14:textId="77777777" w:rsidR="001A1D92" w:rsidRPr="007C3599" w:rsidRDefault="001A1D92" w:rsidP="00DB212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B07D9F" w14:textId="77777777" w:rsidR="001A1D92" w:rsidRPr="007C3599" w:rsidRDefault="001A1D92" w:rsidP="00DB212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8D0388B" w14:textId="77777777" w:rsidR="001A1D92" w:rsidRPr="007C3599" w:rsidRDefault="001A1D92" w:rsidP="00DB212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160908" w14:textId="77777777" w:rsidR="001A1D92" w:rsidRPr="007C3599" w:rsidRDefault="001A1D92" w:rsidP="00DB2125">
            <w:pPr>
              <w:jc w:val="center"/>
            </w:pPr>
            <w:r w:rsidRPr="007C3599">
              <w:rPr>
                <w:szCs w:val="20"/>
                <w:lang w:val="en"/>
              </w:rPr>
              <w:t>―</w:t>
            </w:r>
          </w:p>
        </w:tc>
      </w:tr>
    </w:tbl>
    <w:p w14:paraId="02DDE89D" w14:textId="77777777" w:rsidR="001A1D92" w:rsidRPr="007C3599" w:rsidRDefault="001A1D92" w:rsidP="001A1D92">
      <w:pPr>
        <w:keepNext/>
        <w:numPr>
          <w:ilvl w:val="2"/>
          <w:numId w:val="2"/>
        </w:numPr>
        <w:outlineLvl w:val="2"/>
        <w:rPr>
          <w:b/>
          <w:sz w:val="22"/>
        </w:rPr>
      </w:pPr>
      <w:r w:rsidRPr="007C3599">
        <w:rPr>
          <w:b/>
          <w:sz w:val="22"/>
          <w:lang w:val="en"/>
        </w:rPr>
        <w:t>Basic movements (normal system)</w:t>
      </w:r>
    </w:p>
    <w:p w14:paraId="16319253" w14:textId="77777777" w:rsidR="001A1D92" w:rsidRPr="007C3599" w:rsidRDefault="001A1D92" w:rsidP="001A1D92">
      <w:pPr>
        <w:keepNext/>
        <w:outlineLvl w:val="3"/>
        <w:rPr>
          <w:b/>
          <w:bCs/>
          <w:lang w:val="en"/>
        </w:rPr>
      </w:pPr>
      <w:r w:rsidRPr="007C3599">
        <w:rPr>
          <w:b/>
          <w:bCs/>
          <w:lang w:val="en"/>
        </w:rPr>
        <w:t>Service Overview</w:t>
      </w:r>
    </w:p>
    <w:p w14:paraId="22D51AAA" w14:textId="319F820C" w:rsidR="001A1D92" w:rsidRPr="007C3599" w:rsidRDefault="001A1D92" w:rsidP="001A1D92">
      <w:pPr>
        <w:pStyle w:val="af7"/>
        <w:widowControl/>
        <w:numPr>
          <w:ilvl w:val="1"/>
          <w:numId w:val="47"/>
        </w:numPr>
        <w:spacing w:after="160" w:line="259" w:lineRule="auto"/>
        <w:ind w:leftChars="0"/>
        <w:contextualSpacing/>
      </w:pPr>
      <w:r w:rsidRPr="007C3599">
        <w:t>Driving through a specific zone can trigger additional map downloads of predefined data such as marketplace specific metadata.</w:t>
      </w:r>
    </w:p>
    <w:p w14:paraId="277585AC" w14:textId="2B19FEAF" w:rsidR="001A1D92" w:rsidRPr="007C3599" w:rsidRDefault="001A1D92">
      <w:pPr>
        <w:pStyle w:val="af7"/>
        <w:widowControl/>
        <w:numPr>
          <w:ilvl w:val="1"/>
          <w:numId w:val="47"/>
        </w:numPr>
        <w:spacing w:after="160" w:line="259" w:lineRule="auto"/>
        <w:ind w:leftChars="0"/>
        <w:contextualSpacing/>
      </w:pPr>
      <w:r w:rsidRPr="007C3599">
        <w:t>Driving through a geofence can trigger additional map downloads of data unique to the geofence such as marketplace specific metadata.</w:t>
      </w:r>
    </w:p>
    <w:p w14:paraId="1F4C464F" w14:textId="783DEDB1" w:rsidR="00F543DF" w:rsidRPr="007C3599" w:rsidRDefault="00F543DF" w:rsidP="004403E2">
      <w:pPr>
        <w:pStyle w:val="af7"/>
        <w:widowControl/>
        <w:numPr>
          <w:ilvl w:val="1"/>
          <w:numId w:val="47"/>
        </w:numPr>
        <w:spacing w:after="160" w:line="259" w:lineRule="auto"/>
        <w:ind w:leftChars="0"/>
        <w:contextualSpacing/>
      </w:pPr>
      <w:r w:rsidRPr="007C3599">
        <w:t xml:space="preserve">Geofences support complex polygons that match the geographic specifics of the area to be geofenced and are not simply a </w:t>
      </w:r>
      <w:proofErr w:type="spellStart"/>
      <w:r w:rsidRPr="007C3599">
        <w:t>lat</w:t>
      </w:r>
      <w:proofErr w:type="spellEnd"/>
      <w:r w:rsidRPr="007C3599">
        <w:t>/</w:t>
      </w:r>
      <w:proofErr w:type="spellStart"/>
      <w:r w:rsidRPr="007C3599">
        <w:t>lon</w:t>
      </w:r>
      <w:proofErr w:type="spellEnd"/>
      <w:r w:rsidRPr="007C3599">
        <w:t xml:space="preserve"> used for a center point with some radius.</w:t>
      </w:r>
    </w:p>
    <w:p w14:paraId="5DE14FCA" w14:textId="77777777" w:rsidR="001A1D92" w:rsidRPr="007C3599" w:rsidRDefault="001A1D92" w:rsidP="001A1D92">
      <w:pPr>
        <w:keepNext/>
        <w:numPr>
          <w:ilvl w:val="2"/>
          <w:numId w:val="2"/>
        </w:numPr>
        <w:outlineLvl w:val="2"/>
        <w:rPr>
          <w:b/>
          <w:sz w:val="22"/>
        </w:rPr>
      </w:pPr>
      <w:r w:rsidRPr="007C3599">
        <w:rPr>
          <w:b/>
          <w:sz w:val="22"/>
          <w:lang w:val="en"/>
        </w:rPr>
        <w:t>Requirements for HMI specification</w:t>
      </w:r>
    </w:p>
    <w:p w14:paraId="27BEDDEA" w14:textId="77777777" w:rsidR="001A1D92" w:rsidRPr="007C3599" w:rsidRDefault="001A1D92" w:rsidP="001A1D92">
      <w:r w:rsidRPr="007C3599">
        <w:rPr>
          <w:lang w:val="en"/>
        </w:rPr>
        <w:t>None in particular</w:t>
      </w:r>
    </w:p>
    <w:p w14:paraId="60541234" w14:textId="77777777" w:rsidR="001A1D92" w:rsidRPr="007C3599" w:rsidRDefault="001A1D92" w:rsidP="001A1D92">
      <w:pPr>
        <w:rPr>
          <w:lang w:val="en"/>
        </w:rPr>
      </w:pPr>
    </w:p>
    <w:p w14:paraId="144B3793" w14:textId="77777777" w:rsidR="001A1D92" w:rsidRPr="007C3599" w:rsidRDefault="001A1D92" w:rsidP="001A1D92">
      <w:pPr>
        <w:keepNext/>
        <w:numPr>
          <w:ilvl w:val="2"/>
          <w:numId w:val="2"/>
        </w:numPr>
        <w:outlineLvl w:val="2"/>
        <w:rPr>
          <w:b/>
          <w:sz w:val="22"/>
          <w:lang w:val="en"/>
        </w:rPr>
      </w:pPr>
      <w:r w:rsidRPr="007C3599">
        <w:rPr>
          <w:b/>
          <w:sz w:val="22"/>
          <w:lang w:val="en"/>
        </w:rPr>
        <w:t>Custom Items</w:t>
      </w:r>
    </w:p>
    <w:tbl>
      <w:tblPr>
        <w:tblStyle w:val="TableGrid1"/>
        <w:tblW w:w="9895" w:type="dxa"/>
        <w:tblLook w:val="04A0" w:firstRow="1" w:lastRow="0" w:firstColumn="1" w:lastColumn="0" w:noHBand="0" w:noVBand="1"/>
      </w:tblPr>
      <w:tblGrid>
        <w:gridCol w:w="2335"/>
        <w:gridCol w:w="7560"/>
      </w:tblGrid>
      <w:tr w:rsidR="007C3599" w:rsidRPr="007C3599" w14:paraId="4575352E" w14:textId="77777777" w:rsidTr="00DB2125">
        <w:tc>
          <w:tcPr>
            <w:tcW w:w="2335" w:type="dxa"/>
          </w:tcPr>
          <w:p w14:paraId="249FBE59" w14:textId="77777777" w:rsidR="001A1D92" w:rsidRPr="007C3599" w:rsidRDefault="001A1D92" w:rsidP="00DB2125">
            <w:pPr>
              <w:rPr>
                <w:b/>
                <w:bCs/>
              </w:rPr>
            </w:pPr>
            <w:r w:rsidRPr="007C3599">
              <w:rPr>
                <w:b/>
                <w:bCs/>
              </w:rPr>
              <w:t>Map Layer</w:t>
            </w:r>
          </w:p>
        </w:tc>
        <w:tc>
          <w:tcPr>
            <w:tcW w:w="7560" w:type="dxa"/>
          </w:tcPr>
          <w:p w14:paraId="1F561BCC" w14:textId="77777777" w:rsidR="001A1D92" w:rsidRPr="007C3599" w:rsidRDefault="001A1D92" w:rsidP="00DB2125">
            <w:pPr>
              <w:rPr>
                <w:b/>
                <w:bCs/>
              </w:rPr>
            </w:pPr>
            <w:r w:rsidRPr="007C3599">
              <w:rPr>
                <w:b/>
                <w:bCs/>
              </w:rPr>
              <w:t>All Layers</w:t>
            </w:r>
          </w:p>
        </w:tc>
      </w:tr>
      <w:tr w:rsidR="007C3599" w:rsidRPr="007C3599" w14:paraId="43DA1ABC" w14:textId="77777777" w:rsidTr="00DB2125">
        <w:tc>
          <w:tcPr>
            <w:tcW w:w="2335" w:type="dxa"/>
          </w:tcPr>
          <w:p w14:paraId="3C85F7E8" w14:textId="77777777" w:rsidR="001A1D92" w:rsidRPr="007C3599" w:rsidRDefault="001A1D92" w:rsidP="00DB2125">
            <w:pPr>
              <w:rPr>
                <w:b/>
                <w:bCs/>
              </w:rPr>
            </w:pPr>
            <w:r w:rsidRPr="007C3599">
              <w:rPr>
                <w:b/>
                <w:bCs/>
              </w:rPr>
              <w:t>POIs</w:t>
            </w:r>
          </w:p>
        </w:tc>
        <w:tc>
          <w:tcPr>
            <w:tcW w:w="7560" w:type="dxa"/>
          </w:tcPr>
          <w:p w14:paraId="7A846315" w14:textId="77777777" w:rsidR="001A1D92" w:rsidRPr="007C3599" w:rsidRDefault="001A1D92" w:rsidP="00DB2125">
            <w:pPr>
              <w:rPr>
                <w:b/>
                <w:bCs/>
              </w:rPr>
            </w:pPr>
            <w:r w:rsidRPr="007C3599">
              <w:rPr>
                <w:b/>
                <w:bCs/>
              </w:rPr>
              <w:t>All POIs as specified in the map style</w:t>
            </w:r>
          </w:p>
        </w:tc>
      </w:tr>
    </w:tbl>
    <w:p w14:paraId="21406CC0" w14:textId="77777777" w:rsidR="001A1D92" w:rsidRPr="007C3599" w:rsidRDefault="001A1D92" w:rsidP="001A1D92">
      <w:pPr>
        <w:rPr>
          <w:lang w:val="en"/>
        </w:rPr>
      </w:pPr>
    </w:p>
    <w:p w14:paraId="3F98BC0B" w14:textId="77777777" w:rsidR="001A1D92" w:rsidRPr="007C3599" w:rsidRDefault="001A1D92" w:rsidP="001A1D92">
      <w:pPr>
        <w:keepNext/>
        <w:numPr>
          <w:ilvl w:val="2"/>
          <w:numId w:val="2"/>
        </w:numPr>
        <w:outlineLvl w:val="2"/>
        <w:rPr>
          <w:b/>
          <w:sz w:val="22"/>
          <w:lang w:val="en"/>
        </w:rPr>
      </w:pPr>
      <w:r w:rsidRPr="007C3599">
        <w:rPr>
          <w:b/>
          <w:sz w:val="22"/>
          <w:lang w:val="en"/>
        </w:rPr>
        <w:t>Exception operation (abnormal system)</w:t>
      </w:r>
    </w:p>
    <w:p w14:paraId="6172D7F9" w14:textId="77777777" w:rsidR="001A1D92" w:rsidRPr="007C3599" w:rsidRDefault="001A1D92" w:rsidP="001A1D92">
      <w:pPr>
        <w:widowControl/>
        <w:numPr>
          <w:ilvl w:val="0"/>
          <w:numId w:val="43"/>
        </w:numPr>
        <w:spacing w:after="160" w:line="259" w:lineRule="auto"/>
        <w:contextualSpacing/>
      </w:pPr>
      <w:r w:rsidRPr="007C3599">
        <w:t xml:space="preserve">If there is a loss of connectivity at any time, the HU automatically switches to map tiles in HU flash memory.  </w:t>
      </w:r>
    </w:p>
    <w:p w14:paraId="0DD44D77" w14:textId="77777777" w:rsidR="001A1D92" w:rsidRPr="007C3599" w:rsidRDefault="001A1D92" w:rsidP="001A1D92">
      <w:pPr>
        <w:widowControl/>
        <w:numPr>
          <w:ilvl w:val="0"/>
          <w:numId w:val="43"/>
        </w:numPr>
        <w:spacing w:after="160" w:line="259" w:lineRule="auto"/>
        <w:contextualSpacing/>
      </w:pPr>
      <w:r w:rsidRPr="007C3599">
        <w:t>The user experience is not interrupted or otherwise notified about the switch.</w:t>
      </w:r>
    </w:p>
    <w:p w14:paraId="24AC9830" w14:textId="77777777" w:rsidR="001A1D92" w:rsidRPr="007C3599" w:rsidRDefault="001A1D92" w:rsidP="001A1D92">
      <w:pPr>
        <w:widowControl/>
        <w:spacing w:after="160" w:line="259" w:lineRule="auto"/>
        <w:ind w:left="720"/>
        <w:contextualSpacing/>
      </w:pPr>
    </w:p>
    <w:p w14:paraId="0C5727A2" w14:textId="77777777" w:rsidR="001A1D92" w:rsidRPr="007C3599" w:rsidRDefault="001A1D92" w:rsidP="001A1D92">
      <w:pPr>
        <w:keepNext/>
        <w:numPr>
          <w:ilvl w:val="2"/>
          <w:numId w:val="2"/>
        </w:numPr>
        <w:outlineLvl w:val="2"/>
        <w:rPr>
          <w:b/>
          <w:sz w:val="22"/>
        </w:rPr>
      </w:pPr>
      <w:r w:rsidRPr="007C3599">
        <w:rPr>
          <w:b/>
          <w:sz w:val="22"/>
          <w:lang w:val="en"/>
        </w:rPr>
        <w:t>Other</w:t>
      </w:r>
    </w:p>
    <w:p w14:paraId="06981C31" w14:textId="77777777" w:rsidR="001A1D92" w:rsidRPr="007C3599" w:rsidRDefault="001A1D92" w:rsidP="001A1D92">
      <w:r w:rsidRPr="007C3599">
        <w:rPr>
          <w:lang w:val="en"/>
        </w:rPr>
        <w:t>None in particular</w:t>
      </w:r>
    </w:p>
    <w:p w14:paraId="2BD2C3E4" w14:textId="147E28F8" w:rsidR="005140EB" w:rsidRPr="007C3599" w:rsidRDefault="001A1D92" w:rsidP="001A1D92">
      <w:pPr>
        <w:widowControl/>
        <w:jc w:val="left"/>
      </w:pPr>
      <w:r w:rsidRPr="007C3599">
        <w:br w:type="page"/>
      </w:r>
      <w:r w:rsidR="005140EB" w:rsidRPr="007C3599">
        <w:lastRenderedPageBreak/>
        <w:br w:type="page"/>
      </w:r>
    </w:p>
    <w:p w14:paraId="4FB1BC0C" w14:textId="77777777" w:rsidR="005140EB" w:rsidRPr="007C3599" w:rsidRDefault="005140EB" w:rsidP="005140EB">
      <w:pPr>
        <w:keepNext/>
        <w:numPr>
          <w:ilvl w:val="1"/>
          <w:numId w:val="2"/>
        </w:numPr>
        <w:outlineLvl w:val="1"/>
        <w:rPr>
          <w:b/>
          <w:sz w:val="24"/>
        </w:rPr>
      </w:pPr>
      <w:r w:rsidRPr="007C3599">
        <w:rPr>
          <w:b/>
          <w:sz w:val="24"/>
          <w:lang w:val="en"/>
        </w:rPr>
        <w:lastRenderedPageBreak/>
        <w:t>Map Update Errors and Alerts</w:t>
      </w:r>
    </w:p>
    <w:p w14:paraId="7087F75E" w14:textId="77777777" w:rsidR="005140EB" w:rsidRPr="007C3599" w:rsidRDefault="005140EB" w:rsidP="005140EB">
      <w:pPr>
        <w:keepNext/>
        <w:numPr>
          <w:ilvl w:val="2"/>
          <w:numId w:val="2"/>
        </w:numPr>
        <w:outlineLvl w:val="2"/>
        <w:rPr>
          <w:b/>
          <w:sz w:val="22"/>
        </w:rPr>
      </w:pPr>
      <w:r w:rsidRPr="007C3599">
        <w:rPr>
          <w:b/>
          <w:sz w:val="22"/>
          <w:lang w:val="en"/>
        </w:rPr>
        <w:t>Target countries and regions</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114405D7" w14:textId="77777777" w:rsidTr="00261B65">
        <w:trPr>
          <w:trHeight w:val="247"/>
        </w:trPr>
        <w:tc>
          <w:tcPr>
            <w:tcW w:w="473"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2B29B747" w14:textId="77777777" w:rsidR="005140EB" w:rsidRPr="007C3599" w:rsidRDefault="005140EB" w:rsidP="00261B65">
            <w:pPr>
              <w:jc w:val="center"/>
            </w:pPr>
            <w:r w:rsidRPr="007C3599">
              <w:rPr>
                <w:lang w:val="en"/>
              </w:rPr>
              <w:t>No</w:t>
            </w:r>
          </w:p>
        </w:tc>
        <w:tc>
          <w:tcPr>
            <w:tcW w:w="2226"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7A68E872" w14:textId="77777777" w:rsidR="005140EB" w:rsidRPr="007C3599" w:rsidRDefault="005140EB" w:rsidP="00261B65">
            <w:pPr>
              <w:jc w:val="left"/>
            </w:pPr>
            <w:r w:rsidRPr="007C3599">
              <w:rPr>
                <w:lang w:val="en"/>
              </w:rPr>
              <w:t>service</w:t>
            </w:r>
          </w:p>
        </w:tc>
        <w:tc>
          <w:tcPr>
            <w:tcW w:w="6938"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25AA4C76" w14:textId="77777777" w:rsidR="005140EB" w:rsidRPr="007C3599" w:rsidRDefault="005140EB" w:rsidP="00261B65">
            <w:pPr>
              <w:jc w:val="center"/>
            </w:pPr>
            <w:r w:rsidRPr="007C3599">
              <w:rPr>
                <w:lang w:val="en"/>
              </w:rPr>
              <w:t xml:space="preserve">Target </w:t>
            </w:r>
          </w:p>
        </w:tc>
      </w:tr>
      <w:tr w:rsidR="007C3599" w:rsidRPr="007C3599" w14:paraId="2F890016" w14:textId="77777777" w:rsidTr="00261B65">
        <w:trPr>
          <w:cantSplit/>
          <w:trHeight w:val="1134"/>
        </w:trPr>
        <w:tc>
          <w:tcPr>
            <w:tcW w:w="473" w:type="dxa"/>
            <w:vMerge/>
            <w:tcBorders>
              <w:top w:val="single" w:sz="4" w:space="0" w:color="auto"/>
              <w:left w:val="single" w:sz="4" w:space="0" w:color="auto"/>
              <w:bottom w:val="single" w:sz="4" w:space="0" w:color="auto"/>
              <w:right w:val="single" w:sz="4" w:space="0" w:color="auto"/>
            </w:tcBorders>
            <w:vAlign w:val="center"/>
            <w:hideMark/>
          </w:tcPr>
          <w:p w14:paraId="79A0BAB4" w14:textId="77777777" w:rsidR="005140EB" w:rsidRPr="007C3599" w:rsidRDefault="005140EB" w:rsidP="00261B65">
            <w:pPr>
              <w:widowControl/>
              <w:jc w:val="left"/>
            </w:pPr>
          </w:p>
        </w:tc>
        <w:tc>
          <w:tcPr>
            <w:tcW w:w="2226" w:type="dxa"/>
            <w:vMerge/>
            <w:tcBorders>
              <w:top w:val="single" w:sz="4" w:space="0" w:color="auto"/>
              <w:left w:val="single" w:sz="4" w:space="0" w:color="auto"/>
              <w:bottom w:val="single" w:sz="4" w:space="0" w:color="auto"/>
              <w:right w:val="single" w:sz="4" w:space="0" w:color="auto"/>
            </w:tcBorders>
            <w:vAlign w:val="center"/>
            <w:hideMark/>
          </w:tcPr>
          <w:p w14:paraId="26279509" w14:textId="77777777" w:rsidR="005140EB" w:rsidRPr="007C3599" w:rsidRDefault="005140EB" w:rsidP="00261B65">
            <w:pPr>
              <w:widowControl/>
              <w:jc w:val="left"/>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78D47AB" w14:textId="77777777" w:rsidR="005140EB" w:rsidRPr="007C3599" w:rsidRDefault="005140EB" w:rsidP="00261B65">
            <w:pPr>
              <w:ind w:left="113" w:right="113"/>
              <w:rPr>
                <w:sz w:val="16"/>
              </w:rPr>
            </w:pPr>
            <w:r w:rsidRPr="007C3599">
              <w:rPr>
                <w:sz w:val="16"/>
                <w:lang w:val="en"/>
              </w:rPr>
              <w:t>Japan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2035D4F" w14:textId="77777777" w:rsidR="005140EB" w:rsidRPr="007C3599" w:rsidRDefault="005140EB" w:rsidP="00261B65">
            <w:pPr>
              <w:ind w:left="113" w:right="113"/>
              <w:rPr>
                <w:sz w:val="16"/>
              </w:rPr>
            </w:pPr>
            <w:r w:rsidRPr="007C3599">
              <w:rPr>
                <w:sz w:val="16"/>
                <w:lang w:val="en"/>
              </w:rPr>
              <w:t>North America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61F9902" w14:textId="77777777" w:rsidR="005140EB" w:rsidRPr="007C3599" w:rsidRDefault="005140EB" w:rsidP="00261B65">
            <w:pPr>
              <w:ind w:left="113" w:right="113"/>
              <w:rPr>
                <w:sz w:val="16"/>
              </w:rPr>
            </w:pPr>
            <w:r w:rsidRPr="007C3599">
              <w:rPr>
                <w:sz w:val="16"/>
                <w:lang w:val="en"/>
              </w:rPr>
              <w:t>Europe</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53DBE7C" w14:textId="77777777" w:rsidR="005140EB" w:rsidRPr="007C3599" w:rsidRDefault="005140EB" w:rsidP="00261B65">
            <w:pPr>
              <w:ind w:left="113" w:right="113"/>
              <w:rPr>
                <w:sz w:val="16"/>
              </w:rPr>
            </w:pPr>
            <w:r w:rsidRPr="007C3599">
              <w:rPr>
                <w:sz w:val="16"/>
                <w:lang w:val="en"/>
              </w:rPr>
              <w:t>Oceania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CC1964D" w14:textId="77777777" w:rsidR="005140EB" w:rsidRPr="007C3599" w:rsidRDefault="005140EB" w:rsidP="00261B65">
            <w:pPr>
              <w:ind w:left="113" w:right="113"/>
              <w:rPr>
                <w:sz w:val="16"/>
              </w:rPr>
            </w:pPr>
            <w:r w:rsidRPr="007C3599">
              <w:rPr>
                <w:sz w:val="16"/>
                <w:lang w:val="en"/>
              </w:rPr>
              <w:t>Southeast Asia</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9B00089" w14:textId="77777777" w:rsidR="005140EB" w:rsidRPr="007C3599" w:rsidRDefault="005140EB" w:rsidP="00261B65">
            <w:pPr>
              <w:ind w:left="113" w:right="113"/>
              <w:rPr>
                <w:sz w:val="16"/>
              </w:rPr>
            </w:pPr>
            <w:r w:rsidRPr="007C3599">
              <w:rPr>
                <w:sz w:val="16"/>
                <w:lang w:val="en"/>
              </w:rPr>
              <w:t>India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40114536" w14:textId="77777777" w:rsidR="005140EB" w:rsidRPr="007C3599" w:rsidRDefault="005140EB" w:rsidP="00261B65">
            <w:pPr>
              <w:ind w:left="113" w:right="113"/>
              <w:rPr>
                <w:sz w:val="16"/>
              </w:rPr>
            </w:pPr>
            <w:r w:rsidRPr="007C3599">
              <w:rPr>
                <w:sz w:val="16"/>
                <w:lang w:val="en"/>
              </w:rPr>
              <w:t>Middle East</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199005B" w14:textId="77777777" w:rsidR="005140EB" w:rsidRPr="007C3599" w:rsidRDefault="005140EB" w:rsidP="00261B65">
            <w:pPr>
              <w:ind w:left="113" w:right="113"/>
              <w:rPr>
                <w:sz w:val="16"/>
              </w:rPr>
            </w:pPr>
            <w:r w:rsidRPr="007C3599">
              <w:rPr>
                <w:sz w:val="16"/>
                <w:lang w:val="en"/>
              </w:rPr>
              <w:t xml:space="preserve">South </w:t>
            </w:r>
            <w:proofErr w:type="spellStart"/>
            <w:r w:rsidRPr="007C3599">
              <w:rPr>
                <w:sz w:val="16"/>
                <w:lang w:val="en"/>
              </w:rPr>
              <w:t>america</w:t>
            </w:r>
            <w:proofErr w:type="spellEnd"/>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tcPr>
          <w:p w14:paraId="15AF97CD" w14:textId="77777777" w:rsidR="005140EB" w:rsidRPr="007C3599" w:rsidRDefault="005140EB" w:rsidP="00261B65">
            <w:pPr>
              <w:ind w:left="113" w:right="113"/>
              <w:rPr>
                <w:sz w:val="16"/>
              </w:rPr>
            </w:pPr>
            <w:r w:rsidRPr="007C3599">
              <w:rPr>
                <w:sz w:val="16"/>
                <w:lang w:val="en"/>
              </w:rPr>
              <w:t>South Africa</w:t>
            </w:r>
          </w:p>
          <w:p w14:paraId="0C5F46F4" w14:textId="77777777" w:rsidR="005140EB" w:rsidRPr="007C3599" w:rsidRDefault="005140EB" w:rsidP="00261B65">
            <w:pPr>
              <w:ind w:left="113" w:right="113"/>
              <w:rPr>
                <w:sz w:val="16"/>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E31A9F3" w14:textId="77777777" w:rsidR="005140EB" w:rsidRPr="007C3599" w:rsidRDefault="005140EB" w:rsidP="00261B65">
            <w:pPr>
              <w:ind w:left="113" w:right="113"/>
              <w:rPr>
                <w:sz w:val="16"/>
              </w:rPr>
            </w:pPr>
            <w:r w:rsidRPr="007C3599">
              <w:rPr>
                <w:sz w:val="16"/>
                <w:lang w:val="en"/>
              </w:rPr>
              <w:t>Taiwan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1251A8AB" w14:textId="77777777" w:rsidR="005140EB" w:rsidRPr="007C3599" w:rsidRDefault="005140EB" w:rsidP="00261B65">
            <w:pPr>
              <w:ind w:left="113" w:right="113"/>
              <w:rPr>
                <w:sz w:val="16"/>
              </w:rPr>
            </w:pPr>
            <w:r w:rsidRPr="007C3599">
              <w:rPr>
                <w:sz w:val="16"/>
                <w:lang w:val="en"/>
              </w:rPr>
              <w:t>Hong Kong and Macau</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61C07658" w14:textId="77777777" w:rsidR="005140EB" w:rsidRPr="007C3599" w:rsidRDefault="005140EB" w:rsidP="00261B65">
            <w:pPr>
              <w:ind w:left="113" w:right="113"/>
              <w:rPr>
                <w:sz w:val="16"/>
              </w:rPr>
            </w:pPr>
            <w:r w:rsidRPr="007C3599">
              <w:rPr>
                <w:sz w:val="16"/>
                <w:lang w:val="en"/>
              </w:rPr>
              <w:t>China</w:t>
            </w:r>
          </w:p>
        </w:tc>
      </w:tr>
      <w:tr w:rsidR="007C3599" w:rsidRPr="007C3599" w14:paraId="2A8C526E" w14:textId="77777777" w:rsidTr="00261B65">
        <w:trPr>
          <w:trHeight w:val="93"/>
        </w:trPr>
        <w:tc>
          <w:tcPr>
            <w:tcW w:w="473" w:type="dxa"/>
            <w:tcBorders>
              <w:top w:val="single" w:sz="4" w:space="0" w:color="auto"/>
              <w:left w:val="single" w:sz="4" w:space="0" w:color="auto"/>
              <w:bottom w:val="single" w:sz="4" w:space="0" w:color="auto"/>
              <w:right w:val="single" w:sz="4" w:space="0" w:color="auto"/>
            </w:tcBorders>
            <w:vAlign w:val="center"/>
            <w:hideMark/>
          </w:tcPr>
          <w:p w14:paraId="35D517F8" w14:textId="77777777" w:rsidR="005140EB" w:rsidRPr="007C3599" w:rsidRDefault="005140EB" w:rsidP="00261B65">
            <w:pPr>
              <w:jc w:val="center"/>
            </w:pPr>
            <w:r w:rsidRPr="007C3599">
              <w:rPr>
                <w:lang w:val="en"/>
              </w:rPr>
              <w:t>1</w:t>
            </w:r>
          </w:p>
        </w:tc>
        <w:tc>
          <w:tcPr>
            <w:tcW w:w="2226" w:type="dxa"/>
            <w:tcBorders>
              <w:top w:val="single" w:sz="4" w:space="0" w:color="auto"/>
              <w:left w:val="single" w:sz="4" w:space="0" w:color="auto"/>
              <w:bottom w:val="single" w:sz="4" w:space="0" w:color="auto"/>
              <w:right w:val="single" w:sz="4" w:space="0" w:color="auto"/>
            </w:tcBorders>
            <w:vAlign w:val="center"/>
            <w:hideMark/>
          </w:tcPr>
          <w:p w14:paraId="4B0565FA" w14:textId="14B6B663" w:rsidR="005140EB" w:rsidRPr="007C3599" w:rsidRDefault="005140EB" w:rsidP="00261B65">
            <w:pPr>
              <w:jc w:val="left"/>
              <w:rPr>
                <w:szCs w:val="20"/>
              </w:rPr>
            </w:pPr>
            <w:r w:rsidRPr="007C3599">
              <w:rPr>
                <w:lang w:val="en"/>
              </w:rPr>
              <w:t>By telecommunications equipment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25FC57" w14:textId="77777777" w:rsidR="005140EB" w:rsidRPr="007C3599" w:rsidRDefault="005140EB" w:rsidP="00261B65">
            <w:pPr>
              <w:jc w:val="center"/>
              <w:rPr>
                <w:szCs w:val="20"/>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4E6B40"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8754154"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5580D81" w14:textId="77777777" w:rsidR="005140EB" w:rsidRPr="007C3599" w:rsidRDefault="005140EB" w:rsidP="00261B65">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E0AED7A"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4450C1A"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EE36C8"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8B881BC"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55AC24"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6B9A650" w14:textId="77777777" w:rsidR="005140EB" w:rsidRPr="007C3599" w:rsidRDefault="005140EB" w:rsidP="00261B65">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B2E1E9C" w14:textId="77777777" w:rsidR="005140EB" w:rsidRPr="007C3599" w:rsidRDefault="005140EB" w:rsidP="00261B65">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590E75" w14:textId="77777777" w:rsidR="005140EB" w:rsidRPr="007C3599" w:rsidRDefault="005140EB" w:rsidP="00261B65">
            <w:pPr>
              <w:jc w:val="center"/>
            </w:pPr>
            <w:r w:rsidRPr="007C3599">
              <w:rPr>
                <w:szCs w:val="20"/>
                <w:lang w:val="en"/>
              </w:rPr>
              <w:t>―</w:t>
            </w:r>
          </w:p>
        </w:tc>
      </w:tr>
    </w:tbl>
    <w:p w14:paraId="64431B14" w14:textId="77777777" w:rsidR="005140EB" w:rsidRPr="007C3599" w:rsidRDefault="005140EB" w:rsidP="005140EB">
      <w:pPr>
        <w:keepNext/>
        <w:numPr>
          <w:ilvl w:val="2"/>
          <w:numId w:val="2"/>
        </w:numPr>
        <w:outlineLvl w:val="2"/>
        <w:rPr>
          <w:b/>
          <w:sz w:val="22"/>
        </w:rPr>
      </w:pPr>
      <w:r w:rsidRPr="007C3599">
        <w:rPr>
          <w:b/>
          <w:sz w:val="22"/>
          <w:lang w:val="en"/>
        </w:rPr>
        <w:t>Basic movements (normal system)</w:t>
      </w:r>
    </w:p>
    <w:p w14:paraId="7D72B54A" w14:textId="77777777" w:rsidR="005140EB" w:rsidRPr="007C3599" w:rsidRDefault="005140EB" w:rsidP="005140EB">
      <w:pPr>
        <w:keepNext/>
        <w:outlineLvl w:val="3"/>
        <w:rPr>
          <w:b/>
          <w:bCs/>
          <w:lang w:val="en"/>
        </w:rPr>
      </w:pPr>
      <w:r w:rsidRPr="007C3599">
        <w:rPr>
          <w:b/>
          <w:bCs/>
          <w:lang w:val="en"/>
        </w:rPr>
        <w:t>Service Overview</w:t>
      </w:r>
    </w:p>
    <w:p w14:paraId="34A1CEB8" w14:textId="77777777" w:rsidR="005140EB" w:rsidRPr="007C3599" w:rsidRDefault="005140EB" w:rsidP="005140EB">
      <w:pPr>
        <w:keepNext/>
        <w:outlineLvl w:val="3"/>
        <w:rPr>
          <w:lang w:val="en"/>
        </w:rPr>
      </w:pPr>
      <w:r w:rsidRPr="007C3599">
        <w:rPr>
          <w:lang w:val="en"/>
        </w:rPr>
        <w:t>In the event of an error during map update, the below table outlines how the error is handled and the user experience.</w:t>
      </w:r>
    </w:p>
    <w:p w14:paraId="3E8445FB" w14:textId="77777777" w:rsidR="005140EB" w:rsidRPr="007C3599" w:rsidRDefault="005140EB" w:rsidP="005140EB">
      <w:pPr>
        <w:keepNext/>
        <w:outlineLvl w:val="3"/>
        <w:rPr>
          <w:lang w:val="en"/>
        </w:rPr>
      </w:pPr>
    </w:p>
    <w:tbl>
      <w:tblPr>
        <w:tblStyle w:val="af1"/>
        <w:tblW w:w="0" w:type="auto"/>
        <w:jc w:val="center"/>
        <w:tblLook w:val="04A0" w:firstRow="1" w:lastRow="0" w:firstColumn="1" w:lastColumn="0" w:noHBand="0" w:noVBand="1"/>
      </w:tblPr>
      <w:tblGrid>
        <w:gridCol w:w="853"/>
        <w:gridCol w:w="1414"/>
        <w:gridCol w:w="3021"/>
        <w:gridCol w:w="2931"/>
      </w:tblGrid>
      <w:tr w:rsidR="007C3599" w:rsidRPr="007C3599" w14:paraId="00921ECB" w14:textId="77777777" w:rsidTr="00261B65">
        <w:trPr>
          <w:jc w:val="center"/>
        </w:trPr>
        <w:tc>
          <w:tcPr>
            <w:tcW w:w="853" w:type="dxa"/>
          </w:tcPr>
          <w:p w14:paraId="737D7F8E" w14:textId="77777777" w:rsidR="005140EB" w:rsidRPr="007C3599" w:rsidRDefault="005140EB" w:rsidP="00261B65">
            <w:pPr>
              <w:jc w:val="center"/>
              <w:rPr>
                <w:b/>
              </w:rPr>
            </w:pPr>
            <w:bookmarkStart w:id="6301" w:name="_Hlk532399521"/>
            <w:r w:rsidRPr="007C3599">
              <w:rPr>
                <w:b/>
              </w:rPr>
              <w:t>Sr. No.</w:t>
            </w:r>
          </w:p>
        </w:tc>
        <w:tc>
          <w:tcPr>
            <w:tcW w:w="1414" w:type="dxa"/>
          </w:tcPr>
          <w:p w14:paraId="30934E77" w14:textId="77777777" w:rsidR="005140EB" w:rsidRPr="007C3599" w:rsidRDefault="005140EB" w:rsidP="00261B65">
            <w:pPr>
              <w:jc w:val="center"/>
              <w:rPr>
                <w:b/>
              </w:rPr>
            </w:pPr>
            <w:r w:rsidRPr="007C3599">
              <w:rPr>
                <w:b/>
              </w:rPr>
              <w:t>Error between Navi and..</w:t>
            </w:r>
          </w:p>
        </w:tc>
        <w:tc>
          <w:tcPr>
            <w:tcW w:w="3021" w:type="dxa"/>
          </w:tcPr>
          <w:p w14:paraId="1E360A04" w14:textId="77777777" w:rsidR="005140EB" w:rsidRPr="007C3599" w:rsidRDefault="005140EB" w:rsidP="00261B65">
            <w:pPr>
              <w:jc w:val="center"/>
              <w:rPr>
                <w:b/>
              </w:rPr>
            </w:pPr>
            <w:r w:rsidRPr="007C3599">
              <w:rPr>
                <w:b/>
              </w:rPr>
              <w:t>Trigger</w:t>
            </w:r>
          </w:p>
        </w:tc>
        <w:tc>
          <w:tcPr>
            <w:tcW w:w="2931" w:type="dxa"/>
          </w:tcPr>
          <w:p w14:paraId="1A2B0CAE" w14:textId="77777777" w:rsidR="005140EB" w:rsidRPr="007C3599" w:rsidRDefault="005140EB" w:rsidP="00261B65">
            <w:pPr>
              <w:jc w:val="center"/>
              <w:rPr>
                <w:b/>
              </w:rPr>
            </w:pPr>
            <w:r w:rsidRPr="007C3599">
              <w:rPr>
                <w:b/>
              </w:rPr>
              <w:t>Result</w:t>
            </w:r>
          </w:p>
        </w:tc>
      </w:tr>
      <w:tr w:rsidR="007C3599" w:rsidRPr="007C3599" w14:paraId="60BFC0BA" w14:textId="77777777" w:rsidTr="00261B65">
        <w:trPr>
          <w:jc w:val="center"/>
        </w:trPr>
        <w:tc>
          <w:tcPr>
            <w:tcW w:w="853" w:type="dxa"/>
          </w:tcPr>
          <w:p w14:paraId="00B41257" w14:textId="77777777" w:rsidR="005140EB" w:rsidRPr="007C3599" w:rsidRDefault="005140EB" w:rsidP="00261B65">
            <w:r w:rsidRPr="007C3599">
              <w:t>1</w:t>
            </w:r>
          </w:p>
        </w:tc>
        <w:tc>
          <w:tcPr>
            <w:tcW w:w="1414" w:type="dxa"/>
          </w:tcPr>
          <w:p w14:paraId="173036C0" w14:textId="77777777" w:rsidR="005140EB" w:rsidRPr="007C3599" w:rsidRDefault="005140EB" w:rsidP="00261B65">
            <w:r w:rsidRPr="007C3599">
              <w:t>Map Update Server</w:t>
            </w:r>
          </w:p>
        </w:tc>
        <w:tc>
          <w:tcPr>
            <w:tcW w:w="3021" w:type="dxa"/>
          </w:tcPr>
          <w:p w14:paraId="2FB129FF" w14:textId="77777777" w:rsidR="005140EB" w:rsidRPr="007C3599" w:rsidRDefault="005140EB" w:rsidP="00261B65">
            <w:r w:rsidRPr="007C3599">
              <w:t>Internal server error. Incremental map data is not made.</w:t>
            </w:r>
          </w:p>
        </w:tc>
        <w:tc>
          <w:tcPr>
            <w:tcW w:w="2931" w:type="dxa"/>
          </w:tcPr>
          <w:p w14:paraId="3AA4D658" w14:textId="77777777" w:rsidR="005140EB" w:rsidRPr="007C3599" w:rsidRDefault="005140EB" w:rsidP="00261B65">
            <w:r w:rsidRPr="007C3599">
              <w:t>Do not send Map Data.</w:t>
            </w:r>
          </w:p>
        </w:tc>
      </w:tr>
      <w:tr w:rsidR="007C3599" w:rsidRPr="007C3599" w14:paraId="6CE6ACAA" w14:textId="77777777" w:rsidTr="00261B65">
        <w:trPr>
          <w:jc w:val="center"/>
        </w:trPr>
        <w:tc>
          <w:tcPr>
            <w:tcW w:w="853" w:type="dxa"/>
          </w:tcPr>
          <w:p w14:paraId="37517E21" w14:textId="77777777" w:rsidR="005140EB" w:rsidRPr="007C3599" w:rsidRDefault="005140EB" w:rsidP="00261B65">
            <w:r w:rsidRPr="007C3599">
              <w:t>2</w:t>
            </w:r>
          </w:p>
        </w:tc>
        <w:tc>
          <w:tcPr>
            <w:tcW w:w="1414" w:type="dxa"/>
          </w:tcPr>
          <w:p w14:paraId="4C609AAB" w14:textId="77777777" w:rsidR="005140EB" w:rsidRPr="007C3599" w:rsidRDefault="005140EB" w:rsidP="00261B65">
            <w:r w:rsidRPr="007C3599">
              <w:t>Map Update Server</w:t>
            </w:r>
          </w:p>
        </w:tc>
        <w:tc>
          <w:tcPr>
            <w:tcW w:w="3021" w:type="dxa"/>
          </w:tcPr>
          <w:p w14:paraId="311A746E" w14:textId="77777777" w:rsidR="005140EB" w:rsidRPr="007C3599" w:rsidRDefault="005140EB" w:rsidP="00261B65">
            <w:r w:rsidRPr="007C3599">
              <w:t>Internal System error of Server (E.g. Cannot send a response)</w:t>
            </w:r>
          </w:p>
        </w:tc>
        <w:tc>
          <w:tcPr>
            <w:tcW w:w="2931" w:type="dxa"/>
          </w:tcPr>
          <w:p w14:paraId="5EF15F6C" w14:textId="77777777" w:rsidR="005140EB" w:rsidRPr="007C3599" w:rsidRDefault="005140EB" w:rsidP="00261B65">
            <w:r w:rsidRPr="007C3599">
              <w:t>Send Error code to client server. No notification to user.</w:t>
            </w:r>
          </w:p>
        </w:tc>
      </w:tr>
      <w:tr w:rsidR="007C3599" w:rsidRPr="007C3599" w14:paraId="0EA3971A" w14:textId="77777777" w:rsidTr="00261B65">
        <w:trPr>
          <w:jc w:val="center"/>
        </w:trPr>
        <w:tc>
          <w:tcPr>
            <w:tcW w:w="853" w:type="dxa"/>
          </w:tcPr>
          <w:p w14:paraId="687AEE51" w14:textId="77777777" w:rsidR="005140EB" w:rsidRPr="007C3599" w:rsidRDefault="005140EB" w:rsidP="00261B65">
            <w:r w:rsidRPr="007C3599">
              <w:t>3</w:t>
            </w:r>
          </w:p>
        </w:tc>
        <w:tc>
          <w:tcPr>
            <w:tcW w:w="1414" w:type="dxa"/>
          </w:tcPr>
          <w:p w14:paraId="4F157D4E" w14:textId="77777777" w:rsidR="005140EB" w:rsidRPr="007C3599" w:rsidRDefault="005140EB" w:rsidP="00261B65">
            <w:r w:rsidRPr="007C3599">
              <w:t>Navi Server</w:t>
            </w:r>
          </w:p>
        </w:tc>
        <w:tc>
          <w:tcPr>
            <w:tcW w:w="3021" w:type="dxa"/>
          </w:tcPr>
          <w:p w14:paraId="0674F80D" w14:textId="77777777" w:rsidR="005140EB" w:rsidRPr="007C3599" w:rsidRDefault="005140EB" w:rsidP="00261B65">
            <w:r w:rsidRPr="007C3599">
              <w:t>Error of Map Data from server. Data is not according to the Specification</w:t>
            </w:r>
          </w:p>
        </w:tc>
        <w:tc>
          <w:tcPr>
            <w:tcW w:w="2931" w:type="dxa"/>
          </w:tcPr>
          <w:p w14:paraId="505CAE9D" w14:textId="77777777" w:rsidR="005140EB" w:rsidRPr="007C3599" w:rsidRDefault="005140EB" w:rsidP="00261B65">
            <w:r w:rsidRPr="007C3599">
              <w:t>Send error code to server. No notification to user.</w:t>
            </w:r>
          </w:p>
        </w:tc>
      </w:tr>
      <w:tr w:rsidR="007C3599" w:rsidRPr="007C3599" w14:paraId="530DEB19" w14:textId="77777777" w:rsidTr="00261B65">
        <w:trPr>
          <w:jc w:val="center"/>
        </w:trPr>
        <w:tc>
          <w:tcPr>
            <w:tcW w:w="853" w:type="dxa"/>
          </w:tcPr>
          <w:p w14:paraId="34E880A9" w14:textId="77777777" w:rsidR="005140EB" w:rsidRPr="007C3599" w:rsidRDefault="005140EB" w:rsidP="00261B65">
            <w:r w:rsidRPr="007C3599">
              <w:t>4</w:t>
            </w:r>
          </w:p>
        </w:tc>
        <w:tc>
          <w:tcPr>
            <w:tcW w:w="1414" w:type="dxa"/>
          </w:tcPr>
          <w:p w14:paraId="569CA06B" w14:textId="77777777" w:rsidR="005140EB" w:rsidRPr="007C3599" w:rsidRDefault="005140EB" w:rsidP="00261B65">
            <w:r w:rsidRPr="007C3599">
              <w:t>Map Update Server</w:t>
            </w:r>
          </w:p>
        </w:tc>
        <w:tc>
          <w:tcPr>
            <w:tcW w:w="3021" w:type="dxa"/>
          </w:tcPr>
          <w:p w14:paraId="51C31E95" w14:textId="77777777" w:rsidR="005140EB" w:rsidRPr="007C3599" w:rsidRDefault="005140EB" w:rsidP="00261B65">
            <w:r w:rsidRPr="007C3599">
              <w:t>Communication error during caching map</w:t>
            </w:r>
          </w:p>
        </w:tc>
        <w:tc>
          <w:tcPr>
            <w:tcW w:w="2931" w:type="dxa"/>
          </w:tcPr>
          <w:p w14:paraId="457921AE" w14:textId="77777777" w:rsidR="005140EB" w:rsidRPr="007C3599" w:rsidRDefault="005140EB" w:rsidP="00261B65">
            <w:r w:rsidRPr="007C3599">
              <w:t xml:space="preserve">Retry up to specified number of times. </w:t>
            </w:r>
          </w:p>
        </w:tc>
      </w:tr>
      <w:tr w:rsidR="007C3599" w:rsidRPr="007C3599" w14:paraId="508CD7BB" w14:textId="77777777" w:rsidTr="00261B65">
        <w:trPr>
          <w:jc w:val="center"/>
        </w:trPr>
        <w:tc>
          <w:tcPr>
            <w:tcW w:w="853" w:type="dxa"/>
          </w:tcPr>
          <w:p w14:paraId="58010495" w14:textId="77777777" w:rsidR="005140EB" w:rsidRPr="007C3599" w:rsidRDefault="005140EB" w:rsidP="00261B65">
            <w:r w:rsidRPr="007C3599">
              <w:t>5</w:t>
            </w:r>
          </w:p>
        </w:tc>
        <w:tc>
          <w:tcPr>
            <w:tcW w:w="1414" w:type="dxa"/>
          </w:tcPr>
          <w:p w14:paraId="3A19B48D" w14:textId="77777777" w:rsidR="005140EB" w:rsidRPr="007C3599" w:rsidRDefault="005140EB" w:rsidP="00261B65">
            <w:r w:rsidRPr="007C3599">
              <w:t>Map Update Server</w:t>
            </w:r>
          </w:p>
        </w:tc>
        <w:tc>
          <w:tcPr>
            <w:tcW w:w="3021" w:type="dxa"/>
          </w:tcPr>
          <w:p w14:paraId="073058B2" w14:textId="77777777" w:rsidR="005140EB" w:rsidRPr="007C3599" w:rsidRDefault="005140EB" w:rsidP="00261B65">
            <w:r w:rsidRPr="007C3599">
              <w:t>Communication error during area update.</w:t>
            </w:r>
          </w:p>
        </w:tc>
        <w:tc>
          <w:tcPr>
            <w:tcW w:w="2931" w:type="dxa"/>
          </w:tcPr>
          <w:p w14:paraId="64C7657A" w14:textId="77777777" w:rsidR="005140EB" w:rsidRPr="007C3599" w:rsidRDefault="005140EB" w:rsidP="00261B65">
            <w:r w:rsidRPr="007C3599">
              <w:t>Roll back to previous state before updating</w:t>
            </w:r>
          </w:p>
        </w:tc>
      </w:tr>
      <w:tr w:rsidR="007C3599" w:rsidRPr="007C3599" w14:paraId="0A097F42" w14:textId="77777777" w:rsidTr="00261B65">
        <w:trPr>
          <w:jc w:val="center"/>
        </w:trPr>
        <w:tc>
          <w:tcPr>
            <w:tcW w:w="853" w:type="dxa"/>
          </w:tcPr>
          <w:p w14:paraId="463CF5AD" w14:textId="77777777" w:rsidR="005140EB" w:rsidRPr="007C3599" w:rsidRDefault="005140EB" w:rsidP="00261B65">
            <w:r w:rsidRPr="007C3599">
              <w:t>6</w:t>
            </w:r>
          </w:p>
        </w:tc>
        <w:tc>
          <w:tcPr>
            <w:tcW w:w="1414" w:type="dxa"/>
          </w:tcPr>
          <w:p w14:paraId="2BA9D866" w14:textId="77777777" w:rsidR="005140EB" w:rsidRPr="007C3599" w:rsidDel="00970860" w:rsidRDefault="005140EB" w:rsidP="00261B65">
            <w:r w:rsidRPr="007C3599">
              <w:t xml:space="preserve">Onboard Routing </w:t>
            </w:r>
            <w:r w:rsidRPr="007C3599">
              <w:lastRenderedPageBreak/>
              <w:t>Engine</w:t>
            </w:r>
          </w:p>
        </w:tc>
        <w:tc>
          <w:tcPr>
            <w:tcW w:w="3021" w:type="dxa"/>
          </w:tcPr>
          <w:p w14:paraId="2DDF7FC5" w14:textId="77777777" w:rsidR="005140EB" w:rsidRPr="007C3599" w:rsidDel="00970860" w:rsidRDefault="005140EB" w:rsidP="00261B65">
            <w:r w:rsidRPr="007C3599">
              <w:lastRenderedPageBreak/>
              <w:t xml:space="preserve">Routing Fails due to mismatched map version or </w:t>
            </w:r>
            <w:r w:rsidRPr="007C3599">
              <w:lastRenderedPageBreak/>
              <w:t>missing map data</w:t>
            </w:r>
          </w:p>
        </w:tc>
        <w:tc>
          <w:tcPr>
            <w:tcW w:w="2931" w:type="dxa"/>
          </w:tcPr>
          <w:p w14:paraId="723583AD" w14:textId="77777777" w:rsidR="005140EB" w:rsidRPr="007C3599" w:rsidDel="00970860" w:rsidRDefault="005140EB" w:rsidP="00261B65">
            <w:r w:rsidRPr="007C3599">
              <w:lastRenderedPageBreak/>
              <w:t>Notification of Failure presented to the user</w:t>
            </w:r>
          </w:p>
        </w:tc>
      </w:tr>
    </w:tbl>
    <w:bookmarkEnd w:id="6301"/>
    <w:p w14:paraId="2963C0BF" w14:textId="77777777" w:rsidR="005140EB" w:rsidRPr="007C3599" w:rsidRDefault="005140EB" w:rsidP="005140EB">
      <w:pPr>
        <w:keepNext/>
        <w:numPr>
          <w:ilvl w:val="2"/>
          <w:numId w:val="2"/>
        </w:numPr>
        <w:outlineLvl w:val="2"/>
        <w:rPr>
          <w:b/>
          <w:sz w:val="22"/>
        </w:rPr>
      </w:pPr>
      <w:r w:rsidRPr="007C3599">
        <w:rPr>
          <w:b/>
          <w:sz w:val="22"/>
          <w:lang w:val="en"/>
        </w:rPr>
        <w:t>Requirements for HMI specification</w:t>
      </w:r>
    </w:p>
    <w:p w14:paraId="72E63AF2" w14:textId="77777777" w:rsidR="005140EB" w:rsidRPr="007C3599" w:rsidRDefault="005140EB" w:rsidP="005140EB">
      <w:r w:rsidRPr="007C3599">
        <w:rPr>
          <w:lang w:val="en"/>
        </w:rPr>
        <w:t>None in particular</w:t>
      </w:r>
    </w:p>
    <w:p w14:paraId="057054C6" w14:textId="77777777" w:rsidR="005140EB" w:rsidRPr="007C3599" w:rsidRDefault="005140EB" w:rsidP="005140EB">
      <w:pPr>
        <w:rPr>
          <w:lang w:val="en"/>
        </w:rPr>
      </w:pPr>
    </w:p>
    <w:p w14:paraId="4170D0F9" w14:textId="77777777" w:rsidR="005140EB" w:rsidRPr="007C3599" w:rsidRDefault="005140EB" w:rsidP="005140EB">
      <w:pPr>
        <w:keepNext/>
        <w:numPr>
          <w:ilvl w:val="2"/>
          <w:numId w:val="2"/>
        </w:numPr>
        <w:outlineLvl w:val="2"/>
        <w:rPr>
          <w:b/>
          <w:sz w:val="22"/>
          <w:lang w:val="en"/>
        </w:rPr>
      </w:pPr>
      <w:r w:rsidRPr="007C3599">
        <w:rPr>
          <w:b/>
          <w:sz w:val="22"/>
          <w:lang w:val="en"/>
        </w:rPr>
        <w:t>Custom Items</w:t>
      </w:r>
    </w:p>
    <w:p w14:paraId="200DBE45" w14:textId="77777777" w:rsidR="005140EB" w:rsidRPr="007C3599" w:rsidRDefault="005140EB" w:rsidP="005140EB">
      <w:r w:rsidRPr="007C3599">
        <w:rPr>
          <w:lang w:val="en"/>
        </w:rPr>
        <w:t>None in particular</w:t>
      </w:r>
    </w:p>
    <w:p w14:paraId="4A49206D" w14:textId="77777777" w:rsidR="005140EB" w:rsidRPr="007C3599" w:rsidRDefault="005140EB" w:rsidP="005140EB">
      <w:pPr>
        <w:rPr>
          <w:lang w:val="en"/>
        </w:rPr>
      </w:pPr>
    </w:p>
    <w:p w14:paraId="726DDAC0" w14:textId="77777777" w:rsidR="005140EB" w:rsidRPr="007C3599" w:rsidRDefault="005140EB" w:rsidP="005140EB">
      <w:pPr>
        <w:keepNext/>
        <w:numPr>
          <w:ilvl w:val="2"/>
          <w:numId w:val="2"/>
        </w:numPr>
        <w:outlineLvl w:val="2"/>
        <w:rPr>
          <w:b/>
          <w:sz w:val="22"/>
          <w:lang w:val="en"/>
        </w:rPr>
      </w:pPr>
      <w:r w:rsidRPr="007C3599">
        <w:rPr>
          <w:b/>
          <w:sz w:val="22"/>
          <w:lang w:val="en"/>
        </w:rPr>
        <w:t>Exception operation (abnormal system)</w:t>
      </w:r>
    </w:p>
    <w:p w14:paraId="7B6DD9D4" w14:textId="77777777" w:rsidR="005140EB" w:rsidRPr="007C3599" w:rsidRDefault="005140EB" w:rsidP="005140EB">
      <w:pPr>
        <w:pStyle w:val="af7"/>
        <w:ind w:leftChars="0" w:left="0"/>
      </w:pPr>
      <w:r w:rsidRPr="007C3599">
        <w:rPr>
          <w:lang w:val="en"/>
        </w:rPr>
        <w:t>None in particular</w:t>
      </w:r>
    </w:p>
    <w:p w14:paraId="404A9160" w14:textId="77777777" w:rsidR="005140EB" w:rsidRPr="007C3599" w:rsidRDefault="005140EB" w:rsidP="005140EB">
      <w:pPr>
        <w:widowControl/>
        <w:spacing w:after="160" w:line="259" w:lineRule="auto"/>
        <w:ind w:left="720"/>
        <w:contextualSpacing/>
      </w:pPr>
    </w:p>
    <w:p w14:paraId="07B7F75B" w14:textId="77777777" w:rsidR="005140EB" w:rsidRPr="007C3599" w:rsidRDefault="005140EB" w:rsidP="005140EB">
      <w:pPr>
        <w:keepNext/>
        <w:numPr>
          <w:ilvl w:val="2"/>
          <w:numId w:val="2"/>
        </w:numPr>
        <w:outlineLvl w:val="2"/>
        <w:rPr>
          <w:b/>
          <w:sz w:val="22"/>
        </w:rPr>
      </w:pPr>
      <w:r w:rsidRPr="007C3599">
        <w:rPr>
          <w:b/>
          <w:sz w:val="22"/>
          <w:lang w:val="en"/>
        </w:rPr>
        <w:t>Other</w:t>
      </w:r>
    </w:p>
    <w:p w14:paraId="37990B9E" w14:textId="77777777" w:rsidR="005140EB" w:rsidRPr="007C3599" w:rsidRDefault="005140EB" w:rsidP="005140EB">
      <w:r w:rsidRPr="007C3599">
        <w:rPr>
          <w:lang w:val="en"/>
        </w:rPr>
        <w:t>None in particular</w:t>
      </w:r>
    </w:p>
    <w:p w14:paraId="055F70A9" w14:textId="77777777" w:rsidR="005140EB" w:rsidRPr="007C3599" w:rsidRDefault="005140EB" w:rsidP="005140EB">
      <w:pPr>
        <w:widowControl/>
        <w:jc w:val="left"/>
      </w:pPr>
      <w:r w:rsidRPr="007C3599">
        <w:br w:type="page"/>
      </w:r>
    </w:p>
    <w:p w14:paraId="6D5F56A0" w14:textId="7012554B" w:rsidR="00520DBD" w:rsidRPr="007C3599" w:rsidRDefault="00520DBD" w:rsidP="00520DBD">
      <w:pPr>
        <w:keepNext/>
        <w:numPr>
          <w:ilvl w:val="1"/>
          <w:numId w:val="2"/>
        </w:numPr>
        <w:outlineLvl w:val="1"/>
        <w:rPr>
          <w:b/>
          <w:sz w:val="24"/>
        </w:rPr>
      </w:pPr>
      <w:r w:rsidRPr="007C3599">
        <w:rPr>
          <w:b/>
          <w:sz w:val="24"/>
          <w:lang w:val="en"/>
        </w:rPr>
        <w:lastRenderedPageBreak/>
        <w:t xml:space="preserve">Map Update </w:t>
      </w:r>
      <w:r w:rsidR="006148BB" w:rsidRPr="007C3599">
        <w:rPr>
          <w:b/>
          <w:sz w:val="24"/>
          <w:lang w:val="en"/>
        </w:rPr>
        <w:t>Server Parameters</w:t>
      </w:r>
    </w:p>
    <w:p w14:paraId="7D8B2C8F" w14:textId="77777777" w:rsidR="00520DBD" w:rsidRPr="007C3599" w:rsidRDefault="00520DBD" w:rsidP="00520DBD">
      <w:pPr>
        <w:keepNext/>
        <w:numPr>
          <w:ilvl w:val="2"/>
          <w:numId w:val="2"/>
        </w:numPr>
        <w:outlineLvl w:val="2"/>
        <w:rPr>
          <w:b/>
          <w:sz w:val="22"/>
        </w:rPr>
      </w:pPr>
      <w:r w:rsidRPr="007C3599">
        <w:rPr>
          <w:b/>
          <w:sz w:val="22"/>
          <w:lang w:val="en"/>
        </w:rPr>
        <w:t>Target countries and regions</w:t>
      </w:r>
    </w:p>
    <w:tbl>
      <w:tblPr>
        <w:tblW w:w="9637"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73"/>
        <w:gridCol w:w="2226"/>
        <w:gridCol w:w="578"/>
        <w:gridCol w:w="578"/>
        <w:gridCol w:w="578"/>
        <w:gridCol w:w="578"/>
        <w:gridCol w:w="578"/>
        <w:gridCol w:w="579"/>
        <w:gridCol w:w="578"/>
        <w:gridCol w:w="578"/>
        <w:gridCol w:w="578"/>
        <w:gridCol w:w="578"/>
        <w:gridCol w:w="578"/>
        <w:gridCol w:w="579"/>
      </w:tblGrid>
      <w:tr w:rsidR="007C3599" w:rsidRPr="007C3599" w14:paraId="1B620CA4" w14:textId="77777777" w:rsidTr="00113C46">
        <w:trPr>
          <w:trHeight w:val="247"/>
        </w:trPr>
        <w:tc>
          <w:tcPr>
            <w:tcW w:w="473"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5F3974A4" w14:textId="77777777" w:rsidR="00520DBD" w:rsidRPr="007C3599" w:rsidRDefault="00520DBD" w:rsidP="00113C46">
            <w:pPr>
              <w:jc w:val="center"/>
            </w:pPr>
            <w:r w:rsidRPr="007C3599">
              <w:rPr>
                <w:lang w:val="en"/>
              </w:rPr>
              <w:t>No</w:t>
            </w:r>
          </w:p>
        </w:tc>
        <w:tc>
          <w:tcPr>
            <w:tcW w:w="2226" w:type="dxa"/>
            <w:vMerge w:val="restart"/>
            <w:tcBorders>
              <w:top w:val="single" w:sz="4" w:space="0" w:color="auto"/>
              <w:left w:val="single" w:sz="4" w:space="0" w:color="auto"/>
              <w:bottom w:val="single" w:sz="4" w:space="0" w:color="auto"/>
              <w:right w:val="single" w:sz="4" w:space="0" w:color="auto"/>
            </w:tcBorders>
            <w:shd w:val="clear" w:color="auto" w:fill="66FF99"/>
            <w:vAlign w:val="center"/>
            <w:hideMark/>
          </w:tcPr>
          <w:p w14:paraId="3A3C99CF" w14:textId="77777777" w:rsidR="00520DBD" w:rsidRPr="007C3599" w:rsidRDefault="00520DBD" w:rsidP="00113C46">
            <w:pPr>
              <w:jc w:val="left"/>
            </w:pPr>
            <w:r w:rsidRPr="007C3599">
              <w:rPr>
                <w:lang w:val="en"/>
              </w:rPr>
              <w:t>service</w:t>
            </w:r>
          </w:p>
        </w:tc>
        <w:tc>
          <w:tcPr>
            <w:tcW w:w="6938" w:type="dxa"/>
            <w:gridSpan w:val="12"/>
            <w:tcBorders>
              <w:top w:val="single" w:sz="4" w:space="0" w:color="auto"/>
              <w:left w:val="single" w:sz="4" w:space="0" w:color="auto"/>
              <w:bottom w:val="single" w:sz="4" w:space="0" w:color="auto"/>
              <w:right w:val="single" w:sz="4" w:space="0" w:color="auto"/>
            </w:tcBorders>
            <w:shd w:val="clear" w:color="auto" w:fill="66FF99"/>
            <w:hideMark/>
          </w:tcPr>
          <w:p w14:paraId="41E5790F" w14:textId="77777777" w:rsidR="00520DBD" w:rsidRPr="007C3599" w:rsidRDefault="00520DBD" w:rsidP="00113C46">
            <w:pPr>
              <w:jc w:val="center"/>
            </w:pPr>
            <w:r w:rsidRPr="007C3599">
              <w:rPr>
                <w:lang w:val="en"/>
              </w:rPr>
              <w:t xml:space="preserve">Target </w:t>
            </w:r>
          </w:p>
        </w:tc>
      </w:tr>
      <w:tr w:rsidR="007C3599" w:rsidRPr="007C3599" w14:paraId="3848F80E" w14:textId="77777777" w:rsidTr="00113C46">
        <w:trPr>
          <w:cantSplit/>
          <w:trHeight w:val="1134"/>
        </w:trPr>
        <w:tc>
          <w:tcPr>
            <w:tcW w:w="473" w:type="dxa"/>
            <w:vMerge/>
            <w:tcBorders>
              <w:top w:val="single" w:sz="4" w:space="0" w:color="auto"/>
              <w:left w:val="single" w:sz="4" w:space="0" w:color="auto"/>
              <w:bottom w:val="single" w:sz="4" w:space="0" w:color="auto"/>
              <w:right w:val="single" w:sz="4" w:space="0" w:color="auto"/>
            </w:tcBorders>
            <w:vAlign w:val="center"/>
            <w:hideMark/>
          </w:tcPr>
          <w:p w14:paraId="1B8BC167" w14:textId="77777777" w:rsidR="00520DBD" w:rsidRPr="007C3599" w:rsidRDefault="00520DBD" w:rsidP="00113C46">
            <w:pPr>
              <w:widowControl/>
              <w:jc w:val="left"/>
            </w:pPr>
          </w:p>
        </w:tc>
        <w:tc>
          <w:tcPr>
            <w:tcW w:w="2226" w:type="dxa"/>
            <w:vMerge/>
            <w:tcBorders>
              <w:top w:val="single" w:sz="4" w:space="0" w:color="auto"/>
              <w:left w:val="single" w:sz="4" w:space="0" w:color="auto"/>
              <w:bottom w:val="single" w:sz="4" w:space="0" w:color="auto"/>
              <w:right w:val="single" w:sz="4" w:space="0" w:color="auto"/>
            </w:tcBorders>
            <w:vAlign w:val="center"/>
            <w:hideMark/>
          </w:tcPr>
          <w:p w14:paraId="5B874D61" w14:textId="77777777" w:rsidR="00520DBD" w:rsidRPr="007C3599" w:rsidRDefault="00520DBD" w:rsidP="00113C46">
            <w:pPr>
              <w:widowControl/>
              <w:jc w:val="left"/>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70B06E95" w14:textId="77777777" w:rsidR="00520DBD" w:rsidRPr="007C3599" w:rsidRDefault="00520DBD" w:rsidP="00113C46">
            <w:pPr>
              <w:ind w:left="113" w:right="113"/>
              <w:rPr>
                <w:sz w:val="16"/>
              </w:rPr>
            </w:pPr>
            <w:r w:rsidRPr="007C3599">
              <w:rPr>
                <w:sz w:val="16"/>
                <w:lang w:val="en"/>
              </w:rPr>
              <w:t>Japan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B8F3CFF" w14:textId="77777777" w:rsidR="00520DBD" w:rsidRPr="007C3599" w:rsidRDefault="00520DBD" w:rsidP="00113C46">
            <w:pPr>
              <w:ind w:left="113" w:right="113"/>
              <w:rPr>
                <w:sz w:val="16"/>
              </w:rPr>
            </w:pPr>
            <w:r w:rsidRPr="007C3599">
              <w:rPr>
                <w:sz w:val="16"/>
                <w:lang w:val="en"/>
              </w:rPr>
              <w:t>North America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123C7A6" w14:textId="77777777" w:rsidR="00520DBD" w:rsidRPr="007C3599" w:rsidRDefault="00520DBD" w:rsidP="00113C46">
            <w:pPr>
              <w:ind w:left="113" w:right="113"/>
              <w:rPr>
                <w:sz w:val="16"/>
              </w:rPr>
            </w:pPr>
            <w:r w:rsidRPr="007C3599">
              <w:rPr>
                <w:sz w:val="16"/>
                <w:lang w:val="en"/>
              </w:rPr>
              <w:t>Europe</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4AEE9F2" w14:textId="77777777" w:rsidR="00520DBD" w:rsidRPr="007C3599" w:rsidRDefault="00520DBD" w:rsidP="00113C46">
            <w:pPr>
              <w:ind w:left="113" w:right="113"/>
              <w:rPr>
                <w:sz w:val="16"/>
              </w:rPr>
            </w:pPr>
            <w:r w:rsidRPr="007C3599">
              <w:rPr>
                <w:sz w:val="16"/>
                <w:lang w:val="en"/>
              </w:rPr>
              <w:t>Oceania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551BD0F" w14:textId="77777777" w:rsidR="00520DBD" w:rsidRPr="007C3599" w:rsidRDefault="00520DBD" w:rsidP="00113C46">
            <w:pPr>
              <w:ind w:left="113" w:right="113"/>
              <w:rPr>
                <w:sz w:val="16"/>
              </w:rPr>
            </w:pPr>
            <w:r w:rsidRPr="007C3599">
              <w:rPr>
                <w:sz w:val="16"/>
                <w:lang w:val="en"/>
              </w:rPr>
              <w:t>Southeast Asia</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BCECD14" w14:textId="77777777" w:rsidR="00520DBD" w:rsidRPr="007C3599" w:rsidRDefault="00520DBD" w:rsidP="00113C46">
            <w:pPr>
              <w:ind w:left="113" w:right="113"/>
              <w:rPr>
                <w:sz w:val="16"/>
              </w:rPr>
            </w:pPr>
            <w:r w:rsidRPr="007C3599">
              <w:rPr>
                <w:sz w:val="16"/>
                <w:lang w:val="en"/>
              </w:rPr>
              <w:t>India</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079E4FEF" w14:textId="77777777" w:rsidR="00520DBD" w:rsidRPr="007C3599" w:rsidRDefault="00520DBD" w:rsidP="00113C46">
            <w:pPr>
              <w:ind w:left="113" w:right="113"/>
              <w:rPr>
                <w:sz w:val="16"/>
              </w:rPr>
            </w:pPr>
            <w:r w:rsidRPr="007C3599">
              <w:rPr>
                <w:sz w:val="16"/>
                <w:lang w:val="en"/>
              </w:rPr>
              <w:t>Middle East</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5F6D4B3B" w14:textId="77777777" w:rsidR="00520DBD" w:rsidRPr="007C3599" w:rsidRDefault="00520DBD" w:rsidP="00113C46">
            <w:pPr>
              <w:ind w:left="113" w:right="113"/>
              <w:rPr>
                <w:sz w:val="16"/>
              </w:rPr>
            </w:pPr>
            <w:r w:rsidRPr="007C3599">
              <w:rPr>
                <w:sz w:val="16"/>
                <w:lang w:val="en"/>
              </w:rPr>
              <w:t xml:space="preserve">South </w:t>
            </w:r>
            <w:proofErr w:type="spellStart"/>
            <w:r w:rsidRPr="007C3599">
              <w:rPr>
                <w:sz w:val="16"/>
                <w:lang w:val="en"/>
              </w:rPr>
              <w:t>america</w:t>
            </w:r>
            <w:proofErr w:type="spellEnd"/>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tcPr>
          <w:p w14:paraId="7EEBF43E" w14:textId="77777777" w:rsidR="00520DBD" w:rsidRPr="007C3599" w:rsidRDefault="00520DBD" w:rsidP="00113C46">
            <w:pPr>
              <w:ind w:left="113" w:right="113"/>
              <w:rPr>
                <w:sz w:val="16"/>
              </w:rPr>
            </w:pPr>
            <w:r w:rsidRPr="007C3599">
              <w:rPr>
                <w:sz w:val="16"/>
                <w:lang w:val="en"/>
              </w:rPr>
              <w:t>South Africa</w:t>
            </w:r>
          </w:p>
          <w:p w14:paraId="3D05D83F" w14:textId="77777777" w:rsidR="00520DBD" w:rsidRPr="007C3599" w:rsidRDefault="00520DBD" w:rsidP="00113C46">
            <w:pPr>
              <w:ind w:left="113" w:right="113"/>
              <w:rPr>
                <w:sz w:val="16"/>
              </w:rPr>
            </w:pP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445CE1E" w14:textId="77777777" w:rsidR="00520DBD" w:rsidRPr="007C3599" w:rsidRDefault="00520DBD" w:rsidP="00113C46">
            <w:pPr>
              <w:ind w:left="113" w:right="113"/>
              <w:rPr>
                <w:sz w:val="16"/>
              </w:rPr>
            </w:pPr>
            <w:r w:rsidRPr="007C3599">
              <w:rPr>
                <w:sz w:val="16"/>
                <w:lang w:val="en"/>
              </w:rPr>
              <w:t>Taiwan</w:t>
            </w:r>
          </w:p>
        </w:tc>
        <w:tc>
          <w:tcPr>
            <w:tcW w:w="578"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25011796" w14:textId="77777777" w:rsidR="00520DBD" w:rsidRPr="007C3599" w:rsidRDefault="00520DBD" w:rsidP="00113C46">
            <w:pPr>
              <w:ind w:left="113" w:right="113"/>
              <w:rPr>
                <w:sz w:val="16"/>
              </w:rPr>
            </w:pPr>
            <w:r w:rsidRPr="007C3599">
              <w:rPr>
                <w:sz w:val="16"/>
                <w:lang w:val="en"/>
              </w:rPr>
              <w:t>Hong Kong and Macau</w:t>
            </w:r>
          </w:p>
        </w:tc>
        <w:tc>
          <w:tcPr>
            <w:tcW w:w="579" w:type="dxa"/>
            <w:tcBorders>
              <w:top w:val="single" w:sz="4" w:space="0" w:color="auto"/>
              <w:left w:val="single" w:sz="4" w:space="0" w:color="auto"/>
              <w:bottom w:val="single" w:sz="4" w:space="0" w:color="auto"/>
              <w:right w:val="single" w:sz="4" w:space="0" w:color="auto"/>
            </w:tcBorders>
            <w:shd w:val="clear" w:color="auto" w:fill="66FF99"/>
            <w:textDirection w:val="btLr"/>
            <w:hideMark/>
          </w:tcPr>
          <w:p w14:paraId="35F2A24B" w14:textId="77777777" w:rsidR="00520DBD" w:rsidRPr="007C3599" w:rsidRDefault="00520DBD" w:rsidP="00113C46">
            <w:pPr>
              <w:ind w:left="113" w:right="113"/>
              <w:rPr>
                <w:sz w:val="16"/>
              </w:rPr>
            </w:pPr>
            <w:r w:rsidRPr="007C3599">
              <w:rPr>
                <w:sz w:val="16"/>
                <w:lang w:val="en"/>
              </w:rPr>
              <w:t>China</w:t>
            </w:r>
          </w:p>
        </w:tc>
      </w:tr>
      <w:tr w:rsidR="007C3599" w:rsidRPr="007C3599" w14:paraId="2401EF18" w14:textId="77777777" w:rsidTr="00113C46">
        <w:trPr>
          <w:trHeight w:val="93"/>
        </w:trPr>
        <w:tc>
          <w:tcPr>
            <w:tcW w:w="473" w:type="dxa"/>
            <w:tcBorders>
              <w:top w:val="single" w:sz="4" w:space="0" w:color="auto"/>
              <w:left w:val="single" w:sz="4" w:space="0" w:color="auto"/>
              <w:bottom w:val="single" w:sz="4" w:space="0" w:color="auto"/>
              <w:right w:val="single" w:sz="4" w:space="0" w:color="auto"/>
            </w:tcBorders>
            <w:vAlign w:val="center"/>
            <w:hideMark/>
          </w:tcPr>
          <w:p w14:paraId="6260FEA3" w14:textId="77777777" w:rsidR="00520DBD" w:rsidRPr="007C3599" w:rsidRDefault="00520DBD" w:rsidP="00113C46">
            <w:pPr>
              <w:jc w:val="center"/>
            </w:pPr>
            <w:r w:rsidRPr="007C3599">
              <w:rPr>
                <w:lang w:val="en"/>
              </w:rPr>
              <w:t>1</w:t>
            </w:r>
          </w:p>
        </w:tc>
        <w:tc>
          <w:tcPr>
            <w:tcW w:w="2226" w:type="dxa"/>
            <w:tcBorders>
              <w:top w:val="single" w:sz="4" w:space="0" w:color="auto"/>
              <w:left w:val="single" w:sz="4" w:space="0" w:color="auto"/>
              <w:bottom w:val="single" w:sz="4" w:space="0" w:color="auto"/>
              <w:right w:val="single" w:sz="4" w:space="0" w:color="auto"/>
            </w:tcBorders>
            <w:vAlign w:val="center"/>
            <w:hideMark/>
          </w:tcPr>
          <w:p w14:paraId="3E158CFB" w14:textId="77777777" w:rsidR="00520DBD" w:rsidRPr="007C3599" w:rsidRDefault="00520DBD" w:rsidP="00113C46">
            <w:pPr>
              <w:jc w:val="left"/>
              <w:rPr>
                <w:szCs w:val="20"/>
              </w:rPr>
            </w:pPr>
            <w:r w:rsidRPr="007C3599">
              <w:rPr>
                <w:lang w:val="en"/>
              </w:rPr>
              <w:t>By telecommunications equipment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BCE43E3" w14:textId="77777777" w:rsidR="00520DBD" w:rsidRPr="007C3599" w:rsidRDefault="00520DBD" w:rsidP="00113C46">
            <w:pPr>
              <w:jc w:val="center"/>
              <w:rPr>
                <w:szCs w:val="20"/>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0F38FA" w14:textId="77777777" w:rsidR="00520DBD" w:rsidRPr="007C3599" w:rsidRDefault="00520DBD" w:rsidP="00113C46">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A099CAC" w14:textId="77777777" w:rsidR="00520DBD" w:rsidRPr="007C3599" w:rsidRDefault="00520DBD" w:rsidP="00113C46">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CC41C2" w14:textId="77777777" w:rsidR="00520DBD" w:rsidRPr="007C3599" w:rsidRDefault="00520DBD" w:rsidP="00113C46">
            <w:pPr>
              <w:jc w:val="center"/>
              <w:rPr>
                <w:strike/>
              </w:rP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003900F" w14:textId="77777777" w:rsidR="00520DBD" w:rsidRPr="007C3599" w:rsidRDefault="00520DBD" w:rsidP="00113C46">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3BA6E89" w14:textId="77777777" w:rsidR="00520DBD" w:rsidRPr="007C3599" w:rsidRDefault="00520DBD" w:rsidP="00113C46">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2F4481" w14:textId="77777777" w:rsidR="00520DBD" w:rsidRPr="007C3599" w:rsidRDefault="00520DBD" w:rsidP="00113C46">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A63CE53" w14:textId="77777777" w:rsidR="00520DBD" w:rsidRPr="007C3599" w:rsidRDefault="00520DBD" w:rsidP="00113C46">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EF083E" w14:textId="77777777" w:rsidR="00520DBD" w:rsidRPr="007C3599" w:rsidRDefault="00520DBD" w:rsidP="00113C46">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1BEDF0" w14:textId="77777777" w:rsidR="00520DBD" w:rsidRPr="007C3599" w:rsidRDefault="00520DBD" w:rsidP="00113C46">
            <w:pPr>
              <w:jc w:val="center"/>
            </w:pPr>
            <w:r w:rsidRPr="007C3599">
              <w:rPr>
                <w:szCs w:val="20"/>
                <w:lang w:val="en"/>
              </w:rPr>
              <w:t>―</w:t>
            </w:r>
          </w:p>
        </w:tc>
        <w:tc>
          <w:tcPr>
            <w:tcW w:w="57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C8411F6" w14:textId="77777777" w:rsidR="00520DBD" w:rsidRPr="007C3599" w:rsidRDefault="00520DBD" w:rsidP="00113C46">
            <w:pPr>
              <w:jc w:val="center"/>
            </w:pPr>
            <w:r w:rsidRPr="007C3599">
              <w:rPr>
                <w:szCs w:val="20"/>
                <w:lang w:val="en"/>
              </w:rPr>
              <w:t>―</w:t>
            </w:r>
          </w:p>
        </w:tc>
        <w:tc>
          <w:tcPr>
            <w:tcW w:w="57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B1FB4A" w14:textId="77777777" w:rsidR="00520DBD" w:rsidRPr="007C3599" w:rsidRDefault="00520DBD" w:rsidP="00113C46">
            <w:pPr>
              <w:jc w:val="center"/>
            </w:pPr>
            <w:r w:rsidRPr="007C3599">
              <w:rPr>
                <w:szCs w:val="20"/>
                <w:lang w:val="en"/>
              </w:rPr>
              <w:t>―</w:t>
            </w:r>
          </w:p>
        </w:tc>
      </w:tr>
    </w:tbl>
    <w:p w14:paraId="793E41CF" w14:textId="77777777" w:rsidR="00520DBD" w:rsidRPr="007C3599" w:rsidRDefault="00520DBD" w:rsidP="00520DBD">
      <w:pPr>
        <w:keepNext/>
        <w:numPr>
          <w:ilvl w:val="2"/>
          <w:numId w:val="2"/>
        </w:numPr>
        <w:outlineLvl w:val="2"/>
        <w:rPr>
          <w:b/>
          <w:sz w:val="22"/>
        </w:rPr>
      </w:pPr>
      <w:r w:rsidRPr="007C3599">
        <w:rPr>
          <w:b/>
          <w:sz w:val="22"/>
          <w:lang w:val="en"/>
        </w:rPr>
        <w:t>Basic movements (normal system)</w:t>
      </w:r>
    </w:p>
    <w:p w14:paraId="646FAE17" w14:textId="77777777" w:rsidR="00520DBD" w:rsidRPr="007C3599" w:rsidRDefault="00520DBD" w:rsidP="00520DBD">
      <w:pPr>
        <w:keepNext/>
        <w:outlineLvl w:val="3"/>
        <w:rPr>
          <w:b/>
          <w:bCs/>
          <w:lang w:val="en"/>
        </w:rPr>
      </w:pPr>
      <w:r w:rsidRPr="007C3599">
        <w:rPr>
          <w:b/>
          <w:bCs/>
          <w:lang w:val="en"/>
        </w:rPr>
        <w:t>Service Overview</w:t>
      </w:r>
    </w:p>
    <w:p w14:paraId="2B7686FE" w14:textId="58FE9396" w:rsidR="00520DBD" w:rsidRPr="007C3599" w:rsidRDefault="00520DBD" w:rsidP="00520DBD">
      <w:pPr>
        <w:keepNext/>
        <w:outlineLvl w:val="3"/>
        <w:rPr>
          <w:lang w:val="en"/>
        </w:rPr>
      </w:pPr>
      <w:r w:rsidRPr="007C3599">
        <w:rPr>
          <w:lang w:val="en"/>
        </w:rPr>
        <w:t>The following table outlines the map update configuration parameters that can be controlled from the Server.  The availability of these parameters allows the Navigation Product Owner to make adjustments to map update without changing Head Unit and Map Server software.</w:t>
      </w:r>
      <w:r w:rsidR="00DB2125" w:rsidRPr="007C3599">
        <w:rPr>
          <w:lang w:val="en"/>
        </w:rPr>
        <w:t xml:space="preserve">  Specific values for each parameter in the below table is defined in 0.1_NA_EU_AU_P24MM_Navigation - Server Control Panel Requirements.</w:t>
      </w:r>
    </w:p>
    <w:p w14:paraId="7D25818E" w14:textId="77777777" w:rsidR="00520DBD" w:rsidRPr="007C3599" w:rsidRDefault="00520DBD" w:rsidP="00520DBD">
      <w:pPr>
        <w:keepNext/>
        <w:outlineLvl w:val="3"/>
        <w:rPr>
          <w:lang w:val="en"/>
        </w:rPr>
      </w:pPr>
    </w:p>
    <w:tbl>
      <w:tblPr>
        <w:tblStyle w:val="af1"/>
        <w:tblW w:w="8567" w:type="dxa"/>
        <w:jc w:val="center"/>
        <w:tblLook w:val="04A0" w:firstRow="1" w:lastRow="0" w:firstColumn="1" w:lastColumn="0" w:noHBand="0" w:noVBand="1"/>
      </w:tblPr>
      <w:tblGrid>
        <w:gridCol w:w="625"/>
        <w:gridCol w:w="1642"/>
        <w:gridCol w:w="6300"/>
      </w:tblGrid>
      <w:tr w:rsidR="007C3599" w:rsidRPr="007C3599" w14:paraId="78A4B937" w14:textId="77777777" w:rsidTr="004403E2">
        <w:trPr>
          <w:jc w:val="center"/>
        </w:trPr>
        <w:tc>
          <w:tcPr>
            <w:tcW w:w="625" w:type="dxa"/>
          </w:tcPr>
          <w:p w14:paraId="22E82923" w14:textId="153AE443" w:rsidR="00DB2125" w:rsidRPr="007C3599" w:rsidRDefault="00DB2125" w:rsidP="00113C46">
            <w:pPr>
              <w:jc w:val="center"/>
              <w:rPr>
                <w:b/>
              </w:rPr>
            </w:pPr>
            <w:r w:rsidRPr="007C3599">
              <w:rPr>
                <w:b/>
              </w:rPr>
              <w:t>No</w:t>
            </w:r>
          </w:p>
        </w:tc>
        <w:tc>
          <w:tcPr>
            <w:tcW w:w="1642" w:type="dxa"/>
          </w:tcPr>
          <w:p w14:paraId="3F7EE3A1" w14:textId="14D7078C" w:rsidR="00DB2125" w:rsidRPr="007C3599" w:rsidRDefault="00DB2125" w:rsidP="00113C46">
            <w:pPr>
              <w:jc w:val="center"/>
              <w:rPr>
                <w:b/>
              </w:rPr>
            </w:pPr>
            <w:r w:rsidRPr="007C3599">
              <w:rPr>
                <w:b/>
              </w:rPr>
              <w:t>Parameter</w:t>
            </w:r>
          </w:p>
        </w:tc>
        <w:tc>
          <w:tcPr>
            <w:tcW w:w="6300" w:type="dxa"/>
          </w:tcPr>
          <w:p w14:paraId="59825932" w14:textId="4D6C246B" w:rsidR="00DB2125" w:rsidRPr="007C3599" w:rsidRDefault="00DB2125" w:rsidP="00113C46">
            <w:pPr>
              <w:jc w:val="center"/>
              <w:rPr>
                <w:b/>
              </w:rPr>
            </w:pPr>
            <w:r w:rsidRPr="007C3599">
              <w:rPr>
                <w:b/>
              </w:rPr>
              <w:t>Comment</w:t>
            </w:r>
          </w:p>
        </w:tc>
      </w:tr>
      <w:tr w:rsidR="007C3599" w:rsidRPr="007C3599" w14:paraId="608F7AB4" w14:textId="77777777" w:rsidTr="004403E2">
        <w:trPr>
          <w:jc w:val="center"/>
        </w:trPr>
        <w:tc>
          <w:tcPr>
            <w:tcW w:w="625" w:type="dxa"/>
          </w:tcPr>
          <w:p w14:paraId="626272F5" w14:textId="77777777" w:rsidR="00DB2125" w:rsidRPr="007C3599" w:rsidRDefault="00DB2125" w:rsidP="00113C46">
            <w:r w:rsidRPr="007C3599">
              <w:t>1</w:t>
            </w:r>
          </w:p>
        </w:tc>
        <w:tc>
          <w:tcPr>
            <w:tcW w:w="1642" w:type="dxa"/>
          </w:tcPr>
          <w:p w14:paraId="75E10422" w14:textId="7CAB1B01" w:rsidR="00DB2125" w:rsidRPr="007C3599" w:rsidRDefault="00DB2125" w:rsidP="00113C46">
            <w:r w:rsidRPr="007C3599">
              <w:t>Area around CVP when Routing</w:t>
            </w:r>
          </w:p>
        </w:tc>
        <w:tc>
          <w:tcPr>
            <w:tcW w:w="6300" w:type="dxa"/>
          </w:tcPr>
          <w:p w14:paraId="45EE430F" w14:textId="2645A3A1" w:rsidR="00DB2125" w:rsidRPr="007C3599" w:rsidRDefault="00DB2125" w:rsidP="00113C46">
            <w:r w:rsidRPr="007C3599">
              <w:t>This parameter dictates how much map data around CVP is updated while the user is actively routing</w:t>
            </w:r>
          </w:p>
        </w:tc>
      </w:tr>
      <w:tr w:rsidR="007C3599" w:rsidRPr="007C3599" w14:paraId="046F9583" w14:textId="77777777" w:rsidTr="004403E2">
        <w:trPr>
          <w:jc w:val="center"/>
        </w:trPr>
        <w:tc>
          <w:tcPr>
            <w:tcW w:w="625" w:type="dxa"/>
          </w:tcPr>
          <w:p w14:paraId="7B632693" w14:textId="77777777" w:rsidR="00DB2125" w:rsidRPr="007C3599" w:rsidRDefault="00DB2125" w:rsidP="00113C46">
            <w:r w:rsidRPr="007C3599">
              <w:t>2</w:t>
            </w:r>
          </w:p>
        </w:tc>
        <w:tc>
          <w:tcPr>
            <w:tcW w:w="1642" w:type="dxa"/>
          </w:tcPr>
          <w:p w14:paraId="25CBD7C8" w14:textId="773F2246" w:rsidR="00DB2125" w:rsidRPr="007C3599" w:rsidRDefault="00DB2125" w:rsidP="00113C46">
            <w:r w:rsidRPr="007C3599">
              <w:t>Area around CVP when not routing</w:t>
            </w:r>
          </w:p>
        </w:tc>
        <w:tc>
          <w:tcPr>
            <w:tcW w:w="6300" w:type="dxa"/>
          </w:tcPr>
          <w:p w14:paraId="6331B167" w14:textId="79903F09" w:rsidR="00DB2125" w:rsidRPr="007C3599" w:rsidRDefault="00DB2125" w:rsidP="00113C46">
            <w:r w:rsidRPr="007C3599">
              <w:t>This parameter dictates how much data around CVP is updated when the user is not routing</w:t>
            </w:r>
          </w:p>
        </w:tc>
      </w:tr>
      <w:tr w:rsidR="007C3599" w:rsidRPr="007C3599" w14:paraId="79DFEB0A" w14:textId="77777777" w:rsidTr="004403E2">
        <w:trPr>
          <w:jc w:val="center"/>
        </w:trPr>
        <w:tc>
          <w:tcPr>
            <w:tcW w:w="625" w:type="dxa"/>
          </w:tcPr>
          <w:p w14:paraId="47C774F1" w14:textId="77777777" w:rsidR="00DB2125" w:rsidRPr="007C3599" w:rsidRDefault="00DB2125" w:rsidP="00113C46">
            <w:r w:rsidRPr="007C3599">
              <w:t>3</w:t>
            </w:r>
          </w:p>
        </w:tc>
        <w:tc>
          <w:tcPr>
            <w:tcW w:w="1642" w:type="dxa"/>
          </w:tcPr>
          <w:p w14:paraId="49DE1DCA" w14:textId="669031FF" w:rsidR="00DB2125" w:rsidRPr="007C3599" w:rsidRDefault="00DB2125" w:rsidP="00113C46">
            <w:r w:rsidRPr="007C3599">
              <w:t>Long Route Pre-Fetch</w:t>
            </w:r>
          </w:p>
        </w:tc>
        <w:tc>
          <w:tcPr>
            <w:tcW w:w="6300" w:type="dxa"/>
          </w:tcPr>
          <w:p w14:paraId="7BDA1EE3" w14:textId="431F8485" w:rsidR="00DB2125" w:rsidRPr="007C3599" w:rsidRDefault="00DB2125" w:rsidP="00113C46">
            <w:r w:rsidRPr="007C3599">
              <w:t>This parameter dictates how much map data is downloaded for Long Routes ( Dal to NYC)</w:t>
            </w:r>
          </w:p>
        </w:tc>
      </w:tr>
      <w:tr w:rsidR="007C3599" w:rsidRPr="007C3599" w14:paraId="7A8927C9" w14:textId="77777777" w:rsidTr="004403E2">
        <w:trPr>
          <w:jc w:val="center"/>
        </w:trPr>
        <w:tc>
          <w:tcPr>
            <w:tcW w:w="625" w:type="dxa"/>
          </w:tcPr>
          <w:p w14:paraId="1E48D326" w14:textId="77777777" w:rsidR="00DB2125" w:rsidRPr="007C3599" w:rsidRDefault="00DB2125" w:rsidP="00113C46">
            <w:r w:rsidRPr="007C3599">
              <w:t>4</w:t>
            </w:r>
          </w:p>
        </w:tc>
        <w:tc>
          <w:tcPr>
            <w:tcW w:w="1642" w:type="dxa"/>
          </w:tcPr>
          <w:p w14:paraId="6AD91DA9" w14:textId="7BAEAA4A" w:rsidR="00DB2125" w:rsidRPr="007C3599" w:rsidRDefault="00DB2125" w:rsidP="00113C46">
            <w:r w:rsidRPr="007C3599">
              <w:t>Mitigating No Network Areas</w:t>
            </w:r>
          </w:p>
        </w:tc>
        <w:tc>
          <w:tcPr>
            <w:tcW w:w="6300" w:type="dxa"/>
          </w:tcPr>
          <w:p w14:paraId="79D85030" w14:textId="7023D04E" w:rsidR="00DB2125" w:rsidRPr="007C3599" w:rsidRDefault="00DB2125" w:rsidP="00113C46">
            <w:r w:rsidRPr="007C3599">
              <w:t>This Parameter dictates how much data around “No Network Areas” is pre-fetched at Route Planning</w:t>
            </w:r>
          </w:p>
        </w:tc>
      </w:tr>
      <w:tr w:rsidR="007C3599" w:rsidRPr="007C3599" w14:paraId="492147D0" w14:textId="77777777" w:rsidTr="004403E2">
        <w:trPr>
          <w:jc w:val="center"/>
        </w:trPr>
        <w:tc>
          <w:tcPr>
            <w:tcW w:w="625" w:type="dxa"/>
          </w:tcPr>
          <w:p w14:paraId="7AC84F04" w14:textId="77777777" w:rsidR="00DB2125" w:rsidRPr="007C3599" w:rsidRDefault="00DB2125" w:rsidP="00113C46">
            <w:r w:rsidRPr="007C3599">
              <w:t>5</w:t>
            </w:r>
          </w:p>
        </w:tc>
        <w:tc>
          <w:tcPr>
            <w:tcW w:w="1642" w:type="dxa"/>
          </w:tcPr>
          <w:p w14:paraId="718C362D" w14:textId="05AD4886" w:rsidR="00DB2125" w:rsidRPr="007C3599" w:rsidRDefault="00DB2125" w:rsidP="00113C46">
            <w:r w:rsidRPr="007C3599">
              <w:t>Map Update at ACC-On</w:t>
            </w:r>
          </w:p>
        </w:tc>
        <w:tc>
          <w:tcPr>
            <w:tcW w:w="6300" w:type="dxa"/>
          </w:tcPr>
          <w:p w14:paraId="506B8D87" w14:textId="72FB138C" w:rsidR="00DB2125" w:rsidRPr="007C3599" w:rsidRDefault="00DB2125" w:rsidP="00113C46">
            <w:r w:rsidRPr="007C3599">
              <w:t>This Parameter dictates how much data around CVP is updated at Ignition-On</w:t>
            </w:r>
          </w:p>
        </w:tc>
      </w:tr>
      <w:tr w:rsidR="007C3599" w:rsidRPr="007C3599" w14:paraId="6FA6BBAD" w14:textId="77777777" w:rsidTr="004403E2">
        <w:trPr>
          <w:jc w:val="center"/>
        </w:trPr>
        <w:tc>
          <w:tcPr>
            <w:tcW w:w="625" w:type="dxa"/>
          </w:tcPr>
          <w:p w14:paraId="1CCCD340" w14:textId="77777777" w:rsidR="00DB2125" w:rsidRPr="007C3599" w:rsidRDefault="00DB2125" w:rsidP="00113C46">
            <w:r w:rsidRPr="007C3599">
              <w:t>6</w:t>
            </w:r>
          </w:p>
        </w:tc>
        <w:tc>
          <w:tcPr>
            <w:tcW w:w="1642" w:type="dxa"/>
          </w:tcPr>
          <w:p w14:paraId="78D10C2C" w14:textId="68B9E1E9" w:rsidR="00DB2125" w:rsidRPr="007C3599" w:rsidDel="00970860" w:rsidRDefault="00DB2125" w:rsidP="00113C46">
            <w:r w:rsidRPr="007C3599">
              <w:t>Zoom/Scroll</w:t>
            </w:r>
          </w:p>
        </w:tc>
        <w:tc>
          <w:tcPr>
            <w:tcW w:w="6300" w:type="dxa"/>
          </w:tcPr>
          <w:p w14:paraId="7F36AD63" w14:textId="6DF47538" w:rsidR="00DB2125" w:rsidRPr="007C3599" w:rsidDel="00970860" w:rsidRDefault="00DB2125" w:rsidP="00113C46">
            <w:r w:rsidRPr="007C3599">
              <w:t xml:space="preserve">This Parameter dictates how much data is fetched when the user scrolls or zooms to an area that is not pre-downloaded or </w:t>
            </w:r>
            <w:r w:rsidRPr="007C3599">
              <w:lastRenderedPageBreak/>
              <w:t>outdated.</w:t>
            </w:r>
          </w:p>
        </w:tc>
      </w:tr>
    </w:tbl>
    <w:p w14:paraId="6A7AE0D8" w14:textId="77777777" w:rsidR="00520DBD" w:rsidRPr="007C3599" w:rsidRDefault="00520DBD" w:rsidP="00520DBD">
      <w:pPr>
        <w:keepNext/>
        <w:numPr>
          <w:ilvl w:val="2"/>
          <w:numId w:val="2"/>
        </w:numPr>
        <w:outlineLvl w:val="2"/>
        <w:rPr>
          <w:b/>
          <w:sz w:val="22"/>
        </w:rPr>
      </w:pPr>
      <w:r w:rsidRPr="007C3599">
        <w:rPr>
          <w:b/>
          <w:sz w:val="22"/>
          <w:lang w:val="en"/>
        </w:rPr>
        <w:lastRenderedPageBreak/>
        <w:t>Requirements for HMI specification</w:t>
      </w:r>
    </w:p>
    <w:p w14:paraId="0710A832" w14:textId="77777777" w:rsidR="00520DBD" w:rsidRPr="007C3599" w:rsidRDefault="00520DBD" w:rsidP="00520DBD">
      <w:r w:rsidRPr="007C3599">
        <w:rPr>
          <w:lang w:val="en"/>
        </w:rPr>
        <w:t>None in particular</w:t>
      </w:r>
    </w:p>
    <w:p w14:paraId="251144F5" w14:textId="77777777" w:rsidR="00520DBD" w:rsidRPr="007C3599" w:rsidRDefault="00520DBD" w:rsidP="00520DBD">
      <w:pPr>
        <w:rPr>
          <w:lang w:val="en"/>
        </w:rPr>
      </w:pPr>
    </w:p>
    <w:p w14:paraId="228F26B9" w14:textId="77777777" w:rsidR="00520DBD" w:rsidRPr="007C3599" w:rsidRDefault="00520DBD" w:rsidP="00520DBD">
      <w:pPr>
        <w:keepNext/>
        <w:numPr>
          <w:ilvl w:val="2"/>
          <w:numId w:val="2"/>
        </w:numPr>
        <w:outlineLvl w:val="2"/>
        <w:rPr>
          <w:b/>
          <w:sz w:val="22"/>
          <w:lang w:val="en"/>
        </w:rPr>
      </w:pPr>
      <w:r w:rsidRPr="007C3599">
        <w:rPr>
          <w:b/>
          <w:sz w:val="22"/>
          <w:lang w:val="en"/>
        </w:rPr>
        <w:t>Custom Items</w:t>
      </w:r>
    </w:p>
    <w:p w14:paraId="68CD5821" w14:textId="7D420A09" w:rsidR="00520DBD" w:rsidRPr="007C3599" w:rsidRDefault="00113C46" w:rsidP="004403E2">
      <w:pPr>
        <w:pStyle w:val="af7"/>
        <w:ind w:leftChars="0"/>
        <w:rPr>
          <w:lang w:val="en"/>
        </w:rPr>
      </w:pPr>
      <w:r w:rsidRPr="007C3599">
        <w:rPr>
          <w:lang w:val="en"/>
        </w:rPr>
        <w:t xml:space="preserve">1.  All parameters defined in this section can be updated by the Map Server Admin by editing a text configuration file that clearly defines each parameter and </w:t>
      </w:r>
      <w:proofErr w:type="spellStart"/>
      <w:r w:rsidRPr="007C3599">
        <w:rPr>
          <w:lang w:val="en"/>
        </w:rPr>
        <w:t>it’s</w:t>
      </w:r>
      <w:proofErr w:type="spellEnd"/>
      <w:r w:rsidRPr="007C3599">
        <w:rPr>
          <w:lang w:val="en"/>
        </w:rPr>
        <w:t xml:space="preserve"> current value.</w:t>
      </w:r>
    </w:p>
    <w:p w14:paraId="65DFA60F" w14:textId="77777777" w:rsidR="00113C46" w:rsidRPr="007C3599" w:rsidRDefault="00113C46" w:rsidP="00113C46">
      <w:pPr>
        <w:pStyle w:val="af7"/>
        <w:ind w:leftChars="0"/>
        <w:rPr>
          <w:lang w:val="en"/>
        </w:rPr>
      </w:pPr>
      <w:r w:rsidRPr="007C3599">
        <w:rPr>
          <w:lang w:val="en"/>
        </w:rPr>
        <w:t>2. Once updated, the configuration file is automatically read by the Map Server and the values become part of the active configuration.</w:t>
      </w:r>
    </w:p>
    <w:p w14:paraId="5C285D6D" w14:textId="7ACBE63D" w:rsidR="00113C46" w:rsidRPr="007C3599" w:rsidRDefault="00113C46" w:rsidP="004403E2">
      <w:pPr>
        <w:pStyle w:val="af7"/>
        <w:ind w:leftChars="0"/>
        <w:rPr>
          <w:lang w:val="en"/>
        </w:rPr>
      </w:pPr>
      <w:r w:rsidRPr="007C3599">
        <w:rPr>
          <w:lang w:val="en"/>
        </w:rPr>
        <w:t>3. This customization should be governed by a Release Management Process</w:t>
      </w:r>
    </w:p>
    <w:p w14:paraId="28BACA6C" w14:textId="77777777" w:rsidR="00520DBD" w:rsidRPr="007C3599" w:rsidRDefault="00520DBD" w:rsidP="00520DBD">
      <w:pPr>
        <w:rPr>
          <w:lang w:val="en"/>
        </w:rPr>
      </w:pPr>
    </w:p>
    <w:p w14:paraId="20F4624F" w14:textId="77777777" w:rsidR="00520DBD" w:rsidRPr="007C3599" w:rsidRDefault="00520DBD" w:rsidP="00520DBD">
      <w:pPr>
        <w:keepNext/>
        <w:numPr>
          <w:ilvl w:val="2"/>
          <w:numId w:val="2"/>
        </w:numPr>
        <w:outlineLvl w:val="2"/>
        <w:rPr>
          <w:b/>
          <w:sz w:val="22"/>
          <w:lang w:val="en"/>
        </w:rPr>
      </w:pPr>
      <w:r w:rsidRPr="007C3599">
        <w:rPr>
          <w:b/>
          <w:sz w:val="22"/>
          <w:lang w:val="en"/>
        </w:rPr>
        <w:t>Exception operation (abnormal system)</w:t>
      </w:r>
    </w:p>
    <w:p w14:paraId="5A6C38B4" w14:textId="77777777" w:rsidR="00520DBD" w:rsidRPr="007C3599" w:rsidRDefault="00520DBD" w:rsidP="00520DBD">
      <w:pPr>
        <w:pStyle w:val="af7"/>
        <w:ind w:leftChars="0" w:left="0"/>
      </w:pPr>
      <w:r w:rsidRPr="007C3599">
        <w:rPr>
          <w:lang w:val="en"/>
        </w:rPr>
        <w:t>None in particular</w:t>
      </w:r>
    </w:p>
    <w:p w14:paraId="04C84097" w14:textId="77777777" w:rsidR="00520DBD" w:rsidRPr="007C3599" w:rsidRDefault="00520DBD" w:rsidP="00520DBD">
      <w:pPr>
        <w:widowControl/>
        <w:spacing w:after="160" w:line="259" w:lineRule="auto"/>
        <w:ind w:left="720"/>
        <w:contextualSpacing/>
      </w:pPr>
    </w:p>
    <w:p w14:paraId="11628340" w14:textId="77777777" w:rsidR="00520DBD" w:rsidRPr="007C3599" w:rsidRDefault="00520DBD" w:rsidP="00520DBD">
      <w:pPr>
        <w:keepNext/>
        <w:numPr>
          <w:ilvl w:val="2"/>
          <w:numId w:val="2"/>
        </w:numPr>
        <w:outlineLvl w:val="2"/>
        <w:rPr>
          <w:b/>
          <w:sz w:val="22"/>
        </w:rPr>
      </w:pPr>
      <w:r w:rsidRPr="007C3599">
        <w:rPr>
          <w:b/>
          <w:sz w:val="22"/>
          <w:lang w:val="en"/>
        </w:rPr>
        <w:t>Other</w:t>
      </w:r>
    </w:p>
    <w:p w14:paraId="7B9ADADA" w14:textId="77777777" w:rsidR="00C2172E" w:rsidRPr="007C3599" w:rsidRDefault="00C2172E" w:rsidP="001B5CC7">
      <w:r w:rsidRPr="007C3599">
        <w:rPr>
          <w:lang w:val="en"/>
        </w:rPr>
        <w:t>None in particular</w:t>
      </w:r>
    </w:p>
    <w:p w14:paraId="1258A284" w14:textId="77777777" w:rsidR="00520DBD" w:rsidRPr="007C3599" w:rsidRDefault="00520DBD" w:rsidP="005140EB">
      <w:pPr>
        <w:widowControl/>
        <w:jc w:val="left"/>
      </w:pPr>
    </w:p>
    <w:p w14:paraId="7B4B8766" w14:textId="5CE25203" w:rsidR="00C54986" w:rsidRPr="007C3599" w:rsidRDefault="00C54986" w:rsidP="00D772E0"/>
    <w:sectPr w:rsidR="00C54986" w:rsidRPr="007C3599">
      <w:headerReference w:type="default" r:id="rId37"/>
      <w:footerReference w:type="even" r:id="rId38"/>
      <w:footerReference w:type="default" r:id="rId39"/>
      <w:pgSz w:w="11906" w:h="16838" w:code="9"/>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478" w:author="Kojima Yoshinori／小島　嘉法／AI" w:date="2021-11-12T09:31:00Z" w:initials="KY">
    <w:p w14:paraId="3092D6B2" w14:textId="77777777" w:rsidR="00820640" w:rsidRDefault="00820640" w:rsidP="00F917F0">
      <w:pPr>
        <w:pStyle w:val="af9"/>
      </w:pPr>
      <w:r>
        <w:rPr>
          <w:rStyle w:val="af8"/>
          <w:lang w:val="en"/>
        </w:rPr>
        <w:annotationRef/>
      </w:r>
      <w:r w:rsidRPr="00F22DAE">
        <w:rPr>
          <w:color w:val="FF0000"/>
          <w:lang w:val="en"/>
        </w:rPr>
        <w:t>Removed for content directed by the United States, Europe, and Australia</w:t>
      </w:r>
    </w:p>
  </w:comment>
  <w:comment w:id="2477" w:author="Kojima Yoshinori／小島　嘉法／AI" w:date="2021-11-12T09:31:00Z" w:initials="KY">
    <w:p w14:paraId="2BD793AD" w14:textId="77777777" w:rsidR="00820640" w:rsidRDefault="00820640">
      <w:pPr>
        <w:pStyle w:val="af9"/>
      </w:pPr>
      <w:r>
        <w:rPr>
          <w:rStyle w:val="af8"/>
          <w:lang w:val="en"/>
        </w:rPr>
        <w:annotationRef/>
      </w:r>
      <w:r w:rsidRPr="00F22DAE">
        <w:rPr>
          <w:color w:val="FF0000"/>
          <w:lang w:val="en"/>
        </w:rPr>
        <w:t>Removed for content directed by the United States, Europe, and Australia</w:t>
      </w:r>
    </w:p>
  </w:comment>
  <w:comment w:id="2493" w:author="Kojima Yoshinori／小島　嘉法／AI" w:date="2021-11-11T16:48:00Z" w:initials="KY">
    <w:p w14:paraId="08490C0C" w14:textId="77777777" w:rsidR="00820640" w:rsidRDefault="00820640">
      <w:pPr>
        <w:pStyle w:val="af9"/>
      </w:pPr>
      <w:r>
        <w:rPr>
          <w:rStyle w:val="af8"/>
          <w:lang w:val="en"/>
        </w:rPr>
        <w:annotationRef/>
      </w:r>
      <w:r w:rsidRPr="003732D1">
        <w:rPr>
          <w:color w:val="FF0000"/>
          <w:lang w:val="en"/>
        </w:rPr>
        <w:t>Reflect 21 upgrades</w:t>
      </w:r>
    </w:p>
  </w:comment>
  <w:comment w:id="6300" w:author="Kristian Widjaya" w:date="2022-03-17T23:30:00Z" w:initials="KW">
    <w:p w14:paraId="72F778C6" w14:textId="77777777" w:rsidR="00820640" w:rsidRDefault="00820640">
      <w:pPr>
        <w:pStyle w:val="af9"/>
      </w:pPr>
      <w:r>
        <w:rPr>
          <w:rStyle w:val="af8"/>
        </w:rPr>
        <w:annotationRef/>
      </w:r>
      <w:r>
        <w:t>@Aniket, please review.</w:t>
      </w:r>
    </w:p>
    <w:p w14:paraId="2EFE8F2B" w14:textId="5AED4B6F" w:rsidR="00820640" w:rsidRDefault="00820640">
      <w:pPr>
        <w:pStyle w:val="af9"/>
      </w:pPr>
      <w:r>
        <w:t xml:space="preserve">Yazid added: This is a function of the Map license agreement; we will have to monitor it to determine if we can get this requirement.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92D6B2" w15:done="1"/>
  <w15:commentEx w15:paraId="2BD793AD" w15:done="1"/>
  <w15:commentEx w15:paraId="08490C0C" w15:done="1"/>
  <w15:commentEx w15:paraId="2EFE8F2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76A063" w16cex:dateUtc="2021-11-12T15:31:00Z"/>
  <w16cex:commentExtensible w16cex:durableId="2538B2FD" w16cex:dateUtc="2021-11-12T15:31:00Z"/>
  <w16cex:commentExtensible w16cex:durableId="2537C7E8" w16cex:dateUtc="2021-11-11T22:48:00Z"/>
  <w16cex:commentExtensible w16cex:durableId="25DF2413" w16cex:dateUtc="2022-03-18T0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92D6B2" w16cid:durableId="2676A063"/>
  <w16cid:commentId w16cid:paraId="2BD793AD" w16cid:durableId="2538B2FD"/>
  <w16cid:commentId w16cid:paraId="08490C0C" w16cid:durableId="2537C7E8"/>
  <w16cid:commentId w16cid:paraId="2EFE8F2B" w16cid:durableId="25DF2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FA619" w14:textId="77777777" w:rsidR="00D3458F" w:rsidRDefault="00D3458F" w:rsidP="00202305">
      <w:r>
        <w:rPr>
          <w:lang w:val="en"/>
        </w:rPr>
        <w:separator/>
      </w:r>
    </w:p>
  </w:endnote>
  <w:endnote w:type="continuationSeparator" w:id="0">
    <w:p w14:paraId="670EB741" w14:textId="77777777" w:rsidR="00D3458F" w:rsidRDefault="00D3458F" w:rsidP="00202305">
      <w:r>
        <w:rPr>
          <w:lang w:val="en"/>
        </w:rPr>
        <w:continuationSeparator/>
      </w:r>
    </w:p>
  </w:endnote>
  <w:endnote w:type="continuationNotice" w:id="1">
    <w:p w14:paraId="1F1D8A07" w14:textId="77777777" w:rsidR="00D3458F" w:rsidRDefault="00D345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eiryo UI">
    <w:altName w:val="Yu Gothic"/>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メイリオ">
    <w:altName w:val="Meiryo"/>
    <w:panose1 w:val="020B0604030504040204"/>
    <w:charset w:val="80"/>
    <w:family w:val="modern"/>
    <w:pitch w:val="variable"/>
    <w:sig w:usb0="E00002FF" w:usb1="6AC7FFFF" w:usb2="08000012" w:usb3="00000000" w:csb0="0002009F" w:csb1="00000000"/>
  </w:font>
  <w:font w:name="Toyota Type">
    <w:altName w:val="Calibri"/>
    <w:charset w:val="00"/>
    <w:family w:val="swiss"/>
    <w:pitch w:val="variable"/>
    <w:sig w:usb0="A00002FF" w:usb1="5000205B" w:usb2="00000008"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3F8F3" w14:textId="77777777" w:rsidR="00820640" w:rsidRDefault="00820640" w:rsidP="00202305">
    <w:pPr>
      <w:pStyle w:val="a7"/>
      <w:rPr>
        <w:rStyle w:val="a8"/>
      </w:rPr>
    </w:pPr>
    <w:r>
      <w:rPr>
        <w:rStyle w:val="a8"/>
        <w:lang w:val="en"/>
      </w:rPr>
      <w:fldChar w:fldCharType="begin"/>
    </w:r>
    <w:r>
      <w:rPr>
        <w:rStyle w:val="a8"/>
        <w:lang w:val="en"/>
      </w:rPr>
      <w:instrText xml:space="preserve">PAGE  </w:instrText>
    </w:r>
    <w:r>
      <w:rPr>
        <w:rStyle w:val="a8"/>
        <w:lang w:val="en"/>
      </w:rPr>
      <w:fldChar w:fldCharType="end"/>
    </w:r>
  </w:p>
  <w:p w14:paraId="02925E5E" w14:textId="77777777" w:rsidR="00820640" w:rsidRDefault="00820640" w:rsidP="0020230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A5A25" w14:textId="7D1A9CCC" w:rsidR="00820640" w:rsidRPr="004403E2" w:rsidRDefault="00820640" w:rsidP="00745C26">
    <w:pPr>
      <w:pStyle w:val="a7"/>
      <w:jc w:val="center"/>
    </w:pPr>
    <w:r w:rsidRPr="004403E2">
      <w:rPr>
        <w:lang w:val="en"/>
      </w:rPr>
      <w:t>24MM(Common) Map Update Service Request Specifications</w:t>
    </w:r>
    <w:del w:id="6302" w:author="Tawatari, Masataka/田渡 将隆" w:date="2023-01-05T14:00:00Z">
      <w:r w:rsidRPr="004403E2" w:rsidDel="0024769D">
        <w:rPr>
          <w:lang w:val="en"/>
        </w:rPr>
        <w:delText xml:space="preserve"> Ver </w:delText>
      </w:r>
      <w:r w:rsidDel="0024769D">
        <w:rPr>
          <w:lang w:val="en"/>
        </w:rPr>
        <w:delText>1.</w:delText>
      </w:r>
    </w:del>
    <w:ins w:id="6303" w:author="Kashima, Takuya/鹿島 卓也" w:date="2022-12-13T11:20:00Z">
      <w:del w:id="6304" w:author="Tawatari, Masataka/田渡 将隆" w:date="2023-01-05T14:00:00Z">
        <w:r w:rsidR="00ED7DDC" w:rsidRPr="00ED7DDC" w:rsidDel="0024769D">
          <w:rPr>
            <w:color w:val="FF0000"/>
            <w:lang w:val="en"/>
            <w:rPrChange w:id="6305" w:author="Kashima, Takuya/鹿島 卓也" w:date="2022-12-13T11:20:00Z">
              <w:rPr>
                <w:lang w:val="en"/>
              </w:rPr>
            </w:rPrChange>
          </w:rPr>
          <w:delText>6</w:delText>
        </w:r>
      </w:del>
    </w:ins>
    <w:ins w:id="6306" w:author="Iijima, Akira/飯島 玲" w:date="2022-09-21T14:57:00Z">
      <w:del w:id="6307" w:author="Kashima, Takuya/鹿島 卓也" w:date="2022-12-13T11:20:00Z">
        <w:r w:rsidDel="00ED7DDC">
          <w:rPr>
            <w:lang w:val="en"/>
          </w:rPr>
          <w:delText>5</w:delText>
        </w:r>
      </w:del>
    </w:ins>
    <w:del w:id="6308" w:author="Iijima, Akira/飯島 玲" w:date="2022-09-21T14:57:00Z">
      <w:r w:rsidDel="00847E11">
        <w:rPr>
          <w:lang w:val="en"/>
        </w:rPr>
        <w:delText>1</w:delText>
      </w:r>
    </w:del>
    <w:del w:id="6309" w:author="Tawatari, Masataka/田渡 将隆" w:date="2023-01-05T14:00:00Z">
      <w:r w:rsidDel="0024769D">
        <w:rPr>
          <w:lang w:val="en"/>
        </w:rPr>
        <w:delText>0</w:delText>
      </w:r>
    </w:del>
  </w:p>
  <w:p w14:paraId="25636F27" w14:textId="26D15229" w:rsidR="00820640" w:rsidRDefault="00820640" w:rsidP="0047722B">
    <w:pPr>
      <w:pStyle w:val="a7"/>
      <w:jc w:val="right"/>
      <w:rPr>
        <w:rStyle w:val="a8"/>
      </w:rPr>
    </w:pPr>
    <w:r>
      <w:rPr>
        <w:rStyle w:val="a8"/>
        <w:lang w:val="en"/>
      </w:rPr>
      <w:fldChar w:fldCharType="begin"/>
    </w:r>
    <w:r>
      <w:rPr>
        <w:rStyle w:val="a8"/>
        <w:lang w:val="en"/>
      </w:rPr>
      <w:instrText xml:space="preserve">PAGE  </w:instrText>
    </w:r>
    <w:r>
      <w:rPr>
        <w:rStyle w:val="a8"/>
        <w:lang w:val="en"/>
      </w:rPr>
      <w:fldChar w:fldCharType="separate"/>
    </w:r>
    <w:r w:rsidR="001D06D8">
      <w:rPr>
        <w:rStyle w:val="a8"/>
        <w:noProof/>
        <w:lang w:val="en"/>
      </w:rPr>
      <w:t>2</w:t>
    </w:r>
    <w:r>
      <w:rPr>
        <w:rStyle w:val="a8"/>
        <w:lang w:val="en"/>
      </w:rPr>
      <w:fldChar w:fldCharType="end"/>
    </w:r>
    <w:r>
      <w:rPr>
        <w:rStyle w:val="a8"/>
        <w:lang w:val="en"/>
      </w:rPr>
      <w:t>/</w:t>
    </w:r>
    <w:r>
      <w:rPr>
        <w:rStyle w:val="a8"/>
        <w:lang w:val="en"/>
      </w:rPr>
      <w:fldChar w:fldCharType="begin"/>
    </w:r>
    <w:r>
      <w:rPr>
        <w:rStyle w:val="a8"/>
        <w:lang w:val="en"/>
      </w:rPr>
      <w:instrText xml:space="preserve"> NUMPAGES </w:instrText>
    </w:r>
    <w:r>
      <w:rPr>
        <w:rStyle w:val="a8"/>
        <w:lang w:val="en"/>
      </w:rPr>
      <w:fldChar w:fldCharType="separate"/>
    </w:r>
    <w:r w:rsidR="001D06D8">
      <w:rPr>
        <w:rStyle w:val="a8"/>
        <w:noProof/>
        <w:lang w:val="en"/>
      </w:rPr>
      <w:t>89</w:t>
    </w:r>
    <w:r>
      <w:rPr>
        <w:rStyle w:val="a8"/>
        <w:lang w:val="e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6324A" w14:textId="77777777" w:rsidR="00D3458F" w:rsidRDefault="00D3458F" w:rsidP="00202305">
      <w:r>
        <w:rPr>
          <w:rFonts w:hint="eastAsia"/>
          <w:lang w:val="en"/>
        </w:rPr>
        <w:separator/>
      </w:r>
    </w:p>
  </w:footnote>
  <w:footnote w:type="continuationSeparator" w:id="0">
    <w:p w14:paraId="3E12E0D5" w14:textId="77777777" w:rsidR="00D3458F" w:rsidRDefault="00D3458F" w:rsidP="00202305">
      <w:r>
        <w:rPr>
          <w:lang w:val="en"/>
        </w:rPr>
        <w:continuationSeparator/>
      </w:r>
    </w:p>
  </w:footnote>
  <w:footnote w:type="continuationNotice" w:id="1">
    <w:p w14:paraId="6AEE30D8" w14:textId="77777777" w:rsidR="00D3458F" w:rsidRDefault="00D345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AD36C" w14:textId="325EAD59" w:rsidR="00820640" w:rsidRDefault="00820640" w:rsidP="004F5EE0">
    <w:pPr>
      <w:pStyle w:val="a5"/>
    </w:pPr>
    <w:r w:rsidRPr="002A299C">
      <w:rPr>
        <w:noProof/>
      </w:rPr>
      <w:drawing>
        <wp:inline distT="0" distB="0" distL="0" distR="0" wp14:anchorId="4382E1E1" wp14:editId="3BCDA8F2">
          <wp:extent cx="1207770" cy="750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7770" cy="7505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A89"/>
    <w:multiLevelType w:val="hybridMultilevel"/>
    <w:tmpl w:val="30EAF370"/>
    <w:lvl w:ilvl="0" w:tplc="9E5257D8">
      <w:start w:val="2"/>
      <w:numFmt w:val="bullet"/>
      <w:lvlText w:val="※"/>
      <w:lvlJc w:val="left"/>
      <w:pPr>
        <w:tabs>
          <w:tab w:val="num" w:pos="960"/>
        </w:tabs>
        <w:ind w:left="960" w:hanging="360"/>
      </w:pPr>
      <w:rPr>
        <w:rFonts w:ascii="Meiryo UI" w:eastAsia="Meiryo UI" w:hAnsi="Meiryo UI" w:cs="Times New Roman" w:hint="eastAsia"/>
      </w:rPr>
    </w:lvl>
    <w:lvl w:ilvl="1" w:tplc="0409000B">
      <w:start w:val="1"/>
      <w:numFmt w:val="bullet"/>
      <w:lvlText w:val=""/>
      <w:lvlJc w:val="left"/>
      <w:pPr>
        <w:tabs>
          <w:tab w:val="num" w:pos="1440"/>
        </w:tabs>
        <w:ind w:left="1440" w:hanging="420"/>
      </w:pPr>
      <w:rPr>
        <w:rFonts w:ascii="Wingdings" w:hAnsi="Wingdings" w:hint="default"/>
      </w:rPr>
    </w:lvl>
    <w:lvl w:ilvl="2" w:tplc="0409000D">
      <w:start w:val="1"/>
      <w:numFmt w:val="bullet"/>
      <w:lvlText w:val=""/>
      <w:lvlJc w:val="left"/>
      <w:pPr>
        <w:tabs>
          <w:tab w:val="num" w:pos="1860"/>
        </w:tabs>
        <w:ind w:left="1860" w:hanging="420"/>
      </w:pPr>
      <w:rPr>
        <w:rFonts w:ascii="Wingdings" w:hAnsi="Wingdings" w:hint="default"/>
      </w:rPr>
    </w:lvl>
    <w:lvl w:ilvl="3" w:tplc="04090001">
      <w:start w:val="1"/>
      <w:numFmt w:val="bullet"/>
      <w:lvlText w:val=""/>
      <w:lvlJc w:val="left"/>
      <w:pPr>
        <w:tabs>
          <w:tab w:val="num" w:pos="2280"/>
        </w:tabs>
        <w:ind w:left="2280" w:hanging="420"/>
      </w:pPr>
      <w:rPr>
        <w:rFonts w:ascii="Wingdings" w:hAnsi="Wingdings" w:hint="default"/>
      </w:rPr>
    </w:lvl>
    <w:lvl w:ilvl="4" w:tplc="0409000B">
      <w:start w:val="1"/>
      <w:numFmt w:val="bullet"/>
      <w:lvlText w:val=""/>
      <w:lvlJc w:val="left"/>
      <w:pPr>
        <w:tabs>
          <w:tab w:val="num" w:pos="2700"/>
        </w:tabs>
        <w:ind w:left="2700" w:hanging="420"/>
      </w:pPr>
      <w:rPr>
        <w:rFonts w:ascii="Wingdings" w:hAnsi="Wingdings" w:hint="default"/>
      </w:rPr>
    </w:lvl>
    <w:lvl w:ilvl="5" w:tplc="0409000D">
      <w:start w:val="1"/>
      <w:numFmt w:val="bullet"/>
      <w:lvlText w:val=""/>
      <w:lvlJc w:val="left"/>
      <w:pPr>
        <w:tabs>
          <w:tab w:val="num" w:pos="3120"/>
        </w:tabs>
        <w:ind w:left="3120" w:hanging="420"/>
      </w:pPr>
      <w:rPr>
        <w:rFonts w:ascii="Wingdings" w:hAnsi="Wingdings" w:hint="default"/>
      </w:rPr>
    </w:lvl>
    <w:lvl w:ilvl="6" w:tplc="04090001">
      <w:start w:val="1"/>
      <w:numFmt w:val="bullet"/>
      <w:lvlText w:val=""/>
      <w:lvlJc w:val="left"/>
      <w:pPr>
        <w:tabs>
          <w:tab w:val="num" w:pos="3540"/>
        </w:tabs>
        <w:ind w:left="3540" w:hanging="420"/>
      </w:pPr>
      <w:rPr>
        <w:rFonts w:ascii="Wingdings" w:hAnsi="Wingdings" w:hint="default"/>
      </w:rPr>
    </w:lvl>
    <w:lvl w:ilvl="7" w:tplc="0409000B">
      <w:start w:val="1"/>
      <w:numFmt w:val="bullet"/>
      <w:lvlText w:val=""/>
      <w:lvlJc w:val="left"/>
      <w:pPr>
        <w:tabs>
          <w:tab w:val="num" w:pos="3960"/>
        </w:tabs>
        <w:ind w:left="3960" w:hanging="420"/>
      </w:pPr>
      <w:rPr>
        <w:rFonts w:ascii="Wingdings" w:hAnsi="Wingdings" w:hint="default"/>
      </w:rPr>
    </w:lvl>
    <w:lvl w:ilvl="8" w:tplc="0409000D">
      <w:start w:val="1"/>
      <w:numFmt w:val="bullet"/>
      <w:lvlText w:val=""/>
      <w:lvlJc w:val="left"/>
      <w:pPr>
        <w:tabs>
          <w:tab w:val="num" w:pos="4380"/>
        </w:tabs>
        <w:ind w:left="4380" w:hanging="420"/>
      </w:pPr>
      <w:rPr>
        <w:rFonts w:ascii="Wingdings" w:hAnsi="Wingdings" w:hint="default"/>
      </w:rPr>
    </w:lvl>
  </w:abstractNum>
  <w:abstractNum w:abstractNumId="1" w15:restartNumberingAfterBreak="0">
    <w:nsid w:val="03103525"/>
    <w:multiLevelType w:val="hybridMultilevel"/>
    <w:tmpl w:val="0B5AFA34"/>
    <w:lvl w:ilvl="0" w:tplc="9E4C79AE">
      <w:start w:val="400"/>
      <w:numFmt w:val="bullet"/>
      <w:lvlText w:val="・"/>
      <w:lvlJc w:val="left"/>
      <w:pPr>
        <w:ind w:left="1220" w:hanging="420"/>
      </w:pPr>
      <w:rPr>
        <w:rFonts w:ascii="MS UI Gothic" w:eastAsia="MS UI Gothic" w:hAnsi="MS UI Gothic" w:cs="Times New Roman" w:hint="eastAsia"/>
      </w:rPr>
    </w:lvl>
    <w:lvl w:ilvl="1" w:tplc="0409000B" w:tentative="1">
      <w:start w:val="1"/>
      <w:numFmt w:val="bullet"/>
      <w:lvlText w:val=""/>
      <w:lvlJc w:val="left"/>
      <w:pPr>
        <w:ind w:left="1640" w:hanging="420"/>
      </w:pPr>
      <w:rPr>
        <w:rFonts w:ascii="Wingdings" w:hAnsi="Wingdings" w:hint="default"/>
      </w:rPr>
    </w:lvl>
    <w:lvl w:ilvl="2" w:tplc="0409000D" w:tentative="1">
      <w:start w:val="1"/>
      <w:numFmt w:val="bullet"/>
      <w:lvlText w:val=""/>
      <w:lvlJc w:val="left"/>
      <w:pPr>
        <w:ind w:left="2060" w:hanging="420"/>
      </w:pPr>
      <w:rPr>
        <w:rFonts w:ascii="Wingdings" w:hAnsi="Wingdings" w:hint="default"/>
      </w:rPr>
    </w:lvl>
    <w:lvl w:ilvl="3" w:tplc="04090001" w:tentative="1">
      <w:start w:val="1"/>
      <w:numFmt w:val="bullet"/>
      <w:lvlText w:val=""/>
      <w:lvlJc w:val="left"/>
      <w:pPr>
        <w:ind w:left="2480" w:hanging="420"/>
      </w:pPr>
      <w:rPr>
        <w:rFonts w:ascii="Wingdings" w:hAnsi="Wingdings" w:hint="default"/>
      </w:rPr>
    </w:lvl>
    <w:lvl w:ilvl="4" w:tplc="0409000B" w:tentative="1">
      <w:start w:val="1"/>
      <w:numFmt w:val="bullet"/>
      <w:lvlText w:val=""/>
      <w:lvlJc w:val="left"/>
      <w:pPr>
        <w:ind w:left="2900" w:hanging="420"/>
      </w:pPr>
      <w:rPr>
        <w:rFonts w:ascii="Wingdings" w:hAnsi="Wingdings" w:hint="default"/>
      </w:rPr>
    </w:lvl>
    <w:lvl w:ilvl="5" w:tplc="0409000D" w:tentative="1">
      <w:start w:val="1"/>
      <w:numFmt w:val="bullet"/>
      <w:lvlText w:val=""/>
      <w:lvlJc w:val="left"/>
      <w:pPr>
        <w:ind w:left="3320" w:hanging="420"/>
      </w:pPr>
      <w:rPr>
        <w:rFonts w:ascii="Wingdings" w:hAnsi="Wingdings" w:hint="default"/>
      </w:rPr>
    </w:lvl>
    <w:lvl w:ilvl="6" w:tplc="04090001" w:tentative="1">
      <w:start w:val="1"/>
      <w:numFmt w:val="bullet"/>
      <w:lvlText w:val=""/>
      <w:lvlJc w:val="left"/>
      <w:pPr>
        <w:ind w:left="3740" w:hanging="420"/>
      </w:pPr>
      <w:rPr>
        <w:rFonts w:ascii="Wingdings" w:hAnsi="Wingdings" w:hint="default"/>
      </w:rPr>
    </w:lvl>
    <w:lvl w:ilvl="7" w:tplc="0409000B" w:tentative="1">
      <w:start w:val="1"/>
      <w:numFmt w:val="bullet"/>
      <w:lvlText w:val=""/>
      <w:lvlJc w:val="left"/>
      <w:pPr>
        <w:ind w:left="4160" w:hanging="420"/>
      </w:pPr>
      <w:rPr>
        <w:rFonts w:ascii="Wingdings" w:hAnsi="Wingdings" w:hint="default"/>
      </w:rPr>
    </w:lvl>
    <w:lvl w:ilvl="8" w:tplc="0409000D" w:tentative="1">
      <w:start w:val="1"/>
      <w:numFmt w:val="bullet"/>
      <w:lvlText w:val=""/>
      <w:lvlJc w:val="left"/>
      <w:pPr>
        <w:ind w:left="4580" w:hanging="420"/>
      </w:pPr>
      <w:rPr>
        <w:rFonts w:ascii="Wingdings" w:hAnsi="Wingdings" w:hint="default"/>
      </w:rPr>
    </w:lvl>
  </w:abstractNum>
  <w:abstractNum w:abstractNumId="2" w15:restartNumberingAfterBreak="0">
    <w:nsid w:val="06F46A9B"/>
    <w:multiLevelType w:val="hybridMultilevel"/>
    <w:tmpl w:val="0538B6CA"/>
    <w:lvl w:ilvl="0" w:tplc="04090011">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7AD28AF"/>
    <w:multiLevelType w:val="hybridMultilevel"/>
    <w:tmpl w:val="AD088348"/>
    <w:lvl w:ilvl="0" w:tplc="C5445630">
      <w:start w:val="1"/>
      <w:numFmt w:val="decimalEnclosedCircle"/>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15:restartNumberingAfterBreak="0">
    <w:nsid w:val="0A5F14C9"/>
    <w:multiLevelType w:val="hybridMultilevel"/>
    <w:tmpl w:val="5532D092"/>
    <w:lvl w:ilvl="0" w:tplc="0409000F">
      <w:start w:val="1"/>
      <w:numFmt w:val="decimal"/>
      <w:lvlText w:val="%1."/>
      <w:lvlJc w:val="left"/>
      <w:pPr>
        <w:ind w:left="640" w:hanging="360"/>
      </w:pPr>
      <w:rPr>
        <w:rFonts w:hint="default"/>
      </w:rPr>
    </w:lvl>
    <w:lvl w:ilvl="1" w:tplc="FFFFFFFF">
      <w:start w:val="1"/>
      <w:numFmt w:val="lowerLetter"/>
      <w:lvlText w:val="%2."/>
      <w:lvlJc w:val="left"/>
      <w:pPr>
        <w:ind w:left="1360" w:hanging="360"/>
      </w:pPr>
    </w:lvl>
    <w:lvl w:ilvl="2" w:tplc="FFFFFFFF" w:tentative="1">
      <w:start w:val="1"/>
      <w:numFmt w:val="lowerRoman"/>
      <w:lvlText w:val="%3."/>
      <w:lvlJc w:val="right"/>
      <w:pPr>
        <w:ind w:left="2080" w:hanging="180"/>
      </w:pPr>
    </w:lvl>
    <w:lvl w:ilvl="3" w:tplc="FFFFFFFF" w:tentative="1">
      <w:start w:val="1"/>
      <w:numFmt w:val="decimal"/>
      <w:lvlText w:val="%4."/>
      <w:lvlJc w:val="left"/>
      <w:pPr>
        <w:ind w:left="2800" w:hanging="360"/>
      </w:pPr>
    </w:lvl>
    <w:lvl w:ilvl="4" w:tplc="FFFFFFFF" w:tentative="1">
      <w:start w:val="1"/>
      <w:numFmt w:val="lowerLetter"/>
      <w:lvlText w:val="%5."/>
      <w:lvlJc w:val="left"/>
      <w:pPr>
        <w:ind w:left="3520" w:hanging="360"/>
      </w:pPr>
    </w:lvl>
    <w:lvl w:ilvl="5" w:tplc="FFFFFFFF" w:tentative="1">
      <w:start w:val="1"/>
      <w:numFmt w:val="lowerRoman"/>
      <w:lvlText w:val="%6."/>
      <w:lvlJc w:val="right"/>
      <w:pPr>
        <w:ind w:left="4240" w:hanging="180"/>
      </w:pPr>
    </w:lvl>
    <w:lvl w:ilvl="6" w:tplc="FFFFFFFF" w:tentative="1">
      <w:start w:val="1"/>
      <w:numFmt w:val="decimal"/>
      <w:lvlText w:val="%7."/>
      <w:lvlJc w:val="left"/>
      <w:pPr>
        <w:ind w:left="4960" w:hanging="360"/>
      </w:pPr>
    </w:lvl>
    <w:lvl w:ilvl="7" w:tplc="FFFFFFFF" w:tentative="1">
      <w:start w:val="1"/>
      <w:numFmt w:val="lowerLetter"/>
      <w:lvlText w:val="%8."/>
      <w:lvlJc w:val="left"/>
      <w:pPr>
        <w:ind w:left="5680" w:hanging="360"/>
      </w:pPr>
    </w:lvl>
    <w:lvl w:ilvl="8" w:tplc="FFFFFFFF" w:tentative="1">
      <w:start w:val="1"/>
      <w:numFmt w:val="lowerRoman"/>
      <w:lvlText w:val="%9."/>
      <w:lvlJc w:val="right"/>
      <w:pPr>
        <w:ind w:left="6400" w:hanging="180"/>
      </w:pPr>
    </w:lvl>
  </w:abstractNum>
  <w:abstractNum w:abstractNumId="5" w15:restartNumberingAfterBreak="0">
    <w:nsid w:val="15546418"/>
    <w:multiLevelType w:val="hybridMultilevel"/>
    <w:tmpl w:val="51DE30FE"/>
    <w:lvl w:ilvl="0" w:tplc="C5445630">
      <w:start w:val="1"/>
      <w:numFmt w:val="decimalEnclosedCircle"/>
      <w:lvlText w:val="%1"/>
      <w:lvlJc w:val="left"/>
      <w:pPr>
        <w:ind w:left="84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15:restartNumberingAfterBreak="0">
    <w:nsid w:val="1567415D"/>
    <w:multiLevelType w:val="hybridMultilevel"/>
    <w:tmpl w:val="3544DEDC"/>
    <w:lvl w:ilvl="0" w:tplc="DC24157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6380FFC"/>
    <w:multiLevelType w:val="hybridMultilevel"/>
    <w:tmpl w:val="EBF0E9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310DFA"/>
    <w:multiLevelType w:val="hybridMultilevel"/>
    <w:tmpl w:val="D4928822"/>
    <w:lvl w:ilvl="0" w:tplc="FF9CC86A">
      <w:start w:val="1"/>
      <w:numFmt w:val="decimalEnclosedCircle"/>
      <w:lvlText w:val="%1"/>
      <w:lvlJc w:val="left"/>
      <w:pPr>
        <w:ind w:left="420" w:hanging="420"/>
      </w:pPr>
      <w:rPr>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A833C88"/>
    <w:multiLevelType w:val="multilevel"/>
    <w:tmpl w:val="DA2EC48E"/>
    <w:lvl w:ilvl="0">
      <w:start w:val="1"/>
      <w:numFmt w:val="decimalFullWidth"/>
      <w:suff w:val="nothing"/>
      <w:lvlText w:val="%1．"/>
      <w:lvlJc w:val="left"/>
      <w:pPr>
        <w:ind w:left="0" w:firstLine="0"/>
      </w:pPr>
      <w:rPr>
        <w:rFonts w:ascii="Meiryo UI" w:eastAsia="Meiryo UI" w:hint="eastAsia"/>
        <w:b/>
        <w:i w:val="0"/>
        <w:sz w:val="28"/>
        <w:lang w:val="en-US"/>
      </w:rPr>
    </w:lvl>
    <w:lvl w:ilvl="1">
      <w:start w:val="1"/>
      <w:numFmt w:val="decimalFullWidth"/>
      <w:suff w:val="nothing"/>
      <w:lvlText w:val="%1－%2．"/>
      <w:lvlJc w:val="left"/>
      <w:pPr>
        <w:ind w:left="0" w:firstLine="0"/>
      </w:pPr>
      <w:rPr>
        <w:rFonts w:ascii="Meiryo UI" w:eastAsia="Meiryo UI" w:hint="eastAsia"/>
        <w:b/>
        <w:i w:val="0"/>
        <w:sz w:val="24"/>
        <w:lang w:val="en-US"/>
      </w:rPr>
    </w:lvl>
    <w:lvl w:ilvl="2">
      <w:start w:val="1"/>
      <w:numFmt w:val="decimalFullWidth"/>
      <w:suff w:val="nothing"/>
      <w:lvlText w:val="%1－%2－%3．"/>
      <w:lvlJc w:val="left"/>
      <w:pPr>
        <w:ind w:left="0" w:firstLine="0"/>
      </w:pPr>
      <w:rPr>
        <w:rFonts w:ascii="Meiryo UI" w:eastAsia="Meiryo UI" w:hint="eastAsia"/>
        <w:b/>
        <w:i w:val="0"/>
        <w:color w:val="auto"/>
        <w:sz w:val="22"/>
      </w:rPr>
    </w:lvl>
    <w:lvl w:ilvl="3">
      <w:start w:val="1"/>
      <w:numFmt w:val="decimalFullWidth"/>
      <w:suff w:val="nothing"/>
      <w:lvlText w:val="%1－%2－%3－%4．"/>
      <w:lvlJc w:val="left"/>
      <w:pPr>
        <w:ind w:left="0" w:firstLine="0"/>
      </w:pPr>
      <w:rPr>
        <w:rFonts w:ascii="Meiryo UI" w:eastAsia="Meiryo UI" w:hint="eastAsia"/>
        <w:b/>
        <w:i w:val="0"/>
        <w:sz w:val="21"/>
      </w:rPr>
    </w:lvl>
    <w:lvl w:ilvl="4">
      <w:start w:val="1"/>
      <w:numFmt w:val="decimalFullWidth"/>
      <w:suff w:val="nothing"/>
      <w:lvlText w:val="%1-%2-%3-%4-%5"/>
      <w:lvlJc w:val="left"/>
      <w:pPr>
        <w:ind w:left="0" w:firstLine="0"/>
      </w:pPr>
      <w:rPr>
        <w:rFonts w:hint="eastAsia"/>
      </w:rPr>
    </w:lvl>
    <w:lvl w:ilvl="5">
      <w:start w:val="1"/>
      <w:numFmt w:val="decimalFullWidth"/>
      <w:suff w:val="nothing"/>
      <w:lvlText w:val="%1-%2-%3-%4-%5-%6"/>
      <w:lvlJc w:val="left"/>
      <w:pPr>
        <w:ind w:left="0" w:firstLine="0"/>
      </w:pPr>
      <w:rPr>
        <w:rFonts w:hint="eastAsia"/>
      </w:rPr>
    </w:lvl>
    <w:lvl w:ilvl="6">
      <w:start w:val="1"/>
      <w:numFmt w:val="decimalFullWidth"/>
      <w:suff w:val="nothing"/>
      <w:lvlText w:val="%1-%2-%3-%4-%5-%6-%7"/>
      <w:lvlJc w:val="left"/>
      <w:pPr>
        <w:ind w:left="0" w:firstLine="0"/>
      </w:pPr>
      <w:rPr>
        <w:rFonts w:hint="eastAsia"/>
      </w:rPr>
    </w:lvl>
    <w:lvl w:ilvl="7">
      <w:start w:val="1"/>
      <w:numFmt w:val="decimalFullWidth"/>
      <w:suff w:val="nothing"/>
      <w:lvlText w:val="%1-%2-%3-%4-%5-%6-%7-%8"/>
      <w:lvlJc w:val="left"/>
      <w:pPr>
        <w:ind w:left="0" w:firstLine="0"/>
      </w:pPr>
      <w:rPr>
        <w:rFonts w:hint="eastAsia"/>
      </w:rPr>
    </w:lvl>
    <w:lvl w:ilvl="8">
      <w:start w:val="1"/>
      <w:numFmt w:val="decimalFullWidth"/>
      <w:suff w:val="nothing"/>
      <w:lvlText w:val="%1-%2-%3-%4-%5-%6-%7-%8-%9"/>
      <w:lvlJc w:val="left"/>
      <w:pPr>
        <w:ind w:left="0" w:firstLine="0"/>
      </w:pPr>
      <w:rPr>
        <w:rFonts w:hint="eastAsia"/>
      </w:rPr>
    </w:lvl>
  </w:abstractNum>
  <w:abstractNum w:abstractNumId="10" w15:restartNumberingAfterBreak="0">
    <w:nsid w:val="1B56635D"/>
    <w:multiLevelType w:val="multilevel"/>
    <w:tmpl w:val="37D0A036"/>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1" w15:restartNumberingAfterBreak="0">
    <w:nsid w:val="1E4613BC"/>
    <w:multiLevelType w:val="multilevel"/>
    <w:tmpl w:val="F6C219F6"/>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 w15:restartNumberingAfterBreak="0">
    <w:nsid w:val="217F460E"/>
    <w:multiLevelType w:val="hybridMultilevel"/>
    <w:tmpl w:val="B5D05A32"/>
    <w:lvl w:ilvl="0" w:tplc="AA702DF4">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38F6D33"/>
    <w:multiLevelType w:val="hybridMultilevel"/>
    <w:tmpl w:val="217E50D2"/>
    <w:lvl w:ilvl="0" w:tplc="1D908608">
      <w:start w:val="1"/>
      <w:numFmt w:val="bullet"/>
      <w:lvlText w:val="-"/>
      <w:lvlJc w:val="left"/>
      <w:pPr>
        <w:tabs>
          <w:tab w:val="num" w:pos="720"/>
        </w:tabs>
        <w:ind w:left="720" w:hanging="360"/>
      </w:pPr>
      <w:rPr>
        <w:rFonts w:ascii="Calibri" w:hAnsi="Calibri" w:hint="default"/>
      </w:rPr>
    </w:lvl>
    <w:lvl w:ilvl="1" w:tplc="526699F2" w:tentative="1">
      <w:start w:val="1"/>
      <w:numFmt w:val="bullet"/>
      <w:lvlText w:val="-"/>
      <w:lvlJc w:val="left"/>
      <w:pPr>
        <w:tabs>
          <w:tab w:val="num" w:pos="1440"/>
        </w:tabs>
        <w:ind w:left="1440" w:hanging="360"/>
      </w:pPr>
      <w:rPr>
        <w:rFonts w:ascii="Calibri" w:hAnsi="Calibri" w:hint="default"/>
      </w:rPr>
    </w:lvl>
    <w:lvl w:ilvl="2" w:tplc="545E0C7C" w:tentative="1">
      <w:start w:val="1"/>
      <w:numFmt w:val="bullet"/>
      <w:lvlText w:val="-"/>
      <w:lvlJc w:val="left"/>
      <w:pPr>
        <w:tabs>
          <w:tab w:val="num" w:pos="2160"/>
        </w:tabs>
        <w:ind w:left="2160" w:hanging="360"/>
      </w:pPr>
      <w:rPr>
        <w:rFonts w:ascii="Calibri" w:hAnsi="Calibri" w:hint="default"/>
      </w:rPr>
    </w:lvl>
    <w:lvl w:ilvl="3" w:tplc="4B648E18" w:tentative="1">
      <w:start w:val="1"/>
      <w:numFmt w:val="bullet"/>
      <w:lvlText w:val="-"/>
      <w:lvlJc w:val="left"/>
      <w:pPr>
        <w:tabs>
          <w:tab w:val="num" w:pos="2880"/>
        </w:tabs>
        <w:ind w:left="2880" w:hanging="360"/>
      </w:pPr>
      <w:rPr>
        <w:rFonts w:ascii="Calibri" w:hAnsi="Calibri" w:hint="default"/>
      </w:rPr>
    </w:lvl>
    <w:lvl w:ilvl="4" w:tplc="9A927A70" w:tentative="1">
      <w:start w:val="1"/>
      <w:numFmt w:val="bullet"/>
      <w:lvlText w:val="-"/>
      <w:lvlJc w:val="left"/>
      <w:pPr>
        <w:tabs>
          <w:tab w:val="num" w:pos="3600"/>
        </w:tabs>
        <w:ind w:left="3600" w:hanging="360"/>
      </w:pPr>
      <w:rPr>
        <w:rFonts w:ascii="Calibri" w:hAnsi="Calibri" w:hint="default"/>
      </w:rPr>
    </w:lvl>
    <w:lvl w:ilvl="5" w:tplc="7E2830F6" w:tentative="1">
      <w:start w:val="1"/>
      <w:numFmt w:val="bullet"/>
      <w:lvlText w:val="-"/>
      <w:lvlJc w:val="left"/>
      <w:pPr>
        <w:tabs>
          <w:tab w:val="num" w:pos="4320"/>
        </w:tabs>
        <w:ind w:left="4320" w:hanging="360"/>
      </w:pPr>
      <w:rPr>
        <w:rFonts w:ascii="Calibri" w:hAnsi="Calibri" w:hint="default"/>
      </w:rPr>
    </w:lvl>
    <w:lvl w:ilvl="6" w:tplc="B62AF7A6" w:tentative="1">
      <w:start w:val="1"/>
      <w:numFmt w:val="bullet"/>
      <w:lvlText w:val="-"/>
      <w:lvlJc w:val="left"/>
      <w:pPr>
        <w:tabs>
          <w:tab w:val="num" w:pos="5040"/>
        </w:tabs>
        <w:ind w:left="5040" w:hanging="360"/>
      </w:pPr>
      <w:rPr>
        <w:rFonts w:ascii="Calibri" w:hAnsi="Calibri" w:hint="default"/>
      </w:rPr>
    </w:lvl>
    <w:lvl w:ilvl="7" w:tplc="45DEB3A2" w:tentative="1">
      <w:start w:val="1"/>
      <w:numFmt w:val="bullet"/>
      <w:lvlText w:val="-"/>
      <w:lvlJc w:val="left"/>
      <w:pPr>
        <w:tabs>
          <w:tab w:val="num" w:pos="5760"/>
        </w:tabs>
        <w:ind w:left="5760" w:hanging="360"/>
      </w:pPr>
      <w:rPr>
        <w:rFonts w:ascii="Calibri" w:hAnsi="Calibri" w:hint="default"/>
      </w:rPr>
    </w:lvl>
    <w:lvl w:ilvl="8" w:tplc="CB38BD72" w:tentative="1">
      <w:start w:val="1"/>
      <w:numFmt w:val="bullet"/>
      <w:lvlText w:val="-"/>
      <w:lvlJc w:val="left"/>
      <w:pPr>
        <w:tabs>
          <w:tab w:val="num" w:pos="6480"/>
        </w:tabs>
        <w:ind w:left="6480" w:hanging="360"/>
      </w:pPr>
      <w:rPr>
        <w:rFonts w:ascii="Calibri" w:hAnsi="Calibri" w:hint="default"/>
      </w:rPr>
    </w:lvl>
  </w:abstractNum>
  <w:abstractNum w:abstractNumId="14" w15:restartNumberingAfterBreak="0">
    <w:nsid w:val="250C6EF5"/>
    <w:multiLevelType w:val="multilevel"/>
    <w:tmpl w:val="E196B73C"/>
    <w:lvl w:ilvl="0">
      <w:start w:val="1"/>
      <w:numFmt w:val="decimal"/>
      <w:lvlText w:val="%1."/>
      <w:lvlJc w:val="left"/>
      <w:pPr>
        <w:ind w:left="840" w:firstLine="0"/>
      </w:pPr>
      <w:rPr>
        <w:rFonts w:hint="eastAsia"/>
        <w:b/>
        <w:i w:val="0"/>
        <w:sz w:val="28"/>
      </w:rPr>
    </w:lvl>
    <w:lvl w:ilvl="1">
      <w:start w:val="1"/>
      <w:numFmt w:val="decimalFullWidth"/>
      <w:suff w:val="nothing"/>
      <w:lvlText w:val="%1－%2．"/>
      <w:lvlJc w:val="left"/>
      <w:pPr>
        <w:ind w:left="840" w:firstLine="0"/>
      </w:pPr>
      <w:rPr>
        <w:rFonts w:ascii="Meiryo UI" w:eastAsia="Meiryo UI" w:hint="eastAsia"/>
        <w:b/>
        <w:i w:val="0"/>
        <w:sz w:val="24"/>
        <w:lang w:val="en-US"/>
      </w:rPr>
    </w:lvl>
    <w:lvl w:ilvl="2">
      <w:start w:val="1"/>
      <w:numFmt w:val="decimalFullWidth"/>
      <w:suff w:val="nothing"/>
      <w:lvlText w:val="%1－%2－%3．"/>
      <w:lvlJc w:val="left"/>
      <w:pPr>
        <w:ind w:left="840" w:firstLine="0"/>
      </w:pPr>
      <w:rPr>
        <w:rFonts w:ascii="Meiryo UI" w:eastAsia="Meiryo UI" w:hint="eastAsia"/>
        <w:b/>
        <w:i w:val="0"/>
        <w:color w:val="auto"/>
        <w:sz w:val="22"/>
      </w:rPr>
    </w:lvl>
    <w:lvl w:ilvl="3">
      <w:start w:val="1"/>
      <w:numFmt w:val="decimalFullWidth"/>
      <w:suff w:val="nothing"/>
      <w:lvlText w:val="%1－%2－%3－%4．"/>
      <w:lvlJc w:val="left"/>
      <w:pPr>
        <w:ind w:left="840" w:firstLine="0"/>
      </w:pPr>
      <w:rPr>
        <w:rFonts w:ascii="Meiryo UI" w:eastAsia="Meiryo UI" w:hint="eastAsia"/>
        <w:b/>
        <w:i w:val="0"/>
        <w:sz w:val="21"/>
      </w:rPr>
    </w:lvl>
    <w:lvl w:ilvl="4">
      <w:start w:val="1"/>
      <w:numFmt w:val="decimalFullWidth"/>
      <w:suff w:val="nothing"/>
      <w:lvlText w:val="%1-%2-%3-%4-%5"/>
      <w:lvlJc w:val="left"/>
      <w:pPr>
        <w:ind w:left="840" w:firstLine="0"/>
      </w:pPr>
      <w:rPr>
        <w:rFonts w:hint="eastAsia"/>
      </w:rPr>
    </w:lvl>
    <w:lvl w:ilvl="5">
      <w:start w:val="1"/>
      <w:numFmt w:val="decimalFullWidth"/>
      <w:suff w:val="nothing"/>
      <w:lvlText w:val="%1-%2-%3-%4-%5-%6"/>
      <w:lvlJc w:val="left"/>
      <w:pPr>
        <w:ind w:left="840" w:firstLine="0"/>
      </w:pPr>
      <w:rPr>
        <w:rFonts w:hint="eastAsia"/>
      </w:rPr>
    </w:lvl>
    <w:lvl w:ilvl="6">
      <w:start w:val="1"/>
      <w:numFmt w:val="decimalFullWidth"/>
      <w:suff w:val="nothing"/>
      <w:lvlText w:val="%1-%2-%3-%4-%5-%6-%7"/>
      <w:lvlJc w:val="left"/>
      <w:pPr>
        <w:ind w:left="840" w:firstLine="0"/>
      </w:pPr>
      <w:rPr>
        <w:rFonts w:hint="eastAsia"/>
      </w:rPr>
    </w:lvl>
    <w:lvl w:ilvl="7">
      <w:start w:val="1"/>
      <w:numFmt w:val="decimalFullWidth"/>
      <w:suff w:val="nothing"/>
      <w:lvlText w:val="%1-%2-%3-%4-%5-%6-%7-%8"/>
      <w:lvlJc w:val="left"/>
      <w:pPr>
        <w:ind w:left="840" w:firstLine="0"/>
      </w:pPr>
      <w:rPr>
        <w:rFonts w:hint="eastAsia"/>
      </w:rPr>
    </w:lvl>
    <w:lvl w:ilvl="8">
      <w:start w:val="1"/>
      <w:numFmt w:val="decimalFullWidth"/>
      <w:suff w:val="nothing"/>
      <w:lvlText w:val="%1-%2-%3-%4-%5-%6-%7-%8-%9"/>
      <w:lvlJc w:val="left"/>
      <w:pPr>
        <w:ind w:left="840" w:firstLine="0"/>
      </w:pPr>
      <w:rPr>
        <w:rFonts w:hint="eastAsia"/>
      </w:rPr>
    </w:lvl>
  </w:abstractNum>
  <w:abstractNum w:abstractNumId="15" w15:restartNumberingAfterBreak="0">
    <w:nsid w:val="27995F5D"/>
    <w:multiLevelType w:val="hybridMultilevel"/>
    <w:tmpl w:val="B76A1436"/>
    <w:lvl w:ilvl="0" w:tplc="0409000F">
      <w:start w:val="1"/>
      <w:numFmt w:val="decimal"/>
      <w:lvlText w:val="%1."/>
      <w:lvlJc w:val="left"/>
      <w:pPr>
        <w:ind w:left="1320" w:hanging="360"/>
      </w:pPr>
    </w:lvl>
    <w:lvl w:ilvl="1" w:tplc="04090019">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6" w15:restartNumberingAfterBreak="0">
    <w:nsid w:val="292535C7"/>
    <w:multiLevelType w:val="hybridMultilevel"/>
    <w:tmpl w:val="B1ACCA36"/>
    <w:lvl w:ilvl="0" w:tplc="9E4C79AE">
      <w:start w:val="400"/>
      <w:numFmt w:val="bullet"/>
      <w:lvlText w:val="・"/>
      <w:lvlJc w:val="left"/>
      <w:pPr>
        <w:ind w:left="420" w:hanging="420"/>
      </w:pPr>
      <w:rPr>
        <w:rFonts w:ascii="MS UI Gothic" w:eastAsia="MS UI Gothic" w:hAnsi="MS UI Gothic"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2B4833F2"/>
    <w:multiLevelType w:val="hybridMultilevel"/>
    <w:tmpl w:val="FEA4A5E8"/>
    <w:lvl w:ilvl="0" w:tplc="9E4C79AE">
      <w:start w:val="400"/>
      <w:numFmt w:val="bullet"/>
      <w:lvlText w:val="・"/>
      <w:lvlJc w:val="left"/>
      <w:pPr>
        <w:ind w:left="420" w:hanging="420"/>
      </w:pPr>
      <w:rPr>
        <w:rFonts w:ascii="MS UI Gothic" w:eastAsia="MS UI Gothic" w:hAnsi="MS UI Gothic"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2BAF2625"/>
    <w:multiLevelType w:val="hybridMultilevel"/>
    <w:tmpl w:val="47E460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13154AB"/>
    <w:multiLevelType w:val="hybridMultilevel"/>
    <w:tmpl w:val="C4407172"/>
    <w:lvl w:ilvl="0" w:tplc="9E4C79AE">
      <w:start w:val="400"/>
      <w:numFmt w:val="bullet"/>
      <w:lvlText w:val="・"/>
      <w:lvlJc w:val="left"/>
      <w:pPr>
        <w:ind w:left="420" w:hanging="420"/>
      </w:pPr>
      <w:rPr>
        <w:rFonts w:ascii="MS UI Gothic" w:eastAsia="MS UI Gothic" w:hAnsi="MS UI Gothic"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35471E22"/>
    <w:multiLevelType w:val="multilevel"/>
    <w:tmpl w:val="1658B2B8"/>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1" w15:restartNumberingAfterBreak="0">
    <w:nsid w:val="364B24B4"/>
    <w:multiLevelType w:val="hybridMultilevel"/>
    <w:tmpl w:val="A31C0028"/>
    <w:lvl w:ilvl="0" w:tplc="708AB68C">
      <w:start w:val="2"/>
      <w:numFmt w:val="bullet"/>
      <w:suff w:val="nothing"/>
      <w:lvlText w:val="・"/>
      <w:lvlJc w:val="left"/>
      <w:pPr>
        <w:ind w:left="91" w:hanging="91"/>
      </w:pPr>
      <w:rPr>
        <w:rFonts w:ascii="Meiryo UI" w:eastAsia="Meiryo UI" w:hAnsi="Meiryo UI" w:hint="eastAsia"/>
        <w:strike w:val="0"/>
        <w:lang w:val="en-US"/>
      </w:rPr>
    </w:lvl>
    <w:lvl w:ilvl="1" w:tplc="0409000B">
      <w:start w:val="1"/>
      <w:numFmt w:val="bullet"/>
      <w:lvlText w:val=""/>
      <w:lvlJc w:val="left"/>
      <w:pPr>
        <w:ind w:left="780" w:hanging="36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37A02EB5"/>
    <w:multiLevelType w:val="multilevel"/>
    <w:tmpl w:val="F6C219F6"/>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3" w15:restartNumberingAfterBreak="0">
    <w:nsid w:val="3C9143C8"/>
    <w:multiLevelType w:val="hybridMultilevel"/>
    <w:tmpl w:val="CFA80BF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7E1DEF"/>
    <w:multiLevelType w:val="multilevel"/>
    <w:tmpl w:val="0A325FA4"/>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5" w15:restartNumberingAfterBreak="0">
    <w:nsid w:val="43C77F03"/>
    <w:multiLevelType w:val="multilevel"/>
    <w:tmpl w:val="E4AE8366"/>
    <w:lvl w:ilvl="0">
      <w:start w:val="1"/>
      <w:numFmt w:val="lowerLett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4315AC9"/>
    <w:multiLevelType w:val="multilevel"/>
    <w:tmpl w:val="0100B1C0"/>
    <w:lvl w:ilvl="0">
      <w:start w:val="1"/>
      <w:numFmt w:val="lowerLetter"/>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7" w15:restartNumberingAfterBreak="0">
    <w:nsid w:val="46C81CC2"/>
    <w:multiLevelType w:val="multilevel"/>
    <w:tmpl w:val="17F453EE"/>
    <w:lvl w:ilvl="0">
      <w:start w:val="1"/>
      <w:numFmt w:val="decimal"/>
      <w:lvlText w:val="%1."/>
      <w:lvlJc w:val="left"/>
      <w:pPr>
        <w:tabs>
          <w:tab w:val="num" w:pos="720"/>
        </w:tabs>
        <w:ind w:left="720" w:hanging="720"/>
      </w:pPr>
      <w:rPr>
        <w:rFonts w:hint="default"/>
      </w:rPr>
    </w:lvl>
    <w:lvl w:ilvl="1">
      <w:start w:val="1"/>
      <w:numFmt w:val="lowerLetter"/>
      <w:lvlText w:val="%2."/>
      <w:lvlJc w:val="left"/>
      <w:pPr>
        <w:ind w:left="1080" w:hanging="36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8" w15:restartNumberingAfterBreak="0">
    <w:nsid w:val="492D0E4B"/>
    <w:multiLevelType w:val="hybridMultilevel"/>
    <w:tmpl w:val="FF24A088"/>
    <w:lvl w:ilvl="0" w:tplc="FF9CC86A">
      <w:start w:val="1"/>
      <w:numFmt w:val="decimalEnclosedCircle"/>
      <w:lvlText w:val="%1"/>
      <w:lvlJc w:val="left"/>
      <w:rPr>
        <w:lang w:val="en-US"/>
      </w:rPr>
    </w:lvl>
    <w:lvl w:ilvl="1" w:tplc="04090017">
      <w:numFmt w:val="decimal"/>
      <w:lvlText w:val=""/>
      <w:lvlJc w:val="left"/>
    </w:lvl>
    <w:lvl w:ilvl="2" w:tplc="04090011">
      <w:numFmt w:val="decimal"/>
      <w:lvlText w:val=""/>
      <w:lvlJc w:val="left"/>
    </w:lvl>
    <w:lvl w:ilvl="3" w:tplc="0409000F">
      <w:numFmt w:val="decimal"/>
      <w:lvlText w:val=""/>
      <w:lvlJc w:val="left"/>
    </w:lvl>
    <w:lvl w:ilvl="4" w:tplc="04090017">
      <w:numFmt w:val="decimal"/>
      <w:lvlText w:val=""/>
      <w:lvlJc w:val="left"/>
    </w:lvl>
    <w:lvl w:ilvl="5" w:tplc="04090011">
      <w:numFmt w:val="decimal"/>
      <w:lvlText w:val=""/>
      <w:lvlJc w:val="left"/>
    </w:lvl>
    <w:lvl w:ilvl="6" w:tplc="0409000F">
      <w:numFmt w:val="decimal"/>
      <w:lvlText w:val=""/>
      <w:lvlJc w:val="left"/>
    </w:lvl>
    <w:lvl w:ilvl="7" w:tplc="04090017">
      <w:numFmt w:val="decimal"/>
      <w:lvlText w:val=""/>
      <w:lvlJc w:val="left"/>
    </w:lvl>
    <w:lvl w:ilvl="8" w:tplc="04090011">
      <w:numFmt w:val="decimal"/>
      <w:lvlText w:val=""/>
      <w:lvlJc w:val="left"/>
    </w:lvl>
  </w:abstractNum>
  <w:abstractNum w:abstractNumId="29" w15:restartNumberingAfterBreak="0">
    <w:nsid w:val="499360B7"/>
    <w:multiLevelType w:val="hybridMultilevel"/>
    <w:tmpl w:val="1286F998"/>
    <w:lvl w:ilvl="0" w:tplc="04090011">
      <w:start w:val="1"/>
      <w:numFmt w:val="decimalEnclosedCircle"/>
      <w:lvlText w:val="%1"/>
      <w:lvlJc w:val="left"/>
      <w:pPr>
        <w:ind w:left="987" w:hanging="420"/>
      </w:pPr>
    </w:lvl>
    <w:lvl w:ilvl="1" w:tplc="04090017" w:tentative="1">
      <w:start w:val="1"/>
      <w:numFmt w:val="aiueoFullWidth"/>
      <w:lvlText w:val="(%2)"/>
      <w:lvlJc w:val="left"/>
      <w:pPr>
        <w:ind w:left="1407" w:hanging="420"/>
      </w:pPr>
    </w:lvl>
    <w:lvl w:ilvl="2" w:tplc="04090011" w:tentative="1">
      <w:start w:val="1"/>
      <w:numFmt w:val="decimalEnclosedCircle"/>
      <w:lvlText w:val="%3"/>
      <w:lvlJc w:val="left"/>
      <w:pPr>
        <w:ind w:left="1827" w:hanging="420"/>
      </w:pPr>
    </w:lvl>
    <w:lvl w:ilvl="3" w:tplc="0409000F" w:tentative="1">
      <w:start w:val="1"/>
      <w:numFmt w:val="decimal"/>
      <w:lvlText w:val="%4."/>
      <w:lvlJc w:val="left"/>
      <w:pPr>
        <w:ind w:left="2247" w:hanging="420"/>
      </w:pPr>
    </w:lvl>
    <w:lvl w:ilvl="4" w:tplc="04090017" w:tentative="1">
      <w:start w:val="1"/>
      <w:numFmt w:val="aiueoFullWidth"/>
      <w:lvlText w:val="(%5)"/>
      <w:lvlJc w:val="left"/>
      <w:pPr>
        <w:ind w:left="2667" w:hanging="420"/>
      </w:pPr>
    </w:lvl>
    <w:lvl w:ilvl="5" w:tplc="04090011" w:tentative="1">
      <w:start w:val="1"/>
      <w:numFmt w:val="decimalEnclosedCircle"/>
      <w:lvlText w:val="%6"/>
      <w:lvlJc w:val="left"/>
      <w:pPr>
        <w:ind w:left="3087" w:hanging="420"/>
      </w:pPr>
    </w:lvl>
    <w:lvl w:ilvl="6" w:tplc="0409000F" w:tentative="1">
      <w:start w:val="1"/>
      <w:numFmt w:val="decimal"/>
      <w:lvlText w:val="%7."/>
      <w:lvlJc w:val="left"/>
      <w:pPr>
        <w:ind w:left="3507" w:hanging="420"/>
      </w:pPr>
    </w:lvl>
    <w:lvl w:ilvl="7" w:tplc="04090017" w:tentative="1">
      <w:start w:val="1"/>
      <w:numFmt w:val="aiueoFullWidth"/>
      <w:lvlText w:val="(%8)"/>
      <w:lvlJc w:val="left"/>
      <w:pPr>
        <w:ind w:left="3927" w:hanging="420"/>
      </w:pPr>
    </w:lvl>
    <w:lvl w:ilvl="8" w:tplc="04090011" w:tentative="1">
      <w:start w:val="1"/>
      <w:numFmt w:val="decimalEnclosedCircle"/>
      <w:lvlText w:val="%9"/>
      <w:lvlJc w:val="left"/>
      <w:pPr>
        <w:ind w:left="4347" w:hanging="420"/>
      </w:pPr>
    </w:lvl>
  </w:abstractNum>
  <w:abstractNum w:abstractNumId="30" w15:restartNumberingAfterBreak="0">
    <w:nsid w:val="4A4C0D27"/>
    <w:multiLevelType w:val="hybridMultilevel"/>
    <w:tmpl w:val="CF0EE978"/>
    <w:lvl w:ilvl="0" w:tplc="18D4FA78">
      <w:numFmt w:val="bullet"/>
      <w:lvlText w:val="・"/>
      <w:lvlJc w:val="left"/>
      <w:pPr>
        <w:ind w:left="360" w:hanging="360"/>
      </w:pPr>
      <w:rPr>
        <w:rFonts w:ascii="ＭＳ ゴシック" w:eastAsia="ＭＳ ゴシック" w:hAnsi="ＭＳ ゴシック" w:cs="Meiryo UI"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 w15:restartNumberingAfterBreak="0">
    <w:nsid w:val="4A8A5F8B"/>
    <w:multiLevelType w:val="hybridMultilevel"/>
    <w:tmpl w:val="1A4631A6"/>
    <w:lvl w:ilvl="0" w:tplc="1CBA4F74">
      <w:start w:val="1"/>
      <w:numFmt w:val="decimalFullWidth"/>
      <w:lvlText w:val="%1）"/>
      <w:lvlJc w:val="left"/>
      <w:pPr>
        <w:ind w:left="420" w:hanging="420"/>
      </w:pPr>
      <w:rPr>
        <w:rFonts w:hint="eastAsia"/>
        <w:lang w:val="en-US"/>
      </w:rPr>
    </w:lvl>
    <w:lvl w:ilvl="1" w:tplc="8EEEE824">
      <w:start w:val="1"/>
      <w:numFmt w:val="bullet"/>
      <w:lvlText w:val="※"/>
      <w:lvlJc w:val="left"/>
      <w:pPr>
        <w:ind w:left="780" w:hanging="360"/>
      </w:pPr>
      <w:rPr>
        <w:rFonts w:ascii="Meiryo UI" w:eastAsia="Meiryo UI" w:hAnsi="Meiryo UI" w:cs="Meiryo UI" w:hint="eastAsia"/>
        <w:strike w:val="0"/>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4B6245AC"/>
    <w:multiLevelType w:val="multilevel"/>
    <w:tmpl w:val="3D94A616"/>
    <w:lvl w:ilvl="0">
      <w:start w:val="1"/>
      <w:numFmt w:val="decimalEnclosedCircle"/>
      <w:lvlText w:val="%1"/>
      <w:lvlJc w:val="left"/>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BCE5CD6"/>
    <w:multiLevelType w:val="hybridMultilevel"/>
    <w:tmpl w:val="0E8EC334"/>
    <w:lvl w:ilvl="0" w:tplc="F84ADF4C">
      <w:start w:val="1"/>
      <w:numFmt w:val="lowerRoman"/>
      <w:lvlText w:val="%1)"/>
      <w:lvlJc w:val="left"/>
      <w:pPr>
        <w:ind w:left="2400" w:hanging="720"/>
      </w:pPr>
      <w:rPr>
        <w:rFonts w:hint="default"/>
      </w:rPr>
    </w:lvl>
    <w:lvl w:ilvl="1" w:tplc="04090017" w:tentative="1">
      <w:start w:val="1"/>
      <w:numFmt w:val="aiueoFullWidth"/>
      <w:lvlText w:val="(%2)"/>
      <w:lvlJc w:val="left"/>
      <w:pPr>
        <w:ind w:left="2520" w:hanging="420"/>
      </w:pPr>
    </w:lvl>
    <w:lvl w:ilvl="2" w:tplc="04090011" w:tentative="1">
      <w:start w:val="1"/>
      <w:numFmt w:val="decimalEnclosedCircle"/>
      <w:lvlText w:val="%3"/>
      <w:lvlJc w:val="left"/>
      <w:pPr>
        <w:ind w:left="2940" w:hanging="420"/>
      </w:pPr>
    </w:lvl>
    <w:lvl w:ilvl="3" w:tplc="0409000F" w:tentative="1">
      <w:start w:val="1"/>
      <w:numFmt w:val="decimal"/>
      <w:lvlText w:val="%4."/>
      <w:lvlJc w:val="left"/>
      <w:pPr>
        <w:ind w:left="3360" w:hanging="420"/>
      </w:pPr>
    </w:lvl>
    <w:lvl w:ilvl="4" w:tplc="04090017" w:tentative="1">
      <w:start w:val="1"/>
      <w:numFmt w:val="aiueoFullWidth"/>
      <w:lvlText w:val="(%5)"/>
      <w:lvlJc w:val="left"/>
      <w:pPr>
        <w:ind w:left="3780" w:hanging="420"/>
      </w:pPr>
    </w:lvl>
    <w:lvl w:ilvl="5" w:tplc="04090011" w:tentative="1">
      <w:start w:val="1"/>
      <w:numFmt w:val="decimalEnclosedCircle"/>
      <w:lvlText w:val="%6"/>
      <w:lvlJc w:val="left"/>
      <w:pPr>
        <w:ind w:left="4200" w:hanging="420"/>
      </w:pPr>
    </w:lvl>
    <w:lvl w:ilvl="6" w:tplc="0409000F" w:tentative="1">
      <w:start w:val="1"/>
      <w:numFmt w:val="decimal"/>
      <w:lvlText w:val="%7."/>
      <w:lvlJc w:val="left"/>
      <w:pPr>
        <w:ind w:left="4620" w:hanging="420"/>
      </w:pPr>
    </w:lvl>
    <w:lvl w:ilvl="7" w:tplc="04090017" w:tentative="1">
      <w:start w:val="1"/>
      <w:numFmt w:val="aiueoFullWidth"/>
      <w:lvlText w:val="(%8)"/>
      <w:lvlJc w:val="left"/>
      <w:pPr>
        <w:ind w:left="5040" w:hanging="420"/>
      </w:pPr>
    </w:lvl>
    <w:lvl w:ilvl="8" w:tplc="04090011" w:tentative="1">
      <w:start w:val="1"/>
      <w:numFmt w:val="decimalEnclosedCircle"/>
      <w:lvlText w:val="%9"/>
      <w:lvlJc w:val="left"/>
      <w:pPr>
        <w:ind w:left="5460" w:hanging="420"/>
      </w:pPr>
    </w:lvl>
  </w:abstractNum>
  <w:abstractNum w:abstractNumId="34" w15:restartNumberingAfterBreak="0">
    <w:nsid w:val="55B674E1"/>
    <w:multiLevelType w:val="multilevel"/>
    <w:tmpl w:val="EABCDFE4"/>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35" w15:restartNumberingAfterBreak="0">
    <w:nsid w:val="560D7EDB"/>
    <w:multiLevelType w:val="hybridMultilevel"/>
    <w:tmpl w:val="511C0518"/>
    <w:lvl w:ilvl="0" w:tplc="7C7AC3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56571CFF"/>
    <w:multiLevelType w:val="multilevel"/>
    <w:tmpl w:val="95066BD8"/>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37" w15:restartNumberingAfterBreak="0">
    <w:nsid w:val="56AB3437"/>
    <w:multiLevelType w:val="multilevel"/>
    <w:tmpl w:val="9B3008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56FF3AB2"/>
    <w:multiLevelType w:val="hybridMultilevel"/>
    <w:tmpl w:val="ED94EDBC"/>
    <w:lvl w:ilvl="0" w:tplc="9E4C79AE">
      <w:start w:val="400"/>
      <w:numFmt w:val="bullet"/>
      <w:lvlText w:val="・"/>
      <w:lvlJc w:val="left"/>
      <w:pPr>
        <w:ind w:left="420" w:hanging="420"/>
      </w:pPr>
      <w:rPr>
        <w:rFonts w:ascii="MS UI Gothic" w:eastAsia="MS UI Gothic" w:hAnsi="MS UI Gothic"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9" w15:restartNumberingAfterBreak="0">
    <w:nsid w:val="58E80317"/>
    <w:multiLevelType w:val="hybridMultilevel"/>
    <w:tmpl w:val="70B41856"/>
    <w:lvl w:ilvl="0" w:tplc="9E4C79AE">
      <w:start w:val="400"/>
      <w:numFmt w:val="bullet"/>
      <w:lvlText w:val="・"/>
      <w:lvlJc w:val="left"/>
      <w:pPr>
        <w:ind w:left="420" w:hanging="420"/>
      </w:pPr>
      <w:rPr>
        <w:rFonts w:ascii="MS UI Gothic" w:eastAsia="MS UI Gothic" w:hAnsi="MS UI Gothic"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0" w15:restartNumberingAfterBreak="0">
    <w:nsid w:val="5BF91FC5"/>
    <w:multiLevelType w:val="hybridMultilevel"/>
    <w:tmpl w:val="8C5C1FE8"/>
    <w:lvl w:ilvl="0" w:tplc="631ED470">
      <w:start w:val="1"/>
      <w:numFmt w:val="decimalEnclosedCircle"/>
      <w:lvlText w:val="%1"/>
      <w:lvlJc w:val="left"/>
      <w:pPr>
        <w:ind w:left="1600" w:hanging="360"/>
      </w:pPr>
      <w:rPr>
        <w:rFonts w:hint="default"/>
      </w:rPr>
    </w:lvl>
    <w:lvl w:ilvl="1" w:tplc="04090017" w:tentative="1">
      <w:start w:val="1"/>
      <w:numFmt w:val="aiueoFullWidth"/>
      <w:lvlText w:val="(%2)"/>
      <w:lvlJc w:val="left"/>
      <w:pPr>
        <w:ind w:left="2080" w:hanging="420"/>
      </w:pPr>
    </w:lvl>
    <w:lvl w:ilvl="2" w:tplc="04090011" w:tentative="1">
      <w:start w:val="1"/>
      <w:numFmt w:val="decimalEnclosedCircle"/>
      <w:lvlText w:val="%3"/>
      <w:lvlJc w:val="left"/>
      <w:pPr>
        <w:ind w:left="2500" w:hanging="420"/>
      </w:pPr>
    </w:lvl>
    <w:lvl w:ilvl="3" w:tplc="0409000F" w:tentative="1">
      <w:start w:val="1"/>
      <w:numFmt w:val="decimal"/>
      <w:lvlText w:val="%4."/>
      <w:lvlJc w:val="left"/>
      <w:pPr>
        <w:ind w:left="2920" w:hanging="420"/>
      </w:pPr>
    </w:lvl>
    <w:lvl w:ilvl="4" w:tplc="04090017" w:tentative="1">
      <w:start w:val="1"/>
      <w:numFmt w:val="aiueoFullWidth"/>
      <w:lvlText w:val="(%5)"/>
      <w:lvlJc w:val="left"/>
      <w:pPr>
        <w:ind w:left="3340" w:hanging="420"/>
      </w:pPr>
    </w:lvl>
    <w:lvl w:ilvl="5" w:tplc="04090011" w:tentative="1">
      <w:start w:val="1"/>
      <w:numFmt w:val="decimalEnclosedCircle"/>
      <w:lvlText w:val="%6"/>
      <w:lvlJc w:val="left"/>
      <w:pPr>
        <w:ind w:left="3760" w:hanging="420"/>
      </w:pPr>
    </w:lvl>
    <w:lvl w:ilvl="6" w:tplc="0409000F" w:tentative="1">
      <w:start w:val="1"/>
      <w:numFmt w:val="decimal"/>
      <w:lvlText w:val="%7."/>
      <w:lvlJc w:val="left"/>
      <w:pPr>
        <w:ind w:left="4180" w:hanging="420"/>
      </w:pPr>
    </w:lvl>
    <w:lvl w:ilvl="7" w:tplc="04090017" w:tentative="1">
      <w:start w:val="1"/>
      <w:numFmt w:val="aiueoFullWidth"/>
      <w:lvlText w:val="(%8)"/>
      <w:lvlJc w:val="left"/>
      <w:pPr>
        <w:ind w:left="4600" w:hanging="420"/>
      </w:pPr>
    </w:lvl>
    <w:lvl w:ilvl="8" w:tplc="04090011" w:tentative="1">
      <w:start w:val="1"/>
      <w:numFmt w:val="decimalEnclosedCircle"/>
      <w:lvlText w:val="%9"/>
      <w:lvlJc w:val="left"/>
      <w:pPr>
        <w:ind w:left="5020" w:hanging="420"/>
      </w:pPr>
    </w:lvl>
  </w:abstractNum>
  <w:abstractNum w:abstractNumId="41" w15:restartNumberingAfterBreak="0">
    <w:nsid w:val="5C6B3192"/>
    <w:multiLevelType w:val="hybridMultilevel"/>
    <w:tmpl w:val="3BDA9AC8"/>
    <w:lvl w:ilvl="0" w:tplc="79787858">
      <w:start w:val="1"/>
      <w:numFmt w:val="decimalEnclosedCircle"/>
      <w:lvlText w:val="%1"/>
      <w:lvlJc w:val="left"/>
      <w:pPr>
        <w:ind w:left="1600" w:hanging="360"/>
      </w:pPr>
      <w:rPr>
        <w:rFonts w:hint="default"/>
      </w:rPr>
    </w:lvl>
    <w:lvl w:ilvl="1" w:tplc="04090017" w:tentative="1">
      <w:start w:val="1"/>
      <w:numFmt w:val="aiueoFullWidth"/>
      <w:lvlText w:val="(%2)"/>
      <w:lvlJc w:val="left"/>
      <w:pPr>
        <w:ind w:left="2080" w:hanging="420"/>
      </w:pPr>
    </w:lvl>
    <w:lvl w:ilvl="2" w:tplc="04090011" w:tentative="1">
      <w:start w:val="1"/>
      <w:numFmt w:val="decimalEnclosedCircle"/>
      <w:lvlText w:val="%3"/>
      <w:lvlJc w:val="left"/>
      <w:pPr>
        <w:ind w:left="2500" w:hanging="420"/>
      </w:pPr>
    </w:lvl>
    <w:lvl w:ilvl="3" w:tplc="0409000F" w:tentative="1">
      <w:start w:val="1"/>
      <w:numFmt w:val="decimal"/>
      <w:lvlText w:val="%4."/>
      <w:lvlJc w:val="left"/>
      <w:pPr>
        <w:ind w:left="2920" w:hanging="420"/>
      </w:pPr>
    </w:lvl>
    <w:lvl w:ilvl="4" w:tplc="04090017" w:tentative="1">
      <w:start w:val="1"/>
      <w:numFmt w:val="aiueoFullWidth"/>
      <w:lvlText w:val="(%5)"/>
      <w:lvlJc w:val="left"/>
      <w:pPr>
        <w:ind w:left="3340" w:hanging="420"/>
      </w:pPr>
    </w:lvl>
    <w:lvl w:ilvl="5" w:tplc="04090011" w:tentative="1">
      <w:start w:val="1"/>
      <w:numFmt w:val="decimalEnclosedCircle"/>
      <w:lvlText w:val="%6"/>
      <w:lvlJc w:val="left"/>
      <w:pPr>
        <w:ind w:left="3760" w:hanging="420"/>
      </w:pPr>
    </w:lvl>
    <w:lvl w:ilvl="6" w:tplc="0409000F" w:tentative="1">
      <w:start w:val="1"/>
      <w:numFmt w:val="decimal"/>
      <w:lvlText w:val="%7."/>
      <w:lvlJc w:val="left"/>
      <w:pPr>
        <w:ind w:left="4180" w:hanging="420"/>
      </w:pPr>
    </w:lvl>
    <w:lvl w:ilvl="7" w:tplc="04090017" w:tentative="1">
      <w:start w:val="1"/>
      <w:numFmt w:val="aiueoFullWidth"/>
      <w:lvlText w:val="(%8)"/>
      <w:lvlJc w:val="left"/>
      <w:pPr>
        <w:ind w:left="4600" w:hanging="420"/>
      </w:pPr>
    </w:lvl>
    <w:lvl w:ilvl="8" w:tplc="04090011" w:tentative="1">
      <w:start w:val="1"/>
      <w:numFmt w:val="decimalEnclosedCircle"/>
      <w:lvlText w:val="%9"/>
      <w:lvlJc w:val="left"/>
      <w:pPr>
        <w:ind w:left="5020" w:hanging="420"/>
      </w:pPr>
    </w:lvl>
  </w:abstractNum>
  <w:abstractNum w:abstractNumId="42" w15:restartNumberingAfterBreak="0">
    <w:nsid w:val="60BC5BF2"/>
    <w:multiLevelType w:val="multilevel"/>
    <w:tmpl w:val="E8242D5E"/>
    <w:lvl w:ilvl="0">
      <w:start w:val="1"/>
      <w:numFmt w:val="decimal"/>
      <w:lvlText w:val="%1."/>
      <w:lvlJc w:val="left"/>
      <w:pPr>
        <w:tabs>
          <w:tab w:val="num" w:pos="720"/>
        </w:tabs>
        <w:ind w:left="720" w:hanging="720"/>
      </w:pPr>
      <w:rPr>
        <w:rFonts w:hint="default"/>
      </w:rPr>
    </w:lvl>
    <w:lvl w:ilvl="1">
      <w:start w:val="1"/>
      <w:numFmt w:val="decimal"/>
      <w:lvlText w:val="%2."/>
      <w:lvlJc w:val="left"/>
      <w:pPr>
        <w:ind w:left="1080" w:hanging="36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43" w15:restartNumberingAfterBreak="0">
    <w:nsid w:val="64AE25AF"/>
    <w:multiLevelType w:val="hybridMultilevel"/>
    <w:tmpl w:val="51DE30FE"/>
    <w:lvl w:ilvl="0" w:tplc="FFFFFFFF">
      <w:start w:val="1"/>
      <w:numFmt w:val="decimalEnclosedCircle"/>
      <w:lvlText w:val="%1"/>
      <w:lvlJc w:val="left"/>
      <w:pPr>
        <w:ind w:left="840" w:hanging="420"/>
      </w:pPr>
      <w:rPr>
        <w:rFonts w:hint="eastAsia"/>
      </w:rPr>
    </w:lvl>
    <w:lvl w:ilvl="1" w:tplc="FFFFFFFF" w:tentative="1">
      <w:start w:val="1"/>
      <w:numFmt w:val="aiueoFullWidth"/>
      <w:lvlText w:val="(%2)"/>
      <w:lvlJc w:val="left"/>
      <w:pPr>
        <w:ind w:left="1260" w:hanging="420"/>
      </w:pPr>
    </w:lvl>
    <w:lvl w:ilvl="2" w:tplc="FFFFFFFF" w:tentative="1">
      <w:start w:val="1"/>
      <w:numFmt w:val="decimalEnclosedCircle"/>
      <w:lvlText w:val="%3"/>
      <w:lvlJc w:val="left"/>
      <w:pPr>
        <w:ind w:left="1680" w:hanging="420"/>
      </w:pPr>
    </w:lvl>
    <w:lvl w:ilvl="3" w:tplc="FFFFFFFF" w:tentative="1">
      <w:start w:val="1"/>
      <w:numFmt w:val="decimal"/>
      <w:lvlText w:val="%4."/>
      <w:lvlJc w:val="left"/>
      <w:pPr>
        <w:ind w:left="2100" w:hanging="420"/>
      </w:pPr>
    </w:lvl>
    <w:lvl w:ilvl="4" w:tplc="FFFFFFFF" w:tentative="1">
      <w:start w:val="1"/>
      <w:numFmt w:val="aiueoFullWidth"/>
      <w:lvlText w:val="(%5)"/>
      <w:lvlJc w:val="left"/>
      <w:pPr>
        <w:ind w:left="2520" w:hanging="420"/>
      </w:pPr>
    </w:lvl>
    <w:lvl w:ilvl="5" w:tplc="FFFFFFFF" w:tentative="1">
      <w:start w:val="1"/>
      <w:numFmt w:val="decimalEnclosedCircle"/>
      <w:lvlText w:val="%6"/>
      <w:lvlJc w:val="left"/>
      <w:pPr>
        <w:ind w:left="2940" w:hanging="420"/>
      </w:pPr>
    </w:lvl>
    <w:lvl w:ilvl="6" w:tplc="FFFFFFFF" w:tentative="1">
      <w:start w:val="1"/>
      <w:numFmt w:val="decimal"/>
      <w:lvlText w:val="%7."/>
      <w:lvlJc w:val="left"/>
      <w:pPr>
        <w:ind w:left="3360" w:hanging="420"/>
      </w:pPr>
    </w:lvl>
    <w:lvl w:ilvl="7" w:tplc="FFFFFFFF" w:tentative="1">
      <w:start w:val="1"/>
      <w:numFmt w:val="aiueoFullWidth"/>
      <w:lvlText w:val="(%8)"/>
      <w:lvlJc w:val="left"/>
      <w:pPr>
        <w:ind w:left="3780" w:hanging="420"/>
      </w:pPr>
    </w:lvl>
    <w:lvl w:ilvl="8" w:tplc="FFFFFFFF" w:tentative="1">
      <w:start w:val="1"/>
      <w:numFmt w:val="decimalEnclosedCircle"/>
      <w:lvlText w:val="%9"/>
      <w:lvlJc w:val="left"/>
      <w:pPr>
        <w:ind w:left="4200" w:hanging="420"/>
      </w:pPr>
    </w:lvl>
  </w:abstractNum>
  <w:abstractNum w:abstractNumId="44" w15:restartNumberingAfterBreak="0">
    <w:nsid w:val="65456540"/>
    <w:multiLevelType w:val="hybridMultilevel"/>
    <w:tmpl w:val="D7FA45C2"/>
    <w:lvl w:ilvl="0" w:tplc="750264D0">
      <w:numFmt w:val="bullet"/>
      <w:lvlText w:val="・"/>
      <w:lvlJc w:val="left"/>
      <w:pPr>
        <w:ind w:left="360" w:hanging="360"/>
      </w:pPr>
      <w:rPr>
        <w:rFonts w:ascii="ＭＳ ゴシック" w:eastAsia="ＭＳ ゴシック" w:hAnsi="ＭＳ ゴシック" w:cs="Meiryo UI"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5" w15:restartNumberingAfterBreak="0">
    <w:nsid w:val="6F7E7DD3"/>
    <w:multiLevelType w:val="hybridMultilevel"/>
    <w:tmpl w:val="84F8AFFC"/>
    <w:lvl w:ilvl="0" w:tplc="AA702DF4">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6" w15:restartNumberingAfterBreak="0">
    <w:nsid w:val="71940064"/>
    <w:multiLevelType w:val="multilevel"/>
    <w:tmpl w:val="4A1EBD4E"/>
    <w:lvl w:ilvl="0">
      <w:start w:val="1"/>
      <w:numFmt w:val="decimalEnclosedCircle"/>
      <w:lvlText w:val="%1"/>
      <w:lvlJc w:val="left"/>
      <w:pPr>
        <w:tabs>
          <w:tab w:val="num" w:pos="851"/>
        </w:tabs>
        <w:ind w:left="851" w:hanging="284"/>
      </w:pPr>
      <w:rPr>
        <w:rFonts w:hint="eastAsia"/>
        <w:kern w:val="2"/>
      </w:rPr>
    </w:lvl>
    <w:lvl w:ilvl="1">
      <w:start w:val="1"/>
      <w:numFmt w:val="aiueoFullWidth"/>
      <w:lvlText w:val="(%2)"/>
      <w:lvlJc w:val="left"/>
      <w:pPr>
        <w:tabs>
          <w:tab w:val="num" w:pos="1200"/>
        </w:tabs>
        <w:ind w:left="1200" w:hanging="420"/>
      </w:pPr>
    </w:lvl>
    <w:lvl w:ilvl="2">
      <w:start w:val="1"/>
      <w:numFmt w:val="decimalEnclosedCircle"/>
      <w:lvlText w:val="%3"/>
      <w:lvlJc w:val="left"/>
      <w:pPr>
        <w:tabs>
          <w:tab w:val="num" w:pos="1620"/>
        </w:tabs>
        <w:ind w:left="1620" w:hanging="420"/>
      </w:pPr>
    </w:lvl>
    <w:lvl w:ilvl="3">
      <w:start w:val="1"/>
      <w:numFmt w:val="decimal"/>
      <w:lvlText w:val="%4."/>
      <w:lvlJc w:val="left"/>
      <w:pPr>
        <w:tabs>
          <w:tab w:val="num" w:pos="2040"/>
        </w:tabs>
        <w:ind w:left="2040" w:hanging="420"/>
      </w:pPr>
    </w:lvl>
    <w:lvl w:ilvl="4">
      <w:start w:val="1"/>
      <w:numFmt w:val="aiueoFullWidth"/>
      <w:lvlText w:val="(%5)"/>
      <w:lvlJc w:val="left"/>
      <w:pPr>
        <w:tabs>
          <w:tab w:val="num" w:pos="2460"/>
        </w:tabs>
        <w:ind w:left="2460" w:hanging="420"/>
      </w:pPr>
    </w:lvl>
    <w:lvl w:ilvl="5">
      <w:start w:val="1"/>
      <w:numFmt w:val="decimalEnclosedCircle"/>
      <w:lvlText w:val="%6"/>
      <w:lvlJc w:val="left"/>
      <w:pPr>
        <w:tabs>
          <w:tab w:val="num" w:pos="2880"/>
        </w:tabs>
        <w:ind w:left="2880" w:hanging="420"/>
      </w:pPr>
    </w:lvl>
    <w:lvl w:ilvl="6">
      <w:start w:val="1"/>
      <w:numFmt w:val="decimal"/>
      <w:lvlText w:val="%7."/>
      <w:lvlJc w:val="left"/>
      <w:pPr>
        <w:tabs>
          <w:tab w:val="num" w:pos="3300"/>
        </w:tabs>
        <w:ind w:left="3300" w:hanging="420"/>
      </w:pPr>
    </w:lvl>
    <w:lvl w:ilvl="7">
      <w:start w:val="1"/>
      <w:numFmt w:val="aiueoFullWidth"/>
      <w:lvlText w:val="(%8)"/>
      <w:lvlJc w:val="left"/>
      <w:pPr>
        <w:tabs>
          <w:tab w:val="num" w:pos="3720"/>
        </w:tabs>
        <w:ind w:left="3720" w:hanging="420"/>
      </w:pPr>
    </w:lvl>
    <w:lvl w:ilvl="8">
      <w:start w:val="1"/>
      <w:numFmt w:val="decimalEnclosedCircle"/>
      <w:lvlText w:val="%9"/>
      <w:lvlJc w:val="left"/>
      <w:pPr>
        <w:tabs>
          <w:tab w:val="num" w:pos="4140"/>
        </w:tabs>
        <w:ind w:left="4140" w:hanging="420"/>
      </w:pPr>
    </w:lvl>
  </w:abstractNum>
  <w:abstractNum w:abstractNumId="47" w15:restartNumberingAfterBreak="0">
    <w:nsid w:val="737E00F8"/>
    <w:multiLevelType w:val="multilevel"/>
    <w:tmpl w:val="B29A3D0C"/>
    <w:lvl w:ilvl="0">
      <w:start w:val="1"/>
      <w:numFmt w:val="decimalEnclosedCircle"/>
      <w:lvlText w:val="%1"/>
      <w:lvlJc w:val="left"/>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6206F97"/>
    <w:multiLevelType w:val="multilevel"/>
    <w:tmpl w:val="D15432B0"/>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49" w15:restartNumberingAfterBreak="0">
    <w:nsid w:val="7E166361"/>
    <w:multiLevelType w:val="hybridMultilevel"/>
    <w:tmpl w:val="12080BE0"/>
    <w:lvl w:ilvl="0" w:tplc="AFE43B12">
      <w:numFmt w:val="bullet"/>
      <w:lvlText w:val="※"/>
      <w:lvlJc w:val="left"/>
      <w:pPr>
        <w:tabs>
          <w:tab w:val="num" w:pos="360"/>
        </w:tabs>
        <w:ind w:left="360" w:hanging="360"/>
      </w:pPr>
      <w:rPr>
        <w:rFonts w:ascii="MS UI Gothic" w:eastAsia="MS UI Gothic" w:hAnsi="MS UI Gothic" w:cs="Times New Roman" w:hint="eastAsia"/>
        <w:lang w:val="en-US"/>
      </w:rPr>
    </w:lvl>
    <w:lvl w:ilvl="1" w:tplc="9E4C79AE">
      <w:start w:val="400"/>
      <w:numFmt w:val="bullet"/>
      <w:lvlText w:val="・"/>
      <w:lvlJc w:val="left"/>
      <w:pPr>
        <w:tabs>
          <w:tab w:val="num" w:pos="780"/>
        </w:tabs>
        <w:ind w:left="780" w:hanging="360"/>
      </w:pPr>
      <w:rPr>
        <w:rFonts w:ascii="MS UI Gothic" w:eastAsia="MS UI Gothic" w:hAnsi="MS UI Gothic" w:cs="Times New Roman" w:hint="eastAsia"/>
      </w:rPr>
    </w:lvl>
    <w:lvl w:ilvl="2" w:tplc="FF9CC86A">
      <w:start w:val="1"/>
      <w:numFmt w:val="decimalEnclosedCircle"/>
      <w:lvlText w:val="%3"/>
      <w:lvlJc w:val="left"/>
      <w:pPr>
        <w:tabs>
          <w:tab w:val="num" w:pos="1260"/>
        </w:tabs>
        <w:ind w:left="1260" w:hanging="420"/>
      </w:pPr>
      <w:rPr>
        <w:lang w:val="en-US"/>
      </w:rPr>
    </w:lvl>
    <w:lvl w:ilvl="3" w:tplc="04090001">
      <w:start w:val="1"/>
      <w:numFmt w:val="bullet"/>
      <w:lvlText w:val=""/>
      <w:lvlJc w:val="left"/>
      <w:pPr>
        <w:tabs>
          <w:tab w:val="num" w:pos="1680"/>
        </w:tabs>
        <w:ind w:left="1680" w:hanging="420"/>
      </w:pPr>
      <w:rPr>
        <w:rFonts w:ascii="Wingdings" w:hAnsi="Wingdings" w:hint="default"/>
      </w:rPr>
    </w:lvl>
    <w:lvl w:ilvl="4" w:tplc="0409000B">
      <w:start w:val="1"/>
      <w:numFmt w:val="bullet"/>
      <w:lvlText w:val=""/>
      <w:lvlJc w:val="left"/>
      <w:pPr>
        <w:tabs>
          <w:tab w:val="num" w:pos="2100"/>
        </w:tabs>
        <w:ind w:left="2100" w:hanging="420"/>
      </w:pPr>
      <w:rPr>
        <w:rFonts w:ascii="Wingdings" w:hAnsi="Wingdings" w:hint="default"/>
      </w:rPr>
    </w:lvl>
    <w:lvl w:ilvl="5" w:tplc="0409000D">
      <w:start w:val="1"/>
      <w:numFmt w:val="bullet"/>
      <w:lvlText w:val=""/>
      <w:lvlJc w:val="left"/>
      <w:pPr>
        <w:tabs>
          <w:tab w:val="num" w:pos="2520"/>
        </w:tabs>
        <w:ind w:left="2520" w:hanging="420"/>
      </w:pPr>
      <w:rPr>
        <w:rFonts w:ascii="Wingdings" w:hAnsi="Wingdings" w:hint="default"/>
      </w:rPr>
    </w:lvl>
    <w:lvl w:ilvl="6" w:tplc="04090001">
      <w:start w:val="1"/>
      <w:numFmt w:val="bullet"/>
      <w:lvlText w:val=""/>
      <w:lvlJc w:val="left"/>
      <w:pPr>
        <w:tabs>
          <w:tab w:val="num" w:pos="2940"/>
        </w:tabs>
        <w:ind w:left="2940" w:hanging="420"/>
      </w:pPr>
      <w:rPr>
        <w:rFonts w:ascii="Wingdings" w:hAnsi="Wingdings" w:hint="default"/>
      </w:rPr>
    </w:lvl>
    <w:lvl w:ilvl="7" w:tplc="0409000B">
      <w:start w:val="1"/>
      <w:numFmt w:val="bullet"/>
      <w:lvlText w:val=""/>
      <w:lvlJc w:val="left"/>
      <w:pPr>
        <w:tabs>
          <w:tab w:val="num" w:pos="3360"/>
        </w:tabs>
        <w:ind w:left="3360" w:hanging="420"/>
      </w:pPr>
      <w:rPr>
        <w:rFonts w:ascii="Wingdings" w:hAnsi="Wingdings" w:hint="default"/>
      </w:rPr>
    </w:lvl>
    <w:lvl w:ilvl="8" w:tplc="0409000D">
      <w:start w:val="1"/>
      <w:numFmt w:val="bullet"/>
      <w:lvlText w:val=""/>
      <w:lvlJc w:val="left"/>
      <w:pPr>
        <w:tabs>
          <w:tab w:val="num" w:pos="3780"/>
        </w:tabs>
        <w:ind w:left="3780" w:hanging="420"/>
      </w:pPr>
      <w:rPr>
        <w:rFonts w:ascii="Wingdings" w:hAnsi="Wingdings" w:hint="default"/>
      </w:rPr>
    </w:lvl>
  </w:abstractNum>
  <w:abstractNum w:abstractNumId="50" w15:restartNumberingAfterBreak="0">
    <w:nsid w:val="7F5944E0"/>
    <w:multiLevelType w:val="multilevel"/>
    <w:tmpl w:val="28885C08"/>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num w:numId="1" w16cid:durableId="1315183097">
    <w:abstractNumId w:val="0"/>
  </w:num>
  <w:num w:numId="2" w16cid:durableId="290869565">
    <w:abstractNumId w:val="9"/>
  </w:num>
  <w:num w:numId="3" w16cid:durableId="1476412307">
    <w:abstractNumId w:val="5"/>
  </w:num>
  <w:num w:numId="4" w16cid:durableId="1820538352">
    <w:abstractNumId w:val="47"/>
  </w:num>
  <w:num w:numId="5" w16cid:durableId="1604993832">
    <w:abstractNumId w:val="46"/>
  </w:num>
  <w:num w:numId="6" w16cid:durableId="1069114277">
    <w:abstractNumId w:val="44"/>
  </w:num>
  <w:num w:numId="7" w16cid:durableId="620577879">
    <w:abstractNumId w:val="30"/>
  </w:num>
  <w:num w:numId="8" w16cid:durableId="1479494656">
    <w:abstractNumId w:val="6"/>
  </w:num>
  <w:num w:numId="9" w16cid:durableId="1285454853">
    <w:abstractNumId w:val="35"/>
  </w:num>
  <w:num w:numId="10" w16cid:durableId="264650986">
    <w:abstractNumId w:val="9"/>
  </w:num>
  <w:num w:numId="11" w16cid:durableId="187966286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3703386">
    <w:abstractNumId w:val="49"/>
    <w:lvlOverride w:ilvl="0"/>
    <w:lvlOverride w:ilvl="1"/>
    <w:lvlOverride w:ilvl="2">
      <w:startOverride w:val="1"/>
    </w:lvlOverride>
    <w:lvlOverride w:ilvl="3"/>
    <w:lvlOverride w:ilvl="4"/>
    <w:lvlOverride w:ilvl="5"/>
    <w:lvlOverride w:ilvl="6"/>
    <w:lvlOverride w:ilvl="7"/>
    <w:lvlOverride w:ilvl="8"/>
  </w:num>
  <w:num w:numId="13" w16cid:durableId="696279025">
    <w:abstractNumId w:val="33"/>
  </w:num>
  <w:num w:numId="14" w16cid:durableId="471604274">
    <w:abstractNumId w:val="41"/>
  </w:num>
  <w:num w:numId="15" w16cid:durableId="872112751">
    <w:abstractNumId w:val="40"/>
  </w:num>
  <w:num w:numId="16" w16cid:durableId="137036442">
    <w:abstractNumId w:val="21"/>
  </w:num>
  <w:num w:numId="17" w16cid:durableId="1489135222">
    <w:abstractNumId w:val="8"/>
  </w:num>
  <w:num w:numId="18" w16cid:durableId="1016272145">
    <w:abstractNumId w:val="28"/>
  </w:num>
  <w:num w:numId="19" w16cid:durableId="516621265">
    <w:abstractNumId w:val="12"/>
  </w:num>
  <w:num w:numId="20" w16cid:durableId="1945576212">
    <w:abstractNumId w:val="45"/>
  </w:num>
  <w:num w:numId="21" w16cid:durableId="656616880">
    <w:abstractNumId w:val="2"/>
  </w:num>
  <w:num w:numId="22" w16cid:durableId="598220756">
    <w:abstractNumId w:val="32"/>
  </w:num>
  <w:num w:numId="23" w16cid:durableId="86972459">
    <w:abstractNumId w:val="29"/>
  </w:num>
  <w:num w:numId="24" w16cid:durableId="426195853">
    <w:abstractNumId w:val="31"/>
  </w:num>
  <w:num w:numId="25" w16cid:durableId="1850750126">
    <w:abstractNumId w:val="3"/>
  </w:num>
  <w:num w:numId="26" w16cid:durableId="21197916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15183516">
    <w:abstractNumId w:val="0"/>
  </w:num>
  <w:num w:numId="28" w16cid:durableId="304167421">
    <w:abstractNumId w:val="18"/>
  </w:num>
  <w:num w:numId="29" w16cid:durableId="303392172">
    <w:abstractNumId w:val="13"/>
  </w:num>
  <w:num w:numId="30" w16cid:durableId="897324923">
    <w:abstractNumId w:val="23"/>
  </w:num>
  <w:num w:numId="31" w16cid:durableId="2042126192">
    <w:abstractNumId w:val="25"/>
  </w:num>
  <w:num w:numId="32" w16cid:durableId="192534095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93740886">
    <w:abstractNumId w:val="24"/>
  </w:num>
  <w:num w:numId="34" w16cid:durableId="1320229946">
    <w:abstractNumId w:val="26"/>
  </w:num>
  <w:num w:numId="35" w16cid:durableId="1488090369">
    <w:abstractNumId w:val="48"/>
  </w:num>
  <w:num w:numId="36" w16cid:durableId="960457369">
    <w:abstractNumId w:val="50"/>
  </w:num>
  <w:num w:numId="37" w16cid:durableId="873465603">
    <w:abstractNumId w:val="36"/>
  </w:num>
  <w:num w:numId="38" w16cid:durableId="998458548">
    <w:abstractNumId w:val="34"/>
  </w:num>
  <w:num w:numId="39" w16cid:durableId="900946871">
    <w:abstractNumId w:val="10"/>
  </w:num>
  <w:num w:numId="40" w16cid:durableId="1545866085">
    <w:abstractNumId w:val="4"/>
  </w:num>
  <w:num w:numId="41" w16cid:durableId="1444955942">
    <w:abstractNumId w:val="20"/>
  </w:num>
  <w:num w:numId="42" w16cid:durableId="1146773698">
    <w:abstractNumId w:val="27"/>
  </w:num>
  <w:num w:numId="43" w16cid:durableId="154878800">
    <w:abstractNumId w:val="22"/>
  </w:num>
  <w:num w:numId="44" w16cid:durableId="2103987461">
    <w:abstractNumId w:val="11"/>
  </w:num>
  <w:num w:numId="45" w16cid:durableId="367607430">
    <w:abstractNumId w:val="14"/>
  </w:num>
  <w:num w:numId="46" w16cid:durableId="63526457">
    <w:abstractNumId w:val="7"/>
  </w:num>
  <w:num w:numId="47" w16cid:durableId="1595287504">
    <w:abstractNumId w:val="42"/>
  </w:num>
  <w:num w:numId="48" w16cid:durableId="903878124">
    <w:abstractNumId w:val="15"/>
  </w:num>
  <w:num w:numId="49" w16cid:durableId="713771653">
    <w:abstractNumId w:val="49"/>
  </w:num>
  <w:num w:numId="50" w16cid:durableId="1537962464">
    <w:abstractNumId w:val="19"/>
  </w:num>
  <w:num w:numId="51" w16cid:durableId="409497717">
    <w:abstractNumId w:val="39"/>
  </w:num>
  <w:num w:numId="52" w16cid:durableId="1856337639">
    <w:abstractNumId w:val="16"/>
  </w:num>
  <w:num w:numId="53" w16cid:durableId="269237588">
    <w:abstractNumId w:val="1"/>
  </w:num>
  <w:num w:numId="54" w16cid:durableId="913511936">
    <w:abstractNumId w:val="38"/>
  </w:num>
  <w:num w:numId="55" w16cid:durableId="254291598">
    <w:abstractNumId w:val="17"/>
  </w:num>
  <w:num w:numId="56" w16cid:durableId="60712674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3000815">
    <w:abstractNumId w:val="49"/>
    <w:lvlOverride w:ilvl="0"/>
    <w:lvlOverride w:ilvl="1"/>
    <w:lvlOverride w:ilvl="2">
      <w:startOverride w:val="1"/>
    </w:lvlOverride>
    <w:lvlOverride w:ilvl="3"/>
    <w:lvlOverride w:ilvl="4"/>
    <w:lvlOverride w:ilvl="5"/>
    <w:lvlOverride w:ilvl="6"/>
    <w:lvlOverride w:ilvl="7"/>
    <w:lvlOverride w:ilvl="8"/>
  </w:num>
  <w:num w:numId="58" w16cid:durableId="1142114656">
    <w:abstractNumId w:val="49"/>
    <w:lvlOverride w:ilvl="0"/>
    <w:lvlOverride w:ilvl="1"/>
    <w:lvlOverride w:ilvl="2">
      <w:startOverride w:val="1"/>
    </w:lvlOverride>
    <w:lvlOverride w:ilvl="3"/>
    <w:lvlOverride w:ilvl="4"/>
    <w:lvlOverride w:ilvl="5"/>
    <w:lvlOverride w:ilvl="6"/>
    <w:lvlOverride w:ilvl="7"/>
    <w:lvlOverride w:ilvl="8"/>
  </w:num>
  <w:num w:numId="59" w16cid:durableId="454372532">
    <w:abstractNumId w:val="0"/>
  </w:num>
  <w:num w:numId="60" w16cid:durableId="1961260106">
    <w:abstractNumId w:val="43"/>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ojima Yoshinori／小島　嘉法／AI">
    <w15:presenceInfo w15:providerId="AD" w15:userId="S-1-5-21-2342985740-1014416105-2952744176-74998"/>
  </w15:person>
  <w15:person w15:author="Kristian Widjaya">
    <w15:presenceInfo w15:providerId="AD" w15:userId="S::Kristian.Widjaya@toyota.com.au::0492f996-ebdb-48e6-adc2-13af0db54b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0" w:nlCheck="1" w:checkStyle="0"/>
  <w:activeWritingStyle w:appName="MSWord" w:lang="ja-JP" w:vendorID="64" w:dllVersion="0" w:nlCheck="1" w:checkStyle="1"/>
  <w:proofState w:spelling="clean" w:grammar="dirty"/>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0D3"/>
    <w:rsid w:val="0000607C"/>
    <w:rsid w:val="0000718C"/>
    <w:rsid w:val="0001239F"/>
    <w:rsid w:val="000137B5"/>
    <w:rsid w:val="00013A1E"/>
    <w:rsid w:val="00017298"/>
    <w:rsid w:val="00023907"/>
    <w:rsid w:val="00023D17"/>
    <w:rsid w:val="000260DF"/>
    <w:rsid w:val="000272DF"/>
    <w:rsid w:val="00027B96"/>
    <w:rsid w:val="00031F5F"/>
    <w:rsid w:val="00034D71"/>
    <w:rsid w:val="00035833"/>
    <w:rsid w:val="000359D5"/>
    <w:rsid w:val="00036115"/>
    <w:rsid w:val="00040A01"/>
    <w:rsid w:val="00040CD9"/>
    <w:rsid w:val="00041C38"/>
    <w:rsid w:val="00042FFB"/>
    <w:rsid w:val="00050CB0"/>
    <w:rsid w:val="00051BA7"/>
    <w:rsid w:val="00051C1E"/>
    <w:rsid w:val="00054E84"/>
    <w:rsid w:val="00055E30"/>
    <w:rsid w:val="000563FD"/>
    <w:rsid w:val="000579C3"/>
    <w:rsid w:val="0006179A"/>
    <w:rsid w:val="000679FA"/>
    <w:rsid w:val="00067E05"/>
    <w:rsid w:val="000707BF"/>
    <w:rsid w:val="0007174A"/>
    <w:rsid w:val="000739A3"/>
    <w:rsid w:val="000739FC"/>
    <w:rsid w:val="00075841"/>
    <w:rsid w:val="00076F6B"/>
    <w:rsid w:val="00077B70"/>
    <w:rsid w:val="0008421D"/>
    <w:rsid w:val="00084FD6"/>
    <w:rsid w:val="00085F17"/>
    <w:rsid w:val="000868AD"/>
    <w:rsid w:val="000932FC"/>
    <w:rsid w:val="00094C8D"/>
    <w:rsid w:val="0009666E"/>
    <w:rsid w:val="00096C93"/>
    <w:rsid w:val="000970A4"/>
    <w:rsid w:val="000A0634"/>
    <w:rsid w:val="000A200B"/>
    <w:rsid w:val="000A20A8"/>
    <w:rsid w:val="000A261A"/>
    <w:rsid w:val="000A41AB"/>
    <w:rsid w:val="000A502F"/>
    <w:rsid w:val="000A505D"/>
    <w:rsid w:val="000A679B"/>
    <w:rsid w:val="000A6B97"/>
    <w:rsid w:val="000B0EE7"/>
    <w:rsid w:val="000B1E90"/>
    <w:rsid w:val="000B251B"/>
    <w:rsid w:val="000B7436"/>
    <w:rsid w:val="000B7F77"/>
    <w:rsid w:val="000C1041"/>
    <w:rsid w:val="000C1A8C"/>
    <w:rsid w:val="000C30DF"/>
    <w:rsid w:val="000C3F12"/>
    <w:rsid w:val="000C460A"/>
    <w:rsid w:val="000C5A77"/>
    <w:rsid w:val="000C6606"/>
    <w:rsid w:val="000C6C7F"/>
    <w:rsid w:val="000D1182"/>
    <w:rsid w:val="000D196A"/>
    <w:rsid w:val="000D1B4F"/>
    <w:rsid w:val="000D5282"/>
    <w:rsid w:val="000E0168"/>
    <w:rsid w:val="000E11BF"/>
    <w:rsid w:val="000E17A9"/>
    <w:rsid w:val="000E3651"/>
    <w:rsid w:val="000E61A8"/>
    <w:rsid w:val="000E6364"/>
    <w:rsid w:val="000F019C"/>
    <w:rsid w:val="000F165A"/>
    <w:rsid w:val="000F19BD"/>
    <w:rsid w:val="0010110B"/>
    <w:rsid w:val="0010137B"/>
    <w:rsid w:val="00104762"/>
    <w:rsid w:val="00107575"/>
    <w:rsid w:val="0011021B"/>
    <w:rsid w:val="00113079"/>
    <w:rsid w:val="00113AA1"/>
    <w:rsid w:val="00113C46"/>
    <w:rsid w:val="00113FEE"/>
    <w:rsid w:val="00114D03"/>
    <w:rsid w:val="00116D5F"/>
    <w:rsid w:val="001173D5"/>
    <w:rsid w:val="00122626"/>
    <w:rsid w:val="00122CF9"/>
    <w:rsid w:val="00123500"/>
    <w:rsid w:val="0012352F"/>
    <w:rsid w:val="00123A4A"/>
    <w:rsid w:val="0012513C"/>
    <w:rsid w:val="001252D7"/>
    <w:rsid w:val="001275E2"/>
    <w:rsid w:val="001312CE"/>
    <w:rsid w:val="00132E57"/>
    <w:rsid w:val="0013777E"/>
    <w:rsid w:val="00137DAD"/>
    <w:rsid w:val="0014018E"/>
    <w:rsid w:val="001415AA"/>
    <w:rsid w:val="00142367"/>
    <w:rsid w:val="0014445D"/>
    <w:rsid w:val="00144554"/>
    <w:rsid w:val="0014550B"/>
    <w:rsid w:val="00147062"/>
    <w:rsid w:val="00151EBC"/>
    <w:rsid w:val="00152953"/>
    <w:rsid w:val="00155D12"/>
    <w:rsid w:val="00156F2E"/>
    <w:rsid w:val="00160ACE"/>
    <w:rsid w:val="001615FD"/>
    <w:rsid w:val="00161D3A"/>
    <w:rsid w:val="00162777"/>
    <w:rsid w:val="00162A9E"/>
    <w:rsid w:val="001642A0"/>
    <w:rsid w:val="00165830"/>
    <w:rsid w:val="00165E11"/>
    <w:rsid w:val="00166504"/>
    <w:rsid w:val="001666F9"/>
    <w:rsid w:val="0016785A"/>
    <w:rsid w:val="00170ADF"/>
    <w:rsid w:val="00172191"/>
    <w:rsid w:val="0017228A"/>
    <w:rsid w:val="001726A3"/>
    <w:rsid w:val="00173085"/>
    <w:rsid w:val="001746BF"/>
    <w:rsid w:val="00177027"/>
    <w:rsid w:val="00180BD0"/>
    <w:rsid w:val="00180D69"/>
    <w:rsid w:val="00180FAF"/>
    <w:rsid w:val="001837F0"/>
    <w:rsid w:val="00183876"/>
    <w:rsid w:val="001850C1"/>
    <w:rsid w:val="0018562A"/>
    <w:rsid w:val="001860AD"/>
    <w:rsid w:val="001909D1"/>
    <w:rsid w:val="0019196A"/>
    <w:rsid w:val="00193333"/>
    <w:rsid w:val="00193BA8"/>
    <w:rsid w:val="001941D5"/>
    <w:rsid w:val="00195768"/>
    <w:rsid w:val="00195FC5"/>
    <w:rsid w:val="001A15BB"/>
    <w:rsid w:val="001A1D92"/>
    <w:rsid w:val="001A2EF3"/>
    <w:rsid w:val="001A3A97"/>
    <w:rsid w:val="001A47A8"/>
    <w:rsid w:val="001A4AEC"/>
    <w:rsid w:val="001A573C"/>
    <w:rsid w:val="001A5FF0"/>
    <w:rsid w:val="001B2140"/>
    <w:rsid w:val="001B3258"/>
    <w:rsid w:val="001B339C"/>
    <w:rsid w:val="001B36DA"/>
    <w:rsid w:val="001B38E3"/>
    <w:rsid w:val="001B48DB"/>
    <w:rsid w:val="001B4D2A"/>
    <w:rsid w:val="001B57A5"/>
    <w:rsid w:val="001B57A7"/>
    <w:rsid w:val="001B5CC7"/>
    <w:rsid w:val="001B71DF"/>
    <w:rsid w:val="001B770E"/>
    <w:rsid w:val="001B774F"/>
    <w:rsid w:val="001B79C6"/>
    <w:rsid w:val="001C0EA2"/>
    <w:rsid w:val="001C1648"/>
    <w:rsid w:val="001C1A28"/>
    <w:rsid w:val="001C1F67"/>
    <w:rsid w:val="001C2ABA"/>
    <w:rsid w:val="001C384E"/>
    <w:rsid w:val="001C4373"/>
    <w:rsid w:val="001C5522"/>
    <w:rsid w:val="001C7A3E"/>
    <w:rsid w:val="001D06D8"/>
    <w:rsid w:val="001D0818"/>
    <w:rsid w:val="001D14D4"/>
    <w:rsid w:val="001D1937"/>
    <w:rsid w:val="001D2161"/>
    <w:rsid w:val="001D3BE0"/>
    <w:rsid w:val="001D4EB1"/>
    <w:rsid w:val="001D67CB"/>
    <w:rsid w:val="001D6FF2"/>
    <w:rsid w:val="001E0F88"/>
    <w:rsid w:val="001E392A"/>
    <w:rsid w:val="001E3D40"/>
    <w:rsid w:val="001E43E4"/>
    <w:rsid w:val="001E4DA8"/>
    <w:rsid w:val="001E5608"/>
    <w:rsid w:val="001E74BE"/>
    <w:rsid w:val="001F13F7"/>
    <w:rsid w:val="001F4E7F"/>
    <w:rsid w:val="001F7123"/>
    <w:rsid w:val="00200708"/>
    <w:rsid w:val="00202305"/>
    <w:rsid w:val="00203730"/>
    <w:rsid w:val="002055A4"/>
    <w:rsid w:val="00205BFC"/>
    <w:rsid w:val="00206352"/>
    <w:rsid w:val="00206E69"/>
    <w:rsid w:val="00210ABB"/>
    <w:rsid w:val="0021205D"/>
    <w:rsid w:val="002125EE"/>
    <w:rsid w:val="0021275E"/>
    <w:rsid w:val="002147AF"/>
    <w:rsid w:val="00215CF2"/>
    <w:rsid w:val="00216035"/>
    <w:rsid w:val="00216E5A"/>
    <w:rsid w:val="00222033"/>
    <w:rsid w:val="00222721"/>
    <w:rsid w:val="00224ACC"/>
    <w:rsid w:val="00224F09"/>
    <w:rsid w:val="00227BF0"/>
    <w:rsid w:val="00232330"/>
    <w:rsid w:val="00233CA3"/>
    <w:rsid w:val="00234C7E"/>
    <w:rsid w:val="00236AAC"/>
    <w:rsid w:val="00241C89"/>
    <w:rsid w:val="00242801"/>
    <w:rsid w:val="00242DA3"/>
    <w:rsid w:val="00243464"/>
    <w:rsid w:val="00244919"/>
    <w:rsid w:val="00247571"/>
    <w:rsid w:val="0024769D"/>
    <w:rsid w:val="002524B1"/>
    <w:rsid w:val="00252D03"/>
    <w:rsid w:val="00253773"/>
    <w:rsid w:val="00253AB8"/>
    <w:rsid w:val="002546E5"/>
    <w:rsid w:val="0025558A"/>
    <w:rsid w:val="00255EB6"/>
    <w:rsid w:val="00256B85"/>
    <w:rsid w:val="0026044A"/>
    <w:rsid w:val="0026166A"/>
    <w:rsid w:val="00261B65"/>
    <w:rsid w:val="00262F25"/>
    <w:rsid w:val="00263C2D"/>
    <w:rsid w:val="0026425E"/>
    <w:rsid w:val="0026464E"/>
    <w:rsid w:val="0026664F"/>
    <w:rsid w:val="00270D8A"/>
    <w:rsid w:val="00272E07"/>
    <w:rsid w:val="00276105"/>
    <w:rsid w:val="00276144"/>
    <w:rsid w:val="002769B8"/>
    <w:rsid w:val="002777CA"/>
    <w:rsid w:val="00280FFC"/>
    <w:rsid w:val="00281CCC"/>
    <w:rsid w:val="00285631"/>
    <w:rsid w:val="00285DAA"/>
    <w:rsid w:val="00287636"/>
    <w:rsid w:val="00290231"/>
    <w:rsid w:val="002902A6"/>
    <w:rsid w:val="002902AC"/>
    <w:rsid w:val="00290847"/>
    <w:rsid w:val="002910E6"/>
    <w:rsid w:val="00292818"/>
    <w:rsid w:val="00294A93"/>
    <w:rsid w:val="002963AD"/>
    <w:rsid w:val="002975D0"/>
    <w:rsid w:val="00297B0E"/>
    <w:rsid w:val="002A0BC9"/>
    <w:rsid w:val="002A299C"/>
    <w:rsid w:val="002A41A8"/>
    <w:rsid w:val="002A6F1C"/>
    <w:rsid w:val="002B063D"/>
    <w:rsid w:val="002B0C96"/>
    <w:rsid w:val="002B4616"/>
    <w:rsid w:val="002B556C"/>
    <w:rsid w:val="002B5E31"/>
    <w:rsid w:val="002B622D"/>
    <w:rsid w:val="002B6E87"/>
    <w:rsid w:val="002C1C1B"/>
    <w:rsid w:val="002C1F6C"/>
    <w:rsid w:val="002C4537"/>
    <w:rsid w:val="002C47EB"/>
    <w:rsid w:val="002C4C07"/>
    <w:rsid w:val="002C4F45"/>
    <w:rsid w:val="002D1BCE"/>
    <w:rsid w:val="002D1C9C"/>
    <w:rsid w:val="002D59B5"/>
    <w:rsid w:val="002D607F"/>
    <w:rsid w:val="002D6B31"/>
    <w:rsid w:val="002D6F3B"/>
    <w:rsid w:val="002D73F7"/>
    <w:rsid w:val="002D7FA4"/>
    <w:rsid w:val="002E1D30"/>
    <w:rsid w:val="002E3D1F"/>
    <w:rsid w:val="002E46C6"/>
    <w:rsid w:val="002E5412"/>
    <w:rsid w:val="002E65C8"/>
    <w:rsid w:val="002F2BBC"/>
    <w:rsid w:val="002F7B8E"/>
    <w:rsid w:val="00300503"/>
    <w:rsid w:val="00301E22"/>
    <w:rsid w:val="00303986"/>
    <w:rsid w:val="0030423D"/>
    <w:rsid w:val="00306857"/>
    <w:rsid w:val="00311AE8"/>
    <w:rsid w:val="00312F77"/>
    <w:rsid w:val="00314071"/>
    <w:rsid w:val="00314BFD"/>
    <w:rsid w:val="00314C52"/>
    <w:rsid w:val="00315E3E"/>
    <w:rsid w:val="00321F23"/>
    <w:rsid w:val="003227EF"/>
    <w:rsid w:val="00323C0E"/>
    <w:rsid w:val="00325505"/>
    <w:rsid w:val="00330D8E"/>
    <w:rsid w:val="00333364"/>
    <w:rsid w:val="00334769"/>
    <w:rsid w:val="003356E6"/>
    <w:rsid w:val="00336384"/>
    <w:rsid w:val="00337ABC"/>
    <w:rsid w:val="003417B0"/>
    <w:rsid w:val="00342B32"/>
    <w:rsid w:val="00345B9C"/>
    <w:rsid w:val="00350188"/>
    <w:rsid w:val="00350D09"/>
    <w:rsid w:val="00351EFA"/>
    <w:rsid w:val="003529EC"/>
    <w:rsid w:val="0035370E"/>
    <w:rsid w:val="0036074E"/>
    <w:rsid w:val="00361032"/>
    <w:rsid w:val="00363A1C"/>
    <w:rsid w:val="00363CF2"/>
    <w:rsid w:val="003667F1"/>
    <w:rsid w:val="00366D16"/>
    <w:rsid w:val="003732D1"/>
    <w:rsid w:val="0037346C"/>
    <w:rsid w:val="003746A8"/>
    <w:rsid w:val="00376704"/>
    <w:rsid w:val="00376E0C"/>
    <w:rsid w:val="00377F17"/>
    <w:rsid w:val="00380786"/>
    <w:rsid w:val="0039001A"/>
    <w:rsid w:val="00390D35"/>
    <w:rsid w:val="0039193A"/>
    <w:rsid w:val="00391E69"/>
    <w:rsid w:val="003A2647"/>
    <w:rsid w:val="003A34AD"/>
    <w:rsid w:val="003A4786"/>
    <w:rsid w:val="003B049B"/>
    <w:rsid w:val="003B28C6"/>
    <w:rsid w:val="003B2D33"/>
    <w:rsid w:val="003B3E7B"/>
    <w:rsid w:val="003B43A0"/>
    <w:rsid w:val="003B4F5B"/>
    <w:rsid w:val="003C1B23"/>
    <w:rsid w:val="003C4A9A"/>
    <w:rsid w:val="003C4FE0"/>
    <w:rsid w:val="003C6D4A"/>
    <w:rsid w:val="003C6E28"/>
    <w:rsid w:val="003C7993"/>
    <w:rsid w:val="003C7A3A"/>
    <w:rsid w:val="003D0002"/>
    <w:rsid w:val="003D16AA"/>
    <w:rsid w:val="003D3A0E"/>
    <w:rsid w:val="003D4DB0"/>
    <w:rsid w:val="003D6784"/>
    <w:rsid w:val="003D6B77"/>
    <w:rsid w:val="003E1509"/>
    <w:rsid w:val="003E1F8E"/>
    <w:rsid w:val="003E3D6E"/>
    <w:rsid w:val="003E5B0A"/>
    <w:rsid w:val="003E67F0"/>
    <w:rsid w:val="003F187E"/>
    <w:rsid w:val="003F3FEE"/>
    <w:rsid w:val="003F4344"/>
    <w:rsid w:val="00400928"/>
    <w:rsid w:val="00401A00"/>
    <w:rsid w:val="004064C5"/>
    <w:rsid w:val="00410DE0"/>
    <w:rsid w:val="00411F86"/>
    <w:rsid w:val="004155B2"/>
    <w:rsid w:val="004164E7"/>
    <w:rsid w:val="00421076"/>
    <w:rsid w:val="004211D3"/>
    <w:rsid w:val="0042175D"/>
    <w:rsid w:val="00421C9F"/>
    <w:rsid w:val="00422F50"/>
    <w:rsid w:val="00423081"/>
    <w:rsid w:val="0042523A"/>
    <w:rsid w:val="004266A1"/>
    <w:rsid w:val="0043125D"/>
    <w:rsid w:val="00431581"/>
    <w:rsid w:val="00431D58"/>
    <w:rsid w:val="00432729"/>
    <w:rsid w:val="004403E2"/>
    <w:rsid w:val="004426B3"/>
    <w:rsid w:val="00442CD8"/>
    <w:rsid w:val="004435FB"/>
    <w:rsid w:val="00445067"/>
    <w:rsid w:val="004473B8"/>
    <w:rsid w:val="00450532"/>
    <w:rsid w:val="00451311"/>
    <w:rsid w:val="00453482"/>
    <w:rsid w:val="00453E65"/>
    <w:rsid w:val="0045573D"/>
    <w:rsid w:val="0046108F"/>
    <w:rsid w:val="00467FB1"/>
    <w:rsid w:val="004744C5"/>
    <w:rsid w:val="0047722B"/>
    <w:rsid w:val="00477C69"/>
    <w:rsid w:val="00480D02"/>
    <w:rsid w:val="00481E45"/>
    <w:rsid w:val="00483135"/>
    <w:rsid w:val="00483529"/>
    <w:rsid w:val="00483AAD"/>
    <w:rsid w:val="0049089E"/>
    <w:rsid w:val="00495270"/>
    <w:rsid w:val="004958CF"/>
    <w:rsid w:val="00496976"/>
    <w:rsid w:val="004A2432"/>
    <w:rsid w:val="004A2F21"/>
    <w:rsid w:val="004A4246"/>
    <w:rsid w:val="004A67C4"/>
    <w:rsid w:val="004A71E4"/>
    <w:rsid w:val="004B0620"/>
    <w:rsid w:val="004B375B"/>
    <w:rsid w:val="004B4333"/>
    <w:rsid w:val="004C1AC9"/>
    <w:rsid w:val="004C5EA3"/>
    <w:rsid w:val="004C60BC"/>
    <w:rsid w:val="004C65E7"/>
    <w:rsid w:val="004C69E4"/>
    <w:rsid w:val="004D0AB3"/>
    <w:rsid w:val="004D12CF"/>
    <w:rsid w:val="004D32B2"/>
    <w:rsid w:val="004D5BE3"/>
    <w:rsid w:val="004D6F9B"/>
    <w:rsid w:val="004E088C"/>
    <w:rsid w:val="004E217C"/>
    <w:rsid w:val="004E3E0F"/>
    <w:rsid w:val="004E4095"/>
    <w:rsid w:val="004E4E1E"/>
    <w:rsid w:val="004E59C3"/>
    <w:rsid w:val="004E7BDC"/>
    <w:rsid w:val="004F0432"/>
    <w:rsid w:val="004F0C72"/>
    <w:rsid w:val="004F207F"/>
    <w:rsid w:val="004F4371"/>
    <w:rsid w:val="004F4525"/>
    <w:rsid w:val="004F5EE0"/>
    <w:rsid w:val="004F7515"/>
    <w:rsid w:val="00503D57"/>
    <w:rsid w:val="00510CF4"/>
    <w:rsid w:val="00511349"/>
    <w:rsid w:val="00511B2D"/>
    <w:rsid w:val="00512F48"/>
    <w:rsid w:val="005132CA"/>
    <w:rsid w:val="00513A8F"/>
    <w:rsid w:val="005140EB"/>
    <w:rsid w:val="00517951"/>
    <w:rsid w:val="005204A7"/>
    <w:rsid w:val="00520DBD"/>
    <w:rsid w:val="005230E7"/>
    <w:rsid w:val="0052678E"/>
    <w:rsid w:val="00526C09"/>
    <w:rsid w:val="0053231E"/>
    <w:rsid w:val="00532BD8"/>
    <w:rsid w:val="00533536"/>
    <w:rsid w:val="00534B81"/>
    <w:rsid w:val="00534C4E"/>
    <w:rsid w:val="00535AFE"/>
    <w:rsid w:val="00536E1A"/>
    <w:rsid w:val="0053720D"/>
    <w:rsid w:val="005408A4"/>
    <w:rsid w:val="00540F95"/>
    <w:rsid w:val="005460AD"/>
    <w:rsid w:val="00547263"/>
    <w:rsid w:val="00551BFA"/>
    <w:rsid w:val="0055352C"/>
    <w:rsid w:val="0055673B"/>
    <w:rsid w:val="00557C8B"/>
    <w:rsid w:val="00562122"/>
    <w:rsid w:val="005621AA"/>
    <w:rsid w:val="00562404"/>
    <w:rsid w:val="005643B3"/>
    <w:rsid w:val="00565F6F"/>
    <w:rsid w:val="00566077"/>
    <w:rsid w:val="0056658D"/>
    <w:rsid w:val="00567749"/>
    <w:rsid w:val="00572263"/>
    <w:rsid w:val="00574272"/>
    <w:rsid w:val="005760E2"/>
    <w:rsid w:val="0057658C"/>
    <w:rsid w:val="0058359E"/>
    <w:rsid w:val="00583F1A"/>
    <w:rsid w:val="005873AE"/>
    <w:rsid w:val="00591A99"/>
    <w:rsid w:val="00591F47"/>
    <w:rsid w:val="005937E5"/>
    <w:rsid w:val="00594B38"/>
    <w:rsid w:val="005965E3"/>
    <w:rsid w:val="005A4433"/>
    <w:rsid w:val="005A6615"/>
    <w:rsid w:val="005B2F70"/>
    <w:rsid w:val="005B3F09"/>
    <w:rsid w:val="005C24CD"/>
    <w:rsid w:val="005C270D"/>
    <w:rsid w:val="005C4280"/>
    <w:rsid w:val="005C442A"/>
    <w:rsid w:val="005C5251"/>
    <w:rsid w:val="005C6B78"/>
    <w:rsid w:val="005C7101"/>
    <w:rsid w:val="005D3496"/>
    <w:rsid w:val="005D5C9C"/>
    <w:rsid w:val="005D641B"/>
    <w:rsid w:val="005E0EE5"/>
    <w:rsid w:val="005E6204"/>
    <w:rsid w:val="005F0839"/>
    <w:rsid w:val="005F0D81"/>
    <w:rsid w:val="005F27D4"/>
    <w:rsid w:val="005F51C8"/>
    <w:rsid w:val="005F7659"/>
    <w:rsid w:val="005F7EE5"/>
    <w:rsid w:val="00600770"/>
    <w:rsid w:val="00600DBB"/>
    <w:rsid w:val="006048ED"/>
    <w:rsid w:val="006053C6"/>
    <w:rsid w:val="00607AB6"/>
    <w:rsid w:val="00610565"/>
    <w:rsid w:val="00613116"/>
    <w:rsid w:val="00613C62"/>
    <w:rsid w:val="006148BB"/>
    <w:rsid w:val="006160E2"/>
    <w:rsid w:val="00620B81"/>
    <w:rsid w:val="0062229F"/>
    <w:rsid w:val="0062243D"/>
    <w:rsid w:val="00623855"/>
    <w:rsid w:val="00625DA0"/>
    <w:rsid w:val="00627158"/>
    <w:rsid w:val="00634736"/>
    <w:rsid w:val="00634E1C"/>
    <w:rsid w:val="00635E43"/>
    <w:rsid w:val="00637241"/>
    <w:rsid w:val="00641A8B"/>
    <w:rsid w:val="00642B66"/>
    <w:rsid w:val="00645D0F"/>
    <w:rsid w:val="00646234"/>
    <w:rsid w:val="006537B8"/>
    <w:rsid w:val="0065389D"/>
    <w:rsid w:val="00653CBC"/>
    <w:rsid w:val="00656403"/>
    <w:rsid w:val="00656E4D"/>
    <w:rsid w:val="00657A0D"/>
    <w:rsid w:val="00657DB4"/>
    <w:rsid w:val="006608DA"/>
    <w:rsid w:val="0066245A"/>
    <w:rsid w:val="0066258D"/>
    <w:rsid w:val="00662842"/>
    <w:rsid w:val="00663AD8"/>
    <w:rsid w:val="0066542A"/>
    <w:rsid w:val="00667D3B"/>
    <w:rsid w:val="0067255B"/>
    <w:rsid w:val="00673EFA"/>
    <w:rsid w:val="0067452A"/>
    <w:rsid w:val="006745CF"/>
    <w:rsid w:val="00675F07"/>
    <w:rsid w:val="00677D36"/>
    <w:rsid w:val="006851B9"/>
    <w:rsid w:val="0068600B"/>
    <w:rsid w:val="00690A0C"/>
    <w:rsid w:val="00690FBA"/>
    <w:rsid w:val="006A0B29"/>
    <w:rsid w:val="006A2267"/>
    <w:rsid w:val="006A28F4"/>
    <w:rsid w:val="006A56D1"/>
    <w:rsid w:val="006A72FC"/>
    <w:rsid w:val="006A74D8"/>
    <w:rsid w:val="006B0186"/>
    <w:rsid w:val="006B09DB"/>
    <w:rsid w:val="006B10A0"/>
    <w:rsid w:val="006B2EDB"/>
    <w:rsid w:val="006B3392"/>
    <w:rsid w:val="006B3B81"/>
    <w:rsid w:val="006B6164"/>
    <w:rsid w:val="006B62F7"/>
    <w:rsid w:val="006C009A"/>
    <w:rsid w:val="006C5376"/>
    <w:rsid w:val="006C58D1"/>
    <w:rsid w:val="006C59EC"/>
    <w:rsid w:val="006C61D3"/>
    <w:rsid w:val="006C644A"/>
    <w:rsid w:val="006C7D60"/>
    <w:rsid w:val="006D0D6F"/>
    <w:rsid w:val="006D40DB"/>
    <w:rsid w:val="006D6E5E"/>
    <w:rsid w:val="006D7660"/>
    <w:rsid w:val="006D771C"/>
    <w:rsid w:val="006E032B"/>
    <w:rsid w:val="006E0877"/>
    <w:rsid w:val="006E0887"/>
    <w:rsid w:val="006E20DE"/>
    <w:rsid w:val="006E5DD9"/>
    <w:rsid w:val="006E66EC"/>
    <w:rsid w:val="006F08D9"/>
    <w:rsid w:val="006F0F1A"/>
    <w:rsid w:val="006F1EE2"/>
    <w:rsid w:val="006F25E6"/>
    <w:rsid w:val="006F56F0"/>
    <w:rsid w:val="006F6B58"/>
    <w:rsid w:val="00700EBE"/>
    <w:rsid w:val="007025F5"/>
    <w:rsid w:val="00704CBA"/>
    <w:rsid w:val="00705DC8"/>
    <w:rsid w:val="00710D6D"/>
    <w:rsid w:val="00711DF4"/>
    <w:rsid w:val="0071594D"/>
    <w:rsid w:val="00720D61"/>
    <w:rsid w:val="007217E4"/>
    <w:rsid w:val="00723767"/>
    <w:rsid w:val="00723A10"/>
    <w:rsid w:val="00736B5F"/>
    <w:rsid w:val="0073719D"/>
    <w:rsid w:val="00737959"/>
    <w:rsid w:val="007379CA"/>
    <w:rsid w:val="0074303D"/>
    <w:rsid w:val="007430EB"/>
    <w:rsid w:val="00744B34"/>
    <w:rsid w:val="00745C26"/>
    <w:rsid w:val="00745DF3"/>
    <w:rsid w:val="00750C6D"/>
    <w:rsid w:val="00751B16"/>
    <w:rsid w:val="00751B42"/>
    <w:rsid w:val="00756EBD"/>
    <w:rsid w:val="0076476D"/>
    <w:rsid w:val="00764BF2"/>
    <w:rsid w:val="00766DCF"/>
    <w:rsid w:val="007745D4"/>
    <w:rsid w:val="0077499F"/>
    <w:rsid w:val="00774CF1"/>
    <w:rsid w:val="00774E7D"/>
    <w:rsid w:val="007752C4"/>
    <w:rsid w:val="00775D41"/>
    <w:rsid w:val="00776A3C"/>
    <w:rsid w:val="00776F5C"/>
    <w:rsid w:val="007777A4"/>
    <w:rsid w:val="007806B9"/>
    <w:rsid w:val="00782BEC"/>
    <w:rsid w:val="00784937"/>
    <w:rsid w:val="00786A84"/>
    <w:rsid w:val="0078739B"/>
    <w:rsid w:val="00791620"/>
    <w:rsid w:val="00791C17"/>
    <w:rsid w:val="00792433"/>
    <w:rsid w:val="00792498"/>
    <w:rsid w:val="00795A21"/>
    <w:rsid w:val="0079659D"/>
    <w:rsid w:val="007966BE"/>
    <w:rsid w:val="00797B1D"/>
    <w:rsid w:val="007A2F0F"/>
    <w:rsid w:val="007A36D6"/>
    <w:rsid w:val="007A4572"/>
    <w:rsid w:val="007A4CE1"/>
    <w:rsid w:val="007B3DF2"/>
    <w:rsid w:val="007B72BB"/>
    <w:rsid w:val="007B7994"/>
    <w:rsid w:val="007C3599"/>
    <w:rsid w:val="007C37F5"/>
    <w:rsid w:val="007C3B42"/>
    <w:rsid w:val="007C6A96"/>
    <w:rsid w:val="007D10FB"/>
    <w:rsid w:val="007D1D74"/>
    <w:rsid w:val="007D241F"/>
    <w:rsid w:val="007D6993"/>
    <w:rsid w:val="007D6E74"/>
    <w:rsid w:val="007E0557"/>
    <w:rsid w:val="007E21AC"/>
    <w:rsid w:val="007E2A88"/>
    <w:rsid w:val="007E6A64"/>
    <w:rsid w:val="007F3ABB"/>
    <w:rsid w:val="007F3FE3"/>
    <w:rsid w:val="007F436C"/>
    <w:rsid w:val="007F4878"/>
    <w:rsid w:val="008003C2"/>
    <w:rsid w:val="00800579"/>
    <w:rsid w:val="00801468"/>
    <w:rsid w:val="00801D60"/>
    <w:rsid w:val="008037CB"/>
    <w:rsid w:val="00803B83"/>
    <w:rsid w:val="00803BF4"/>
    <w:rsid w:val="00804A9B"/>
    <w:rsid w:val="00804AE7"/>
    <w:rsid w:val="008051C2"/>
    <w:rsid w:val="00811246"/>
    <w:rsid w:val="00813063"/>
    <w:rsid w:val="00816790"/>
    <w:rsid w:val="00817813"/>
    <w:rsid w:val="00817B84"/>
    <w:rsid w:val="00817BEC"/>
    <w:rsid w:val="00820640"/>
    <w:rsid w:val="008256E1"/>
    <w:rsid w:val="008275BE"/>
    <w:rsid w:val="00831A59"/>
    <w:rsid w:val="00836B92"/>
    <w:rsid w:val="008402A6"/>
    <w:rsid w:val="00841FCB"/>
    <w:rsid w:val="00845277"/>
    <w:rsid w:val="008466F4"/>
    <w:rsid w:val="00847E11"/>
    <w:rsid w:val="00850746"/>
    <w:rsid w:val="00850C4E"/>
    <w:rsid w:val="00850E9E"/>
    <w:rsid w:val="00851A3D"/>
    <w:rsid w:val="008530A3"/>
    <w:rsid w:val="00854D3A"/>
    <w:rsid w:val="008572C4"/>
    <w:rsid w:val="00860156"/>
    <w:rsid w:val="00860356"/>
    <w:rsid w:val="00860E52"/>
    <w:rsid w:val="008616BF"/>
    <w:rsid w:val="00863FA9"/>
    <w:rsid w:val="00864A16"/>
    <w:rsid w:val="008654EB"/>
    <w:rsid w:val="008677A0"/>
    <w:rsid w:val="0087403E"/>
    <w:rsid w:val="00875AA9"/>
    <w:rsid w:val="00876825"/>
    <w:rsid w:val="00876EA5"/>
    <w:rsid w:val="008775A5"/>
    <w:rsid w:val="00881E14"/>
    <w:rsid w:val="0088231C"/>
    <w:rsid w:val="00883AFD"/>
    <w:rsid w:val="00884040"/>
    <w:rsid w:val="00885C9B"/>
    <w:rsid w:val="0088750A"/>
    <w:rsid w:val="008879D3"/>
    <w:rsid w:val="00887CB9"/>
    <w:rsid w:val="00892217"/>
    <w:rsid w:val="008936A7"/>
    <w:rsid w:val="008936EE"/>
    <w:rsid w:val="00894905"/>
    <w:rsid w:val="008956E6"/>
    <w:rsid w:val="008957FB"/>
    <w:rsid w:val="0089646B"/>
    <w:rsid w:val="00897C29"/>
    <w:rsid w:val="008A03B2"/>
    <w:rsid w:val="008A1FC9"/>
    <w:rsid w:val="008A29F1"/>
    <w:rsid w:val="008A4DFD"/>
    <w:rsid w:val="008A59C5"/>
    <w:rsid w:val="008A6188"/>
    <w:rsid w:val="008A732D"/>
    <w:rsid w:val="008B0435"/>
    <w:rsid w:val="008B06FB"/>
    <w:rsid w:val="008B0863"/>
    <w:rsid w:val="008B106C"/>
    <w:rsid w:val="008B3E4C"/>
    <w:rsid w:val="008B59E5"/>
    <w:rsid w:val="008C01A3"/>
    <w:rsid w:val="008C1258"/>
    <w:rsid w:val="008C182F"/>
    <w:rsid w:val="008C197C"/>
    <w:rsid w:val="008D0BFB"/>
    <w:rsid w:val="008D5E09"/>
    <w:rsid w:val="008D6C8F"/>
    <w:rsid w:val="008E0A56"/>
    <w:rsid w:val="008E0C74"/>
    <w:rsid w:val="008E1B80"/>
    <w:rsid w:val="008E31E4"/>
    <w:rsid w:val="008E34EC"/>
    <w:rsid w:val="008F18BF"/>
    <w:rsid w:val="008F282C"/>
    <w:rsid w:val="008F3330"/>
    <w:rsid w:val="008F6ECF"/>
    <w:rsid w:val="0090078C"/>
    <w:rsid w:val="009009D3"/>
    <w:rsid w:val="00902858"/>
    <w:rsid w:val="00902F08"/>
    <w:rsid w:val="00905B91"/>
    <w:rsid w:val="00906F5E"/>
    <w:rsid w:val="0091276F"/>
    <w:rsid w:val="00912E69"/>
    <w:rsid w:val="00913813"/>
    <w:rsid w:val="00914B65"/>
    <w:rsid w:val="009169DA"/>
    <w:rsid w:val="0091712C"/>
    <w:rsid w:val="00917FF7"/>
    <w:rsid w:val="0092029E"/>
    <w:rsid w:val="0092121A"/>
    <w:rsid w:val="00924CA3"/>
    <w:rsid w:val="0092520F"/>
    <w:rsid w:val="00925843"/>
    <w:rsid w:val="0093351F"/>
    <w:rsid w:val="00940D84"/>
    <w:rsid w:val="009413AA"/>
    <w:rsid w:val="00946058"/>
    <w:rsid w:val="00946275"/>
    <w:rsid w:val="00946D60"/>
    <w:rsid w:val="0095010A"/>
    <w:rsid w:val="00951100"/>
    <w:rsid w:val="0095149B"/>
    <w:rsid w:val="0095494B"/>
    <w:rsid w:val="0095670F"/>
    <w:rsid w:val="00960158"/>
    <w:rsid w:val="0096113D"/>
    <w:rsid w:val="009628A6"/>
    <w:rsid w:val="00963682"/>
    <w:rsid w:val="00963D1B"/>
    <w:rsid w:val="00964869"/>
    <w:rsid w:val="00965668"/>
    <w:rsid w:val="009672B1"/>
    <w:rsid w:val="00971984"/>
    <w:rsid w:val="009731DE"/>
    <w:rsid w:val="00980692"/>
    <w:rsid w:val="00980880"/>
    <w:rsid w:val="00980893"/>
    <w:rsid w:val="0098095D"/>
    <w:rsid w:val="0098097D"/>
    <w:rsid w:val="00981E94"/>
    <w:rsid w:val="00981F9B"/>
    <w:rsid w:val="00983065"/>
    <w:rsid w:val="009838CB"/>
    <w:rsid w:val="0098404C"/>
    <w:rsid w:val="00984CDC"/>
    <w:rsid w:val="00985216"/>
    <w:rsid w:val="00990A98"/>
    <w:rsid w:val="00994507"/>
    <w:rsid w:val="00995095"/>
    <w:rsid w:val="009A0BB7"/>
    <w:rsid w:val="009A23B5"/>
    <w:rsid w:val="009A5411"/>
    <w:rsid w:val="009A568A"/>
    <w:rsid w:val="009A6FA1"/>
    <w:rsid w:val="009B1A88"/>
    <w:rsid w:val="009B2993"/>
    <w:rsid w:val="009B2A4A"/>
    <w:rsid w:val="009B2AF5"/>
    <w:rsid w:val="009B4B11"/>
    <w:rsid w:val="009B5BCE"/>
    <w:rsid w:val="009B6394"/>
    <w:rsid w:val="009B6CA6"/>
    <w:rsid w:val="009C2DD0"/>
    <w:rsid w:val="009C402E"/>
    <w:rsid w:val="009C4D18"/>
    <w:rsid w:val="009C5D12"/>
    <w:rsid w:val="009C72FC"/>
    <w:rsid w:val="009D1829"/>
    <w:rsid w:val="009D1D93"/>
    <w:rsid w:val="009D2F4C"/>
    <w:rsid w:val="009D543A"/>
    <w:rsid w:val="009E14B2"/>
    <w:rsid w:val="009E6F94"/>
    <w:rsid w:val="009F0630"/>
    <w:rsid w:val="009F1AB5"/>
    <w:rsid w:val="009F1C08"/>
    <w:rsid w:val="009F4F4E"/>
    <w:rsid w:val="009F5E59"/>
    <w:rsid w:val="009F608F"/>
    <w:rsid w:val="009F61C1"/>
    <w:rsid w:val="009F7354"/>
    <w:rsid w:val="00A030B6"/>
    <w:rsid w:val="00A03DF2"/>
    <w:rsid w:val="00A0455A"/>
    <w:rsid w:val="00A07E8D"/>
    <w:rsid w:val="00A10E5C"/>
    <w:rsid w:val="00A10EF9"/>
    <w:rsid w:val="00A1167A"/>
    <w:rsid w:val="00A1506F"/>
    <w:rsid w:val="00A15E5B"/>
    <w:rsid w:val="00A2250D"/>
    <w:rsid w:val="00A22F5C"/>
    <w:rsid w:val="00A25FB9"/>
    <w:rsid w:val="00A31416"/>
    <w:rsid w:val="00A34DB0"/>
    <w:rsid w:val="00A37BA4"/>
    <w:rsid w:val="00A40F11"/>
    <w:rsid w:val="00A42064"/>
    <w:rsid w:val="00A460B8"/>
    <w:rsid w:val="00A50AEC"/>
    <w:rsid w:val="00A5297B"/>
    <w:rsid w:val="00A558BA"/>
    <w:rsid w:val="00A560BF"/>
    <w:rsid w:val="00A56289"/>
    <w:rsid w:val="00A57296"/>
    <w:rsid w:val="00A603C9"/>
    <w:rsid w:val="00A638B3"/>
    <w:rsid w:val="00A645FC"/>
    <w:rsid w:val="00A64F14"/>
    <w:rsid w:val="00A70AF3"/>
    <w:rsid w:val="00A71090"/>
    <w:rsid w:val="00A71166"/>
    <w:rsid w:val="00A72DF0"/>
    <w:rsid w:val="00A73BEB"/>
    <w:rsid w:val="00A74841"/>
    <w:rsid w:val="00A76073"/>
    <w:rsid w:val="00A776EE"/>
    <w:rsid w:val="00A82197"/>
    <w:rsid w:val="00A82484"/>
    <w:rsid w:val="00A8249A"/>
    <w:rsid w:val="00A83332"/>
    <w:rsid w:val="00A844AE"/>
    <w:rsid w:val="00A866BA"/>
    <w:rsid w:val="00A9321E"/>
    <w:rsid w:val="00A93308"/>
    <w:rsid w:val="00AA2E05"/>
    <w:rsid w:val="00AA2EC1"/>
    <w:rsid w:val="00AA4EA2"/>
    <w:rsid w:val="00AB10B7"/>
    <w:rsid w:val="00AB153B"/>
    <w:rsid w:val="00AB4B43"/>
    <w:rsid w:val="00AB525F"/>
    <w:rsid w:val="00AB7557"/>
    <w:rsid w:val="00AB7636"/>
    <w:rsid w:val="00AB7D40"/>
    <w:rsid w:val="00AC187F"/>
    <w:rsid w:val="00AC1BAF"/>
    <w:rsid w:val="00AC1BBB"/>
    <w:rsid w:val="00AC2078"/>
    <w:rsid w:val="00AC34FE"/>
    <w:rsid w:val="00AC3E4A"/>
    <w:rsid w:val="00AC6783"/>
    <w:rsid w:val="00AC789C"/>
    <w:rsid w:val="00AD28B8"/>
    <w:rsid w:val="00AD3E3C"/>
    <w:rsid w:val="00AD73D0"/>
    <w:rsid w:val="00AD756B"/>
    <w:rsid w:val="00AE193C"/>
    <w:rsid w:val="00AE29BB"/>
    <w:rsid w:val="00AE3813"/>
    <w:rsid w:val="00AF047B"/>
    <w:rsid w:val="00AF230E"/>
    <w:rsid w:val="00AF28BA"/>
    <w:rsid w:val="00AF3D14"/>
    <w:rsid w:val="00AF4B6B"/>
    <w:rsid w:val="00AF6A91"/>
    <w:rsid w:val="00B00845"/>
    <w:rsid w:val="00B00D3E"/>
    <w:rsid w:val="00B01183"/>
    <w:rsid w:val="00B01B92"/>
    <w:rsid w:val="00B01F62"/>
    <w:rsid w:val="00B01FE8"/>
    <w:rsid w:val="00B0478E"/>
    <w:rsid w:val="00B04CD9"/>
    <w:rsid w:val="00B0599B"/>
    <w:rsid w:val="00B07DFF"/>
    <w:rsid w:val="00B100D3"/>
    <w:rsid w:val="00B12114"/>
    <w:rsid w:val="00B15D8E"/>
    <w:rsid w:val="00B17DF7"/>
    <w:rsid w:val="00B20895"/>
    <w:rsid w:val="00B208A9"/>
    <w:rsid w:val="00B24C47"/>
    <w:rsid w:val="00B26785"/>
    <w:rsid w:val="00B3096D"/>
    <w:rsid w:val="00B30D3C"/>
    <w:rsid w:val="00B3317A"/>
    <w:rsid w:val="00B3371A"/>
    <w:rsid w:val="00B33B6C"/>
    <w:rsid w:val="00B34978"/>
    <w:rsid w:val="00B35200"/>
    <w:rsid w:val="00B3663F"/>
    <w:rsid w:val="00B37F43"/>
    <w:rsid w:val="00B42AE7"/>
    <w:rsid w:val="00B43034"/>
    <w:rsid w:val="00B432D2"/>
    <w:rsid w:val="00B43E5C"/>
    <w:rsid w:val="00B448AE"/>
    <w:rsid w:val="00B44931"/>
    <w:rsid w:val="00B46C5E"/>
    <w:rsid w:val="00B47977"/>
    <w:rsid w:val="00B50672"/>
    <w:rsid w:val="00B50EAC"/>
    <w:rsid w:val="00B528A1"/>
    <w:rsid w:val="00B52C8C"/>
    <w:rsid w:val="00B55BB3"/>
    <w:rsid w:val="00B57600"/>
    <w:rsid w:val="00B6123D"/>
    <w:rsid w:val="00B61A55"/>
    <w:rsid w:val="00B63B64"/>
    <w:rsid w:val="00B66481"/>
    <w:rsid w:val="00B6668D"/>
    <w:rsid w:val="00B70154"/>
    <w:rsid w:val="00B70786"/>
    <w:rsid w:val="00B70916"/>
    <w:rsid w:val="00B71393"/>
    <w:rsid w:val="00B72335"/>
    <w:rsid w:val="00B74FDE"/>
    <w:rsid w:val="00B7569A"/>
    <w:rsid w:val="00B82447"/>
    <w:rsid w:val="00B85FBC"/>
    <w:rsid w:val="00B8653E"/>
    <w:rsid w:val="00B91D7D"/>
    <w:rsid w:val="00B9211D"/>
    <w:rsid w:val="00B9278B"/>
    <w:rsid w:val="00B92AB5"/>
    <w:rsid w:val="00B9389C"/>
    <w:rsid w:val="00B950F7"/>
    <w:rsid w:val="00B95A67"/>
    <w:rsid w:val="00BA0310"/>
    <w:rsid w:val="00BA095B"/>
    <w:rsid w:val="00BA1F9E"/>
    <w:rsid w:val="00BA3467"/>
    <w:rsid w:val="00BA6802"/>
    <w:rsid w:val="00BA7096"/>
    <w:rsid w:val="00BB1260"/>
    <w:rsid w:val="00BB34C1"/>
    <w:rsid w:val="00BB6132"/>
    <w:rsid w:val="00BC0DE9"/>
    <w:rsid w:val="00BC1157"/>
    <w:rsid w:val="00BC3397"/>
    <w:rsid w:val="00BC33AE"/>
    <w:rsid w:val="00BC44C3"/>
    <w:rsid w:val="00BC4DD4"/>
    <w:rsid w:val="00BC679C"/>
    <w:rsid w:val="00BC6FEC"/>
    <w:rsid w:val="00BC711E"/>
    <w:rsid w:val="00BC714B"/>
    <w:rsid w:val="00BD0EE2"/>
    <w:rsid w:val="00BD16AE"/>
    <w:rsid w:val="00BD26FD"/>
    <w:rsid w:val="00BD4604"/>
    <w:rsid w:val="00BD49BD"/>
    <w:rsid w:val="00BD4F65"/>
    <w:rsid w:val="00BD550F"/>
    <w:rsid w:val="00BF07CF"/>
    <w:rsid w:val="00BF0A25"/>
    <w:rsid w:val="00BF55EF"/>
    <w:rsid w:val="00C0502F"/>
    <w:rsid w:val="00C0585B"/>
    <w:rsid w:val="00C05B52"/>
    <w:rsid w:val="00C1061B"/>
    <w:rsid w:val="00C10C53"/>
    <w:rsid w:val="00C12EE2"/>
    <w:rsid w:val="00C14FD5"/>
    <w:rsid w:val="00C160B9"/>
    <w:rsid w:val="00C17515"/>
    <w:rsid w:val="00C209FA"/>
    <w:rsid w:val="00C2172E"/>
    <w:rsid w:val="00C23F7B"/>
    <w:rsid w:val="00C2640A"/>
    <w:rsid w:val="00C3162E"/>
    <w:rsid w:val="00C318D4"/>
    <w:rsid w:val="00C3224E"/>
    <w:rsid w:val="00C33DAF"/>
    <w:rsid w:val="00C410A0"/>
    <w:rsid w:val="00C462A7"/>
    <w:rsid w:val="00C527C3"/>
    <w:rsid w:val="00C537EC"/>
    <w:rsid w:val="00C53AA8"/>
    <w:rsid w:val="00C546F6"/>
    <w:rsid w:val="00C54986"/>
    <w:rsid w:val="00C570F8"/>
    <w:rsid w:val="00C600BD"/>
    <w:rsid w:val="00C60A6C"/>
    <w:rsid w:val="00C6159F"/>
    <w:rsid w:val="00C628C0"/>
    <w:rsid w:val="00C63587"/>
    <w:rsid w:val="00C63DDD"/>
    <w:rsid w:val="00C64296"/>
    <w:rsid w:val="00C64A7C"/>
    <w:rsid w:val="00C654D4"/>
    <w:rsid w:val="00C659D5"/>
    <w:rsid w:val="00C717E6"/>
    <w:rsid w:val="00C74517"/>
    <w:rsid w:val="00C75483"/>
    <w:rsid w:val="00C778EC"/>
    <w:rsid w:val="00C81A45"/>
    <w:rsid w:val="00C81BA7"/>
    <w:rsid w:val="00C87A75"/>
    <w:rsid w:val="00C91347"/>
    <w:rsid w:val="00C94143"/>
    <w:rsid w:val="00C971A5"/>
    <w:rsid w:val="00CA2CFC"/>
    <w:rsid w:val="00CA37EA"/>
    <w:rsid w:val="00CA458A"/>
    <w:rsid w:val="00CB0977"/>
    <w:rsid w:val="00CB532F"/>
    <w:rsid w:val="00CB783A"/>
    <w:rsid w:val="00CC096F"/>
    <w:rsid w:val="00CC42DD"/>
    <w:rsid w:val="00CC4CEE"/>
    <w:rsid w:val="00CC52DF"/>
    <w:rsid w:val="00CC55DA"/>
    <w:rsid w:val="00CC7B69"/>
    <w:rsid w:val="00CD1943"/>
    <w:rsid w:val="00CD1BFA"/>
    <w:rsid w:val="00CD4DBE"/>
    <w:rsid w:val="00CD56BB"/>
    <w:rsid w:val="00CE0FC8"/>
    <w:rsid w:val="00CE628E"/>
    <w:rsid w:val="00CE76F4"/>
    <w:rsid w:val="00CF1D07"/>
    <w:rsid w:val="00CF1E15"/>
    <w:rsid w:val="00CF23C2"/>
    <w:rsid w:val="00CF307C"/>
    <w:rsid w:val="00CF3F86"/>
    <w:rsid w:val="00CF402A"/>
    <w:rsid w:val="00CF473E"/>
    <w:rsid w:val="00D0020B"/>
    <w:rsid w:val="00D01A4B"/>
    <w:rsid w:val="00D01D50"/>
    <w:rsid w:val="00D054E0"/>
    <w:rsid w:val="00D06C85"/>
    <w:rsid w:val="00D10529"/>
    <w:rsid w:val="00D10D4B"/>
    <w:rsid w:val="00D12315"/>
    <w:rsid w:val="00D136BC"/>
    <w:rsid w:val="00D158CB"/>
    <w:rsid w:val="00D17360"/>
    <w:rsid w:val="00D20B1E"/>
    <w:rsid w:val="00D20C41"/>
    <w:rsid w:val="00D2109E"/>
    <w:rsid w:val="00D21E43"/>
    <w:rsid w:val="00D240C6"/>
    <w:rsid w:val="00D24803"/>
    <w:rsid w:val="00D250C0"/>
    <w:rsid w:val="00D26649"/>
    <w:rsid w:val="00D27308"/>
    <w:rsid w:val="00D320D3"/>
    <w:rsid w:val="00D339EF"/>
    <w:rsid w:val="00D3458F"/>
    <w:rsid w:val="00D35704"/>
    <w:rsid w:val="00D361C5"/>
    <w:rsid w:val="00D36BCC"/>
    <w:rsid w:val="00D36F23"/>
    <w:rsid w:val="00D377CD"/>
    <w:rsid w:val="00D416A5"/>
    <w:rsid w:val="00D41BA5"/>
    <w:rsid w:val="00D42881"/>
    <w:rsid w:val="00D4311C"/>
    <w:rsid w:val="00D443BA"/>
    <w:rsid w:val="00D45E40"/>
    <w:rsid w:val="00D5127D"/>
    <w:rsid w:val="00D52499"/>
    <w:rsid w:val="00D52B3F"/>
    <w:rsid w:val="00D531B0"/>
    <w:rsid w:val="00D54879"/>
    <w:rsid w:val="00D573CD"/>
    <w:rsid w:val="00D577F0"/>
    <w:rsid w:val="00D60EF0"/>
    <w:rsid w:val="00D61401"/>
    <w:rsid w:val="00D64171"/>
    <w:rsid w:val="00D64B05"/>
    <w:rsid w:val="00D66DDE"/>
    <w:rsid w:val="00D72C85"/>
    <w:rsid w:val="00D736EB"/>
    <w:rsid w:val="00D74732"/>
    <w:rsid w:val="00D76E35"/>
    <w:rsid w:val="00D772E0"/>
    <w:rsid w:val="00D818EC"/>
    <w:rsid w:val="00D833E5"/>
    <w:rsid w:val="00D8399D"/>
    <w:rsid w:val="00D84922"/>
    <w:rsid w:val="00D84AA0"/>
    <w:rsid w:val="00D8511F"/>
    <w:rsid w:val="00D8581D"/>
    <w:rsid w:val="00D87009"/>
    <w:rsid w:val="00D9064E"/>
    <w:rsid w:val="00D91C66"/>
    <w:rsid w:val="00D92965"/>
    <w:rsid w:val="00D92F7D"/>
    <w:rsid w:val="00D93931"/>
    <w:rsid w:val="00D945EB"/>
    <w:rsid w:val="00D95624"/>
    <w:rsid w:val="00D97EFA"/>
    <w:rsid w:val="00DA3282"/>
    <w:rsid w:val="00DA3734"/>
    <w:rsid w:val="00DA5B78"/>
    <w:rsid w:val="00DA5EC6"/>
    <w:rsid w:val="00DA6F95"/>
    <w:rsid w:val="00DB1582"/>
    <w:rsid w:val="00DB182B"/>
    <w:rsid w:val="00DB1F69"/>
    <w:rsid w:val="00DB2125"/>
    <w:rsid w:val="00DB21B8"/>
    <w:rsid w:val="00DB4E4B"/>
    <w:rsid w:val="00DB692D"/>
    <w:rsid w:val="00DC1CAD"/>
    <w:rsid w:val="00DC2360"/>
    <w:rsid w:val="00DC5373"/>
    <w:rsid w:val="00DC5884"/>
    <w:rsid w:val="00DC64A7"/>
    <w:rsid w:val="00DC7392"/>
    <w:rsid w:val="00DD01F6"/>
    <w:rsid w:val="00DD04AC"/>
    <w:rsid w:val="00DD2143"/>
    <w:rsid w:val="00DD3581"/>
    <w:rsid w:val="00DD4661"/>
    <w:rsid w:val="00DD59D6"/>
    <w:rsid w:val="00DD5FFD"/>
    <w:rsid w:val="00DD77A7"/>
    <w:rsid w:val="00DD7D4C"/>
    <w:rsid w:val="00DE1772"/>
    <w:rsid w:val="00DE2AE2"/>
    <w:rsid w:val="00DE4643"/>
    <w:rsid w:val="00DE5048"/>
    <w:rsid w:val="00DE6A13"/>
    <w:rsid w:val="00DF7CD0"/>
    <w:rsid w:val="00E00999"/>
    <w:rsid w:val="00E03011"/>
    <w:rsid w:val="00E04198"/>
    <w:rsid w:val="00E04ADF"/>
    <w:rsid w:val="00E04E08"/>
    <w:rsid w:val="00E05E10"/>
    <w:rsid w:val="00E103AA"/>
    <w:rsid w:val="00E157E1"/>
    <w:rsid w:val="00E17FAC"/>
    <w:rsid w:val="00E20E36"/>
    <w:rsid w:val="00E214A1"/>
    <w:rsid w:val="00E21953"/>
    <w:rsid w:val="00E224C4"/>
    <w:rsid w:val="00E244D6"/>
    <w:rsid w:val="00E24DEE"/>
    <w:rsid w:val="00E33C96"/>
    <w:rsid w:val="00E341B5"/>
    <w:rsid w:val="00E348F8"/>
    <w:rsid w:val="00E34ABB"/>
    <w:rsid w:val="00E35BB5"/>
    <w:rsid w:val="00E36760"/>
    <w:rsid w:val="00E40B4D"/>
    <w:rsid w:val="00E413E3"/>
    <w:rsid w:val="00E43051"/>
    <w:rsid w:val="00E456C1"/>
    <w:rsid w:val="00E46B24"/>
    <w:rsid w:val="00E46E0D"/>
    <w:rsid w:val="00E4733B"/>
    <w:rsid w:val="00E56910"/>
    <w:rsid w:val="00E63EB2"/>
    <w:rsid w:val="00E705DC"/>
    <w:rsid w:val="00E72B59"/>
    <w:rsid w:val="00E72BA0"/>
    <w:rsid w:val="00E76D6A"/>
    <w:rsid w:val="00E774F8"/>
    <w:rsid w:val="00E82A3C"/>
    <w:rsid w:val="00E82E6A"/>
    <w:rsid w:val="00E8390F"/>
    <w:rsid w:val="00E83A2A"/>
    <w:rsid w:val="00E8563B"/>
    <w:rsid w:val="00E856B9"/>
    <w:rsid w:val="00E87981"/>
    <w:rsid w:val="00E938A9"/>
    <w:rsid w:val="00E96CD1"/>
    <w:rsid w:val="00E97014"/>
    <w:rsid w:val="00EA0007"/>
    <w:rsid w:val="00EA254A"/>
    <w:rsid w:val="00EA3D79"/>
    <w:rsid w:val="00EA6BB7"/>
    <w:rsid w:val="00EB02D2"/>
    <w:rsid w:val="00EB0903"/>
    <w:rsid w:val="00EB3AE5"/>
    <w:rsid w:val="00EB43B5"/>
    <w:rsid w:val="00EB5620"/>
    <w:rsid w:val="00EB5E08"/>
    <w:rsid w:val="00EB6A23"/>
    <w:rsid w:val="00EB7380"/>
    <w:rsid w:val="00EB7ECD"/>
    <w:rsid w:val="00EC219A"/>
    <w:rsid w:val="00EC2FB8"/>
    <w:rsid w:val="00EC3566"/>
    <w:rsid w:val="00EC4FEA"/>
    <w:rsid w:val="00EC7B9C"/>
    <w:rsid w:val="00EC7C5C"/>
    <w:rsid w:val="00EC7CBC"/>
    <w:rsid w:val="00ED0064"/>
    <w:rsid w:val="00ED10DD"/>
    <w:rsid w:val="00ED2F4B"/>
    <w:rsid w:val="00ED7DDC"/>
    <w:rsid w:val="00EE05F8"/>
    <w:rsid w:val="00EE160D"/>
    <w:rsid w:val="00EE264E"/>
    <w:rsid w:val="00EE26F5"/>
    <w:rsid w:val="00EE2B4C"/>
    <w:rsid w:val="00EE513E"/>
    <w:rsid w:val="00EE584E"/>
    <w:rsid w:val="00EF3484"/>
    <w:rsid w:val="00EF54DB"/>
    <w:rsid w:val="00EF55D1"/>
    <w:rsid w:val="00EF565E"/>
    <w:rsid w:val="00EF63BB"/>
    <w:rsid w:val="00EF67E8"/>
    <w:rsid w:val="00EF6D1E"/>
    <w:rsid w:val="00EF7348"/>
    <w:rsid w:val="00EF74B7"/>
    <w:rsid w:val="00EF7E4E"/>
    <w:rsid w:val="00F00BDC"/>
    <w:rsid w:val="00F0102F"/>
    <w:rsid w:val="00F02207"/>
    <w:rsid w:val="00F03153"/>
    <w:rsid w:val="00F12D6B"/>
    <w:rsid w:val="00F15288"/>
    <w:rsid w:val="00F1669C"/>
    <w:rsid w:val="00F16F60"/>
    <w:rsid w:val="00F1787C"/>
    <w:rsid w:val="00F22DAE"/>
    <w:rsid w:val="00F24AFA"/>
    <w:rsid w:val="00F2577B"/>
    <w:rsid w:val="00F26CC7"/>
    <w:rsid w:val="00F3586A"/>
    <w:rsid w:val="00F406EC"/>
    <w:rsid w:val="00F42836"/>
    <w:rsid w:val="00F44192"/>
    <w:rsid w:val="00F44B34"/>
    <w:rsid w:val="00F51185"/>
    <w:rsid w:val="00F53D8A"/>
    <w:rsid w:val="00F543DF"/>
    <w:rsid w:val="00F545BD"/>
    <w:rsid w:val="00F55A68"/>
    <w:rsid w:val="00F60166"/>
    <w:rsid w:val="00F60312"/>
    <w:rsid w:val="00F60501"/>
    <w:rsid w:val="00F609E2"/>
    <w:rsid w:val="00F6183B"/>
    <w:rsid w:val="00F656C0"/>
    <w:rsid w:val="00F65842"/>
    <w:rsid w:val="00F67335"/>
    <w:rsid w:val="00F70A6A"/>
    <w:rsid w:val="00F71647"/>
    <w:rsid w:val="00F7178C"/>
    <w:rsid w:val="00F738DA"/>
    <w:rsid w:val="00F74771"/>
    <w:rsid w:val="00F751CC"/>
    <w:rsid w:val="00F75B16"/>
    <w:rsid w:val="00F77609"/>
    <w:rsid w:val="00F77A72"/>
    <w:rsid w:val="00F80916"/>
    <w:rsid w:val="00F81BFE"/>
    <w:rsid w:val="00F8289E"/>
    <w:rsid w:val="00F84783"/>
    <w:rsid w:val="00F85942"/>
    <w:rsid w:val="00F87CD6"/>
    <w:rsid w:val="00F90514"/>
    <w:rsid w:val="00F908E2"/>
    <w:rsid w:val="00F90911"/>
    <w:rsid w:val="00F917F0"/>
    <w:rsid w:val="00F91E13"/>
    <w:rsid w:val="00F963D2"/>
    <w:rsid w:val="00FA1753"/>
    <w:rsid w:val="00FA1DE5"/>
    <w:rsid w:val="00FA264D"/>
    <w:rsid w:val="00FA27F3"/>
    <w:rsid w:val="00FB1829"/>
    <w:rsid w:val="00FB18F8"/>
    <w:rsid w:val="00FB39E9"/>
    <w:rsid w:val="00FB487F"/>
    <w:rsid w:val="00FB6227"/>
    <w:rsid w:val="00FC0B9A"/>
    <w:rsid w:val="00FC37DA"/>
    <w:rsid w:val="00FC49B8"/>
    <w:rsid w:val="00FC5FC4"/>
    <w:rsid w:val="00FD0311"/>
    <w:rsid w:val="00FD4C4A"/>
    <w:rsid w:val="00FD57FF"/>
    <w:rsid w:val="00FD5A75"/>
    <w:rsid w:val="00FE3125"/>
    <w:rsid w:val="00FE46A7"/>
    <w:rsid w:val="00FE69F3"/>
    <w:rsid w:val="00FE787D"/>
    <w:rsid w:val="00FE7902"/>
    <w:rsid w:val="00FF2BA8"/>
    <w:rsid w:val="00FF3D84"/>
    <w:rsid w:val="00FF67CD"/>
    <w:rsid w:val="00FF6B3E"/>
    <w:rsid w:val="2B9FF326"/>
    <w:rsid w:val="32431A20"/>
    <w:rsid w:val="347E5CEB"/>
    <w:rsid w:val="409A9910"/>
    <w:rsid w:val="43FD5012"/>
    <w:rsid w:val="446428E4"/>
    <w:rsid w:val="4A17D67C"/>
    <w:rsid w:val="5A343B6B"/>
    <w:rsid w:val="5C3B83D0"/>
    <w:rsid w:val="6FA07F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1068E04"/>
  <w15:chartTrackingRefBased/>
  <w15:docId w15:val="{694FFC8D-B292-44FC-8461-E17CF948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009D3"/>
    <w:pPr>
      <w:widowControl w:val="0"/>
      <w:jc w:val="both"/>
    </w:pPr>
    <w:rPr>
      <w:rFonts w:ascii="Meiryo UI" w:eastAsia="Meiryo UI" w:hAnsi="Meiryo UI" w:cs="Meiryo UI"/>
      <w:kern w:val="2"/>
      <w:szCs w:val="24"/>
    </w:rPr>
  </w:style>
  <w:style w:type="paragraph" w:styleId="1">
    <w:name w:val="heading 1"/>
    <w:basedOn w:val="a"/>
    <w:next w:val="a"/>
    <w:qFormat/>
    <w:rsid w:val="00202305"/>
    <w:pPr>
      <w:keepNext/>
      <w:ind w:firstLineChars="100" w:firstLine="280"/>
      <w:outlineLvl w:val="0"/>
    </w:pPr>
    <w:rPr>
      <w:b/>
      <w:sz w:val="28"/>
    </w:rPr>
  </w:style>
  <w:style w:type="paragraph" w:styleId="2">
    <w:name w:val="heading 2"/>
    <w:basedOn w:val="a"/>
    <w:next w:val="a"/>
    <w:link w:val="20"/>
    <w:qFormat/>
    <w:rsid w:val="00165830"/>
    <w:pPr>
      <w:keepNext/>
      <w:outlineLvl w:val="1"/>
    </w:pPr>
    <w:rPr>
      <w:b/>
      <w:sz w:val="24"/>
    </w:rPr>
  </w:style>
  <w:style w:type="paragraph" w:styleId="3">
    <w:name w:val="heading 3"/>
    <w:basedOn w:val="a"/>
    <w:next w:val="a"/>
    <w:link w:val="30"/>
    <w:qFormat/>
    <w:rsid w:val="002B556C"/>
    <w:pPr>
      <w:keepNext/>
      <w:outlineLvl w:val="2"/>
    </w:pPr>
    <w:rPr>
      <w:b/>
      <w:sz w:val="22"/>
    </w:rPr>
  </w:style>
  <w:style w:type="paragraph" w:styleId="4">
    <w:name w:val="heading 4"/>
    <w:basedOn w:val="a"/>
    <w:next w:val="a"/>
    <w:link w:val="40"/>
    <w:unhideWhenUsed/>
    <w:qFormat/>
    <w:rsid w:val="00EB43B5"/>
    <w:pPr>
      <w:keepNext/>
      <w:outlineLvl w:val="3"/>
    </w:pPr>
    <w:rPr>
      <w:b/>
      <w:bCs/>
    </w:rPr>
  </w:style>
  <w:style w:type="paragraph" w:styleId="5">
    <w:name w:val="heading 5"/>
    <w:basedOn w:val="2"/>
    <w:next w:val="a"/>
    <w:link w:val="50"/>
    <w:unhideWhenUsed/>
    <w:qFormat/>
    <w:rsid w:val="00FC5FC4"/>
    <w:pPr>
      <w:outlineLvl w:val="4"/>
    </w:pPr>
    <w:rPr>
      <w:sz w:val="22"/>
    </w:rPr>
  </w:style>
  <w:style w:type="paragraph" w:styleId="6">
    <w:name w:val="heading 6"/>
    <w:basedOn w:val="a"/>
    <w:next w:val="a"/>
    <w:qFormat/>
    <w:rsid w:val="00751B16"/>
    <w:pPr>
      <w:keepNext/>
      <w:jc w:val="center"/>
      <w:outlineLvl w:val="5"/>
    </w:pPr>
    <w:rPr>
      <w:rFonts w:ascii="Arial" w:eastAsia="MS UI Gothic" w:hAnsi="Arial"/>
      <w:b/>
      <w:sz w:val="24"/>
    </w:rPr>
  </w:style>
  <w:style w:type="paragraph" w:styleId="9">
    <w:name w:val="heading 9"/>
    <w:basedOn w:val="a"/>
    <w:next w:val="a"/>
    <w:link w:val="90"/>
    <w:semiHidden/>
    <w:unhideWhenUsed/>
    <w:qFormat/>
    <w:rsid w:val="0021275E"/>
    <w:pPr>
      <w:keepNext/>
      <w:ind w:leftChars="1200" w:left="120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rPr>
      <w:rFonts w:ascii="Arial" w:eastAsia="ＭＳ ゴシック" w:hAnsi="Arial"/>
    </w:rPr>
  </w:style>
  <w:style w:type="paragraph" w:customStyle="1" w:styleId="110pt">
    <w:name w:val="スタイル 見出し 1 + 10 pt"/>
    <w:basedOn w:val="1"/>
    <w:rPr>
      <w:bCs/>
      <w:sz w:val="24"/>
    </w:rPr>
  </w:style>
  <w:style w:type="paragraph" w:styleId="10">
    <w:name w:val="toc 1"/>
    <w:basedOn w:val="a"/>
    <w:next w:val="a"/>
    <w:autoRedefine/>
    <w:uiPriority w:val="39"/>
    <w:rsid w:val="003417B0"/>
    <w:pPr>
      <w:tabs>
        <w:tab w:val="right" w:leader="dot" w:pos="8494"/>
      </w:tabs>
    </w:pPr>
    <w:rPr>
      <w:strike/>
      <w:color w:val="FF0000"/>
      <w:lang w:val="en"/>
    </w:rPr>
  </w:style>
  <w:style w:type="paragraph" w:styleId="21">
    <w:name w:val="toc 2"/>
    <w:basedOn w:val="a"/>
    <w:next w:val="a"/>
    <w:autoRedefine/>
    <w:uiPriority w:val="39"/>
    <w:rsid w:val="0066245A"/>
    <w:pPr>
      <w:tabs>
        <w:tab w:val="right" w:leader="dot" w:pos="8494"/>
      </w:tabs>
      <w:ind w:leftChars="100" w:left="200"/>
    </w:pPr>
  </w:style>
  <w:style w:type="character" w:styleId="a4">
    <w:name w:val="Hyperlink"/>
    <w:uiPriority w:val="99"/>
    <w:rPr>
      <w:color w:val="0000FF"/>
      <w:u w:val="single"/>
    </w:rPr>
  </w:style>
  <w:style w:type="paragraph" w:styleId="31">
    <w:name w:val="toc 3"/>
    <w:basedOn w:val="a"/>
    <w:next w:val="a"/>
    <w:autoRedefine/>
    <w:uiPriority w:val="39"/>
    <w:rsid w:val="00745DF3"/>
    <w:pPr>
      <w:tabs>
        <w:tab w:val="right" w:leader="dot" w:pos="8494"/>
      </w:tabs>
      <w:ind w:leftChars="200" w:left="400"/>
    </w:pPr>
  </w:style>
  <w:style w:type="paragraph" w:styleId="a5">
    <w:name w:val="header"/>
    <w:basedOn w:val="a"/>
    <w:link w:val="a6"/>
    <w:pPr>
      <w:tabs>
        <w:tab w:val="center" w:pos="4252"/>
        <w:tab w:val="right" w:pos="8504"/>
      </w:tabs>
      <w:snapToGrid w:val="0"/>
    </w:pPr>
  </w:style>
  <w:style w:type="paragraph" w:styleId="a7">
    <w:name w:val="footer"/>
    <w:basedOn w:val="a"/>
    <w:pPr>
      <w:tabs>
        <w:tab w:val="center" w:pos="4252"/>
        <w:tab w:val="right" w:pos="8504"/>
      </w:tabs>
      <w:snapToGrid w:val="0"/>
    </w:pPr>
  </w:style>
  <w:style w:type="character" w:styleId="a8">
    <w:name w:val="page number"/>
    <w:basedOn w:val="a0"/>
  </w:style>
  <w:style w:type="paragraph" w:styleId="a9">
    <w:name w:val="Normal Indent"/>
    <w:basedOn w:val="a"/>
    <w:pPr>
      <w:ind w:left="851"/>
    </w:pPr>
    <w:rPr>
      <w:rFonts w:ascii="ＭＳ 明朝" w:eastAsia="ＭＳ 明朝" w:hAnsi="Times New Roman"/>
      <w:szCs w:val="20"/>
    </w:rPr>
  </w:style>
  <w:style w:type="paragraph" w:styleId="aa">
    <w:name w:val="Balloon Text"/>
    <w:basedOn w:val="a"/>
    <w:link w:val="ab"/>
    <w:rPr>
      <w:rFonts w:ascii="Arial" w:eastAsia="ＭＳ ゴシック" w:hAnsi="Arial"/>
      <w:sz w:val="18"/>
      <w:szCs w:val="18"/>
    </w:rPr>
  </w:style>
  <w:style w:type="paragraph" w:styleId="41">
    <w:name w:val="toc 4"/>
    <w:basedOn w:val="a"/>
    <w:next w:val="a"/>
    <w:autoRedefine/>
    <w:uiPriority w:val="39"/>
    <w:pPr>
      <w:ind w:leftChars="300" w:left="600"/>
    </w:pPr>
  </w:style>
  <w:style w:type="paragraph" w:styleId="51">
    <w:name w:val="toc 5"/>
    <w:basedOn w:val="a"/>
    <w:next w:val="a"/>
    <w:autoRedefine/>
    <w:uiPriority w:val="39"/>
    <w:rsid w:val="00FD5A75"/>
    <w:pPr>
      <w:ind w:left="839"/>
    </w:pPr>
  </w:style>
  <w:style w:type="paragraph" w:styleId="60">
    <w:name w:val="toc 6"/>
    <w:basedOn w:val="a"/>
    <w:next w:val="a"/>
    <w:autoRedefine/>
    <w:uiPriority w:val="39"/>
    <w:pPr>
      <w:ind w:leftChars="500" w:left="1000"/>
    </w:pPr>
  </w:style>
  <w:style w:type="paragraph" w:styleId="7">
    <w:name w:val="toc 7"/>
    <w:basedOn w:val="a"/>
    <w:next w:val="a"/>
    <w:autoRedefine/>
    <w:uiPriority w:val="39"/>
    <w:pPr>
      <w:ind w:leftChars="600" w:left="1200"/>
    </w:pPr>
  </w:style>
  <w:style w:type="paragraph" w:styleId="8">
    <w:name w:val="toc 8"/>
    <w:basedOn w:val="a"/>
    <w:next w:val="a"/>
    <w:autoRedefine/>
    <w:uiPriority w:val="39"/>
    <w:pPr>
      <w:ind w:leftChars="700" w:left="1400"/>
    </w:pPr>
  </w:style>
  <w:style w:type="paragraph" w:styleId="91">
    <w:name w:val="toc 9"/>
    <w:basedOn w:val="a"/>
    <w:next w:val="a"/>
    <w:autoRedefine/>
    <w:uiPriority w:val="39"/>
    <w:pPr>
      <w:ind w:leftChars="800" w:left="1600"/>
    </w:pPr>
  </w:style>
  <w:style w:type="character" w:styleId="ac">
    <w:name w:val="FollowedHyperlink"/>
    <w:rPr>
      <w:color w:val="800080"/>
      <w:u w:val="single"/>
    </w:rPr>
  </w:style>
  <w:style w:type="paragraph" w:styleId="ad">
    <w:name w:val="Body Text Indent"/>
    <w:basedOn w:val="a"/>
    <w:pPr>
      <w:ind w:leftChars="180" w:left="360"/>
    </w:pPr>
  </w:style>
  <w:style w:type="paragraph" w:customStyle="1" w:styleId="34">
    <w:name w:val="スタイル 見出し 3 + 左 :  4 字"/>
    <w:basedOn w:val="3"/>
    <w:rPr>
      <w:b w:val="0"/>
      <w:szCs w:val="20"/>
    </w:rPr>
  </w:style>
  <w:style w:type="paragraph" w:customStyle="1" w:styleId="font5">
    <w:name w:val="font5"/>
    <w:basedOn w:val="a"/>
    <w:pPr>
      <w:widowControl/>
      <w:spacing w:before="100" w:beforeAutospacing="1" w:after="100" w:afterAutospacing="1"/>
      <w:jc w:val="left"/>
    </w:pPr>
    <w:rPr>
      <w:rFonts w:ascii="ＭＳ Ｐゴシック" w:hAnsi="ＭＳ Ｐゴシック" w:cs="Arial Unicode MS" w:hint="eastAsia"/>
      <w:kern w:val="0"/>
      <w:sz w:val="12"/>
      <w:szCs w:val="12"/>
    </w:rPr>
  </w:style>
  <w:style w:type="paragraph" w:customStyle="1" w:styleId="xl24">
    <w:name w:val="xl24"/>
    <w:basedOn w:val="a"/>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25">
    <w:name w:val="xl25"/>
    <w:basedOn w:val="a"/>
    <w:pPr>
      <w:widowControl/>
      <w:pBdr>
        <w:left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xl26">
    <w:name w:val="xl26"/>
    <w:basedOn w:val="a"/>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4"/>
    </w:rPr>
  </w:style>
  <w:style w:type="paragraph" w:customStyle="1" w:styleId="xl27">
    <w:name w:val="xl27"/>
    <w:basedOn w:val="a"/>
    <w:pPr>
      <w:widowControl/>
      <w:pBdr>
        <w:top w:val="single" w:sz="4" w:space="0" w:color="auto"/>
        <w:left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28">
    <w:name w:val="xl28"/>
    <w:basedOn w:val="a"/>
    <w:pPr>
      <w:widowControl/>
      <w:pBdr>
        <w:left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29">
    <w:name w:val="xl29"/>
    <w:basedOn w:val="a"/>
    <w:pPr>
      <w:widowControl/>
      <w:pBdr>
        <w:left w:val="single" w:sz="4" w:space="0" w:color="auto"/>
        <w:bottom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0">
    <w:name w:val="xl30"/>
    <w:basedOn w:val="a"/>
    <w:pPr>
      <w:widowControl/>
      <w:pBdr>
        <w:top w:val="single" w:sz="4" w:space="0" w:color="auto"/>
        <w:lef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1">
    <w:name w:val="xl31"/>
    <w:basedOn w:val="a"/>
    <w:pPr>
      <w:widowControl/>
      <w:pBdr>
        <w:top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2">
    <w:name w:val="xl32"/>
    <w:basedOn w:val="a"/>
    <w:pPr>
      <w:widowControl/>
      <w:pBdr>
        <w:lef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3">
    <w:name w:val="xl33"/>
    <w:basedOn w:val="a"/>
    <w:pPr>
      <w:widowControl/>
      <w:pBdr>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4">
    <w:name w:val="xl34"/>
    <w:basedOn w:val="a"/>
    <w:pPr>
      <w:widowControl/>
      <w:pBdr>
        <w:left w:val="single" w:sz="4" w:space="0" w:color="auto"/>
        <w:bottom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5">
    <w:name w:val="xl35"/>
    <w:basedOn w:val="a"/>
    <w:pPr>
      <w:widowControl/>
      <w:pBdr>
        <w:bottom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36">
    <w:name w:val="xl36"/>
    <w:basedOn w:val="a"/>
    <w:pPr>
      <w:widowControl/>
      <w:pBdr>
        <w:top w:val="single" w:sz="4" w:space="0" w:color="auto"/>
        <w:lef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37">
    <w:name w:val="xl37"/>
    <w:basedOn w:val="a"/>
    <w:pPr>
      <w:widowControl/>
      <w:pBdr>
        <w:top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38">
    <w:name w:val="xl38"/>
    <w:basedOn w:val="a"/>
    <w:pPr>
      <w:widowControl/>
      <w:pBdr>
        <w:left w:val="single" w:sz="4" w:space="0" w:color="auto"/>
        <w:bottom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39">
    <w:name w:val="xl39"/>
    <w:basedOn w:val="a"/>
    <w:pPr>
      <w:widowControl/>
      <w:pBdr>
        <w:bottom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40">
    <w:name w:val="xl40"/>
    <w:basedOn w:val="a"/>
    <w:pPr>
      <w:widowControl/>
      <w:pBdr>
        <w:left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kern w:val="0"/>
      <w:sz w:val="24"/>
    </w:rPr>
  </w:style>
  <w:style w:type="paragraph" w:customStyle="1" w:styleId="xl41">
    <w:name w:val="xl41"/>
    <w:basedOn w:val="a"/>
    <w:pPr>
      <w:widowControl/>
      <w:pBdr>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kern w:val="0"/>
      <w:sz w:val="24"/>
    </w:rPr>
  </w:style>
  <w:style w:type="paragraph" w:customStyle="1" w:styleId="xl42">
    <w:name w:val="xl4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ＭＳ ゴシック" w:eastAsia="ＭＳ ゴシック" w:hAnsi="ＭＳ ゴシック" w:cs="Arial Unicode MS" w:hint="eastAsia"/>
      <w:kern w:val="0"/>
      <w:sz w:val="18"/>
      <w:szCs w:val="18"/>
    </w:rPr>
  </w:style>
  <w:style w:type="paragraph" w:customStyle="1" w:styleId="xl43">
    <w:name w:val="xl4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 w:val="18"/>
      <w:szCs w:val="18"/>
    </w:rPr>
  </w:style>
  <w:style w:type="paragraph" w:customStyle="1" w:styleId="xl44">
    <w:name w:val="xl44"/>
    <w:basedOn w:val="a"/>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Arial Unicode MS" w:cs="Arial Unicode MS"/>
      <w:kern w:val="0"/>
      <w:sz w:val="21"/>
      <w:szCs w:val="21"/>
    </w:rPr>
  </w:style>
  <w:style w:type="paragraph" w:customStyle="1" w:styleId="xl45">
    <w:name w:val="xl45"/>
    <w:basedOn w:val="a"/>
    <w:pPr>
      <w:widowControl/>
      <w:pBdr>
        <w:top w:val="single" w:sz="4" w:space="0" w:color="auto"/>
        <w:lef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Cs w:val="20"/>
    </w:rPr>
  </w:style>
  <w:style w:type="paragraph" w:customStyle="1" w:styleId="xl46">
    <w:name w:val="xl46"/>
    <w:basedOn w:val="a"/>
    <w:pPr>
      <w:widowControl/>
      <w:pBdr>
        <w:top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Cs w:val="20"/>
    </w:rPr>
  </w:style>
  <w:style w:type="paragraph" w:customStyle="1" w:styleId="xl47">
    <w:name w:val="xl47"/>
    <w:basedOn w:val="a"/>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Cs w:val="20"/>
    </w:rPr>
  </w:style>
  <w:style w:type="paragraph" w:customStyle="1" w:styleId="xl48">
    <w:name w:val="xl4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ＭＳ ゴシック" w:eastAsia="ＭＳ ゴシック" w:hAnsi="ＭＳ ゴシック" w:cs="Arial Unicode MS" w:hint="eastAsia"/>
      <w:kern w:val="0"/>
      <w:szCs w:val="20"/>
    </w:rPr>
  </w:style>
  <w:style w:type="paragraph" w:customStyle="1" w:styleId="xl49">
    <w:name w:val="xl4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kern w:val="0"/>
      <w:sz w:val="24"/>
    </w:rPr>
  </w:style>
  <w:style w:type="paragraph" w:styleId="11">
    <w:name w:val="index 1"/>
    <w:basedOn w:val="a"/>
    <w:next w:val="a"/>
    <w:autoRedefine/>
    <w:semiHidden/>
    <w:pPr>
      <w:ind w:left="200" w:hangingChars="100" w:hanging="200"/>
    </w:pPr>
  </w:style>
  <w:style w:type="paragraph" w:styleId="22">
    <w:name w:val="index 2"/>
    <w:basedOn w:val="a"/>
    <w:next w:val="a"/>
    <w:autoRedefine/>
    <w:semiHidden/>
    <w:pPr>
      <w:ind w:leftChars="100" w:left="100" w:hangingChars="100" w:hanging="200"/>
    </w:pPr>
  </w:style>
  <w:style w:type="paragraph" w:styleId="32">
    <w:name w:val="index 3"/>
    <w:basedOn w:val="a"/>
    <w:next w:val="a"/>
    <w:autoRedefine/>
    <w:semiHidden/>
    <w:pPr>
      <w:ind w:leftChars="200" w:left="200" w:hangingChars="100" w:hanging="200"/>
    </w:pPr>
  </w:style>
  <w:style w:type="paragraph" w:styleId="42">
    <w:name w:val="index 4"/>
    <w:basedOn w:val="a"/>
    <w:next w:val="a"/>
    <w:autoRedefine/>
    <w:semiHidden/>
    <w:pPr>
      <w:ind w:leftChars="300" w:left="300" w:hangingChars="100" w:hanging="200"/>
    </w:pPr>
  </w:style>
  <w:style w:type="paragraph" w:styleId="52">
    <w:name w:val="index 5"/>
    <w:basedOn w:val="a"/>
    <w:next w:val="a"/>
    <w:autoRedefine/>
    <w:semiHidden/>
    <w:pPr>
      <w:ind w:leftChars="400" w:left="400" w:hangingChars="100" w:hanging="200"/>
    </w:pPr>
  </w:style>
  <w:style w:type="paragraph" w:styleId="61">
    <w:name w:val="index 6"/>
    <w:basedOn w:val="a"/>
    <w:next w:val="a"/>
    <w:autoRedefine/>
    <w:semiHidden/>
    <w:pPr>
      <w:ind w:leftChars="500" w:left="500" w:hangingChars="100" w:hanging="200"/>
    </w:pPr>
  </w:style>
  <w:style w:type="paragraph" w:styleId="70">
    <w:name w:val="index 7"/>
    <w:basedOn w:val="a"/>
    <w:next w:val="a"/>
    <w:autoRedefine/>
    <w:semiHidden/>
    <w:pPr>
      <w:ind w:leftChars="600" w:left="600" w:hangingChars="100" w:hanging="200"/>
    </w:pPr>
  </w:style>
  <w:style w:type="paragraph" w:styleId="80">
    <w:name w:val="index 8"/>
    <w:basedOn w:val="a"/>
    <w:next w:val="a"/>
    <w:autoRedefine/>
    <w:semiHidden/>
    <w:pPr>
      <w:ind w:leftChars="700" w:left="700" w:hangingChars="100" w:hanging="200"/>
    </w:pPr>
  </w:style>
  <w:style w:type="paragraph" w:styleId="92">
    <w:name w:val="index 9"/>
    <w:basedOn w:val="a"/>
    <w:next w:val="a"/>
    <w:autoRedefine/>
    <w:semiHidden/>
    <w:pPr>
      <w:ind w:leftChars="800" w:left="800" w:hangingChars="100" w:hanging="200"/>
    </w:pPr>
  </w:style>
  <w:style w:type="paragraph" w:styleId="ae">
    <w:name w:val="index heading"/>
    <w:basedOn w:val="a"/>
    <w:next w:val="11"/>
    <w:semiHidden/>
  </w:style>
  <w:style w:type="paragraph" w:styleId="af">
    <w:name w:val="Body Text"/>
    <w:basedOn w:val="a"/>
    <w:rPr>
      <w:color w:val="0000FF"/>
    </w:rPr>
  </w:style>
  <w:style w:type="paragraph" w:styleId="23">
    <w:name w:val="Body Text Indent 2"/>
    <w:basedOn w:val="a"/>
    <w:pPr>
      <w:ind w:firstLineChars="100" w:firstLine="200"/>
    </w:pPr>
  </w:style>
  <w:style w:type="paragraph" w:styleId="24">
    <w:name w:val="Body Text 2"/>
    <w:basedOn w:val="a"/>
    <w:rPr>
      <w:color w:val="FF0000"/>
    </w:rPr>
  </w:style>
  <w:style w:type="paragraph" w:styleId="33">
    <w:name w:val="Body Text Indent 3"/>
    <w:basedOn w:val="a"/>
    <w:pPr>
      <w:ind w:leftChars="200" w:left="400" w:firstLineChars="100" w:firstLine="200"/>
    </w:pPr>
  </w:style>
  <w:style w:type="paragraph" w:styleId="35">
    <w:name w:val="Body Text 3"/>
    <w:basedOn w:val="a"/>
    <w:link w:val="36"/>
    <w:pPr>
      <w:autoSpaceDE w:val="0"/>
      <w:autoSpaceDN w:val="0"/>
      <w:adjustRightInd w:val="0"/>
      <w:spacing w:line="287" w:lineRule="auto"/>
      <w:jc w:val="left"/>
    </w:pPr>
    <w:rPr>
      <w:rFonts w:ascii="ＭＳ Ｐゴシック" w:hAnsi="Times New Roman"/>
      <w:color w:val="000000"/>
      <w:kern w:val="0"/>
      <w:lang w:val="ja-JP"/>
    </w:rPr>
  </w:style>
  <w:style w:type="paragraph" w:customStyle="1" w:styleId="af0">
    <w:name w:val="目次２つ目"/>
    <w:basedOn w:val="a"/>
    <w:autoRedefine/>
    <w:rsid w:val="00160ACE"/>
    <w:pPr>
      <w:ind w:leftChars="5" w:left="10"/>
    </w:pPr>
    <w:rPr>
      <w:szCs w:val="20"/>
    </w:rPr>
  </w:style>
  <w:style w:type="character" w:customStyle="1" w:styleId="a6">
    <w:name w:val="ヘッダー (文字)"/>
    <w:link w:val="a5"/>
    <w:rsid w:val="00990A98"/>
    <w:rPr>
      <w:rFonts w:eastAsia="ＭＳ Ｐゴシック"/>
      <w:kern w:val="2"/>
      <w:szCs w:val="24"/>
    </w:rPr>
  </w:style>
  <w:style w:type="character" w:customStyle="1" w:styleId="ab">
    <w:name w:val="吹き出し (文字)"/>
    <w:link w:val="aa"/>
    <w:rsid w:val="00990A98"/>
    <w:rPr>
      <w:rFonts w:ascii="Arial" w:eastAsia="ＭＳ ゴシック" w:hAnsi="Arial"/>
      <w:kern w:val="2"/>
      <w:sz w:val="18"/>
      <w:szCs w:val="18"/>
    </w:rPr>
  </w:style>
  <w:style w:type="table" w:styleId="af1">
    <w:name w:val="Table Grid"/>
    <w:basedOn w:val="a1"/>
    <w:uiPriority w:val="59"/>
    <w:rsid w:val="00DC23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90">
    <w:name w:val="見出し 9 (文字)"/>
    <w:link w:val="9"/>
    <w:semiHidden/>
    <w:rsid w:val="0021275E"/>
    <w:rPr>
      <w:rFonts w:eastAsia="ＭＳ Ｐゴシック"/>
      <w:kern w:val="2"/>
      <w:szCs w:val="24"/>
    </w:rPr>
  </w:style>
  <w:style w:type="character" w:customStyle="1" w:styleId="40">
    <w:name w:val="見出し 4 (文字)"/>
    <w:link w:val="4"/>
    <w:rsid w:val="00EB43B5"/>
    <w:rPr>
      <w:rFonts w:ascii="Meiryo UI" w:eastAsia="Meiryo UI" w:hAnsi="Meiryo UI" w:cs="Meiryo UI"/>
      <w:b/>
      <w:bCs/>
      <w:kern w:val="2"/>
      <w:szCs w:val="24"/>
    </w:rPr>
  </w:style>
  <w:style w:type="paragraph" w:customStyle="1" w:styleId="400">
    <w:name w:val="スタイル 見出し 4 + 左  0 字"/>
    <w:basedOn w:val="4"/>
    <w:rsid w:val="00EB43B5"/>
    <w:rPr>
      <w:rFonts w:cs="ＭＳ 明朝"/>
      <w:szCs w:val="20"/>
    </w:rPr>
  </w:style>
  <w:style w:type="paragraph" w:styleId="af2">
    <w:name w:val="Revision"/>
    <w:hidden/>
    <w:uiPriority w:val="99"/>
    <w:semiHidden/>
    <w:rsid w:val="003C6E28"/>
    <w:rPr>
      <w:rFonts w:ascii="Meiryo UI" w:eastAsia="Meiryo UI" w:hAnsi="Meiryo UI" w:cs="Meiryo UI"/>
      <w:kern w:val="2"/>
      <w:szCs w:val="24"/>
    </w:rPr>
  </w:style>
  <w:style w:type="character" w:customStyle="1" w:styleId="50">
    <w:name w:val="見出し 5 (文字)"/>
    <w:link w:val="5"/>
    <w:rsid w:val="00FC5FC4"/>
    <w:rPr>
      <w:rFonts w:ascii="Meiryo UI" w:eastAsia="Meiryo UI" w:hAnsi="Meiryo UI" w:cs="Meiryo UI"/>
      <w:b/>
      <w:kern w:val="2"/>
      <w:sz w:val="22"/>
      <w:szCs w:val="24"/>
    </w:rPr>
  </w:style>
  <w:style w:type="character" w:styleId="af3">
    <w:name w:val="Strong"/>
    <w:qFormat/>
    <w:rsid w:val="00D91C66"/>
    <w:rPr>
      <w:b/>
      <w:bCs/>
    </w:rPr>
  </w:style>
  <w:style w:type="character" w:styleId="af4">
    <w:name w:val="Emphasis"/>
    <w:qFormat/>
    <w:rsid w:val="00D91C66"/>
    <w:rPr>
      <w:i/>
      <w:iCs/>
    </w:rPr>
  </w:style>
  <w:style w:type="paragraph" w:styleId="af5">
    <w:name w:val="Title"/>
    <w:basedOn w:val="a"/>
    <w:next w:val="a"/>
    <w:link w:val="af6"/>
    <w:qFormat/>
    <w:rsid w:val="00193BA8"/>
    <w:pPr>
      <w:spacing w:before="240" w:after="120"/>
      <w:jc w:val="center"/>
      <w:outlineLvl w:val="0"/>
    </w:pPr>
    <w:rPr>
      <w:rFonts w:ascii="Arial" w:eastAsia="ＭＳ ゴシック" w:hAnsi="Arial" w:cs="Times New Roman"/>
      <w:sz w:val="32"/>
      <w:szCs w:val="32"/>
    </w:rPr>
  </w:style>
  <w:style w:type="character" w:customStyle="1" w:styleId="af6">
    <w:name w:val="表題 (文字)"/>
    <w:link w:val="af5"/>
    <w:rsid w:val="00193BA8"/>
    <w:rPr>
      <w:rFonts w:ascii="Arial" w:eastAsia="ＭＳ ゴシック" w:hAnsi="Arial" w:cs="Times New Roman"/>
      <w:kern w:val="2"/>
      <w:sz w:val="32"/>
      <w:szCs w:val="32"/>
    </w:rPr>
  </w:style>
  <w:style w:type="paragraph" w:styleId="af7">
    <w:name w:val="List Paragraph"/>
    <w:basedOn w:val="a"/>
    <w:uiPriority w:val="34"/>
    <w:qFormat/>
    <w:rsid w:val="00FA1753"/>
    <w:pPr>
      <w:ind w:leftChars="400" w:left="840"/>
    </w:pPr>
  </w:style>
  <w:style w:type="paragraph" w:styleId="Web">
    <w:name w:val="Normal (Web)"/>
    <w:basedOn w:val="a"/>
    <w:uiPriority w:val="99"/>
    <w:unhideWhenUsed/>
    <w:rsid w:val="004958CF"/>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20">
    <w:name w:val="見出し 2 (文字)"/>
    <w:link w:val="2"/>
    <w:rsid w:val="00DB692D"/>
    <w:rPr>
      <w:rFonts w:ascii="Meiryo UI" w:eastAsia="Meiryo UI" w:hAnsi="Meiryo UI" w:cs="Meiryo UI"/>
      <w:b/>
      <w:kern w:val="2"/>
      <w:sz w:val="24"/>
      <w:szCs w:val="24"/>
    </w:rPr>
  </w:style>
  <w:style w:type="character" w:customStyle="1" w:styleId="30">
    <w:name w:val="見出し 3 (文字)"/>
    <w:link w:val="3"/>
    <w:rsid w:val="00DB692D"/>
    <w:rPr>
      <w:rFonts w:ascii="Meiryo UI" w:eastAsia="Meiryo UI" w:hAnsi="Meiryo UI" w:cs="Meiryo UI"/>
      <w:b/>
      <w:kern w:val="2"/>
      <w:sz w:val="22"/>
      <w:szCs w:val="24"/>
    </w:rPr>
  </w:style>
  <w:style w:type="character" w:styleId="af8">
    <w:name w:val="annotation reference"/>
    <w:rsid w:val="00B30D3C"/>
    <w:rPr>
      <w:sz w:val="18"/>
      <w:szCs w:val="18"/>
    </w:rPr>
  </w:style>
  <w:style w:type="paragraph" w:styleId="af9">
    <w:name w:val="annotation text"/>
    <w:basedOn w:val="a"/>
    <w:link w:val="afa"/>
    <w:rsid w:val="00B30D3C"/>
    <w:pPr>
      <w:jc w:val="left"/>
    </w:pPr>
  </w:style>
  <w:style w:type="character" w:customStyle="1" w:styleId="afa">
    <w:name w:val="コメント文字列 (文字)"/>
    <w:link w:val="af9"/>
    <w:rsid w:val="00B30D3C"/>
    <w:rPr>
      <w:rFonts w:ascii="Meiryo UI" w:eastAsia="Meiryo UI" w:hAnsi="Meiryo UI" w:cs="Meiryo UI"/>
      <w:kern w:val="2"/>
      <w:szCs w:val="24"/>
    </w:rPr>
  </w:style>
  <w:style w:type="paragraph" w:styleId="afb">
    <w:name w:val="annotation subject"/>
    <w:basedOn w:val="af9"/>
    <w:next w:val="af9"/>
    <w:link w:val="afc"/>
    <w:rsid w:val="00B30D3C"/>
    <w:rPr>
      <w:b/>
      <w:bCs/>
    </w:rPr>
  </w:style>
  <w:style w:type="character" w:customStyle="1" w:styleId="afc">
    <w:name w:val="コメント内容 (文字)"/>
    <w:link w:val="afb"/>
    <w:rsid w:val="00B30D3C"/>
    <w:rPr>
      <w:rFonts w:ascii="Meiryo UI" w:eastAsia="Meiryo UI" w:hAnsi="Meiryo UI" w:cs="Meiryo UI"/>
      <w:b/>
      <w:bCs/>
      <w:kern w:val="2"/>
      <w:szCs w:val="24"/>
    </w:rPr>
  </w:style>
  <w:style w:type="character" w:styleId="afd">
    <w:name w:val="Placeholder Text"/>
    <w:basedOn w:val="a0"/>
    <w:uiPriority w:val="99"/>
    <w:semiHidden/>
    <w:rsid w:val="00704CBA"/>
    <w:rPr>
      <w:color w:val="808080"/>
    </w:rPr>
  </w:style>
  <w:style w:type="character" w:customStyle="1" w:styleId="tlid-translation">
    <w:name w:val="tlid-translation"/>
    <w:basedOn w:val="a0"/>
    <w:rsid w:val="00B42AE7"/>
  </w:style>
  <w:style w:type="table" w:customStyle="1" w:styleId="TableGrid1">
    <w:name w:val="Table Grid1"/>
    <w:basedOn w:val="a1"/>
    <w:next w:val="af1"/>
    <w:uiPriority w:val="59"/>
    <w:rsid w:val="005140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0"/>
    <w:uiPriority w:val="99"/>
    <w:semiHidden/>
    <w:unhideWhenUsed/>
    <w:rsid w:val="008C01A3"/>
    <w:rPr>
      <w:color w:val="605E5C"/>
      <w:shd w:val="clear" w:color="auto" w:fill="E1DFDD"/>
    </w:rPr>
  </w:style>
  <w:style w:type="character" w:customStyle="1" w:styleId="36">
    <w:name w:val="本文 3 (文字)"/>
    <w:basedOn w:val="a0"/>
    <w:link w:val="35"/>
    <w:rsid w:val="000C6C7F"/>
    <w:rPr>
      <w:rFonts w:ascii="ＭＳ Ｐゴシック" w:eastAsia="Meiryo UI" w:hAnsi="Times New Roman" w:cs="Meiryo UI"/>
      <w:color w:val="000000"/>
      <w:szCs w:val="24"/>
      <w:lang w:val="ja-JP"/>
    </w:rPr>
  </w:style>
  <w:style w:type="character" w:customStyle="1" w:styleId="error">
    <w:name w:val="error"/>
    <w:basedOn w:val="a0"/>
    <w:rsid w:val="00820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24549">
      <w:bodyDiv w:val="1"/>
      <w:marLeft w:val="0"/>
      <w:marRight w:val="0"/>
      <w:marTop w:val="0"/>
      <w:marBottom w:val="0"/>
      <w:divBdr>
        <w:top w:val="none" w:sz="0" w:space="0" w:color="auto"/>
        <w:left w:val="none" w:sz="0" w:space="0" w:color="auto"/>
        <w:bottom w:val="none" w:sz="0" w:space="0" w:color="auto"/>
        <w:right w:val="none" w:sz="0" w:space="0" w:color="auto"/>
      </w:divBdr>
    </w:div>
    <w:div w:id="92631048">
      <w:bodyDiv w:val="1"/>
      <w:marLeft w:val="0"/>
      <w:marRight w:val="0"/>
      <w:marTop w:val="0"/>
      <w:marBottom w:val="0"/>
      <w:divBdr>
        <w:top w:val="none" w:sz="0" w:space="0" w:color="auto"/>
        <w:left w:val="none" w:sz="0" w:space="0" w:color="auto"/>
        <w:bottom w:val="none" w:sz="0" w:space="0" w:color="auto"/>
        <w:right w:val="none" w:sz="0" w:space="0" w:color="auto"/>
      </w:divBdr>
    </w:div>
    <w:div w:id="142235132">
      <w:bodyDiv w:val="1"/>
      <w:marLeft w:val="0"/>
      <w:marRight w:val="0"/>
      <w:marTop w:val="0"/>
      <w:marBottom w:val="0"/>
      <w:divBdr>
        <w:top w:val="none" w:sz="0" w:space="0" w:color="auto"/>
        <w:left w:val="none" w:sz="0" w:space="0" w:color="auto"/>
        <w:bottom w:val="none" w:sz="0" w:space="0" w:color="auto"/>
        <w:right w:val="none" w:sz="0" w:space="0" w:color="auto"/>
      </w:divBdr>
    </w:div>
    <w:div w:id="168757114">
      <w:bodyDiv w:val="1"/>
      <w:marLeft w:val="0"/>
      <w:marRight w:val="0"/>
      <w:marTop w:val="0"/>
      <w:marBottom w:val="0"/>
      <w:divBdr>
        <w:top w:val="none" w:sz="0" w:space="0" w:color="auto"/>
        <w:left w:val="none" w:sz="0" w:space="0" w:color="auto"/>
        <w:bottom w:val="none" w:sz="0" w:space="0" w:color="auto"/>
        <w:right w:val="none" w:sz="0" w:space="0" w:color="auto"/>
      </w:divBdr>
    </w:div>
    <w:div w:id="174393415">
      <w:bodyDiv w:val="1"/>
      <w:marLeft w:val="0"/>
      <w:marRight w:val="0"/>
      <w:marTop w:val="0"/>
      <w:marBottom w:val="0"/>
      <w:divBdr>
        <w:top w:val="none" w:sz="0" w:space="0" w:color="auto"/>
        <w:left w:val="none" w:sz="0" w:space="0" w:color="auto"/>
        <w:bottom w:val="none" w:sz="0" w:space="0" w:color="auto"/>
        <w:right w:val="none" w:sz="0" w:space="0" w:color="auto"/>
      </w:divBdr>
    </w:div>
    <w:div w:id="184178209">
      <w:bodyDiv w:val="1"/>
      <w:marLeft w:val="0"/>
      <w:marRight w:val="0"/>
      <w:marTop w:val="0"/>
      <w:marBottom w:val="0"/>
      <w:divBdr>
        <w:top w:val="none" w:sz="0" w:space="0" w:color="auto"/>
        <w:left w:val="none" w:sz="0" w:space="0" w:color="auto"/>
        <w:bottom w:val="none" w:sz="0" w:space="0" w:color="auto"/>
        <w:right w:val="none" w:sz="0" w:space="0" w:color="auto"/>
      </w:divBdr>
    </w:div>
    <w:div w:id="201864478">
      <w:bodyDiv w:val="1"/>
      <w:marLeft w:val="0"/>
      <w:marRight w:val="0"/>
      <w:marTop w:val="0"/>
      <w:marBottom w:val="0"/>
      <w:divBdr>
        <w:top w:val="none" w:sz="0" w:space="0" w:color="auto"/>
        <w:left w:val="none" w:sz="0" w:space="0" w:color="auto"/>
        <w:bottom w:val="none" w:sz="0" w:space="0" w:color="auto"/>
        <w:right w:val="none" w:sz="0" w:space="0" w:color="auto"/>
      </w:divBdr>
    </w:div>
    <w:div w:id="218437606">
      <w:bodyDiv w:val="1"/>
      <w:marLeft w:val="0"/>
      <w:marRight w:val="0"/>
      <w:marTop w:val="0"/>
      <w:marBottom w:val="0"/>
      <w:divBdr>
        <w:top w:val="none" w:sz="0" w:space="0" w:color="auto"/>
        <w:left w:val="none" w:sz="0" w:space="0" w:color="auto"/>
        <w:bottom w:val="none" w:sz="0" w:space="0" w:color="auto"/>
        <w:right w:val="none" w:sz="0" w:space="0" w:color="auto"/>
      </w:divBdr>
    </w:div>
    <w:div w:id="222374881">
      <w:bodyDiv w:val="1"/>
      <w:marLeft w:val="0"/>
      <w:marRight w:val="0"/>
      <w:marTop w:val="0"/>
      <w:marBottom w:val="0"/>
      <w:divBdr>
        <w:top w:val="none" w:sz="0" w:space="0" w:color="auto"/>
        <w:left w:val="none" w:sz="0" w:space="0" w:color="auto"/>
        <w:bottom w:val="none" w:sz="0" w:space="0" w:color="auto"/>
        <w:right w:val="none" w:sz="0" w:space="0" w:color="auto"/>
      </w:divBdr>
    </w:div>
    <w:div w:id="367413451">
      <w:bodyDiv w:val="1"/>
      <w:marLeft w:val="0"/>
      <w:marRight w:val="0"/>
      <w:marTop w:val="0"/>
      <w:marBottom w:val="0"/>
      <w:divBdr>
        <w:top w:val="none" w:sz="0" w:space="0" w:color="auto"/>
        <w:left w:val="none" w:sz="0" w:space="0" w:color="auto"/>
        <w:bottom w:val="none" w:sz="0" w:space="0" w:color="auto"/>
        <w:right w:val="none" w:sz="0" w:space="0" w:color="auto"/>
      </w:divBdr>
    </w:div>
    <w:div w:id="389574138">
      <w:bodyDiv w:val="1"/>
      <w:marLeft w:val="0"/>
      <w:marRight w:val="0"/>
      <w:marTop w:val="0"/>
      <w:marBottom w:val="0"/>
      <w:divBdr>
        <w:top w:val="none" w:sz="0" w:space="0" w:color="auto"/>
        <w:left w:val="none" w:sz="0" w:space="0" w:color="auto"/>
        <w:bottom w:val="none" w:sz="0" w:space="0" w:color="auto"/>
        <w:right w:val="none" w:sz="0" w:space="0" w:color="auto"/>
      </w:divBdr>
    </w:div>
    <w:div w:id="391927166">
      <w:bodyDiv w:val="1"/>
      <w:marLeft w:val="0"/>
      <w:marRight w:val="0"/>
      <w:marTop w:val="0"/>
      <w:marBottom w:val="0"/>
      <w:divBdr>
        <w:top w:val="none" w:sz="0" w:space="0" w:color="auto"/>
        <w:left w:val="none" w:sz="0" w:space="0" w:color="auto"/>
        <w:bottom w:val="none" w:sz="0" w:space="0" w:color="auto"/>
        <w:right w:val="none" w:sz="0" w:space="0" w:color="auto"/>
      </w:divBdr>
    </w:div>
    <w:div w:id="429666986">
      <w:bodyDiv w:val="1"/>
      <w:marLeft w:val="0"/>
      <w:marRight w:val="0"/>
      <w:marTop w:val="0"/>
      <w:marBottom w:val="0"/>
      <w:divBdr>
        <w:top w:val="none" w:sz="0" w:space="0" w:color="auto"/>
        <w:left w:val="none" w:sz="0" w:space="0" w:color="auto"/>
        <w:bottom w:val="none" w:sz="0" w:space="0" w:color="auto"/>
        <w:right w:val="none" w:sz="0" w:space="0" w:color="auto"/>
      </w:divBdr>
    </w:div>
    <w:div w:id="436559843">
      <w:bodyDiv w:val="1"/>
      <w:marLeft w:val="0"/>
      <w:marRight w:val="0"/>
      <w:marTop w:val="0"/>
      <w:marBottom w:val="0"/>
      <w:divBdr>
        <w:top w:val="none" w:sz="0" w:space="0" w:color="auto"/>
        <w:left w:val="none" w:sz="0" w:space="0" w:color="auto"/>
        <w:bottom w:val="none" w:sz="0" w:space="0" w:color="auto"/>
        <w:right w:val="none" w:sz="0" w:space="0" w:color="auto"/>
      </w:divBdr>
    </w:div>
    <w:div w:id="465393431">
      <w:bodyDiv w:val="1"/>
      <w:marLeft w:val="0"/>
      <w:marRight w:val="0"/>
      <w:marTop w:val="0"/>
      <w:marBottom w:val="0"/>
      <w:divBdr>
        <w:top w:val="none" w:sz="0" w:space="0" w:color="auto"/>
        <w:left w:val="none" w:sz="0" w:space="0" w:color="auto"/>
        <w:bottom w:val="none" w:sz="0" w:space="0" w:color="auto"/>
        <w:right w:val="none" w:sz="0" w:space="0" w:color="auto"/>
      </w:divBdr>
    </w:div>
    <w:div w:id="531303542">
      <w:bodyDiv w:val="1"/>
      <w:marLeft w:val="0"/>
      <w:marRight w:val="0"/>
      <w:marTop w:val="0"/>
      <w:marBottom w:val="0"/>
      <w:divBdr>
        <w:top w:val="none" w:sz="0" w:space="0" w:color="auto"/>
        <w:left w:val="none" w:sz="0" w:space="0" w:color="auto"/>
        <w:bottom w:val="none" w:sz="0" w:space="0" w:color="auto"/>
        <w:right w:val="none" w:sz="0" w:space="0" w:color="auto"/>
      </w:divBdr>
    </w:div>
    <w:div w:id="548297045">
      <w:bodyDiv w:val="1"/>
      <w:marLeft w:val="0"/>
      <w:marRight w:val="0"/>
      <w:marTop w:val="0"/>
      <w:marBottom w:val="0"/>
      <w:divBdr>
        <w:top w:val="none" w:sz="0" w:space="0" w:color="auto"/>
        <w:left w:val="none" w:sz="0" w:space="0" w:color="auto"/>
        <w:bottom w:val="none" w:sz="0" w:space="0" w:color="auto"/>
        <w:right w:val="none" w:sz="0" w:space="0" w:color="auto"/>
      </w:divBdr>
    </w:div>
    <w:div w:id="616183173">
      <w:bodyDiv w:val="1"/>
      <w:marLeft w:val="0"/>
      <w:marRight w:val="0"/>
      <w:marTop w:val="0"/>
      <w:marBottom w:val="0"/>
      <w:divBdr>
        <w:top w:val="none" w:sz="0" w:space="0" w:color="auto"/>
        <w:left w:val="none" w:sz="0" w:space="0" w:color="auto"/>
        <w:bottom w:val="none" w:sz="0" w:space="0" w:color="auto"/>
        <w:right w:val="none" w:sz="0" w:space="0" w:color="auto"/>
      </w:divBdr>
    </w:div>
    <w:div w:id="678238148">
      <w:bodyDiv w:val="1"/>
      <w:marLeft w:val="0"/>
      <w:marRight w:val="0"/>
      <w:marTop w:val="0"/>
      <w:marBottom w:val="0"/>
      <w:divBdr>
        <w:top w:val="none" w:sz="0" w:space="0" w:color="auto"/>
        <w:left w:val="none" w:sz="0" w:space="0" w:color="auto"/>
        <w:bottom w:val="none" w:sz="0" w:space="0" w:color="auto"/>
        <w:right w:val="none" w:sz="0" w:space="0" w:color="auto"/>
      </w:divBdr>
    </w:div>
    <w:div w:id="694575712">
      <w:bodyDiv w:val="1"/>
      <w:marLeft w:val="0"/>
      <w:marRight w:val="0"/>
      <w:marTop w:val="0"/>
      <w:marBottom w:val="0"/>
      <w:divBdr>
        <w:top w:val="none" w:sz="0" w:space="0" w:color="auto"/>
        <w:left w:val="none" w:sz="0" w:space="0" w:color="auto"/>
        <w:bottom w:val="none" w:sz="0" w:space="0" w:color="auto"/>
        <w:right w:val="none" w:sz="0" w:space="0" w:color="auto"/>
      </w:divBdr>
    </w:div>
    <w:div w:id="731925894">
      <w:bodyDiv w:val="1"/>
      <w:marLeft w:val="0"/>
      <w:marRight w:val="0"/>
      <w:marTop w:val="0"/>
      <w:marBottom w:val="0"/>
      <w:divBdr>
        <w:top w:val="none" w:sz="0" w:space="0" w:color="auto"/>
        <w:left w:val="none" w:sz="0" w:space="0" w:color="auto"/>
        <w:bottom w:val="none" w:sz="0" w:space="0" w:color="auto"/>
        <w:right w:val="none" w:sz="0" w:space="0" w:color="auto"/>
      </w:divBdr>
    </w:div>
    <w:div w:id="769005263">
      <w:bodyDiv w:val="1"/>
      <w:marLeft w:val="0"/>
      <w:marRight w:val="0"/>
      <w:marTop w:val="0"/>
      <w:marBottom w:val="0"/>
      <w:divBdr>
        <w:top w:val="none" w:sz="0" w:space="0" w:color="auto"/>
        <w:left w:val="none" w:sz="0" w:space="0" w:color="auto"/>
        <w:bottom w:val="none" w:sz="0" w:space="0" w:color="auto"/>
        <w:right w:val="none" w:sz="0" w:space="0" w:color="auto"/>
      </w:divBdr>
    </w:div>
    <w:div w:id="776562026">
      <w:bodyDiv w:val="1"/>
      <w:marLeft w:val="0"/>
      <w:marRight w:val="0"/>
      <w:marTop w:val="0"/>
      <w:marBottom w:val="0"/>
      <w:divBdr>
        <w:top w:val="none" w:sz="0" w:space="0" w:color="auto"/>
        <w:left w:val="none" w:sz="0" w:space="0" w:color="auto"/>
        <w:bottom w:val="none" w:sz="0" w:space="0" w:color="auto"/>
        <w:right w:val="none" w:sz="0" w:space="0" w:color="auto"/>
      </w:divBdr>
    </w:div>
    <w:div w:id="790368246">
      <w:bodyDiv w:val="1"/>
      <w:marLeft w:val="0"/>
      <w:marRight w:val="0"/>
      <w:marTop w:val="0"/>
      <w:marBottom w:val="0"/>
      <w:divBdr>
        <w:top w:val="none" w:sz="0" w:space="0" w:color="auto"/>
        <w:left w:val="none" w:sz="0" w:space="0" w:color="auto"/>
        <w:bottom w:val="none" w:sz="0" w:space="0" w:color="auto"/>
        <w:right w:val="none" w:sz="0" w:space="0" w:color="auto"/>
      </w:divBdr>
    </w:div>
    <w:div w:id="798376152">
      <w:bodyDiv w:val="1"/>
      <w:marLeft w:val="0"/>
      <w:marRight w:val="0"/>
      <w:marTop w:val="0"/>
      <w:marBottom w:val="0"/>
      <w:divBdr>
        <w:top w:val="none" w:sz="0" w:space="0" w:color="auto"/>
        <w:left w:val="none" w:sz="0" w:space="0" w:color="auto"/>
        <w:bottom w:val="none" w:sz="0" w:space="0" w:color="auto"/>
        <w:right w:val="none" w:sz="0" w:space="0" w:color="auto"/>
      </w:divBdr>
    </w:div>
    <w:div w:id="801195134">
      <w:bodyDiv w:val="1"/>
      <w:marLeft w:val="0"/>
      <w:marRight w:val="0"/>
      <w:marTop w:val="0"/>
      <w:marBottom w:val="0"/>
      <w:divBdr>
        <w:top w:val="none" w:sz="0" w:space="0" w:color="auto"/>
        <w:left w:val="none" w:sz="0" w:space="0" w:color="auto"/>
        <w:bottom w:val="none" w:sz="0" w:space="0" w:color="auto"/>
        <w:right w:val="none" w:sz="0" w:space="0" w:color="auto"/>
      </w:divBdr>
    </w:div>
    <w:div w:id="823812799">
      <w:bodyDiv w:val="1"/>
      <w:marLeft w:val="0"/>
      <w:marRight w:val="0"/>
      <w:marTop w:val="0"/>
      <w:marBottom w:val="0"/>
      <w:divBdr>
        <w:top w:val="none" w:sz="0" w:space="0" w:color="auto"/>
        <w:left w:val="none" w:sz="0" w:space="0" w:color="auto"/>
        <w:bottom w:val="none" w:sz="0" w:space="0" w:color="auto"/>
        <w:right w:val="none" w:sz="0" w:space="0" w:color="auto"/>
      </w:divBdr>
    </w:div>
    <w:div w:id="871188832">
      <w:bodyDiv w:val="1"/>
      <w:marLeft w:val="0"/>
      <w:marRight w:val="0"/>
      <w:marTop w:val="0"/>
      <w:marBottom w:val="0"/>
      <w:divBdr>
        <w:top w:val="none" w:sz="0" w:space="0" w:color="auto"/>
        <w:left w:val="none" w:sz="0" w:space="0" w:color="auto"/>
        <w:bottom w:val="none" w:sz="0" w:space="0" w:color="auto"/>
        <w:right w:val="none" w:sz="0" w:space="0" w:color="auto"/>
      </w:divBdr>
    </w:div>
    <w:div w:id="873812107">
      <w:bodyDiv w:val="1"/>
      <w:marLeft w:val="0"/>
      <w:marRight w:val="0"/>
      <w:marTop w:val="0"/>
      <w:marBottom w:val="0"/>
      <w:divBdr>
        <w:top w:val="none" w:sz="0" w:space="0" w:color="auto"/>
        <w:left w:val="none" w:sz="0" w:space="0" w:color="auto"/>
        <w:bottom w:val="none" w:sz="0" w:space="0" w:color="auto"/>
        <w:right w:val="none" w:sz="0" w:space="0" w:color="auto"/>
      </w:divBdr>
    </w:div>
    <w:div w:id="942037567">
      <w:bodyDiv w:val="1"/>
      <w:marLeft w:val="0"/>
      <w:marRight w:val="0"/>
      <w:marTop w:val="0"/>
      <w:marBottom w:val="0"/>
      <w:divBdr>
        <w:top w:val="none" w:sz="0" w:space="0" w:color="auto"/>
        <w:left w:val="none" w:sz="0" w:space="0" w:color="auto"/>
        <w:bottom w:val="none" w:sz="0" w:space="0" w:color="auto"/>
        <w:right w:val="none" w:sz="0" w:space="0" w:color="auto"/>
      </w:divBdr>
    </w:div>
    <w:div w:id="1025862576">
      <w:bodyDiv w:val="1"/>
      <w:marLeft w:val="0"/>
      <w:marRight w:val="0"/>
      <w:marTop w:val="0"/>
      <w:marBottom w:val="0"/>
      <w:divBdr>
        <w:top w:val="none" w:sz="0" w:space="0" w:color="auto"/>
        <w:left w:val="none" w:sz="0" w:space="0" w:color="auto"/>
        <w:bottom w:val="none" w:sz="0" w:space="0" w:color="auto"/>
        <w:right w:val="none" w:sz="0" w:space="0" w:color="auto"/>
      </w:divBdr>
    </w:div>
    <w:div w:id="1048528035">
      <w:bodyDiv w:val="1"/>
      <w:marLeft w:val="0"/>
      <w:marRight w:val="0"/>
      <w:marTop w:val="0"/>
      <w:marBottom w:val="0"/>
      <w:divBdr>
        <w:top w:val="none" w:sz="0" w:space="0" w:color="auto"/>
        <w:left w:val="none" w:sz="0" w:space="0" w:color="auto"/>
        <w:bottom w:val="none" w:sz="0" w:space="0" w:color="auto"/>
        <w:right w:val="none" w:sz="0" w:space="0" w:color="auto"/>
      </w:divBdr>
    </w:div>
    <w:div w:id="1066491137">
      <w:bodyDiv w:val="1"/>
      <w:marLeft w:val="0"/>
      <w:marRight w:val="0"/>
      <w:marTop w:val="0"/>
      <w:marBottom w:val="0"/>
      <w:divBdr>
        <w:top w:val="none" w:sz="0" w:space="0" w:color="auto"/>
        <w:left w:val="none" w:sz="0" w:space="0" w:color="auto"/>
        <w:bottom w:val="none" w:sz="0" w:space="0" w:color="auto"/>
        <w:right w:val="none" w:sz="0" w:space="0" w:color="auto"/>
      </w:divBdr>
    </w:div>
    <w:div w:id="1145396750">
      <w:bodyDiv w:val="1"/>
      <w:marLeft w:val="0"/>
      <w:marRight w:val="0"/>
      <w:marTop w:val="0"/>
      <w:marBottom w:val="0"/>
      <w:divBdr>
        <w:top w:val="none" w:sz="0" w:space="0" w:color="auto"/>
        <w:left w:val="none" w:sz="0" w:space="0" w:color="auto"/>
        <w:bottom w:val="none" w:sz="0" w:space="0" w:color="auto"/>
        <w:right w:val="none" w:sz="0" w:space="0" w:color="auto"/>
      </w:divBdr>
    </w:div>
    <w:div w:id="1231623084">
      <w:bodyDiv w:val="1"/>
      <w:marLeft w:val="0"/>
      <w:marRight w:val="0"/>
      <w:marTop w:val="0"/>
      <w:marBottom w:val="0"/>
      <w:divBdr>
        <w:top w:val="none" w:sz="0" w:space="0" w:color="auto"/>
        <w:left w:val="none" w:sz="0" w:space="0" w:color="auto"/>
        <w:bottom w:val="none" w:sz="0" w:space="0" w:color="auto"/>
        <w:right w:val="none" w:sz="0" w:space="0" w:color="auto"/>
      </w:divBdr>
    </w:div>
    <w:div w:id="1273395645">
      <w:bodyDiv w:val="1"/>
      <w:marLeft w:val="0"/>
      <w:marRight w:val="0"/>
      <w:marTop w:val="0"/>
      <w:marBottom w:val="0"/>
      <w:divBdr>
        <w:top w:val="none" w:sz="0" w:space="0" w:color="auto"/>
        <w:left w:val="none" w:sz="0" w:space="0" w:color="auto"/>
        <w:bottom w:val="none" w:sz="0" w:space="0" w:color="auto"/>
        <w:right w:val="none" w:sz="0" w:space="0" w:color="auto"/>
      </w:divBdr>
    </w:div>
    <w:div w:id="1321620473">
      <w:bodyDiv w:val="1"/>
      <w:marLeft w:val="0"/>
      <w:marRight w:val="0"/>
      <w:marTop w:val="0"/>
      <w:marBottom w:val="0"/>
      <w:divBdr>
        <w:top w:val="none" w:sz="0" w:space="0" w:color="auto"/>
        <w:left w:val="none" w:sz="0" w:space="0" w:color="auto"/>
        <w:bottom w:val="none" w:sz="0" w:space="0" w:color="auto"/>
        <w:right w:val="none" w:sz="0" w:space="0" w:color="auto"/>
      </w:divBdr>
    </w:div>
    <w:div w:id="1343509678">
      <w:bodyDiv w:val="1"/>
      <w:marLeft w:val="0"/>
      <w:marRight w:val="0"/>
      <w:marTop w:val="0"/>
      <w:marBottom w:val="0"/>
      <w:divBdr>
        <w:top w:val="none" w:sz="0" w:space="0" w:color="auto"/>
        <w:left w:val="none" w:sz="0" w:space="0" w:color="auto"/>
        <w:bottom w:val="none" w:sz="0" w:space="0" w:color="auto"/>
        <w:right w:val="none" w:sz="0" w:space="0" w:color="auto"/>
      </w:divBdr>
    </w:div>
    <w:div w:id="1348288236">
      <w:bodyDiv w:val="1"/>
      <w:marLeft w:val="0"/>
      <w:marRight w:val="0"/>
      <w:marTop w:val="0"/>
      <w:marBottom w:val="0"/>
      <w:divBdr>
        <w:top w:val="none" w:sz="0" w:space="0" w:color="auto"/>
        <w:left w:val="none" w:sz="0" w:space="0" w:color="auto"/>
        <w:bottom w:val="none" w:sz="0" w:space="0" w:color="auto"/>
        <w:right w:val="none" w:sz="0" w:space="0" w:color="auto"/>
      </w:divBdr>
    </w:div>
    <w:div w:id="1358971133">
      <w:bodyDiv w:val="1"/>
      <w:marLeft w:val="0"/>
      <w:marRight w:val="0"/>
      <w:marTop w:val="0"/>
      <w:marBottom w:val="0"/>
      <w:divBdr>
        <w:top w:val="none" w:sz="0" w:space="0" w:color="auto"/>
        <w:left w:val="none" w:sz="0" w:space="0" w:color="auto"/>
        <w:bottom w:val="none" w:sz="0" w:space="0" w:color="auto"/>
        <w:right w:val="none" w:sz="0" w:space="0" w:color="auto"/>
      </w:divBdr>
    </w:div>
    <w:div w:id="1377510641">
      <w:bodyDiv w:val="1"/>
      <w:marLeft w:val="0"/>
      <w:marRight w:val="0"/>
      <w:marTop w:val="0"/>
      <w:marBottom w:val="0"/>
      <w:divBdr>
        <w:top w:val="none" w:sz="0" w:space="0" w:color="auto"/>
        <w:left w:val="none" w:sz="0" w:space="0" w:color="auto"/>
        <w:bottom w:val="none" w:sz="0" w:space="0" w:color="auto"/>
        <w:right w:val="none" w:sz="0" w:space="0" w:color="auto"/>
      </w:divBdr>
    </w:div>
    <w:div w:id="1409957371">
      <w:bodyDiv w:val="1"/>
      <w:marLeft w:val="0"/>
      <w:marRight w:val="0"/>
      <w:marTop w:val="0"/>
      <w:marBottom w:val="0"/>
      <w:divBdr>
        <w:top w:val="none" w:sz="0" w:space="0" w:color="auto"/>
        <w:left w:val="none" w:sz="0" w:space="0" w:color="auto"/>
        <w:bottom w:val="none" w:sz="0" w:space="0" w:color="auto"/>
        <w:right w:val="none" w:sz="0" w:space="0" w:color="auto"/>
      </w:divBdr>
    </w:div>
    <w:div w:id="1430662339">
      <w:bodyDiv w:val="1"/>
      <w:marLeft w:val="0"/>
      <w:marRight w:val="0"/>
      <w:marTop w:val="0"/>
      <w:marBottom w:val="0"/>
      <w:divBdr>
        <w:top w:val="none" w:sz="0" w:space="0" w:color="auto"/>
        <w:left w:val="none" w:sz="0" w:space="0" w:color="auto"/>
        <w:bottom w:val="none" w:sz="0" w:space="0" w:color="auto"/>
        <w:right w:val="none" w:sz="0" w:space="0" w:color="auto"/>
      </w:divBdr>
    </w:div>
    <w:div w:id="1434009220">
      <w:bodyDiv w:val="1"/>
      <w:marLeft w:val="0"/>
      <w:marRight w:val="0"/>
      <w:marTop w:val="0"/>
      <w:marBottom w:val="0"/>
      <w:divBdr>
        <w:top w:val="none" w:sz="0" w:space="0" w:color="auto"/>
        <w:left w:val="none" w:sz="0" w:space="0" w:color="auto"/>
        <w:bottom w:val="none" w:sz="0" w:space="0" w:color="auto"/>
        <w:right w:val="none" w:sz="0" w:space="0" w:color="auto"/>
      </w:divBdr>
    </w:div>
    <w:div w:id="1486161454">
      <w:bodyDiv w:val="1"/>
      <w:marLeft w:val="0"/>
      <w:marRight w:val="0"/>
      <w:marTop w:val="0"/>
      <w:marBottom w:val="0"/>
      <w:divBdr>
        <w:top w:val="none" w:sz="0" w:space="0" w:color="auto"/>
        <w:left w:val="none" w:sz="0" w:space="0" w:color="auto"/>
        <w:bottom w:val="none" w:sz="0" w:space="0" w:color="auto"/>
        <w:right w:val="none" w:sz="0" w:space="0" w:color="auto"/>
      </w:divBdr>
    </w:div>
    <w:div w:id="1529181922">
      <w:bodyDiv w:val="1"/>
      <w:marLeft w:val="0"/>
      <w:marRight w:val="0"/>
      <w:marTop w:val="0"/>
      <w:marBottom w:val="0"/>
      <w:divBdr>
        <w:top w:val="none" w:sz="0" w:space="0" w:color="auto"/>
        <w:left w:val="none" w:sz="0" w:space="0" w:color="auto"/>
        <w:bottom w:val="none" w:sz="0" w:space="0" w:color="auto"/>
        <w:right w:val="none" w:sz="0" w:space="0" w:color="auto"/>
      </w:divBdr>
    </w:div>
    <w:div w:id="1534224842">
      <w:bodyDiv w:val="1"/>
      <w:marLeft w:val="0"/>
      <w:marRight w:val="0"/>
      <w:marTop w:val="0"/>
      <w:marBottom w:val="0"/>
      <w:divBdr>
        <w:top w:val="none" w:sz="0" w:space="0" w:color="auto"/>
        <w:left w:val="none" w:sz="0" w:space="0" w:color="auto"/>
        <w:bottom w:val="none" w:sz="0" w:space="0" w:color="auto"/>
        <w:right w:val="none" w:sz="0" w:space="0" w:color="auto"/>
      </w:divBdr>
    </w:div>
    <w:div w:id="1589458929">
      <w:bodyDiv w:val="1"/>
      <w:marLeft w:val="0"/>
      <w:marRight w:val="0"/>
      <w:marTop w:val="0"/>
      <w:marBottom w:val="0"/>
      <w:divBdr>
        <w:top w:val="none" w:sz="0" w:space="0" w:color="auto"/>
        <w:left w:val="none" w:sz="0" w:space="0" w:color="auto"/>
        <w:bottom w:val="none" w:sz="0" w:space="0" w:color="auto"/>
        <w:right w:val="none" w:sz="0" w:space="0" w:color="auto"/>
      </w:divBdr>
    </w:div>
    <w:div w:id="1684167436">
      <w:bodyDiv w:val="1"/>
      <w:marLeft w:val="0"/>
      <w:marRight w:val="0"/>
      <w:marTop w:val="0"/>
      <w:marBottom w:val="0"/>
      <w:divBdr>
        <w:top w:val="none" w:sz="0" w:space="0" w:color="auto"/>
        <w:left w:val="none" w:sz="0" w:space="0" w:color="auto"/>
        <w:bottom w:val="none" w:sz="0" w:space="0" w:color="auto"/>
        <w:right w:val="none" w:sz="0" w:space="0" w:color="auto"/>
      </w:divBdr>
    </w:div>
    <w:div w:id="1739396772">
      <w:bodyDiv w:val="1"/>
      <w:marLeft w:val="0"/>
      <w:marRight w:val="0"/>
      <w:marTop w:val="0"/>
      <w:marBottom w:val="0"/>
      <w:divBdr>
        <w:top w:val="none" w:sz="0" w:space="0" w:color="auto"/>
        <w:left w:val="none" w:sz="0" w:space="0" w:color="auto"/>
        <w:bottom w:val="none" w:sz="0" w:space="0" w:color="auto"/>
        <w:right w:val="none" w:sz="0" w:space="0" w:color="auto"/>
      </w:divBdr>
    </w:div>
    <w:div w:id="1740203798">
      <w:bodyDiv w:val="1"/>
      <w:marLeft w:val="0"/>
      <w:marRight w:val="0"/>
      <w:marTop w:val="0"/>
      <w:marBottom w:val="0"/>
      <w:divBdr>
        <w:top w:val="none" w:sz="0" w:space="0" w:color="auto"/>
        <w:left w:val="none" w:sz="0" w:space="0" w:color="auto"/>
        <w:bottom w:val="none" w:sz="0" w:space="0" w:color="auto"/>
        <w:right w:val="none" w:sz="0" w:space="0" w:color="auto"/>
      </w:divBdr>
    </w:div>
    <w:div w:id="1841921688">
      <w:bodyDiv w:val="1"/>
      <w:marLeft w:val="0"/>
      <w:marRight w:val="0"/>
      <w:marTop w:val="0"/>
      <w:marBottom w:val="0"/>
      <w:divBdr>
        <w:top w:val="none" w:sz="0" w:space="0" w:color="auto"/>
        <w:left w:val="none" w:sz="0" w:space="0" w:color="auto"/>
        <w:bottom w:val="none" w:sz="0" w:space="0" w:color="auto"/>
        <w:right w:val="none" w:sz="0" w:space="0" w:color="auto"/>
      </w:divBdr>
    </w:div>
    <w:div w:id="1904828919">
      <w:bodyDiv w:val="1"/>
      <w:marLeft w:val="0"/>
      <w:marRight w:val="0"/>
      <w:marTop w:val="0"/>
      <w:marBottom w:val="0"/>
      <w:divBdr>
        <w:top w:val="none" w:sz="0" w:space="0" w:color="auto"/>
        <w:left w:val="none" w:sz="0" w:space="0" w:color="auto"/>
        <w:bottom w:val="none" w:sz="0" w:space="0" w:color="auto"/>
        <w:right w:val="none" w:sz="0" w:space="0" w:color="auto"/>
      </w:divBdr>
    </w:div>
    <w:div w:id="1950356761">
      <w:bodyDiv w:val="1"/>
      <w:marLeft w:val="0"/>
      <w:marRight w:val="0"/>
      <w:marTop w:val="0"/>
      <w:marBottom w:val="0"/>
      <w:divBdr>
        <w:top w:val="none" w:sz="0" w:space="0" w:color="auto"/>
        <w:left w:val="none" w:sz="0" w:space="0" w:color="auto"/>
        <w:bottom w:val="none" w:sz="0" w:space="0" w:color="auto"/>
        <w:right w:val="none" w:sz="0" w:space="0" w:color="auto"/>
      </w:divBdr>
    </w:div>
    <w:div w:id="1981420473">
      <w:bodyDiv w:val="1"/>
      <w:marLeft w:val="0"/>
      <w:marRight w:val="0"/>
      <w:marTop w:val="0"/>
      <w:marBottom w:val="0"/>
      <w:divBdr>
        <w:top w:val="none" w:sz="0" w:space="0" w:color="auto"/>
        <w:left w:val="none" w:sz="0" w:space="0" w:color="auto"/>
        <w:bottom w:val="none" w:sz="0" w:space="0" w:color="auto"/>
        <w:right w:val="none" w:sz="0" w:space="0" w:color="auto"/>
      </w:divBdr>
    </w:div>
    <w:div w:id="2027631458">
      <w:bodyDiv w:val="1"/>
      <w:marLeft w:val="0"/>
      <w:marRight w:val="0"/>
      <w:marTop w:val="0"/>
      <w:marBottom w:val="0"/>
      <w:divBdr>
        <w:top w:val="none" w:sz="0" w:space="0" w:color="auto"/>
        <w:left w:val="none" w:sz="0" w:space="0" w:color="auto"/>
        <w:bottom w:val="none" w:sz="0" w:space="0" w:color="auto"/>
        <w:right w:val="none" w:sz="0" w:space="0" w:color="auto"/>
      </w:divBdr>
    </w:div>
    <w:div w:id="2048294696">
      <w:bodyDiv w:val="1"/>
      <w:marLeft w:val="0"/>
      <w:marRight w:val="0"/>
      <w:marTop w:val="0"/>
      <w:marBottom w:val="0"/>
      <w:divBdr>
        <w:top w:val="none" w:sz="0" w:space="0" w:color="auto"/>
        <w:left w:val="none" w:sz="0" w:space="0" w:color="auto"/>
        <w:bottom w:val="none" w:sz="0" w:space="0" w:color="auto"/>
        <w:right w:val="none" w:sz="0" w:space="0" w:color="auto"/>
      </w:divBdr>
    </w:div>
    <w:div w:id="2071880876">
      <w:bodyDiv w:val="1"/>
      <w:marLeft w:val="0"/>
      <w:marRight w:val="0"/>
      <w:marTop w:val="0"/>
      <w:marBottom w:val="0"/>
      <w:divBdr>
        <w:top w:val="none" w:sz="0" w:space="0" w:color="auto"/>
        <w:left w:val="none" w:sz="0" w:space="0" w:color="auto"/>
        <w:bottom w:val="none" w:sz="0" w:space="0" w:color="auto"/>
        <w:right w:val="none" w:sz="0" w:space="0" w:color="auto"/>
      </w:divBdr>
    </w:div>
    <w:div w:id="2079090762">
      <w:bodyDiv w:val="1"/>
      <w:marLeft w:val="0"/>
      <w:marRight w:val="0"/>
      <w:marTop w:val="0"/>
      <w:marBottom w:val="0"/>
      <w:divBdr>
        <w:top w:val="none" w:sz="0" w:space="0" w:color="auto"/>
        <w:left w:val="none" w:sz="0" w:space="0" w:color="auto"/>
        <w:bottom w:val="none" w:sz="0" w:space="0" w:color="auto"/>
        <w:right w:val="none" w:sz="0" w:space="0" w:color="auto"/>
      </w:divBdr>
    </w:div>
    <w:div w:id="2080707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gif"/><Relationship Id="rId39" Type="http://schemas.openxmlformats.org/officeDocument/2006/relationships/footer" Target="footer2.xml"/><Relationship Id="rId21" Type="http://schemas.microsoft.com/office/2011/relationships/commentsExtended" Target="commentsExtended.xml"/><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comments" Target="comments.xml"/><Relationship Id="rId29" Type="http://schemas.openxmlformats.org/officeDocument/2006/relationships/image" Target="media/image15.jpe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8/08/relationships/commentsExtensible" Target="commentsExtensible.xml"/><Relationship Id="rId28" Type="http://schemas.openxmlformats.org/officeDocument/2006/relationships/image" Target="media/image14.jpe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9.sv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6/09/relationships/commentsIds" Target="commentsIds.xml"/><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wrap="square" lIns="0" tIns="0" rIns="0" bIns="0"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85d08d1-f99f-41ad-a60e-195f059f469e">
      <Terms xmlns="http://schemas.microsoft.com/office/infopath/2007/PartnerControls"/>
    </lcf76f155ced4ddcb4097134ff3c332f>
    <_Flow_SignoffStatus xmlns="985d08d1-f99f-41ad-a60e-195f059f469e" xsi:nil="true"/>
    <TaxCatchAll xmlns="d9dc673b-9e34-4001-b69a-8484e8c1b815" xsi:nil="true"/>
    <SharedWithUsers xmlns="40e1e17b-6bfd-46c5-af26-560bc65c2ba7">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25F83E827035304DBCB4799EFCB2469A" ma:contentTypeVersion="17" ma:contentTypeDescription="新しいドキュメントを作成します。" ma:contentTypeScope="" ma:versionID="e2ae32e79321dd6fbb4046f37f40fd30">
  <xsd:schema xmlns:xsd="http://www.w3.org/2001/XMLSchema" xmlns:xs="http://www.w3.org/2001/XMLSchema" xmlns:p="http://schemas.microsoft.com/office/2006/metadata/properties" xmlns:ns2="985d08d1-f99f-41ad-a60e-195f059f469e" xmlns:ns3="40e1e17b-6bfd-46c5-af26-560bc65c2ba7" xmlns:ns4="d9dc673b-9e34-4001-b69a-8484e8c1b815" targetNamespace="http://schemas.microsoft.com/office/2006/metadata/properties" ma:root="true" ma:fieldsID="475978e238be914c0df39746698a82fa" ns2:_="" ns3:_="" ns4:_="">
    <xsd:import namespace="985d08d1-f99f-41ad-a60e-195f059f469e"/>
    <xsd:import namespace="40e1e17b-6bfd-46c5-af26-560bc65c2ba7"/>
    <xsd:import namespace="d9dc673b-9e34-4001-b69a-8484e8c1b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_Flow_SignoffStatu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d08d1-f99f-41ad-a60e-195f059f4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401df557-eeb5-435c-8d7c-77a7fa12a9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承認の状態" ma:internalName="_x627f__x8a8d__x306e__x72b6__x614b_">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e1e17b-6bfd-46c5-af26-560bc65c2ba7"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dc673b-9e34-4001-b69a-8484e8c1b81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C57E1D5-BFEF-4249-97D6-456EE4830190}" ma:internalName="TaxCatchAll" ma:showField="CatchAllData" ma:web="{40e1e17b-6bfd-46c5-af26-560bc65c2b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20327-748D-4423-9013-B4E77DD0499A}">
  <ds:schemaRefs>
    <ds:schemaRef ds:uri="http://schemas.openxmlformats.org/officeDocument/2006/bibliography"/>
  </ds:schemaRefs>
</ds:datastoreItem>
</file>

<file path=customXml/itemProps2.xml><?xml version="1.0" encoding="utf-8"?>
<ds:datastoreItem xmlns:ds="http://schemas.openxmlformats.org/officeDocument/2006/customXml" ds:itemID="{744D3144-A753-47DF-9564-EA2875D34667}">
  <ds:schemaRefs>
    <ds:schemaRef ds:uri="http://schemas.microsoft.com/office/2006/metadata/properties"/>
    <ds:schemaRef ds:uri="http://schemas.microsoft.com/office/infopath/2007/PartnerControls"/>
    <ds:schemaRef ds:uri="985d08d1-f99f-41ad-a60e-195f059f469e"/>
    <ds:schemaRef ds:uri="d9dc673b-9e34-4001-b69a-8484e8c1b815"/>
    <ds:schemaRef ds:uri="40e1e17b-6bfd-46c5-af26-560bc65c2ba7"/>
  </ds:schemaRefs>
</ds:datastoreItem>
</file>

<file path=customXml/itemProps3.xml><?xml version="1.0" encoding="utf-8"?>
<ds:datastoreItem xmlns:ds="http://schemas.openxmlformats.org/officeDocument/2006/customXml" ds:itemID="{9758D007-5362-4754-9D08-4C699F8FFF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5d08d1-f99f-41ad-a60e-195f059f469e"/>
    <ds:schemaRef ds:uri="40e1e17b-6bfd-46c5-af26-560bc65c2ba7"/>
    <ds:schemaRef ds:uri="d9dc673b-9e34-4001-b69a-8484e8c1b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5DF829-452C-4985-AB62-B9FBA1F7F8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93</Pages>
  <Words>12964</Words>
  <Characters>73896</Characters>
  <Application>Microsoft Office Word</Application>
  <DocSecurity>0</DocSecurity>
  <Lines>615</Lines>
  <Paragraphs>173</Paragraphs>
  <ScaleCrop>false</ScaleCrop>
  <HeadingPairs>
    <vt:vector size="2" baseType="variant">
      <vt:variant>
        <vt:lpstr>タイトル</vt:lpstr>
      </vt:variant>
      <vt:variant>
        <vt:i4>1</vt:i4>
      </vt:variant>
    </vt:vector>
  </HeadingPairs>
  <TitlesOfParts>
    <vt:vector size="1" baseType="lpstr">
      <vt:lpstr/>
    </vt:vector>
  </TitlesOfParts>
  <Company>AW</Company>
  <LinksUpToDate>false</LinksUpToDate>
  <CharactersWithSpaces>86687</CharactersWithSpaces>
  <SharedDoc>false</SharedDoc>
  <HLinks>
    <vt:vector size="408" baseType="variant">
      <vt:variant>
        <vt:i4>1114168</vt:i4>
      </vt:variant>
      <vt:variant>
        <vt:i4>378</vt:i4>
      </vt:variant>
      <vt:variant>
        <vt:i4>0</vt:i4>
      </vt:variant>
      <vt:variant>
        <vt:i4>5</vt:i4>
      </vt:variant>
      <vt:variant>
        <vt:lpwstr/>
      </vt:variant>
      <vt:variant>
        <vt:lpwstr>_Toc87878107</vt:lpwstr>
      </vt:variant>
      <vt:variant>
        <vt:i4>1048632</vt:i4>
      </vt:variant>
      <vt:variant>
        <vt:i4>372</vt:i4>
      </vt:variant>
      <vt:variant>
        <vt:i4>0</vt:i4>
      </vt:variant>
      <vt:variant>
        <vt:i4>5</vt:i4>
      </vt:variant>
      <vt:variant>
        <vt:lpwstr/>
      </vt:variant>
      <vt:variant>
        <vt:lpwstr>_Toc87878106</vt:lpwstr>
      </vt:variant>
      <vt:variant>
        <vt:i4>4522095</vt:i4>
      </vt:variant>
      <vt:variant>
        <vt:i4>368</vt:i4>
      </vt:variant>
      <vt:variant>
        <vt:i4>0</vt:i4>
      </vt:variant>
      <vt:variant>
        <vt:i4>5</vt:i4>
      </vt:variant>
      <vt:variant>
        <vt:lpwstr/>
      </vt:variant>
      <vt:variant>
        <vt:lpwstr>_Map_Update_Process</vt:lpwstr>
      </vt:variant>
      <vt:variant>
        <vt:i4>4325483</vt:i4>
      </vt:variant>
      <vt:variant>
        <vt:i4>365</vt:i4>
      </vt:variant>
      <vt:variant>
        <vt:i4>0</vt:i4>
      </vt:variant>
      <vt:variant>
        <vt:i4>5</vt:i4>
      </vt:variant>
      <vt:variant>
        <vt:lpwstr/>
      </vt:variant>
      <vt:variant>
        <vt:lpwstr>_How_to_operate</vt:lpwstr>
      </vt:variant>
      <vt:variant>
        <vt:i4>7012444</vt:i4>
      </vt:variant>
      <vt:variant>
        <vt:i4>362</vt:i4>
      </vt:variant>
      <vt:variant>
        <vt:i4>0</vt:i4>
      </vt:variant>
      <vt:variant>
        <vt:i4>5</vt:i4>
      </vt:variant>
      <vt:variant>
        <vt:lpwstr/>
      </vt:variant>
      <vt:variant>
        <vt:lpwstr>_Trends_and_Comparisons</vt:lpwstr>
      </vt:variant>
      <vt:variant>
        <vt:i4>1245240</vt:i4>
      </vt:variant>
      <vt:variant>
        <vt:i4>356</vt:i4>
      </vt:variant>
      <vt:variant>
        <vt:i4>0</vt:i4>
      </vt:variant>
      <vt:variant>
        <vt:i4>5</vt:i4>
      </vt:variant>
      <vt:variant>
        <vt:lpwstr/>
      </vt:variant>
      <vt:variant>
        <vt:lpwstr>_Toc87878105</vt:lpwstr>
      </vt:variant>
      <vt:variant>
        <vt:i4>1179704</vt:i4>
      </vt:variant>
      <vt:variant>
        <vt:i4>351</vt:i4>
      </vt:variant>
      <vt:variant>
        <vt:i4>0</vt:i4>
      </vt:variant>
      <vt:variant>
        <vt:i4>5</vt:i4>
      </vt:variant>
      <vt:variant>
        <vt:lpwstr/>
      </vt:variant>
      <vt:variant>
        <vt:lpwstr>_Toc87878104</vt:lpwstr>
      </vt:variant>
      <vt:variant>
        <vt:i4>1376312</vt:i4>
      </vt:variant>
      <vt:variant>
        <vt:i4>346</vt:i4>
      </vt:variant>
      <vt:variant>
        <vt:i4>0</vt:i4>
      </vt:variant>
      <vt:variant>
        <vt:i4>5</vt:i4>
      </vt:variant>
      <vt:variant>
        <vt:lpwstr/>
      </vt:variant>
      <vt:variant>
        <vt:lpwstr>_Toc87878103</vt:lpwstr>
      </vt:variant>
      <vt:variant>
        <vt:i4>1310776</vt:i4>
      </vt:variant>
      <vt:variant>
        <vt:i4>340</vt:i4>
      </vt:variant>
      <vt:variant>
        <vt:i4>0</vt:i4>
      </vt:variant>
      <vt:variant>
        <vt:i4>5</vt:i4>
      </vt:variant>
      <vt:variant>
        <vt:lpwstr/>
      </vt:variant>
      <vt:variant>
        <vt:lpwstr>_Toc87878102</vt:lpwstr>
      </vt:variant>
      <vt:variant>
        <vt:i4>1507384</vt:i4>
      </vt:variant>
      <vt:variant>
        <vt:i4>334</vt:i4>
      </vt:variant>
      <vt:variant>
        <vt:i4>0</vt:i4>
      </vt:variant>
      <vt:variant>
        <vt:i4>5</vt:i4>
      </vt:variant>
      <vt:variant>
        <vt:lpwstr/>
      </vt:variant>
      <vt:variant>
        <vt:lpwstr>_Toc87878101</vt:lpwstr>
      </vt:variant>
      <vt:variant>
        <vt:i4>1441848</vt:i4>
      </vt:variant>
      <vt:variant>
        <vt:i4>329</vt:i4>
      </vt:variant>
      <vt:variant>
        <vt:i4>0</vt:i4>
      </vt:variant>
      <vt:variant>
        <vt:i4>5</vt:i4>
      </vt:variant>
      <vt:variant>
        <vt:lpwstr/>
      </vt:variant>
      <vt:variant>
        <vt:lpwstr>_Toc87878100</vt:lpwstr>
      </vt:variant>
      <vt:variant>
        <vt:i4>1966129</vt:i4>
      </vt:variant>
      <vt:variant>
        <vt:i4>323</vt:i4>
      </vt:variant>
      <vt:variant>
        <vt:i4>0</vt:i4>
      </vt:variant>
      <vt:variant>
        <vt:i4>5</vt:i4>
      </vt:variant>
      <vt:variant>
        <vt:lpwstr/>
      </vt:variant>
      <vt:variant>
        <vt:lpwstr>_Toc87878099</vt:lpwstr>
      </vt:variant>
      <vt:variant>
        <vt:i4>2031665</vt:i4>
      </vt:variant>
      <vt:variant>
        <vt:i4>317</vt:i4>
      </vt:variant>
      <vt:variant>
        <vt:i4>0</vt:i4>
      </vt:variant>
      <vt:variant>
        <vt:i4>5</vt:i4>
      </vt:variant>
      <vt:variant>
        <vt:lpwstr/>
      </vt:variant>
      <vt:variant>
        <vt:lpwstr>_Toc87878098</vt:lpwstr>
      </vt:variant>
      <vt:variant>
        <vt:i4>1048625</vt:i4>
      </vt:variant>
      <vt:variant>
        <vt:i4>312</vt:i4>
      </vt:variant>
      <vt:variant>
        <vt:i4>0</vt:i4>
      </vt:variant>
      <vt:variant>
        <vt:i4>5</vt:i4>
      </vt:variant>
      <vt:variant>
        <vt:lpwstr/>
      </vt:variant>
      <vt:variant>
        <vt:lpwstr>_Toc87878097</vt:lpwstr>
      </vt:variant>
      <vt:variant>
        <vt:i4>1114161</vt:i4>
      </vt:variant>
      <vt:variant>
        <vt:i4>306</vt:i4>
      </vt:variant>
      <vt:variant>
        <vt:i4>0</vt:i4>
      </vt:variant>
      <vt:variant>
        <vt:i4>5</vt:i4>
      </vt:variant>
      <vt:variant>
        <vt:lpwstr/>
      </vt:variant>
      <vt:variant>
        <vt:lpwstr>_Toc87878096</vt:lpwstr>
      </vt:variant>
      <vt:variant>
        <vt:i4>1245233</vt:i4>
      </vt:variant>
      <vt:variant>
        <vt:i4>301</vt:i4>
      </vt:variant>
      <vt:variant>
        <vt:i4>0</vt:i4>
      </vt:variant>
      <vt:variant>
        <vt:i4>5</vt:i4>
      </vt:variant>
      <vt:variant>
        <vt:lpwstr/>
      </vt:variant>
      <vt:variant>
        <vt:lpwstr>_Toc87878094</vt:lpwstr>
      </vt:variant>
      <vt:variant>
        <vt:i4>1310769</vt:i4>
      </vt:variant>
      <vt:variant>
        <vt:i4>296</vt:i4>
      </vt:variant>
      <vt:variant>
        <vt:i4>0</vt:i4>
      </vt:variant>
      <vt:variant>
        <vt:i4>5</vt:i4>
      </vt:variant>
      <vt:variant>
        <vt:lpwstr/>
      </vt:variant>
      <vt:variant>
        <vt:lpwstr>_Toc87878093</vt:lpwstr>
      </vt:variant>
      <vt:variant>
        <vt:i4>1376305</vt:i4>
      </vt:variant>
      <vt:variant>
        <vt:i4>288</vt:i4>
      </vt:variant>
      <vt:variant>
        <vt:i4>0</vt:i4>
      </vt:variant>
      <vt:variant>
        <vt:i4>5</vt:i4>
      </vt:variant>
      <vt:variant>
        <vt:lpwstr/>
      </vt:variant>
      <vt:variant>
        <vt:lpwstr>_Toc87878092</vt:lpwstr>
      </vt:variant>
      <vt:variant>
        <vt:i4>1441841</vt:i4>
      </vt:variant>
      <vt:variant>
        <vt:i4>282</vt:i4>
      </vt:variant>
      <vt:variant>
        <vt:i4>0</vt:i4>
      </vt:variant>
      <vt:variant>
        <vt:i4>5</vt:i4>
      </vt:variant>
      <vt:variant>
        <vt:lpwstr/>
      </vt:variant>
      <vt:variant>
        <vt:lpwstr>_Toc87878091</vt:lpwstr>
      </vt:variant>
      <vt:variant>
        <vt:i4>1048624</vt:i4>
      </vt:variant>
      <vt:variant>
        <vt:i4>277</vt:i4>
      </vt:variant>
      <vt:variant>
        <vt:i4>0</vt:i4>
      </vt:variant>
      <vt:variant>
        <vt:i4>5</vt:i4>
      </vt:variant>
      <vt:variant>
        <vt:lpwstr/>
      </vt:variant>
      <vt:variant>
        <vt:lpwstr>_Toc87878087</vt:lpwstr>
      </vt:variant>
      <vt:variant>
        <vt:i4>1114160</vt:i4>
      </vt:variant>
      <vt:variant>
        <vt:i4>272</vt:i4>
      </vt:variant>
      <vt:variant>
        <vt:i4>0</vt:i4>
      </vt:variant>
      <vt:variant>
        <vt:i4>5</vt:i4>
      </vt:variant>
      <vt:variant>
        <vt:lpwstr/>
      </vt:variant>
      <vt:variant>
        <vt:lpwstr>_Toc87878086</vt:lpwstr>
      </vt:variant>
      <vt:variant>
        <vt:i4>1179696</vt:i4>
      </vt:variant>
      <vt:variant>
        <vt:i4>267</vt:i4>
      </vt:variant>
      <vt:variant>
        <vt:i4>0</vt:i4>
      </vt:variant>
      <vt:variant>
        <vt:i4>5</vt:i4>
      </vt:variant>
      <vt:variant>
        <vt:lpwstr/>
      </vt:variant>
      <vt:variant>
        <vt:lpwstr>_Toc87878085</vt:lpwstr>
      </vt:variant>
      <vt:variant>
        <vt:i4>1245232</vt:i4>
      </vt:variant>
      <vt:variant>
        <vt:i4>262</vt:i4>
      </vt:variant>
      <vt:variant>
        <vt:i4>0</vt:i4>
      </vt:variant>
      <vt:variant>
        <vt:i4>5</vt:i4>
      </vt:variant>
      <vt:variant>
        <vt:lpwstr/>
      </vt:variant>
      <vt:variant>
        <vt:lpwstr>_Toc87878084</vt:lpwstr>
      </vt:variant>
      <vt:variant>
        <vt:i4>1310768</vt:i4>
      </vt:variant>
      <vt:variant>
        <vt:i4>257</vt:i4>
      </vt:variant>
      <vt:variant>
        <vt:i4>0</vt:i4>
      </vt:variant>
      <vt:variant>
        <vt:i4>5</vt:i4>
      </vt:variant>
      <vt:variant>
        <vt:lpwstr/>
      </vt:variant>
      <vt:variant>
        <vt:lpwstr>_Toc87878083</vt:lpwstr>
      </vt:variant>
      <vt:variant>
        <vt:i4>1376304</vt:i4>
      </vt:variant>
      <vt:variant>
        <vt:i4>251</vt:i4>
      </vt:variant>
      <vt:variant>
        <vt:i4>0</vt:i4>
      </vt:variant>
      <vt:variant>
        <vt:i4>5</vt:i4>
      </vt:variant>
      <vt:variant>
        <vt:lpwstr/>
      </vt:variant>
      <vt:variant>
        <vt:lpwstr>_Toc87878082</vt:lpwstr>
      </vt:variant>
      <vt:variant>
        <vt:i4>1441840</vt:i4>
      </vt:variant>
      <vt:variant>
        <vt:i4>245</vt:i4>
      </vt:variant>
      <vt:variant>
        <vt:i4>0</vt:i4>
      </vt:variant>
      <vt:variant>
        <vt:i4>5</vt:i4>
      </vt:variant>
      <vt:variant>
        <vt:lpwstr/>
      </vt:variant>
      <vt:variant>
        <vt:lpwstr>_Toc87878081</vt:lpwstr>
      </vt:variant>
      <vt:variant>
        <vt:i4>1507376</vt:i4>
      </vt:variant>
      <vt:variant>
        <vt:i4>239</vt:i4>
      </vt:variant>
      <vt:variant>
        <vt:i4>0</vt:i4>
      </vt:variant>
      <vt:variant>
        <vt:i4>5</vt:i4>
      </vt:variant>
      <vt:variant>
        <vt:lpwstr/>
      </vt:variant>
      <vt:variant>
        <vt:lpwstr>_Toc87878080</vt:lpwstr>
      </vt:variant>
      <vt:variant>
        <vt:i4>1966143</vt:i4>
      </vt:variant>
      <vt:variant>
        <vt:i4>233</vt:i4>
      </vt:variant>
      <vt:variant>
        <vt:i4>0</vt:i4>
      </vt:variant>
      <vt:variant>
        <vt:i4>5</vt:i4>
      </vt:variant>
      <vt:variant>
        <vt:lpwstr/>
      </vt:variant>
      <vt:variant>
        <vt:lpwstr>_Toc87878079</vt:lpwstr>
      </vt:variant>
      <vt:variant>
        <vt:i4>2031679</vt:i4>
      </vt:variant>
      <vt:variant>
        <vt:i4>227</vt:i4>
      </vt:variant>
      <vt:variant>
        <vt:i4>0</vt:i4>
      </vt:variant>
      <vt:variant>
        <vt:i4>5</vt:i4>
      </vt:variant>
      <vt:variant>
        <vt:lpwstr/>
      </vt:variant>
      <vt:variant>
        <vt:lpwstr>_Toc87878078</vt:lpwstr>
      </vt:variant>
      <vt:variant>
        <vt:i4>1048639</vt:i4>
      </vt:variant>
      <vt:variant>
        <vt:i4>221</vt:i4>
      </vt:variant>
      <vt:variant>
        <vt:i4>0</vt:i4>
      </vt:variant>
      <vt:variant>
        <vt:i4>5</vt:i4>
      </vt:variant>
      <vt:variant>
        <vt:lpwstr/>
      </vt:variant>
      <vt:variant>
        <vt:lpwstr>_Toc87878077</vt:lpwstr>
      </vt:variant>
      <vt:variant>
        <vt:i4>1114175</vt:i4>
      </vt:variant>
      <vt:variant>
        <vt:i4>215</vt:i4>
      </vt:variant>
      <vt:variant>
        <vt:i4>0</vt:i4>
      </vt:variant>
      <vt:variant>
        <vt:i4>5</vt:i4>
      </vt:variant>
      <vt:variant>
        <vt:lpwstr/>
      </vt:variant>
      <vt:variant>
        <vt:lpwstr>_Toc87878076</vt:lpwstr>
      </vt:variant>
      <vt:variant>
        <vt:i4>1179711</vt:i4>
      </vt:variant>
      <vt:variant>
        <vt:i4>209</vt:i4>
      </vt:variant>
      <vt:variant>
        <vt:i4>0</vt:i4>
      </vt:variant>
      <vt:variant>
        <vt:i4>5</vt:i4>
      </vt:variant>
      <vt:variant>
        <vt:lpwstr/>
      </vt:variant>
      <vt:variant>
        <vt:lpwstr>_Toc87878075</vt:lpwstr>
      </vt:variant>
      <vt:variant>
        <vt:i4>1245247</vt:i4>
      </vt:variant>
      <vt:variant>
        <vt:i4>203</vt:i4>
      </vt:variant>
      <vt:variant>
        <vt:i4>0</vt:i4>
      </vt:variant>
      <vt:variant>
        <vt:i4>5</vt:i4>
      </vt:variant>
      <vt:variant>
        <vt:lpwstr/>
      </vt:variant>
      <vt:variant>
        <vt:lpwstr>_Toc87878074</vt:lpwstr>
      </vt:variant>
      <vt:variant>
        <vt:i4>1310783</vt:i4>
      </vt:variant>
      <vt:variant>
        <vt:i4>197</vt:i4>
      </vt:variant>
      <vt:variant>
        <vt:i4>0</vt:i4>
      </vt:variant>
      <vt:variant>
        <vt:i4>5</vt:i4>
      </vt:variant>
      <vt:variant>
        <vt:lpwstr/>
      </vt:variant>
      <vt:variant>
        <vt:lpwstr>_Toc87878073</vt:lpwstr>
      </vt:variant>
      <vt:variant>
        <vt:i4>1376319</vt:i4>
      </vt:variant>
      <vt:variant>
        <vt:i4>191</vt:i4>
      </vt:variant>
      <vt:variant>
        <vt:i4>0</vt:i4>
      </vt:variant>
      <vt:variant>
        <vt:i4>5</vt:i4>
      </vt:variant>
      <vt:variant>
        <vt:lpwstr/>
      </vt:variant>
      <vt:variant>
        <vt:lpwstr>_Toc87878072</vt:lpwstr>
      </vt:variant>
      <vt:variant>
        <vt:i4>1507391</vt:i4>
      </vt:variant>
      <vt:variant>
        <vt:i4>185</vt:i4>
      </vt:variant>
      <vt:variant>
        <vt:i4>0</vt:i4>
      </vt:variant>
      <vt:variant>
        <vt:i4>5</vt:i4>
      </vt:variant>
      <vt:variant>
        <vt:lpwstr/>
      </vt:variant>
      <vt:variant>
        <vt:lpwstr>_Toc87878070</vt:lpwstr>
      </vt:variant>
      <vt:variant>
        <vt:i4>1966142</vt:i4>
      </vt:variant>
      <vt:variant>
        <vt:i4>179</vt:i4>
      </vt:variant>
      <vt:variant>
        <vt:i4>0</vt:i4>
      </vt:variant>
      <vt:variant>
        <vt:i4>5</vt:i4>
      </vt:variant>
      <vt:variant>
        <vt:lpwstr/>
      </vt:variant>
      <vt:variant>
        <vt:lpwstr>_Toc87878069</vt:lpwstr>
      </vt:variant>
      <vt:variant>
        <vt:i4>2031678</vt:i4>
      </vt:variant>
      <vt:variant>
        <vt:i4>173</vt:i4>
      </vt:variant>
      <vt:variant>
        <vt:i4>0</vt:i4>
      </vt:variant>
      <vt:variant>
        <vt:i4>5</vt:i4>
      </vt:variant>
      <vt:variant>
        <vt:lpwstr/>
      </vt:variant>
      <vt:variant>
        <vt:lpwstr>_Toc87878068</vt:lpwstr>
      </vt:variant>
      <vt:variant>
        <vt:i4>1048638</vt:i4>
      </vt:variant>
      <vt:variant>
        <vt:i4>167</vt:i4>
      </vt:variant>
      <vt:variant>
        <vt:i4>0</vt:i4>
      </vt:variant>
      <vt:variant>
        <vt:i4>5</vt:i4>
      </vt:variant>
      <vt:variant>
        <vt:lpwstr/>
      </vt:variant>
      <vt:variant>
        <vt:lpwstr>_Toc87878067</vt:lpwstr>
      </vt:variant>
      <vt:variant>
        <vt:i4>1114174</vt:i4>
      </vt:variant>
      <vt:variant>
        <vt:i4>164</vt:i4>
      </vt:variant>
      <vt:variant>
        <vt:i4>0</vt:i4>
      </vt:variant>
      <vt:variant>
        <vt:i4>5</vt:i4>
      </vt:variant>
      <vt:variant>
        <vt:lpwstr/>
      </vt:variant>
      <vt:variant>
        <vt:lpwstr>_Toc87878066</vt:lpwstr>
      </vt:variant>
      <vt:variant>
        <vt:i4>1179710</vt:i4>
      </vt:variant>
      <vt:variant>
        <vt:i4>158</vt:i4>
      </vt:variant>
      <vt:variant>
        <vt:i4>0</vt:i4>
      </vt:variant>
      <vt:variant>
        <vt:i4>5</vt:i4>
      </vt:variant>
      <vt:variant>
        <vt:lpwstr/>
      </vt:variant>
      <vt:variant>
        <vt:lpwstr>_Toc87878065</vt:lpwstr>
      </vt:variant>
      <vt:variant>
        <vt:i4>1245246</vt:i4>
      </vt:variant>
      <vt:variant>
        <vt:i4>152</vt:i4>
      </vt:variant>
      <vt:variant>
        <vt:i4>0</vt:i4>
      </vt:variant>
      <vt:variant>
        <vt:i4>5</vt:i4>
      </vt:variant>
      <vt:variant>
        <vt:lpwstr/>
      </vt:variant>
      <vt:variant>
        <vt:lpwstr>_Toc87878064</vt:lpwstr>
      </vt:variant>
      <vt:variant>
        <vt:i4>1310782</vt:i4>
      </vt:variant>
      <vt:variant>
        <vt:i4>147</vt:i4>
      </vt:variant>
      <vt:variant>
        <vt:i4>0</vt:i4>
      </vt:variant>
      <vt:variant>
        <vt:i4>5</vt:i4>
      </vt:variant>
      <vt:variant>
        <vt:lpwstr/>
      </vt:variant>
      <vt:variant>
        <vt:lpwstr>_Toc87878063</vt:lpwstr>
      </vt:variant>
      <vt:variant>
        <vt:i4>1376318</vt:i4>
      </vt:variant>
      <vt:variant>
        <vt:i4>141</vt:i4>
      </vt:variant>
      <vt:variant>
        <vt:i4>0</vt:i4>
      </vt:variant>
      <vt:variant>
        <vt:i4>5</vt:i4>
      </vt:variant>
      <vt:variant>
        <vt:lpwstr/>
      </vt:variant>
      <vt:variant>
        <vt:lpwstr>_Toc87878062</vt:lpwstr>
      </vt:variant>
      <vt:variant>
        <vt:i4>1441854</vt:i4>
      </vt:variant>
      <vt:variant>
        <vt:i4>135</vt:i4>
      </vt:variant>
      <vt:variant>
        <vt:i4>0</vt:i4>
      </vt:variant>
      <vt:variant>
        <vt:i4>5</vt:i4>
      </vt:variant>
      <vt:variant>
        <vt:lpwstr/>
      </vt:variant>
      <vt:variant>
        <vt:lpwstr>_Toc87878061</vt:lpwstr>
      </vt:variant>
      <vt:variant>
        <vt:i4>1507390</vt:i4>
      </vt:variant>
      <vt:variant>
        <vt:i4>129</vt:i4>
      </vt:variant>
      <vt:variant>
        <vt:i4>0</vt:i4>
      </vt:variant>
      <vt:variant>
        <vt:i4>5</vt:i4>
      </vt:variant>
      <vt:variant>
        <vt:lpwstr/>
      </vt:variant>
      <vt:variant>
        <vt:lpwstr>_Toc87878060</vt:lpwstr>
      </vt:variant>
      <vt:variant>
        <vt:i4>1966141</vt:i4>
      </vt:variant>
      <vt:variant>
        <vt:i4>123</vt:i4>
      </vt:variant>
      <vt:variant>
        <vt:i4>0</vt:i4>
      </vt:variant>
      <vt:variant>
        <vt:i4>5</vt:i4>
      </vt:variant>
      <vt:variant>
        <vt:lpwstr/>
      </vt:variant>
      <vt:variant>
        <vt:lpwstr>_Toc87878059</vt:lpwstr>
      </vt:variant>
      <vt:variant>
        <vt:i4>2031677</vt:i4>
      </vt:variant>
      <vt:variant>
        <vt:i4>117</vt:i4>
      </vt:variant>
      <vt:variant>
        <vt:i4>0</vt:i4>
      </vt:variant>
      <vt:variant>
        <vt:i4>5</vt:i4>
      </vt:variant>
      <vt:variant>
        <vt:lpwstr/>
      </vt:variant>
      <vt:variant>
        <vt:lpwstr>_Toc87878058</vt:lpwstr>
      </vt:variant>
      <vt:variant>
        <vt:i4>1048637</vt:i4>
      </vt:variant>
      <vt:variant>
        <vt:i4>111</vt:i4>
      </vt:variant>
      <vt:variant>
        <vt:i4>0</vt:i4>
      </vt:variant>
      <vt:variant>
        <vt:i4>5</vt:i4>
      </vt:variant>
      <vt:variant>
        <vt:lpwstr/>
      </vt:variant>
      <vt:variant>
        <vt:lpwstr>_Toc87878057</vt:lpwstr>
      </vt:variant>
      <vt:variant>
        <vt:i4>1114173</vt:i4>
      </vt:variant>
      <vt:variant>
        <vt:i4>106</vt:i4>
      </vt:variant>
      <vt:variant>
        <vt:i4>0</vt:i4>
      </vt:variant>
      <vt:variant>
        <vt:i4>5</vt:i4>
      </vt:variant>
      <vt:variant>
        <vt:lpwstr/>
      </vt:variant>
      <vt:variant>
        <vt:lpwstr>_Toc87878056</vt:lpwstr>
      </vt:variant>
      <vt:variant>
        <vt:i4>1179709</vt:i4>
      </vt:variant>
      <vt:variant>
        <vt:i4>100</vt:i4>
      </vt:variant>
      <vt:variant>
        <vt:i4>0</vt:i4>
      </vt:variant>
      <vt:variant>
        <vt:i4>5</vt:i4>
      </vt:variant>
      <vt:variant>
        <vt:lpwstr/>
      </vt:variant>
      <vt:variant>
        <vt:lpwstr>_Toc87878055</vt:lpwstr>
      </vt:variant>
      <vt:variant>
        <vt:i4>1245245</vt:i4>
      </vt:variant>
      <vt:variant>
        <vt:i4>94</vt:i4>
      </vt:variant>
      <vt:variant>
        <vt:i4>0</vt:i4>
      </vt:variant>
      <vt:variant>
        <vt:i4>5</vt:i4>
      </vt:variant>
      <vt:variant>
        <vt:lpwstr/>
      </vt:variant>
      <vt:variant>
        <vt:lpwstr>_Toc87878054</vt:lpwstr>
      </vt:variant>
      <vt:variant>
        <vt:i4>1310781</vt:i4>
      </vt:variant>
      <vt:variant>
        <vt:i4>88</vt:i4>
      </vt:variant>
      <vt:variant>
        <vt:i4>0</vt:i4>
      </vt:variant>
      <vt:variant>
        <vt:i4>5</vt:i4>
      </vt:variant>
      <vt:variant>
        <vt:lpwstr/>
      </vt:variant>
      <vt:variant>
        <vt:lpwstr>_Toc87878053</vt:lpwstr>
      </vt:variant>
      <vt:variant>
        <vt:i4>1376317</vt:i4>
      </vt:variant>
      <vt:variant>
        <vt:i4>82</vt:i4>
      </vt:variant>
      <vt:variant>
        <vt:i4>0</vt:i4>
      </vt:variant>
      <vt:variant>
        <vt:i4>5</vt:i4>
      </vt:variant>
      <vt:variant>
        <vt:lpwstr/>
      </vt:variant>
      <vt:variant>
        <vt:lpwstr>_Toc87878052</vt:lpwstr>
      </vt:variant>
      <vt:variant>
        <vt:i4>1441853</vt:i4>
      </vt:variant>
      <vt:variant>
        <vt:i4>76</vt:i4>
      </vt:variant>
      <vt:variant>
        <vt:i4>0</vt:i4>
      </vt:variant>
      <vt:variant>
        <vt:i4>5</vt:i4>
      </vt:variant>
      <vt:variant>
        <vt:lpwstr/>
      </vt:variant>
      <vt:variant>
        <vt:lpwstr>_Toc87878051</vt:lpwstr>
      </vt:variant>
      <vt:variant>
        <vt:i4>1507389</vt:i4>
      </vt:variant>
      <vt:variant>
        <vt:i4>70</vt:i4>
      </vt:variant>
      <vt:variant>
        <vt:i4>0</vt:i4>
      </vt:variant>
      <vt:variant>
        <vt:i4>5</vt:i4>
      </vt:variant>
      <vt:variant>
        <vt:lpwstr/>
      </vt:variant>
      <vt:variant>
        <vt:lpwstr>_Toc87878050</vt:lpwstr>
      </vt:variant>
      <vt:variant>
        <vt:i4>1966140</vt:i4>
      </vt:variant>
      <vt:variant>
        <vt:i4>64</vt:i4>
      </vt:variant>
      <vt:variant>
        <vt:i4>0</vt:i4>
      </vt:variant>
      <vt:variant>
        <vt:i4>5</vt:i4>
      </vt:variant>
      <vt:variant>
        <vt:lpwstr/>
      </vt:variant>
      <vt:variant>
        <vt:lpwstr>_Toc87878049</vt:lpwstr>
      </vt:variant>
      <vt:variant>
        <vt:i4>2031676</vt:i4>
      </vt:variant>
      <vt:variant>
        <vt:i4>58</vt:i4>
      </vt:variant>
      <vt:variant>
        <vt:i4>0</vt:i4>
      </vt:variant>
      <vt:variant>
        <vt:i4>5</vt:i4>
      </vt:variant>
      <vt:variant>
        <vt:lpwstr/>
      </vt:variant>
      <vt:variant>
        <vt:lpwstr>_Toc87878048</vt:lpwstr>
      </vt:variant>
      <vt:variant>
        <vt:i4>1048636</vt:i4>
      </vt:variant>
      <vt:variant>
        <vt:i4>52</vt:i4>
      </vt:variant>
      <vt:variant>
        <vt:i4>0</vt:i4>
      </vt:variant>
      <vt:variant>
        <vt:i4>5</vt:i4>
      </vt:variant>
      <vt:variant>
        <vt:lpwstr/>
      </vt:variant>
      <vt:variant>
        <vt:lpwstr>_Toc87878047</vt:lpwstr>
      </vt:variant>
      <vt:variant>
        <vt:i4>1114172</vt:i4>
      </vt:variant>
      <vt:variant>
        <vt:i4>46</vt:i4>
      </vt:variant>
      <vt:variant>
        <vt:i4>0</vt:i4>
      </vt:variant>
      <vt:variant>
        <vt:i4>5</vt:i4>
      </vt:variant>
      <vt:variant>
        <vt:lpwstr/>
      </vt:variant>
      <vt:variant>
        <vt:lpwstr>_Toc87878046</vt:lpwstr>
      </vt:variant>
      <vt:variant>
        <vt:i4>1507388</vt:i4>
      </vt:variant>
      <vt:variant>
        <vt:i4>41</vt:i4>
      </vt:variant>
      <vt:variant>
        <vt:i4>0</vt:i4>
      </vt:variant>
      <vt:variant>
        <vt:i4>5</vt:i4>
      </vt:variant>
      <vt:variant>
        <vt:lpwstr/>
      </vt:variant>
      <vt:variant>
        <vt:lpwstr>_Toc87878040</vt:lpwstr>
      </vt:variant>
      <vt:variant>
        <vt:i4>1966139</vt:i4>
      </vt:variant>
      <vt:variant>
        <vt:i4>36</vt:i4>
      </vt:variant>
      <vt:variant>
        <vt:i4>0</vt:i4>
      </vt:variant>
      <vt:variant>
        <vt:i4>5</vt:i4>
      </vt:variant>
      <vt:variant>
        <vt:lpwstr/>
      </vt:variant>
      <vt:variant>
        <vt:lpwstr>_Toc87878039</vt:lpwstr>
      </vt:variant>
      <vt:variant>
        <vt:i4>2031675</vt:i4>
      </vt:variant>
      <vt:variant>
        <vt:i4>30</vt:i4>
      </vt:variant>
      <vt:variant>
        <vt:i4>0</vt:i4>
      </vt:variant>
      <vt:variant>
        <vt:i4>5</vt:i4>
      </vt:variant>
      <vt:variant>
        <vt:lpwstr/>
      </vt:variant>
      <vt:variant>
        <vt:lpwstr>_Toc87878038</vt:lpwstr>
      </vt:variant>
      <vt:variant>
        <vt:i4>1966138</vt:i4>
      </vt:variant>
      <vt:variant>
        <vt:i4>24</vt:i4>
      </vt:variant>
      <vt:variant>
        <vt:i4>0</vt:i4>
      </vt:variant>
      <vt:variant>
        <vt:i4>5</vt:i4>
      </vt:variant>
      <vt:variant>
        <vt:lpwstr/>
      </vt:variant>
      <vt:variant>
        <vt:lpwstr>_Toc87878029</vt:lpwstr>
      </vt:variant>
      <vt:variant>
        <vt:i4>2031674</vt:i4>
      </vt:variant>
      <vt:variant>
        <vt:i4>18</vt:i4>
      </vt:variant>
      <vt:variant>
        <vt:i4>0</vt:i4>
      </vt:variant>
      <vt:variant>
        <vt:i4>5</vt:i4>
      </vt:variant>
      <vt:variant>
        <vt:lpwstr/>
      </vt:variant>
      <vt:variant>
        <vt:lpwstr>_Toc87878028</vt:lpwstr>
      </vt:variant>
      <vt:variant>
        <vt:i4>1048634</vt:i4>
      </vt:variant>
      <vt:variant>
        <vt:i4>12</vt:i4>
      </vt:variant>
      <vt:variant>
        <vt:i4>0</vt:i4>
      </vt:variant>
      <vt:variant>
        <vt:i4>5</vt:i4>
      </vt:variant>
      <vt:variant>
        <vt:lpwstr/>
      </vt:variant>
      <vt:variant>
        <vt:lpwstr>_Toc87878027</vt:lpwstr>
      </vt:variant>
      <vt:variant>
        <vt:i4>1114170</vt:i4>
      </vt:variant>
      <vt:variant>
        <vt:i4>6</vt:i4>
      </vt:variant>
      <vt:variant>
        <vt:i4>0</vt:i4>
      </vt:variant>
      <vt:variant>
        <vt:i4>5</vt:i4>
      </vt:variant>
      <vt:variant>
        <vt:lpwstr/>
      </vt:variant>
      <vt:variant>
        <vt:lpwstr>_Toc87878026</vt:lpwstr>
      </vt:variant>
      <vt:variant>
        <vt:i4>1179706</vt:i4>
      </vt:variant>
      <vt:variant>
        <vt:i4>0</vt:i4>
      </vt:variant>
      <vt:variant>
        <vt:i4>0</vt:i4>
      </vt:variant>
      <vt:variant>
        <vt:i4>5</vt:i4>
      </vt:variant>
      <vt:variant>
        <vt:lpwstr/>
      </vt:variant>
      <vt:variant>
        <vt:lpwstr>_Toc87878025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トヨタ自動車株式会社</dc:creator>
  <cp:keywords/>
  <cp:lastModifiedBy>Oowatashi, Makoto/大渡 誠</cp:lastModifiedBy>
  <cp:revision>8</cp:revision>
  <cp:lastPrinted>2018-07-05T15:04:00Z</cp:lastPrinted>
  <dcterms:created xsi:type="dcterms:W3CDTF">2025-04-03T04:14:00Z</dcterms:created>
  <dcterms:modified xsi:type="dcterms:W3CDTF">2025-04-21T07:41:00Z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0x01010025F83E827035304DBCB4799EFCB2469A</vt:lpwstr>
  </property>
  <property fmtid="{D5CDD505-2E9C-101B-9397-08002B2CF9AE}" pid="3" name="MSIP_Label_8b6b4d7a-09f8-4fd2-9bc6-488da7b1b683_Enabled">
    <vt:lpwstr>true</vt:lpwstr>
  </property>
  <property fmtid="{D5CDD505-2E9C-101B-9397-08002B2CF9AE}" pid="4" name="MSIP_Label_8b6b4d7a-09f8-4fd2-9bc6-488da7b1b683_SetDate">
    <vt:lpwstr>2022-03-16T03:40:16Z</vt:lpwstr>
  </property>
  <property fmtid="{D5CDD505-2E9C-101B-9397-08002B2CF9AE}" pid="5" name="MSIP_Label_8b6b4d7a-09f8-4fd2-9bc6-488da7b1b683_Method">
    <vt:lpwstr>Standard</vt:lpwstr>
  </property>
  <property fmtid="{D5CDD505-2E9C-101B-9397-08002B2CF9AE}" pid="6" name="MSIP_Label_8b6b4d7a-09f8-4fd2-9bc6-488da7b1b683_Name">
    <vt:lpwstr>8b6b4d7a-09f8-4fd2-9bc6-488da7b1b683</vt:lpwstr>
  </property>
  <property fmtid="{D5CDD505-2E9C-101B-9397-08002B2CF9AE}" pid="7" name="MSIP_Label_8b6b4d7a-09f8-4fd2-9bc6-488da7b1b683_SiteId">
    <vt:lpwstr>32d0995e-40fc-48d1-ae38-8b4217695277</vt:lpwstr>
  </property>
  <property fmtid="{D5CDD505-2E9C-101B-9397-08002B2CF9AE}" pid="8" name="MSIP_Label_8b6b4d7a-09f8-4fd2-9bc6-488da7b1b683_ActionId">
    <vt:lpwstr>9f9538be-973c-45f5-8cf6-212caff263e1</vt:lpwstr>
  </property>
  <property fmtid="{D5CDD505-2E9C-101B-9397-08002B2CF9AE}" pid="9" name="MSIP_Label_8b6b4d7a-09f8-4fd2-9bc6-488da7b1b683_ContentBits">
    <vt:lpwstr>1</vt:lpwstr>
  </property>
  <property fmtid="{D5CDD505-2E9C-101B-9397-08002B2CF9AE}" pid="10" name="MSIP_Label_fbb3c382-541a-4789-80ed-24b21ea5b276_Enabled">
    <vt:lpwstr>true</vt:lpwstr>
  </property>
  <property fmtid="{D5CDD505-2E9C-101B-9397-08002B2CF9AE}" pid="11" name="MSIP_Label_fbb3c382-541a-4789-80ed-24b21ea5b276_SetDate">
    <vt:lpwstr>2023-01-11T18:58:34Z</vt:lpwstr>
  </property>
  <property fmtid="{D5CDD505-2E9C-101B-9397-08002B2CF9AE}" pid="12" name="MSIP_Label_fbb3c382-541a-4789-80ed-24b21ea5b276_Method">
    <vt:lpwstr>Standard</vt:lpwstr>
  </property>
  <property fmtid="{D5CDD505-2E9C-101B-9397-08002B2CF9AE}" pid="13" name="MSIP_Label_fbb3c382-541a-4789-80ed-24b21ea5b276_Name">
    <vt:lpwstr>Protected 関係者外秘</vt:lpwstr>
  </property>
  <property fmtid="{D5CDD505-2E9C-101B-9397-08002B2CF9AE}" pid="14" name="MSIP_Label_fbb3c382-541a-4789-80ed-24b21ea5b276_SiteId">
    <vt:lpwstr>8c642d1d-d709-47b0-ab10-080af10798fb</vt:lpwstr>
  </property>
  <property fmtid="{D5CDD505-2E9C-101B-9397-08002B2CF9AE}" pid="15" name="MSIP_Label_fbb3c382-541a-4789-80ed-24b21ea5b276_ActionId">
    <vt:lpwstr>3be2a855-76bf-433e-9943-237b4c72f75e</vt:lpwstr>
  </property>
  <property fmtid="{D5CDD505-2E9C-101B-9397-08002B2CF9AE}" pid="16" name="MSIP_Label_fbb3c382-541a-4789-80ed-24b21ea5b276_ContentBits">
    <vt:lpwstr>1</vt:lpwstr>
  </property>
  <property fmtid="{D5CDD505-2E9C-101B-9397-08002B2CF9AE}" pid="17" name="MediaServiceImageTags">
    <vt:lpwstr/>
  </property>
  <property fmtid="{D5CDD505-2E9C-101B-9397-08002B2CF9AE}" pid="18" name="Order">
    <vt:r8>4233600</vt:r8>
  </property>
  <property fmtid="{D5CDD505-2E9C-101B-9397-08002B2CF9AE}" pid="19" name="xd_Signature">
    <vt:bool>false</vt:bool>
  </property>
  <property fmtid="{D5CDD505-2E9C-101B-9397-08002B2CF9AE}" pid="20" name="xd_ProgID">
    <vt:lpwstr/>
  </property>
  <property fmtid="{D5CDD505-2E9C-101B-9397-08002B2CF9AE}" pid="21" name="ComplianceAssetId">
    <vt:lpwstr/>
  </property>
  <property fmtid="{D5CDD505-2E9C-101B-9397-08002B2CF9AE}" pid="22" name="TemplateUrl">
    <vt:lpwstr/>
  </property>
  <property fmtid="{D5CDD505-2E9C-101B-9397-08002B2CF9AE}" pid="23" name="_ExtendedDescription">
    <vt:lpwstr/>
  </property>
  <property fmtid="{D5CDD505-2E9C-101B-9397-08002B2CF9AE}" pid="24" name="TriggerFlowInfo">
    <vt:lpwstr/>
  </property>
</Properties>
</file>