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0F5BA" w14:textId="3DACDF53" w:rsidR="00C778EC" w:rsidRPr="00310FA8" w:rsidRDefault="00C778EC">
      <w:pPr>
        <w:pStyle w:val="1"/>
        <w:ind w:firstLineChars="100" w:firstLine="281"/>
        <w:rPr>
          <w:rFonts w:ascii="Meiryo UI" w:eastAsia="Meiryo UI" w:hAnsi="Meiryo UI"/>
          <w:rPrChange w:id="0" w:author="Tamura Takashi／田村　孝／AI" w:date="2021-08-27T15:52:00Z">
            <w:rPr>
              <w:rFonts w:ascii="ＭＳ ゴシック" w:eastAsia="ＭＳ ゴシック" w:hAnsi="ＭＳ ゴシック"/>
            </w:rPr>
          </w:rPrChange>
        </w:rPr>
      </w:pPr>
      <w:bookmarkStart w:id="1" w:name="_Toc258526119"/>
      <w:bookmarkStart w:id="2" w:name="_Toc260502788"/>
      <w:bookmarkStart w:id="3" w:name="_Toc260502956"/>
      <w:bookmarkStart w:id="4" w:name="_Toc258526120"/>
      <w:bookmarkStart w:id="5" w:name="_Toc260502789"/>
      <w:bookmarkStart w:id="6" w:name="_Toc260502957"/>
      <w:bookmarkStart w:id="7" w:name="_Toc107079087"/>
      <w:r w:rsidRPr="00310FA8">
        <w:rPr>
          <w:lang w:val="en"/>
          <w:rPrChange w:id="8" w:author="Tamura Takashi／田村　孝／AI" w:date="2021-08-27T15:52:00Z">
            <w:rPr>
              <w:rFonts w:ascii="ＭＳ ゴシック" w:eastAsia="ＭＳ ゴシック" w:hAnsi="ＭＳ ゴシック"/>
            </w:rPr>
          </w:rPrChange>
        </w:rPr>
        <w:t>0-1.</w:t>
      </w:r>
      <w:ins w:id="9" w:author="Sugahara, Hikaru/菅原 光" w:date="2022-06-25T19:07:00Z">
        <w:r w:rsidR="00C532B3" w:rsidRPr="00C532B3">
          <w:rPr>
            <w:rFonts w:ascii="Meiryo UI" w:eastAsia="Meiryo UI" w:hAnsi="Meiryo UI" w:hint="eastAsia"/>
          </w:rPr>
          <w:t xml:space="preserve"> </w:t>
        </w:r>
        <w:r w:rsidR="00C532B3" w:rsidRPr="00962550">
          <w:rPr>
            <w:rFonts w:ascii="Meiryo UI" w:eastAsia="Meiryo UI" w:hAnsi="Meiryo UI" w:hint="eastAsia"/>
          </w:rPr>
          <w:t>変更履歴</w:t>
        </w:r>
        <w:r w:rsidR="00C532B3">
          <w:rPr>
            <w:rFonts w:ascii="Meiryo UI" w:eastAsia="Meiryo UI" w:hAnsi="Meiryo UI" w:hint="eastAsia"/>
          </w:rPr>
          <w:t xml:space="preserve">　</w:t>
        </w:r>
      </w:ins>
      <w:r w:rsidRPr="00310FA8">
        <w:rPr>
          <w:lang w:val="en"/>
          <w:rPrChange w:id="10" w:author="Tamura Takashi／田村　孝／AI" w:date="2021-08-27T15:52:00Z">
            <w:rPr>
              <w:rFonts w:ascii="ＭＳ ゴシック" w:eastAsia="ＭＳ ゴシック" w:hAnsi="ＭＳ ゴシック"/>
            </w:rPr>
          </w:rPrChange>
        </w:rPr>
        <w:t>Change History</w:t>
      </w:r>
      <w:bookmarkEnd w:id="1"/>
      <w:bookmarkEnd w:id="2"/>
      <w:bookmarkEnd w:id="3"/>
      <w:bookmarkEnd w:id="4"/>
      <w:bookmarkEnd w:id="5"/>
      <w:bookmarkEnd w:id="6"/>
      <w:bookmarkEnd w:id="7"/>
    </w:p>
    <w:tbl>
      <w:tblPr>
        <w:tblpPr w:leftFromText="142" w:rightFromText="142" w:vertAnchor="text" w:horzAnchor="margin" w:tblpY="208"/>
        <w:tblW w:w="8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Change w:id="11" w:author="Sugahara, Hikaru/菅原 光" w:date="2022-06-25T19:08:00Z">
          <w:tblPr>
            <w:tblpPr w:leftFromText="142" w:rightFromText="142" w:vertAnchor="text" w:horzAnchor="margin" w:tblpY="208"/>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PrChange>
      </w:tblPr>
      <w:tblGrid>
        <w:gridCol w:w="988"/>
        <w:gridCol w:w="3821"/>
        <w:gridCol w:w="1546"/>
        <w:gridCol w:w="11"/>
        <w:gridCol w:w="990"/>
        <w:gridCol w:w="38"/>
        <w:gridCol w:w="1082"/>
        <w:gridCol w:w="6"/>
        <w:tblGridChange w:id="12">
          <w:tblGrid>
            <w:gridCol w:w="988"/>
            <w:gridCol w:w="3821"/>
            <w:gridCol w:w="3"/>
            <w:gridCol w:w="903"/>
            <w:gridCol w:w="640"/>
            <w:gridCol w:w="4"/>
            <w:gridCol w:w="115"/>
            <w:gridCol w:w="920"/>
            <w:gridCol w:w="5"/>
            <w:gridCol w:w="607"/>
            <w:gridCol w:w="470"/>
            <w:gridCol w:w="6"/>
            <w:gridCol w:w="12"/>
          </w:tblGrid>
        </w:tblGridChange>
      </w:tblGrid>
      <w:tr w:rsidR="00C532B3" w:rsidRPr="00310FA8" w:rsidDel="00256699" w14:paraId="75906390" w14:textId="77777777" w:rsidTr="00B64871">
        <w:trPr>
          <w:trHeight w:val="343"/>
          <w:del w:id="13" w:author="Nakamura, Taiki/中村 泰貴" w:date="2021-09-06T13:37:00Z"/>
          <w:trPrChange w:id="14" w:author="Sugahara, Hikaru/菅原 光" w:date="2022-06-25T19:08:00Z">
            <w:trPr>
              <w:trHeight w:val="343"/>
            </w:trPr>
          </w:trPrChange>
        </w:trPr>
        <w:tc>
          <w:tcPr>
            <w:tcW w:w="988" w:type="dxa"/>
            <w:tcPrChange w:id="15" w:author="Sugahara, Hikaru/菅原 光" w:date="2022-06-25T19:08:00Z">
              <w:tcPr>
                <w:tcW w:w="988" w:type="dxa"/>
              </w:tcPr>
            </w:tcPrChange>
          </w:tcPr>
          <w:tbl>
            <w:tblPr>
              <w:tblpPr w:leftFromText="142" w:rightFromText="142" w:vertAnchor="text" w:horzAnchor="margin"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Change w:id="16" w:author="Sugahara, Hikaru/菅原 光" w:date="2022-06-25T19:08:00Z">
                <w:tblPr>
                  <w:tblpPr w:leftFromText="142" w:rightFromText="142" w:vertAnchor="text" w:horzAnchor="margin"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959"/>
              <w:gridCol w:w="3572"/>
              <w:gridCol w:w="1418"/>
              <w:gridCol w:w="1417"/>
              <w:gridCol w:w="1128"/>
              <w:tblGridChange w:id="17">
                <w:tblGrid>
                  <w:gridCol w:w="511"/>
                  <w:gridCol w:w="894"/>
                  <w:gridCol w:w="710"/>
                  <w:gridCol w:w="995"/>
                  <w:gridCol w:w="1039"/>
                </w:tblGrid>
              </w:tblGridChange>
            </w:tblGrid>
            <w:tr w:rsidR="00256699" w:rsidRPr="00705EE2" w14:paraId="569465AF" w14:textId="77777777" w:rsidTr="00C532B3">
              <w:trPr>
                <w:trHeight w:val="351"/>
                <w:ins w:id="18" w:author="Nakamura, Taiki/中村 泰貴" w:date="2021-09-06T13:37:00Z"/>
                <w:trPrChange w:id="19" w:author="Sugahara, Hikaru/菅原 光" w:date="2022-06-25T19:08:00Z">
                  <w:trPr>
                    <w:trHeight w:val="351"/>
                  </w:trPr>
                </w:trPrChange>
              </w:trPr>
              <w:tc>
                <w:tcPr>
                  <w:tcW w:w="959" w:type="dxa"/>
                  <w:tcPrChange w:id="20" w:author="Sugahara, Hikaru/菅原 光" w:date="2022-06-25T19:08:00Z">
                    <w:tcPr>
                      <w:tcW w:w="959" w:type="dxa"/>
                    </w:tcPr>
                  </w:tcPrChange>
                </w:tcPr>
                <w:p w14:paraId="7E8FE08B" w14:textId="77777777" w:rsidR="00256699" w:rsidRPr="009866A9" w:rsidRDefault="00256699" w:rsidP="00256699">
                  <w:pPr>
                    <w:jc w:val="center"/>
                    <w:rPr>
                      <w:ins w:id="21" w:author="Nakamura, Taiki/中村 泰貴" w:date="2021-09-06T13:37:00Z"/>
                      <w:rFonts w:ascii="Meiryo UI" w:eastAsia="Meiryo UI" w:hAnsi="Meiryo UI"/>
                      <w:szCs w:val="20"/>
                    </w:rPr>
                  </w:pPr>
                  <w:ins w:id="22" w:author="Nakamura, Taiki/中村 泰貴" w:date="2021-09-06T13:37:00Z">
                    <w:r w:rsidRPr="009866A9">
                      <w:rPr>
                        <w:szCs w:val="20"/>
                        <w:lang w:val="en"/>
                      </w:rPr>
                      <w:t>See</w:t>
                    </w:r>
                  </w:ins>
                </w:p>
              </w:tc>
              <w:tc>
                <w:tcPr>
                  <w:tcW w:w="3572" w:type="dxa"/>
                  <w:tcPrChange w:id="23" w:author="Sugahara, Hikaru/菅原 光" w:date="2022-06-25T19:08:00Z">
                    <w:tcPr>
                      <w:tcW w:w="3572" w:type="dxa"/>
                    </w:tcPr>
                  </w:tcPrChange>
                </w:tcPr>
                <w:p w14:paraId="70A63DFD" w14:textId="77777777" w:rsidR="00256699" w:rsidRPr="009866A9" w:rsidRDefault="00256699" w:rsidP="00256699">
                  <w:pPr>
                    <w:jc w:val="center"/>
                    <w:rPr>
                      <w:ins w:id="24" w:author="Nakamura, Taiki/中村 泰貴" w:date="2021-09-06T13:37:00Z"/>
                      <w:rFonts w:ascii="Meiryo UI" w:eastAsia="Meiryo UI" w:hAnsi="Meiryo UI"/>
                      <w:szCs w:val="20"/>
                    </w:rPr>
                  </w:pPr>
                  <w:ins w:id="25" w:author="Nakamura, Taiki/中村 泰貴" w:date="2021-09-06T13:37:00Z">
                    <w:r w:rsidRPr="009866A9">
                      <w:rPr>
                        <w:szCs w:val="20"/>
                        <w:lang w:val="en"/>
                      </w:rPr>
                      <w:t>What's changed?</w:t>
                    </w:r>
                  </w:ins>
                </w:p>
              </w:tc>
              <w:tc>
                <w:tcPr>
                  <w:tcW w:w="1418" w:type="dxa"/>
                  <w:tcPrChange w:id="26" w:author="Sugahara, Hikaru/菅原 光" w:date="2022-06-25T19:08:00Z">
                    <w:tcPr>
                      <w:tcW w:w="1418" w:type="dxa"/>
                    </w:tcPr>
                  </w:tcPrChange>
                </w:tcPr>
                <w:p w14:paraId="34A4F8BD" w14:textId="77777777" w:rsidR="00256699" w:rsidRPr="009866A9" w:rsidRDefault="00256699" w:rsidP="00256699">
                  <w:pPr>
                    <w:jc w:val="center"/>
                    <w:rPr>
                      <w:ins w:id="27" w:author="Nakamura, Taiki/中村 泰貴" w:date="2021-09-06T13:37:00Z"/>
                      <w:rFonts w:ascii="Meiryo UI" w:eastAsia="Meiryo UI" w:hAnsi="Meiryo UI"/>
                      <w:szCs w:val="20"/>
                    </w:rPr>
                  </w:pPr>
                  <w:ins w:id="28" w:author="Nakamura, Taiki/中村 泰貴" w:date="2021-09-06T13:37:00Z">
                    <w:r w:rsidRPr="009866A9">
                      <w:rPr>
                        <w:szCs w:val="20"/>
                        <w:lang w:val="en"/>
                      </w:rPr>
                      <w:t>author</w:t>
                    </w:r>
                  </w:ins>
                </w:p>
              </w:tc>
              <w:tc>
                <w:tcPr>
                  <w:tcW w:w="1417" w:type="dxa"/>
                  <w:tcPrChange w:id="29" w:author="Sugahara, Hikaru/菅原 光" w:date="2022-06-25T19:08:00Z">
                    <w:tcPr>
                      <w:tcW w:w="1417" w:type="dxa"/>
                    </w:tcPr>
                  </w:tcPrChange>
                </w:tcPr>
                <w:p w14:paraId="37E73ECE" w14:textId="77777777" w:rsidR="00256699" w:rsidRPr="009866A9" w:rsidRDefault="00256699" w:rsidP="00256699">
                  <w:pPr>
                    <w:jc w:val="center"/>
                    <w:rPr>
                      <w:ins w:id="30" w:author="Nakamura, Taiki/中村 泰貴" w:date="2021-09-06T13:37:00Z"/>
                      <w:rFonts w:ascii="Meiryo UI" w:eastAsia="Meiryo UI" w:hAnsi="Meiryo UI"/>
                      <w:szCs w:val="20"/>
                    </w:rPr>
                  </w:pPr>
                  <w:ins w:id="31" w:author="Nakamura, Taiki/中村 泰貴" w:date="2021-09-06T13:37:00Z">
                    <w:r w:rsidRPr="009866A9">
                      <w:rPr>
                        <w:szCs w:val="20"/>
                        <w:lang w:val="en"/>
                      </w:rPr>
                      <w:t>date</w:t>
                    </w:r>
                  </w:ins>
                </w:p>
              </w:tc>
              <w:tc>
                <w:tcPr>
                  <w:tcW w:w="1128" w:type="dxa"/>
                  <w:tcPrChange w:id="32" w:author="Sugahara, Hikaru/菅原 光" w:date="2022-06-25T19:08:00Z">
                    <w:tcPr>
                      <w:tcW w:w="1128" w:type="dxa"/>
                    </w:tcPr>
                  </w:tcPrChange>
                </w:tcPr>
                <w:p w14:paraId="3D613E00" w14:textId="77777777" w:rsidR="00256699" w:rsidRPr="009866A9" w:rsidRDefault="00256699" w:rsidP="00256699">
                  <w:pPr>
                    <w:jc w:val="center"/>
                    <w:rPr>
                      <w:ins w:id="33" w:author="Nakamura, Taiki/中村 泰貴" w:date="2021-09-06T13:37:00Z"/>
                      <w:rFonts w:ascii="Meiryo UI" w:eastAsia="Meiryo UI" w:hAnsi="Meiryo UI"/>
                      <w:szCs w:val="20"/>
                    </w:rPr>
                  </w:pPr>
                  <w:ins w:id="34" w:author="Nakamura, Taiki/中村 泰貴" w:date="2021-09-06T13:37:00Z">
                    <w:r w:rsidRPr="009866A9">
                      <w:rPr>
                        <w:szCs w:val="20"/>
                        <w:lang w:val="en"/>
                      </w:rPr>
                      <w:t>Official publication</w:t>
                    </w:r>
                  </w:ins>
                </w:p>
              </w:tc>
            </w:tr>
            <w:tr w:rsidR="00256699" w:rsidRPr="00705EE2" w14:paraId="4D34A04A" w14:textId="77777777" w:rsidTr="00C532B3">
              <w:tblPrEx>
                <w:tblCellMar>
                  <w:left w:w="99" w:type="dxa"/>
                  <w:right w:w="99" w:type="dxa"/>
                </w:tblCellMar>
                <w:tblLook w:val="0000" w:firstRow="0" w:lastRow="0" w:firstColumn="0" w:lastColumn="0" w:noHBand="0" w:noVBand="0"/>
                <w:tblPrExChange w:id="35" w:author="Sugahara, Hikaru/菅原 光" w:date="2022-06-25T19:08:00Z">
                  <w:tblPrEx>
                    <w:tblCellMar>
                      <w:left w:w="99" w:type="dxa"/>
                      <w:right w:w="99" w:type="dxa"/>
                    </w:tblCellMar>
                    <w:tblLook w:val="0000" w:firstRow="0" w:lastRow="0" w:firstColumn="0" w:lastColumn="0" w:noHBand="0" w:noVBand="0"/>
                  </w:tblPrEx>
                </w:tblPrExChange>
              </w:tblPrEx>
              <w:trPr>
                <w:cantSplit/>
                <w:trHeight w:val="87"/>
                <w:ins w:id="36" w:author="Nakamura, Taiki/中村 泰貴" w:date="2021-09-06T13:37:00Z"/>
                <w:trPrChange w:id="37" w:author="Sugahara, Hikaru/菅原 光" w:date="2022-06-25T19:08:00Z">
                  <w:trPr>
                    <w:cantSplit/>
                    <w:trHeight w:val="87"/>
                  </w:trPr>
                </w:trPrChange>
              </w:trPr>
              <w:tc>
                <w:tcPr>
                  <w:tcW w:w="959" w:type="dxa"/>
                  <w:tcPrChange w:id="38" w:author="Sugahara, Hikaru/菅原 光" w:date="2022-06-25T19:08:00Z">
                    <w:tcPr>
                      <w:tcW w:w="959" w:type="dxa"/>
                    </w:tcPr>
                  </w:tcPrChange>
                </w:tcPr>
                <w:p w14:paraId="160DC2B1" w14:textId="77777777" w:rsidR="00256699" w:rsidRPr="009866A9" w:rsidRDefault="00256699" w:rsidP="00256699">
                  <w:pPr>
                    <w:jc w:val="center"/>
                    <w:rPr>
                      <w:ins w:id="39" w:author="Nakamura, Taiki/中村 泰貴" w:date="2021-09-06T13:37:00Z"/>
                      <w:rFonts w:ascii="Meiryo UI" w:eastAsia="Meiryo UI" w:hAnsi="Meiryo UI" w:cs="Meiryo UI"/>
                      <w:color w:val="FF0000"/>
                      <w:szCs w:val="20"/>
                    </w:rPr>
                  </w:pPr>
                  <w:ins w:id="40" w:author="Nakamura, Taiki/中村 泰貴" w:date="2021-09-06T13:37:00Z">
                    <w:r>
                      <w:rPr>
                        <w:color w:val="FF0000"/>
                        <w:szCs w:val="20"/>
                        <w:lang w:val="en"/>
                      </w:rPr>
                      <w:t>2.00</w:t>
                    </w:r>
                  </w:ins>
                </w:p>
              </w:tc>
              <w:tc>
                <w:tcPr>
                  <w:tcW w:w="3572" w:type="dxa"/>
                  <w:vAlign w:val="center"/>
                  <w:tcPrChange w:id="41" w:author="Sugahara, Hikaru/菅原 光" w:date="2022-06-25T19:08:00Z">
                    <w:tcPr>
                      <w:tcW w:w="3572" w:type="dxa"/>
                      <w:vAlign w:val="center"/>
                    </w:tcPr>
                  </w:tcPrChange>
                </w:tcPr>
                <w:p w14:paraId="28F2CB28" w14:textId="77777777" w:rsidR="00256699" w:rsidRPr="009866A9" w:rsidRDefault="00256699" w:rsidP="00256699">
                  <w:pPr>
                    <w:spacing w:line="0" w:lineRule="atLeast"/>
                    <w:jc w:val="left"/>
                    <w:rPr>
                      <w:ins w:id="42" w:author="Nakamura, Taiki/中村 泰貴" w:date="2021-09-06T13:37:00Z"/>
                      <w:rFonts w:ascii="Meiryo UI" w:eastAsia="Meiryo UI" w:hAnsi="Meiryo UI" w:cs="Meiryo UI"/>
                      <w:color w:val="FF0000"/>
                      <w:szCs w:val="20"/>
                    </w:rPr>
                  </w:pPr>
                  <w:ins w:id="43" w:author="Nakamura, Taiki/中村 泰貴" w:date="2021-09-06T13:37:00Z">
                    <w:r w:rsidRPr="009866A9">
                      <w:rPr>
                        <w:color w:val="FF0000"/>
                        <w:szCs w:val="20"/>
                        <w:lang w:val="en"/>
                      </w:rPr>
                      <w:t>New</w:t>
                    </w:r>
                  </w:ins>
                </w:p>
              </w:tc>
              <w:tc>
                <w:tcPr>
                  <w:tcW w:w="1418" w:type="dxa"/>
                  <w:tcPrChange w:id="44" w:author="Sugahara, Hikaru/菅原 光" w:date="2022-06-25T19:08:00Z">
                    <w:tcPr>
                      <w:tcW w:w="1418" w:type="dxa"/>
                    </w:tcPr>
                  </w:tcPrChange>
                </w:tcPr>
                <w:p w14:paraId="0568829E" w14:textId="77777777" w:rsidR="00256699" w:rsidRPr="009866A9" w:rsidRDefault="00256699" w:rsidP="00256699">
                  <w:pPr>
                    <w:jc w:val="center"/>
                    <w:rPr>
                      <w:ins w:id="45" w:author="Nakamura, Taiki/中村 泰貴" w:date="2021-09-06T13:37:00Z"/>
                      <w:rFonts w:ascii="Meiryo UI" w:eastAsia="Meiryo UI" w:hAnsi="Meiryo UI" w:cs="Meiryo UI"/>
                      <w:color w:val="FF0000"/>
                      <w:szCs w:val="20"/>
                    </w:rPr>
                  </w:pPr>
                  <w:ins w:id="46" w:author="Nakamura, Taiki/中村 泰貴" w:date="2021-09-06T13:37:00Z">
                    <w:r w:rsidRPr="009866A9">
                      <w:rPr>
                        <w:color w:val="FF0000"/>
                        <w:szCs w:val="20"/>
                        <w:lang w:val="en"/>
                      </w:rPr>
                      <w:t>VC</w:t>
                    </w:r>
                    <w:r w:rsidRPr="009866A9">
                      <w:rPr>
                        <w:color w:val="FF0000"/>
                        <w:szCs w:val="20"/>
                        <w:lang w:val="en"/>
                      </w:rPr>
                      <w:t>基</w:t>
                    </w:r>
                    <w:r w:rsidRPr="009866A9">
                      <w:rPr>
                        <w:color w:val="FF0000"/>
                        <w:szCs w:val="20"/>
                        <w:lang w:val="en"/>
                      </w:rPr>
                      <w:t xml:space="preserve"> LBS</w:t>
                    </w:r>
                  </w:ins>
                </w:p>
              </w:tc>
              <w:tc>
                <w:tcPr>
                  <w:tcW w:w="1417" w:type="dxa"/>
                  <w:tcPrChange w:id="47" w:author="Sugahara, Hikaru/菅原 光" w:date="2022-06-25T19:08:00Z">
                    <w:tcPr>
                      <w:tcW w:w="1417" w:type="dxa"/>
                    </w:tcPr>
                  </w:tcPrChange>
                </w:tcPr>
                <w:p w14:paraId="1567AD02" w14:textId="77777777" w:rsidR="00256699" w:rsidRPr="009866A9" w:rsidRDefault="00256699" w:rsidP="00256699">
                  <w:pPr>
                    <w:jc w:val="center"/>
                    <w:rPr>
                      <w:ins w:id="48" w:author="Nakamura, Taiki/中村 泰貴" w:date="2021-09-06T13:37:00Z"/>
                      <w:rFonts w:ascii="Meiryo UI" w:eastAsia="Meiryo UI" w:hAnsi="Meiryo UI" w:cs="Meiryo UI"/>
                      <w:color w:val="FF0000"/>
                      <w:szCs w:val="20"/>
                    </w:rPr>
                  </w:pPr>
                  <w:ins w:id="49" w:author="Nakamura, Taiki/中村 泰貴" w:date="2021-09-06T13:37:00Z">
                    <w:r w:rsidRPr="009866A9">
                      <w:rPr>
                        <w:color w:val="FF0000"/>
                        <w:szCs w:val="20"/>
                        <w:lang w:val="en"/>
                      </w:rPr>
                      <w:t>2021/09/06</w:t>
                    </w:r>
                  </w:ins>
                </w:p>
              </w:tc>
              <w:tc>
                <w:tcPr>
                  <w:tcW w:w="1128" w:type="dxa"/>
                  <w:tcPrChange w:id="50" w:author="Sugahara, Hikaru/菅原 光" w:date="2022-06-25T19:08:00Z">
                    <w:tcPr>
                      <w:tcW w:w="1128" w:type="dxa"/>
                    </w:tcPr>
                  </w:tcPrChange>
                </w:tcPr>
                <w:p w14:paraId="4564F5C0" w14:textId="77777777" w:rsidR="00256699" w:rsidRPr="009866A9" w:rsidRDefault="00256699" w:rsidP="00256699">
                  <w:pPr>
                    <w:jc w:val="center"/>
                    <w:rPr>
                      <w:ins w:id="51" w:author="Nakamura, Taiki/中村 泰貴" w:date="2021-09-06T13:37:00Z"/>
                      <w:rFonts w:ascii="Meiryo UI" w:eastAsia="Meiryo UI" w:hAnsi="Meiryo UI"/>
                      <w:color w:val="FF0000"/>
                      <w:szCs w:val="20"/>
                    </w:rPr>
                  </w:pPr>
                  <w:ins w:id="52" w:author="Nakamura, Taiki/中村 泰貴" w:date="2021-09-06T13:37:00Z">
                    <w:r>
                      <w:rPr>
                        <w:color w:val="FF0000"/>
                        <w:szCs w:val="20"/>
                        <w:lang w:val="en"/>
                      </w:rPr>
                      <w:t>〇</w:t>
                    </w:r>
                  </w:ins>
                </w:p>
              </w:tc>
            </w:tr>
            <w:tr w:rsidR="00256699" w:rsidRPr="00705EE2" w14:paraId="51DDB693" w14:textId="77777777" w:rsidTr="00C532B3">
              <w:tblPrEx>
                <w:tblCellMar>
                  <w:left w:w="99" w:type="dxa"/>
                  <w:right w:w="99" w:type="dxa"/>
                </w:tblCellMar>
                <w:tblLook w:val="0000" w:firstRow="0" w:lastRow="0" w:firstColumn="0" w:lastColumn="0" w:noHBand="0" w:noVBand="0"/>
                <w:tblPrExChange w:id="53" w:author="Sugahara, Hikaru/菅原 光" w:date="2022-06-25T19:08:00Z">
                  <w:tblPrEx>
                    <w:tblCellMar>
                      <w:left w:w="99" w:type="dxa"/>
                      <w:right w:w="99" w:type="dxa"/>
                    </w:tblCellMar>
                    <w:tblLook w:val="0000" w:firstRow="0" w:lastRow="0" w:firstColumn="0" w:lastColumn="0" w:noHBand="0" w:noVBand="0"/>
                  </w:tblPrEx>
                </w:tblPrExChange>
              </w:tblPrEx>
              <w:trPr>
                <w:cantSplit/>
                <w:trHeight w:val="87"/>
                <w:ins w:id="54" w:author="Nakamura, Taiki/中村 泰貴" w:date="2021-09-06T13:37:00Z"/>
                <w:trPrChange w:id="55" w:author="Sugahara, Hikaru/菅原 光" w:date="2022-06-25T19:08:00Z">
                  <w:trPr>
                    <w:cantSplit/>
                    <w:trHeight w:val="87"/>
                  </w:trPr>
                </w:trPrChange>
              </w:trPr>
              <w:tc>
                <w:tcPr>
                  <w:tcW w:w="959" w:type="dxa"/>
                  <w:tcPrChange w:id="56" w:author="Sugahara, Hikaru/菅原 光" w:date="2022-06-25T19:08:00Z">
                    <w:tcPr>
                      <w:tcW w:w="959" w:type="dxa"/>
                    </w:tcPr>
                  </w:tcPrChange>
                </w:tcPr>
                <w:p w14:paraId="76F6130B" w14:textId="77777777" w:rsidR="00256699" w:rsidRPr="009866A9" w:rsidRDefault="00256699" w:rsidP="00256699">
                  <w:pPr>
                    <w:jc w:val="center"/>
                    <w:rPr>
                      <w:ins w:id="57" w:author="Nakamura, Taiki/中村 泰貴" w:date="2021-09-06T13:37:00Z"/>
                      <w:rFonts w:ascii="Meiryo UI" w:eastAsia="Meiryo UI" w:hAnsi="Meiryo UI"/>
                      <w:szCs w:val="20"/>
                    </w:rPr>
                  </w:pPr>
                </w:p>
              </w:tc>
              <w:tc>
                <w:tcPr>
                  <w:tcW w:w="3572" w:type="dxa"/>
                  <w:vAlign w:val="center"/>
                  <w:tcPrChange w:id="58" w:author="Sugahara, Hikaru/菅原 光" w:date="2022-06-25T19:08:00Z">
                    <w:tcPr>
                      <w:tcW w:w="3572" w:type="dxa"/>
                      <w:vAlign w:val="center"/>
                    </w:tcPr>
                  </w:tcPrChange>
                </w:tcPr>
                <w:p w14:paraId="594576DE" w14:textId="77777777" w:rsidR="00256699" w:rsidRPr="009866A9" w:rsidRDefault="00256699" w:rsidP="00256699">
                  <w:pPr>
                    <w:spacing w:line="0" w:lineRule="atLeast"/>
                    <w:jc w:val="left"/>
                    <w:rPr>
                      <w:ins w:id="59" w:author="Nakamura, Taiki/中村 泰貴" w:date="2021-09-06T13:37:00Z"/>
                      <w:rFonts w:ascii="Meiryo UI" w:eastAsia="Meiryo UI" w:hAnsi="Meiryo UI"/>
                      <w:szCs w:val="20"/>
                    </w:rPr>
                  </w:pPr>
                </w:p>
              </w:tc>
              <w:tc>
                <w:tcPr>
                  <w:tcW w:w="1418" w:type="dxa"/>
                  <w:tcPrChange w:id="60" w:author="Sugahara, Hikaru/菅原 光" w:date="2022-06-25T19:08:00Z">
                    <w:tcPr>
                      <w:tcW w:w="1418" w:type="dxa"/>
                    </w:tcPr>
                  </w:tcPrChange>
                </w:tcPr>
                <w:p w14:paraId="58EE15D0" w14:textId="77777777" w:rsidR="00256699" w:rsidRPr="009866A9" w:rsidRDefault="00256699" w:rsidP="00256699">
                  <w:pPr>
                    <w:jc w:val="center"/>
                    <w:rPr>
                      <w:ins w:id="61" w:author="Nakamura, Taiki/中村 泰貴" w:date="2021-09-06T13:37:00Z"/>
                      <w:rFonts w:ascii="Meiryo UI" w:eastAsia="Meiryo UI" w:hAnsi="Meiryo UI"/>
                      <w:szCs w:val="20"/>
                    </w:rPr>
                  </w:pPr>
                </w:p>
              </w:tc>
              <w:tc>
                <w:tcPr>
                  <w:tcW w:w="1417" w:type="dxa"/>
                  <w:tcPrChange w:id="62" w:author="Sugahara, Hikaru/菅原 光" w:date="2022-06-25T19:08:00Z">
                    <w:tcPr>
                      <w:tcW w:w="1417" w:type="dxa"/>
                    </w:tcPr>
                  </w:tcPrChange>
                </w:tcPr>
                <w:p w14:paraId="40C7AD5F" w14:textId="77777777" w:rsidR="00256699" w:rsidRPr="009866A9" w:rsidRDefault="00256699" w:rsidP="00256699">
                  <w:pPr>
                    <w:jc w:val="center"/>
                    <w:rPr>
                      <w:ins w:id="63" w:author="Nakamura, Taiki/中村 泰貴" w:date="2021-09-06T13:37:00Z"/>
                      <w:rFonts w:ascii="Meiryo UI" w:eastAsia="Meiryo UI" w:hAnsi="Meiryo UI" w:cs="Arial"/>
                      <w:szCs w:val="20"/>
                    </w:rPr>
                  </w:pPr>
                </w:p>
              </w:tc>
              <w:tc>
                <w:tcPr>
                  <w:tcW w:w="1128" w:type="dxa"/>
                  <w:tcPrChange w:id="64" w:author="Sugahara, Hikaru/菅原 光" w:date="2022-06-25T19:08:00Z">
                    <w:tcPr>
                      <w:tcW w:w="1128" w:type="dxa"/>
                    </w:tcPr>
                  </w:tcPrChange>
                </w:tcPr>
                <w:p w14:paraId="4752E310" w14:textId="77777777" w:rsidR="00256699" w:rsidRPr="009866A9" w:rsidRDefault="00256699" w:rsidP="00256699">
                  <w:pPr>
                    <w:jc w:val="center"/>
                    <w:rPr>
                      <w:ins w:id="65" w:author="Nakamura, Taiki/中村 泰貴" w:date="2021-09-06T13:37:00Z"/>
                      <w:rFonts w:ascii="Meiryo UI" w:eastAsia="Meiryo UI" w:hAnsi="Meiryo UI"/>
                      <w:szCs w:val="20"/>
                    </w:rPr>
                  </w:pPr>
                </w:p>
              </w:tc>
            </w:tr>
            <w:tr w:rsidR="00256699" w:rsidRPr="00705EE2" w14:paraId="4C8FE567" w14:textId="77777777" w:rsidTr="00C532B3">
              <w:tblPrEx>
                <w:tblCellMar>
                  <w:left w:w="99" w:type="dxa"/>
                  <w:right w:w="99" w:type="dxa"/>
                </w:tblCellMar>
                <w:tblLook w:val="0000" w:firstRow="0" w:lastRow="0" w:firstColumn="0" w:lastColumn="0" w:noHBand="0" w:noVBand="0"/>
                <w:tblPrExChange w:id="66" w:author="Sugahara, Hikaru/菅原 光" w:date="2022-06-25T19:08:00Z">
                  <w:tblPrEx>
                    <w:tblCellMar>
                      <w:left w:w="99" w:type="dxa"/>
                      <w:right w:w="99" w:type="dxa"/>
                    </w:tblCellMar>
                    <w:tblLook w:val="0000" w:firstRow="0" w:lastRow="0" w:firstColumn="0" w:lastColumn="0" w:noHBand="0" w:noVBand="0"/>
                  </w:tblPrEx>
                </w:tblPrExChange>
              </w:tblPrEx>
              <w:trPr>
                <w:cantSplit/>
                <w:trHeight w:val="87"/>
                <w:ins w:id="67" w:author="Nakamura, Taiki/中村 泰貴" w:date="2021-09-06T13:37:00Z"/>
                <w:trPrChange w:id="68" w:author="Sugahara, Hikaru/菅原 光" w:date="2022-06-25T19:08:00Z">
                  <w:trPr>
                    <w:cantSplit/>
                    <w:trHeight w:val="87"/>
                  </w:trPr>
                </w:trPrChange>
              </w:trPr>
              <w:tc>
                <w:tcPr>
                  <w:tcW w:w="959" w:type="dxa"/>
                  <w:tcPrChange w:id="69" w:author="Sugahara, Hikaru/菅原 光" w:date="2022-06-25T19:08:00Z">
                    <w:tcPr>
                      <w:tcW w:w="959" w:type="dxa"/>
                    </w:tcPr>
                  </w:tcPrChange>
                </w:tcPr>
                <w:p w14:paraId="41B21678" w14:textId="77777777" w:rsidR="00256699" w:rsidRPr="009866A9" w:rsidRDefault="00256699" w:rsidP="00256699">
                  <w:pPr>
                    <w:jc w:val="center"/>
                    <w:rPr>
                      <w:ins w:id="70" w:author="Nakamura, Taiki/中村 泰貴" w:date="2021-09-06T13:37:00Z"/>
                      <w:rFonts w:ascii="Meiryo UI" w:eastAsia="Meiryo UI" w:hAnsi="Meiryo UI"/>
                      <w:szCs w:val="20"/>
                    </w:rPr>
                  </w:pPr>
                </w:p>
              </w:tc>
              <w:tc>
                <w:tcPr>
                  <w:tcW w:w="3572" w:type="dxa"/>
                  <w:vAlign w:val="center"/>
                  <w:tcPrChange w:id="71" w:author="Sugahara, Hikaru/菅原 光" w:date="2022-06-25T19:08:00Z">
                    <w:tcPr>
                      <w:tcW w:w="3572" w:type="dxa"/>
                      <w:vAlign w:val="center"/>
                    </w:tcPr>
                  </w:tcPrChange>
                </w:tcPr>
                <w:p w14:paraId="6814D71A" w14:textId="77777777" w:rsidR="00256699" w:rsidRPr="009866A9" w:rsidRDefault="00256699" w:rsidP="00256699">
                  <w:pPr>
                    <w:spacing w:line="0" w:lineRule="atLeast"/>
                    <w:jc w:val="left"/>
                    <w:rPr>
                      <w:ins w:id="72" w:author="Nakamura, Taiki/中村 泰貴" w:date="2021-09-06T13:37:00Z"/>
                      <w:rFonts w:ascii="Meiryo UI" w:eastAsia="Meiryo UI" w:hAnsi="Meiryo UI"/>
                      <w:szCs w:val="20"/>
                    </w:rPr>
                  </w:pPr>
                </w:p>
              </w:tc>
              <w:tc>
                <w:tcPr>
                  <w:tcW w:w="1418" w:type="dxa"/>
                  <w:tcPrChange w:id="73" w:author="Sugahara, Hikaru/菅原 光" w:date="2022-06-25T19:08:00Z">
                    <w:tcPr>
                      <w:tcW w:w="1418" w:type="dxa"/>
                    </w:tcPr>
                  </w:tcPrChange>
                </w:tcPr>
                <w:p w14:paraId="028CF4AA" w14:textId="77777777" w:rsidR="00256699" w:rsidRPr="009866A9" w:rsidRDefault="00256699" w:rsidP="00256699">
                  <w:pPr>
                    <w:jc w:val="center"/>
                    <w:rPr>
                      <w:ins w:id="74" w:author="Nakamura, Taiki/中村 泰貴" w:date="2021-09-06T13:37:00Z"/>
                      <w:rFonts w:ascii="Meiryo UI" w:eastAsia="Meiryo UI" w:hAnsi="Meiryo UI"/>
                      <w:szCs w:val="20"/>
                    </w:rPr>
                  </w:pPr>
                </w:p>
              </w:tc>
              <w:tc>
                <w:tcPr>
                  <w:tcW w:w="1417" w:type="dxa"/>
                  <w:tcPrChange w:id="75" w:author="Sugahara, Hikaru/菅原 光" w:date="2022-06-25T19:08:00Z">
                    <w:tcPr>
                      <w:tcW w:w="1417" w:type="dxa"/>
                    </w:tcPr>
                  </w:tcPrChange>
                </w:tcPr>
                <w:p w14:paraId="7492C6AA" w14:textId="77777777" w:rsidR="00256699" w:rsidRPr="009866A9" w:rsidRDefault="00256699" w:rsidP="00256699">
                  <w:pPr>
                    <w:jc w:val="center"/>
                    <w:rPr>
                      <w:ins w:id="76" w:author="Nakamura, Taiki/中村 泰貴" w:date="2021-09-06T13:37:00Z"/>
                      <w:rFonts w:ascii="Meiryo UI" w:eastAsia="Meiryo UI" w:hAnsi="Meiryo UI" w:cs="Arial"/>
                      <w:szCs w:val="20"/>
                    </w:rPr>
                  </w:pPr>
                </w:p>
              </w:tc>
              <w:tc>
                <w:tcPr>
                  <w:tcW w:w="1128" w:type="dxa"/>
                  <w:tcPrChange w:id="77" w:author="Sugahara, Hikaru/菅原 光" w:date="2022-06-25T19:08:00Z">
                    <w:tcPr>
                      <w:tcW w:w="1128" w:type="dxa"/>
                    </w:tcPr>
                  </w:tcPrChange>
                </w:tcPr>
                <w:p w14:paraId="3DDC6EB5" w14:textId="77777777" w:rsidR="00256699" w:rsidRPr="009866A9" w:rsidRDefault="00256699" w:rsidP="00256699">
                  <w:pPr>
                    <w:jc w:val="center"/>
                    <w:rPr>
                      <w:ins w:id="78" w:author="Nakamura, Taiki/中村 泰貴" w:date="2021-09-06T13:37:00Z"/>
                      <w:rFonts w:ascii="Meiryo UI" w:eastAsia="Meiryo UI" w:hAnsi="Meiryo UI"/>
                      <w:szCs w:val="20"/>
                    </w:rPr>
                  </w:pPr>
                </w:p>
              </w:tc>
            </w:tr>
          </w:tbl>
          <w:p w14:paraId="47607D7B" w14:textId="77777777" w:rsidR="00C778EC" w:rsidRPr="00310FA8" w:rsidDel="00256699" w:rsidRDefault="00C778EC">
            <w:pPr>
              <w:jc w:val="center"/>
              <w:rPr>
                <w:del w:id="79" w:author="Nakamura, Taiki/中村 泰貴" w:date="2021-09-06T13:37:00Z"/>
                <w:rFonts w:ascii="Meiryo UI" w:eastAsia="Meiryo UI" w:hAnsi="Meiryo UI"/>
                <w:szCs w:val="20"/>
                <w:rPrChange w:id="80" w:author="Tamura Takashi／田村　孝／AI" w:date="2021-08-27T15:52:00Z">
                  <w:rPr>
                    <w:del w:id="81" w:author="Nakamura, Taiki/中村 泰貴" w:date="2021-09-06T13:37:00Z"/>
                    <w:rFonts w:ascii="ＭＳ ゴシック" w:eastAsia="ＭＳ ゴシック" w:hAnsi="ＭＳ ゴシック"/>
                    <w:szCs w:val="20"/>
                  </w:rPr>
                </w:rPrChange>
              </w:rPr>
            </w:pPr>
            <w:del w:id="82" w:author="Nakamura, Taiki/中村 泰貴" w:date="2021-09-06T13:37:00Z">
              <w:r w:rsidRPr="00310FA8" w:rsidDel="00256699">
                <w:rPr>
                  <w:szCs w:val="20"/>
                  <w:lang w:val="en"/>
                  <w:rPrChange w:id="83" w:author="Tamura Takashi／田村　孝／AI" w:date="2021-08-27T15:52:00Z">
                    <w:rPr>
                      <w:rFonts w:ascii="ＭＳ ゴシック" w:eastAsia="ＭＳ ゴシック" w:hAnsi="ＭＳ ゴシック"/>
                      <w:szCs w:val="20"/>
                    </w:rPr>
                  </w:rPrChange>
                </w:rPr>
                <w:delText>Ver</w:delText>
              </w:r>
            </w:del>
          </w:p>
        </w:tc>
        <w:tc>
          <w:tcPr>
            <w:tcW w:w="3824" w:type="dxa"/>
            <w:tcPrChange w:id="84" w:author="Sugahara, Hikaru/菅原 光" w:date="2022-06-25T19:08:00Z">
              <w:tcPr>
                <w:tcW w:w="4727" w:type="dxa"/>
                <w:gridSpan w:val="3"/>
              </w:tcPr>
            </w:tcPrChange>
          </w:tcPr>
          <w:p w14:paraId="5BBAA216" w14:textId="77777777" w:rsidR="00C778EC" w:rsidRPr="00310FA8" w:rsidDel="00256699" w:rsidRDefault="00C778EC">
            <w:pPr>
              <w:rPr>
                <w:del w:id="85" w:author="Nakamura, Taiki/中村 泰貴" w:date="2021-09-06T13:37:00Z"/>
                <w:rFonts w:ascii="Meiryo UI" w:eastAsia="Meiryo UI" w:hAnsi="Meiryo UI"/>
                <w:szCs w:val="20"/>
                <w:rPrChange w:id="86" w:author="Tamura Takashi／田村　孝／AI" w:date="2021-08-27T15:52:00Z">
                  <w:rPr>
                    <w:del w:id="87" w:author="Nakamura, Taiki/中村 泰貴" w:date="2021-09-06T13:37:00Z"/>
                    <w:rFonts w:ascii="ＭＳ ゴシック" w:eastAsia="ＭＳ ゴシック" w:hAnsi="ＭＳ ゴシック"/>
                    <w:szCs w:val="20"/>
                  </w:rPr>
                </w:rPrChange>
              </w:rPr>
            </w:pPr>
            <w:del w:id="88" w:author="Nakamura, Taiki/中村 泰貴" w:date="2021-09-06T13:37:00Z">
              <w:r w:rsidRPr="00310FA8" w:rsidDel="00256699">
                <w:rPr>
                  <w:rFonts w:hint="eastAsia"/>
                  <w:szCs w:val="20"/>
                  <w:lang w:val="en"/>
                  <w:rPrChange w:id="89" w:author="Tamura Takashi／田村　孝／AI" w:date="2021-08-27T15:52:00Z">
                    <w:rPr>
                      <w:rFonts w:ascii="ＭＳ ゴシック" w:eastAsia="ＭＳ ゴシック" w:hAnsi="ＭＳ ゴシック" w:hint="eastAsia"/>
                      <w:szCs w:val="20"/>
                    </w:rPr>
                  </w:rPrChange>
                </w:rPr>
                <w:delText>変更内容</w:delText>
              </w:r>
            </w:del>
          </w:p>
        </w:tc>
        <w:tc>
          <w:tcPr>
            <w:tcW w:w="1558" w:type="dxa"/>
            <w:gridSpan w:val="2"/>
            <w:tcPrChange w:id="90" w:author="Sugahara, Hikaru/菅原 光" w:date="2022-06-25T19:08:00Z">
              <w:tcPr>
                <w:tcW w:w="759" w:type="dxa"/>
                <w:gridSpan w:val="3"/>
              </w:tcPr>
            </w:tcPrChange>
          </w:tcPr>
          <w:p w14:paraId="21E90DFF" w14:textId="77777777" w:rsidR="00C778EC" w:rsidRPr="00310FA8" w:rsidDel="00256699" w:rsidRDefault="00C778EC">
            <w:pPr>
              <w:rPr>
                <w:del w:id="91" w:author="Nakamura, Taiki/中村 泰貴" w:date="2021-09-06T13:37:00Z"/>
                <w:rFonts w:ascii="Meiryo UI" w:eastAsia="Meiryo UI" w:hAnsi="Meiryo UI"/>
                <w:szCs w:val="20"/>
                <w:rPrChange w:id="92" w:author="Tamura Takashi／田村　孝／AI" w:date="2021-08-27T15:52:00Z">
                  <w:rPr>
                    <w:del w:id="93" w:author="Nakamura, Taiki/中村 泰貴" w:date="2021-09-06T13:37:00Z"/>
                    <w:rFonts w:ascii="ＭＳ ゴシック" w:eastAsia="ＭＳ ゴシック" w:hAnsi="ＭＳ ゴシック"/>
                    <w:szCs w:val="20"/>
                  </w:rPr>
                </w:rPrChange>
              </w:rPr>
            </w:pPr>
            <w:del w:id="94" w:author="Nakamura, Taiki/中村 泰貴" w:date="2021-09-06T13:37:00Z">
              <w:r w:rsidRPr="00310FA8" w:rsidDel="00256699">
                <w:rPr>
                  <w:rFonts w:hint="eastAsia"/>
                  <w:szCs w:val="20"/>
                  <w:lang w:val="en"/>
                  <w:rPrChange w:id="95" w:author="Tamura Takashi／田村　孝／AI" w:date="2021-08-27T15:52:00Z">
                    <w:rPr>
                      <w:rFonts w:ascii="ＭＳ ゴシック" w:eastAsia="ＭＳ ゴシック" w:hAnsi="ＭＳ ゴシック" w:hint="eastAsia"/>
                      <w:szCs w:val="20"/>
                    </w:rPr>
                  </w:rPrChange>
                </w:rPr>
                <w:delText>作成者</w:delText>
              </w:r>
            </w:del>
          </w:p>
        </w:tc>
        <w:tc>
          <w:tcPr>
            <w:tcW w:w="991" w:type="dxa"/>
            <w:tcPrChange w:id="96" w:author="Sugahara, Hikaru/菅原 光" w:date="2022-06-25T19:08:00Z">
              <w:tcPr>
                <w:tcW w:w="1532" w:type="dxa"/>
                <w:gridSpan w:val="3"/>
              </w:tcPr>
            </w:tcPrChange>
          </w:tcPr>
          <w:p w14:paraId="04CAA79D" w14:textId="77777777" w:rsidR="00C778EC" w:rsidRPr="00310FA8" w:rsidDel="00256699" w:rsidRDefault="00C778EC">
            <w:pPr>
              <w:rPr>
                <w:del w:id="97" w:author="Nakamura, Taiki/中村 泰貴" w:date="2021-09-06T13:37:00Z"/>
                <w:rFonts w:ascii="Meiryo UI" w:eastAsia="Meiryo UI" w:hAnsi="Meiryo UI"/>
                <w:szCs w:val="20"/>
                <w:rPrChange w:id="98" w:author="Tamura Takashi／田村　孝／AI" w:date="2021-08-27T15:52:00Z">
                  <w:rPr>
                    <w:del w:id="99" w:author="Nakamura, Taiki/中村 泰貴" w:date="2021-09-06T13:37:00Z"/>
                    <w:rFonts w:ascii="ＭＳ ゴシック" w:eastAsia="ＭＳ ゴシック" w:hAnsi="ＭＳ ゴシック"/>
                    <w:szCs w:val="20"/>
                  </w:rPr>
                </w:rPrChange>
              </w:rPr>
            </w:pPr>
            <w:del w:id="100" w:author="Nakamura, Taiki/中村 泰貴" w:date="2021-09-06T13:37:00Z">
              <w:r w:rsidRPr="00310FA8" w:rsidDel="00256699">
                <w:rPr>
                  <w:rFonts w:hint="eastAsia"/>
                  <w:szCs w:val="20"/>
                  <w:lang w:val="en"/>
                  <w:rPrChange w:id="101" w:author="Tamura Takashi／田村　孝／AI" w:date="2021-08-27T15:52:00Z">
                    <w:rPr>
                      <w:rFonts w:ascii="ＭＳ ゴシック" w:eastAsia="ＭＳ ゴシック" w:hAnsi="ＭＳ ゴシック" w:hint="eastAsia"/>
                      <w:szCs w:val="20"/>
                    </w:rPr>
                  </w:rPrChange>
                </w:rPr>
                <w:delText>日付</w:delText>
              </w:r>
            </w:del>
          </w:p>
        </w:tc>
        <w:tc>
          <w:tcPr>
            <w:tcW w:w="1127" w:type="dxa"/>
            <w:gridSpan w:val="3"/>
            <w:tcPrChange w:id="102" w:author="Sugahara, Hikaru/菅原 光" w:date="2022-06-25T19:08:00Z">
              <w:tcPr>
                <w:tcW w:w="488" w:type="dxa"/>
                <w:gridSpan w:val="3"/>
              </w:tcPr>
            </w:tcPrChange>
          </w:tcPr>
          <w:p w14:paraId="6D8CD972" w14:textId="77777777" w:rsidR="00C778EC" w:rsidRPr="00310FA8" w:rsidDel="00256699" w:rsidRDefault="00C778EC">
            <w:pPr>
              <w:rPr>
                <w:del w:id="103" w:author="Nakamura, Taiki/中村 泰貴" w:date="2021-09-06T13:37:00Z"/>
                <w:rFonts w:ascii="Meiryo UI" w:eastAsia="Meiryo UI" w:hAnsi="Meiryo UI"/>
                <w:szCs w:val="20"/>
                <w:rPrChange w:id="104" w:author="Tamura Takashi／田村　孝／AI" w:date="2021-08-27T15:52:00Z">
                  <w:rPr>
                    <w:del w:id="105" w:author="Nakamura, Taiki/中村 泰貴" w:date="2021-09-06T13:37:00Z"/>
                    <w:rFonts w:ascii="ＭＳ ゴシック" w:eastAsia="ＭＳ ゴシック" w:hAnsi="ＭＳ ゴシック"/>
                    <w:szCs w:val="20"/>
                  </w:rPr>
                </w:rPrChange>
              </w:rPr>
            </w:pPr>
            <w:del w:id="106" w:author="Nakamura, Taiki/中村 泰貴" w:date="2021-09-06T13:37:00Z">
              <w:r w:rsidRPr="00310FA8" w:rsidDel="00256699">
                <w:rPr>
                  <w:rFonts w:hint="eastAsia"/>
                  <w:szCs w:val="20"/>
                  <w:lang w:val="en"/>
                  <w:rPrChange w:id="107" w:author="Tamura Takashi／田村　孝／AI" w:date="2021-08-27T15:52:00Z">
                    <w:rPr>
                      <w:rFonts w:ascii="ＭＳ ゴシック" w:eastAsia="ＭＳ ゴシック" w:hAnsi="ＭＳ ゴシック" w:hint="eastAsia"/>
                      <w:szCs w:val="20"/>
                    </w:rPr>
                  </w:rPrChange>
                </w:rPr>
                <w:delText>正式発行</w:delText>
              </w:r>
            </w:del>
          </w:p>
        </w:tc>
      </w:tr>
      <w:tr w:rsidR="00C532B3" w:rsidRPr="00310FA8" w:rsidDel="00C532B3" w14:paraId="215CF084" w14:textId="5789AA2A" w:rsidTr="00B64871">
        <w:trPr>
          <w:trHeight w:val="85"/>
          <w:del w:id="108" w:author="Sugahara, Hikaru/菅原 光" w:date="2022-06-25T19:08:00Z"/>
          <w:trPrChange w:id="109" w:author="Sugahara, Hikaru/菅原 光" w:date="2022-06-25T19:08:00Z">
            <w:trPr>
              <w:trHeight w:val="85"/>
            </w:trPr>
          </w:trPrChange>
        </w:trPr>
        <w:tc>
          <w:tcPr>
            <w:tcW w:w="988" w:type="dxa"/>
            <w:tcPrChange w:id="110" w:author="Sugahara, Hikaru/菅原 光" w:date="2022-06-25T19:08:00Z">
              <w:tcPr>
                <w:tcW w:w="988" w:type="dxa"/>
              </w:tcPr>
            </w:tcPrChange>
          </w:tcPr>
          <w:p w14:paraId="505ADF68" w14:textId="38BF9F6B" w:rsidR="004E0987" w:rsidRPr="00310FA8" w:rsidDel="00C532B3" w:rsidRDefault="004E0987" w:rsidP="47BC15B0">
            <w:pPr>
              <w:jc w:val="center"/>
              <w:rPr>
                <w:del w:id="111" w:author="Sugahara, Hikaru/菅原 光" w:date="2022-06-25T19:08:00Z"/>
                <w:rFonts w:ascii="Meiryo UI" w:eastAsia="Meiryo UI" w:hAnsi="Meiryo UI"/>
                <w:rPrChange w:id="112" w:author="Tamura Takashi／田村　孝／AI" w:date="2021-08-27T15:52:00Z">
                  <w:rPr>
                    <w:del w:id="113" w:author="Sugahara, Hikaru/菅原 光" w:date="2022-06-25T19:08:00Z"/>
                    <w:rFonts w:ascii="ＭＳ ゴシック" w:eastAsia="ＭＳ ゴシック" w:hAnsi="ＭＳ ゴシック"/>
                  </w:rPr>
                </w:rPrChange>
              </w:rPr>
            </w:pPr>
            <w:del w:id="114" w:author="Sugahara, Hikaru/菅原 光" w:date="2022-06-25T19:08:00Z">
              <w:r w:rsidRPr="47BC15B0" w:rsidDel="00C532B3">
                <w:rPr>
                  <w:color w:val="FF0000"/>
                  <w:lang w:val="en"/>
                </w:rPr>
                <w:delText>0.5</w:delText>
              </w:r>
            </w:del>
          </w:p>
        </w:tc>
        <w:tc>
          <w:tcPr>
            <w:tcW w:w="3824" w:type="dxa"/>
            <w:tcPrChange w:id="115" w:author="Sugahara, Hikaru/菅原 光" w:date="2022-06-25T19:08:00Z">
              <w:tcPr>
                <w:tcW w:w="4727" w:type="dxa"/>
                <w:gridSpan w:val="3"/>
              </w:tcPr>
            </w:tcPrChange>
          </w:tcPr>
          <w:p w14:paraId="49397E62" w14:textId="65E96A36" w:rsidR="004E0987" w:rsidRPr="00310FA8" w:rsidDel="00C532B3" w:rsidRDefault="004E0987" w:rsidP="47BC15B0">
            <w:pPr>
              <w:rPr>
                <w:del w:id="116" w:author="Sugahara, Hikaru/菅原 光" w:date="2022-06-25T19:08:00Z"/>
                <w:rFonts w:ascii="Meiryo UI" w:eastAsia="Meiryo UI" w:hAnsi="Meiryo UI"/>
                <w:rPrChange w:id="117" w:author="Tamura Takashi／田村　孝／AI" w:date="2021-08-27T15:52:00Z">
                  <w:rPr>
                    <w:del w:id="118" w:author="Sugahara, Hikaru/菅原 光" w:date="2022-06-25T19:08:00Z"/>
                    <w:rFonts w:ascii="ＭＳ ゴシック" w:eastAsia="ＭＳ ゴシック" w:hAnsi="ＭＳ ゴシック"/>
                  </w:rPr>
                </w:rPrChange>
              </w:rPr>
            </w:pPr>
            <w:del w:id="119" w:author="Sugahara, Hikaru/菅原 光" w:date="2022-06-25T19:08:00Z">
              <w:r w:rsidRPr="47BC15B0" w:rsidDel="00C532B3">
                <w:rPr>
                  <w:color w:val="FF0000"/>
                  <w:lang w:val="en"/>
                </w:rPr>
                <w:delText>新規作成</w:delText>
              </w:r>
            </w:del>
          </w:p>
        </w:tc>
        <w:tc>
          <w:tcPr>
            <w:tcW w:w="1558" w:type="dxa"/>
            <w:gridSpan w:val="2"/>
            <w:tcPrChange w:id="120" w:author="Sugahara, Hikaru/菅原 光" w:date="2022-06-25T19:08:00Z">
              <w:tcPr>
                <w:tcW w:w="759" w:type="dxa"/>
                <w:gridSpan w:val="3"/>
              </w:tcPr>
            </w:tcPrChange>
          </w:tcPr>
          <w:p w14:paraId="3DB25B21" w14:textId="2F21913A" w:rsidR="004E0987" w:rsidRPr="00310FA8" w:rsidDel="00C532B3" w:rsidRDefault="004E0987" w:rsidP="47BC15B0">
            <w:pPr>
              <w:rPr>
                <w:del w:id="121" w:author="Sugahara, Hikaru/菅原 光" w:date="2022-06-25T19:08:00Z"/>
                <w:rFonts w:ascii="Meiryo UI" w:eastAsia="Meiryo UI" w:hAnsi="Meiryo UI"/>
                <w:rPrChange w:id="122" w:author="Tamura Takashi／田村　孝／AI" w:date="2021-08-27T15:52:00Z">
                  <w:rPr>
                    <w:del w:id="123" w:author="Sugahara, Hikaru/菅原 光" w:date="2022-06-25T19:08:00Z"/>
                    <w:rFonts w:ascii="ＭＳ ゴシック" w:eastAsia="ＭＳ ゴシック" w:hAnsi="ＭＳ ゴシック"/>
                  </w:rPr>
                </w:rPrChange>
              </w:rPr>
            </w:pPr>
            <w:del w:id="124" w:author="Sugahara, Hikaru/菅原 光" w:date="2022-06-25T19:08:00Z">
              <w:r w:rsidRPr="47BC15B0" w:rsidDel="00C532B3">
                <w:rPr>
                  <w:color w:val="FF0000"/>
                  <w:lang w:val="en"/>
                </w:rPr>
                <w:delText>LBS VC</w:delText>
              </w:r>
              <w:r w:rsidRPr="47BC15B0" w:rsidDel="00C532B3">
                <w:rPr>
                  <w:color w:val="FF0000"/>
                  <w:lang w:val="en"/>
                </w:rPr>
                <w:delText>基盤</w:delText>
              </w:r>
            </w:del>
          </w:p>
        </w:tc>
        <w:tc>
          <w:tcPr>
            <w:tcW w:w="991" w:type="dxa"/>
            <w:tcPrChange w:id="125" w:author="Sugahara, Hikaru/菅原 光" w:date="2022-06-25T19:08:00Z">
              <w:tcPr>
                <w:tcW w:w="1532" w:type="dxa"/>
                <w:gridSpan w:val="3"/>
              </w:tcPr>
            </w:tcPrChange>
          </w:tcPr>
          <w:p w14:paraId="7E5EDF8B" w14:textId="663A8550" w:rsidR="004E0987" w:rsidRPr="00310FA8" w:rsidDel="00C532B3" w:rsidRDefault="004E0987" w:rsidP="47BC15B0">
            <w:pPr>
              <w:rPr>
                <w:del w:id="126" w:author="Sugahara, Hikaru/菅原 光" w:date="2022-06-25T19:08:00Z"/>
                <w:rFonts w:ascii="Meiryo UI" w:eastAsia="Meiryo UI" w:hAnsi="Meiryo UI"/>
                <w:rPrChange w:id="127" w:author="Tamura Takashi／田村　孝／AI" w:date="2021-08-27T15:52:00Z">
                  <w:rPr>
                    <w:del w:id="128" w:author="Sugahara, Hikaru/菅原 光" w:date="2022-06-25T19:08:00Z"/>
                    <w:rFonts w:ascii="ＭＳ ゴシック" w:eastAsia="ＭＳ ゴシック" w:hAnsi="ＭＳ ゴシック"/>
                  </w:rPr>
                </w:rPrChange>
              </w:rPr>
            </w:pPr>
            <w:del w:id="129" w:author="Sugahara, Hikaru/菅原 光" w:date="2022-06-25T19:08:00Z">
              <w:r w:rsidRPr="47BC15B0" w:rsidDel="00C532B3">
                <w:rPr>
                  <w:color w:val="FF0000"/>
                  <w:lang w:val="en"/>
                </w:rPr>
                <w:delText>2021/0</w:delText>
              </w:r>
              <w:r w:rsidR="00310FA8" w:rsidRPr="47BC15B0" w:rsidDel="00C532B3">
                <w:rPr>
                  <w:color w:val="FF0000"/>
                  <w:lang w:val="en"/>
                </w:rPr>
                <w:delText>8</w:delText>
              </w:r>
              <w:r w:rsidRPr="47BC15B0" w:rsidDel="00C532B3">
                <w:rPr>
                  <w:color w:val="FF0000"/>
                  <w:lang w:val="en"/>
                </w:rPr>
                <w:delText>5/31</w:delText>
              </w:r>
              <w:r w:rsidR="00310FA8" w:rsidRPr="47BC15B0" w:rsidDel="00C532B3">
                <w:rPr>
                  <w:color w:val="FF0000"/>
                  <w:lang w:val="en"/>
                </w:rPr>
                <w:delText>27</w:delText>
              </w:r>
            </w:del>
          </w:p>
        </w:tc>
        <w:tc>
          <w:tcPr>
            <w:tcW w:w="1127" w:type="dxa"/>
            <w:gridSpan w:val="3"/>
            <w:tcPrChange w:id="130" w:author="Sugahara, Hikaru/菅原 光" w:date="2022-06-25T19:08:00Z">
              <w:tcPr>
                <w:tcW w:w="488" w:type="dxa"/>
                <w:gridSpan w:val="3"/>
              </w:tcPr>
            </w:tcPrChange>
          </w:tcPr>
          <w:p w14:paraId="18B2E08B" w14:textId="6E19316A" w:rsidR="004E0987" w:rsidRPr="00310FA8" w:rsidDel="00C532B3" w:rsidRDefault="004E0987" w:rsidP="47BC15B0">
            <w:pPr>
              <w:rPr>
                <w:del w:id="131" w:author="Sugahara, Hikaru/菅原 光" w:date="2022-06-25T19:08:00Z"/>
                <w:rFonts w:ascii="Meiryo UI" w:eastAsia="Meiryo UI" w:hAnsi="Meiryo UI"/>
                <w:rPrChange w:id="132" w:author="Tamura Takashi／田村　孝／AI" w:date="2021-08-27T15:52:00Z">
                  <w:rPr>
                    <w:del w:id="133" w:author="Sugahara, Hikaru/菅原 光" w:date="2022-06-25T19:08:00Z"/>
                    <w:rFonts w:ascii="ＭＳ ゴシック" w:eastAsia="ＭＳ ゴシック" w:hAnsi="ＭＳ ゴシック"/>
                  </w:rPr>
                </w:rPrChange>
              </w:rPr>
            </w:pPr>
          </w:p>
        </w:tc>
      </w:tr>
    </w:tbl>
    <w:tbl>
      <w:tblPr>
        <w:tblpPr w:leftFromText="142" w:rightFromText="142" w:vertAnchor="text" w:horzAnchor="margin" w:tblpY="208"/>
        <w:tblW w:w="8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3821"/>
        <w:gridCol w:w="1546"/>
        <w:gridCol w:w="1039"/>
        <w:gridCol w:w="1082"/>
        <w:tblGridChange w:id="134">
          <w:tblGrid>
            <w:gridCol w:w="988"/>
            <w:gridCol w:w="3821"/>
            <w:gridCol w:w="3"/>
            <w:gridCol w:w="1543"/>
            <w:gridCol w:w="4"/>
            <w:gridCol w:w="1035"/>
            <w:gridCol w:w="5"/>
            <w:gridCol w:w="1077"/>
            <w:gridCol w:w="6"/>
          </w:tblGrid>
        </w:tblGridChange>
      </w:tblGrid>
      <w:tr w:rsidR="00B64871" w:rsidRPr="00705EE2" w14:paraId="29FA912C" w14:textId="77777777" w:rsidTr="00B64871">
        <w:trPr>
          <w:wAfter w:w="6" w:type="dxa"/>
          <w:trHeight w:val="351"/>
          <w:ins w:id="135" w:author="Nakamura, Taiki/中村 泰貴" w:date="2021-09-06T13:37:00Z"/>
        </w:trPr>
        <w:tc>
          <w:tcPr>
            <w:tcW w:w="988" w:type="dxa"/>
          </w:tcPr>
          <w:p w14:paraId="0583BE64" w14:textId="63EB13F7" w:rsidR="00256699" w:rsidRPr="00C532B3" w:rsidRDefault="00C532B3" w:rsidP="009279CF">
            <w:pPr>
              <w:jc w:val="center"/>
              <w:rPr>
                <w:ins w:id="136" w:author="Nakamura, Taiki/中村 泰貴" w:date="2021-09-06T13:37:00Z"/>
                <w:rFonts w:ascii="Meiryo UI" w:eastAsia="Meiryo UI" w:hAnsi="Meiryo UI"/>
                <w:szCs w:val="20"/>
              </w:rPr>
            </w:pPr>
            <w:ins w:id="137" w:author="Sugahara, Hikaru/菅原 光" w:date="2022-06-25T19:11:00Z">
              <w:r>
                <w:rPr>
                  <w:rFonts w:hint="eastAsia"/>
                  <w:szCs w:val="20"/>
                  <w:lang w:val="en"/>
                </w:rPr>
                <w:t>Ver</w:t>
              </w:r>
            </w:ins>
            <w:ins w:id="138" w:author="Nakamura, Taiki/中村 泰貴" w:date="2021-09-06T13:37:00Z">
              <w:del w:id="139" w:author="Sugahara, Hikaru/菅原 光" w:date="2022-06-25T19:11:00Z">
                <w:r w:rsidR="00256699" w:rsidRPr="00C532B3" w:rsidDel="00C532B3">
                  <w:rPr>
                    <w:szCs w:val="20"/>
                    <w:lang w:val="en"/>
                  </w:rPr>
                  <w:delText>See</w:delText>
                </w:r>
              </w:del>
            </w:ins>
          </w:p>
        </w:tc>
        <w:tc>
          <w:tcPr>
            <w:tcW w:w="3824" w:type="dxa"/>
          </w:tcPr>
          <w:p w14:paraId="72D0C04A" w14:textId="72581A28" w:rsidR="00C532B3" w:rsidRPr="00C532B3" w:rsidRDefault="00C532B3" w:rsidP="007D6FDC">
            <w:pPr>
              <w:jc w:val="center"/>
              <w:rPr>
                <w:ins w:id="140" w:author="Sugahara, Hikaru/菅原 光" w:date="2022-06-25T19:09:00Z"/>
                <w:szCs w:val="20"/>
                <w:lang w:val="en"/>
              </w:rPr>
            </w:pPr>
            <w:ins w:id="141" w:author="Sugahara, Hikaru/菅原 光" w:date="2022-06-25T19:09:00Z">
              <w:r w:rsidRPr="00C532B3">
                <w:rPr>
                  <w:rFonts w:ascii="Meiryo UI" w:eastAsia="Meiryo UI" w:hAnsi="Meiryo UI" w:hint="eastAsia"/>
                  <w:szCs w:val="20"/>
                </w:rPr>
                <w:t>変更内容</w:t>
              </w:r>
            </w:ins>
          </w:p>
          <w:p w14:paraId="2A2BABEA" w14:textId="227B64A5" w:rsidR="00256699" w:rsidRPr="00C532B3" w:rsidRDefault="00256699" w:rsidP="007D6FDC">
            <w:pPr>
              <w:jc w:val="center"/>
              <w:rPr>
                <w:ins w:id="142" w:author="Nakamura, Taiki/中村 泰貴" w:date="2021-09-06T13:37:00Z"/>
                <w:rFonts w:ascii="Meiryo UI" w:eastAsia="Meiryo UI" w:hAnsi="Meiryo UI"/>
                <w:szCs w:val="20"/>
              </w:rPr>
            </w:pPr>
            <w:ins w:id="143" w:author="Nakamura, Taiki/中村 泰貴" w:date="2021-09-06T13:37:00Z">
              <w:r w:rsidRPr="00C532B3">
                <w:rPr>
                  <w:szCs w:val="20"/>
                  <w:lang w:val="en"/>
                </w:rPr>
                <w:t>What's changed?</w:t>
              </w:r>
            </w:ins>
          </w:p>
        </w:tc>
        <w:tc>
          <w:tcPr>
            <w:tcW w:w="1547" w:type="dxa"/>
          </w:tcPr>
          <w:p w14:paraId="07CCC8E9" w14:textId="6D3AA13B" w:rsidR="00C532B3" w:rsidRPr="00C532B3" w:rsidRDefault="00C532B3" w:rsidP="007D6FDC">
            <w:pPr>
              <w:jc w:val="center"/>
              <w:rPr>
                <w:ins w:id="144" w:author="Sugahara, Hikaru/菅原 光" w:date="2022-06-25T19:09:00Z"/>
                <w:szCs w:val="20"/>
                <w:lang w:val="en"/>
              </w:rPr>
            </w:pPr>
            <w:ins w:id="145" w:author="Sugahara, Hikaru/菅原 光" w:date="2022-06-25T19:09:00Z">
              <w:r w:rsidRPr="00C532B3">
                <w:rPr>
                  <w:rFonts w:ascii="Meiryo UI" w:eastAsia="Meiryo UI" w:hAnsi="Meiryo UI" w:hint="eastAsia"/>
                  <w:szCs w:val="20"/>
                </w:rPr>
                <w:t>作成者</w:t>
              </w:r>
            </w:ins>
          </w:p>
          <w:p w14:paraId="686F0294" w14:textId="751A2A11" w:rsidR="00256699" w:rsidRPr="00C532B3" w:rsidRDefault="00256699" w:rsidP="007D6FDC">
            <w:pPr>
              <w:jc w:val="center"/>
              <w:rPr>
                <w:ins w:id="146" w:author="Nakamura, Taiki/中村 泰貴" w:date="2021-09-06T13:37:00Z"/>
                <w:rFonts w:ascii="Meiryo UI" w:eastAsia="Meiryo UI" w:hAnsi="Meiryo UI"/>
                <w:szCs w:val="20"/>
              </w:rPr>
            </w:pPr>
            <w:ins w:id="147" w:author="Nakamura, Taiki/中村 泰貴" w:date="2021-09-06T13:37:00Z">
              <w:r w:rsidRPr="00C532B3">
                <w:rPr>
                  <w:szCs w:val="20"/>
                  <w:lang w:val="en"/>
                </w:rPr>
                <w:t>author</w:t>
              </w:r>
            </w:ins>
          </w:p>
        </w:tc>
        <w:tc>
          <w:tcPr>
            <w:tcW w:w="1040" w:type="dxa"/>
          </w:tcPr>
          <w:p w14:paraId="0894FC58" w14:textId="44A9F097" w:rsidR="00C532B3" w:rsidRPr="00C532B3" w:rsidRDefault="00C532B3" w:rsidP="007D6FDC">
            <w:pPr>
              <w:jc w:val="center"/>
              <w:rPr>
                <w:ins w:id="148" w:author="Sugahara, Hikaru/菅原 光" w:date="2022-06-25T19:09:00Z"/>
                <w:szCs w:val="20"/>
                <w:lang w:val="en"/>
              </w:rPr>
            </w:pPr>
            <w:ins w:id="149" w:author="Sugahara, Hikaru/菅原 光" w:date="2022-06-25T19:09:00Z">
              <w:r w:rsidRPr="00C532B3">
                <w:rPr>
                  <w:rFonts w:ascii="Meiryo UI" w:eastAsia="Meiryo UI" w:hAnsi="Meiryo UI" w:hint="eastAsia"/>
                  <w:szCs w:val="20"/>
                </w:rPr>
                <w:t>日付</w:t>
              </w:r>
            </w:ins>
          </w:p>
          <w:p w14:paraId="05C2C80D" w14:textId="6C620CE1" w:rsidR="00256699" w:rsidRPr="00C532B3" w:rsidRDefault="00256699" w:rsidP="007D6FDC">
            <w:pPr>
              <w:jc w:val="center"/>
              <w:rPr>
                <w:ins w:id="150" w:author="Nakamura, Taiki/中村 泰貴" w:date="2021-09-06T13:37:00Z"/>
                <w:rFonts w:ascii="Meiryo UI" w:eastAsia="Meiryo UI" w:hAnsi="Meiryo UI"/>
                <w:szCs w:val="20"/>
              </w:rPr>
            </w:pPr>
            <w:ins w:id="151" w:author="Nakamura, Taiki/中村 泰貴" w:date="2021-09-06T13:37:00Z">
              <w:r w:rsidRPr="00C532B3">
                <w:rPr>
                  <w:szCs w:val="20"/>
                  <w:lang w:val="en"/>
                </w:rPr>
                <w:t>date</w:t>
              </w:r>
            </w:ins>
          </w:p>
        </w:tc>
        <w:tc>
          <w:tcPr>
            <w:tcW w:w="1083" w:type="dxa"/>
          </w:tcPr>
          <w:p w14:paraId="2D05FE77" w14:textId="011E5FCD" w:rsidR="00C532B3" w:rsidRPr="00C532B3" w:rsidRDefault="00C532B3" w:rsidP="007D6FDC">
            <w:pPr>
              <w:jc w:val="center"/>
              <w:rPr>
                <w:ins w:id="152" w:author="Sugahara, Hikaru/菅原 光" w:date="2022-06-25T19:09:00Z"/>
                <w:szCs w:val="20"/>
                <w:lang w:val="en"/>
              </w:rPr>
            </w:pPr>
            <w:ins w:id="153" w:author="Sugahara, Hikaru/菅原 光" w:date="2022-06-25T19:09:00Z">
              <w:r w:rsidRPr="00C532B3">
                <w:rPr>
                  <w:rFonts w:ascii="Meiryo UI" w:eastAsia="Meiryo UI" w:hAnsi="Meiryo UI" w:hint="eastAsia"/>
                  <w:szCs w:val="20"/>
                </w:rPr>
                <w:t>正式発行</w:t>
              </w:r>
            </w:ins>
          </w:p>
          <w:p w14:paraId="1C815DDC" w14:textId="16E01157" w:rsidR="00256699" w:rsidRPr="00C532B3" w:rsidRDefault="00256699" w:rsidP="007D6FDC">
            <w:pPr>
              <w:jc w:val="center"/>
              <w:rPr>
                <w:ins w:id="154" w:author="Nakamura, Taiki/中村 泰貴" w:date="2021-09-06T13:37:00Z"/>
                <w:rFonts w:ascii="Meiryo UI" w:eastAsia="Meiryo UI" w:hAnsi="Meiryo UI"/>
                <w:szCs w:val="20"/>
              </w:rPr>
            </w:pPr>
            <w:ins w:id="155" w:author="Nakamura, Taiki/中村 泰貴" w:date="2021-09-06T13:37:00Z">
              <w:r w:rsidRPr="00C532B3">
                <w:rPr>
                  <w:szCs w:val="20"/>
                  <w:lang w:val="en"/>
                </w:rPr>
                <w:t>Official publication</w:t>
              </w:r>
            </w:ins>
          </w:p>
        </w:tc>
      </w:tr>
      <w:tr w:rsidR="00B64871" w:rsidRPr="00705EE2" w14:paraId="23FC6177" w14:textId="77777777" w:rsidTr="00B64871">
        <w:tblPrEx>
          <w:tblCellMar>
            <w:left w:w="99" w:type="dxa"/>
            <w:right w:w="99" w:type="dxa"/>
          </w:tblCellMar>
          <w:tblLook w:val="0000" w:firstRow="0" w:lastRow="0" w:firstColumn="0" w:lastColumn="0" w:noHBand="0" w:noVBand="0"/>
        </w:tblPrEx>
        <w:trPr>
          <w:wAfter w:w="6" w:type="dxa"/>
          <w:cantSplit/>
          <w:trHeight w:val="87"/>
          <w:ins w:id="156" w:author="Nakamura, Taiki/中村 泰貴" w:date="2021-09-06T13:37:00Z"/>
        </w:trPr>
        <w:tc>
          <w:tcPr>
            <w:tcW w:w="988" w:type="dxa"/>
          </w:tcPr>
          <w:p w14:paraId="0CA00D12" w14:textId="77777777" w:rsidR="00256699" w:rsidRPr="00C532B3" w:rsidRDefault="00256699" w:rsidP="007D6FDC">
            <w:pPr>
              <w:jc w:val="center"/>
              <w:rPr>
                <w:ins w:id="157" w:author="Nakamura, Taiki/中村 泰貴" w:date="2021-09-06T13:37:00Z"/>
                <w:rFonts w:ascii="Meiryo UI" w:eastAsia="Meiryo UI" w:hAnsi="Meiryo UI" w:cs="Meiryo UI"/>
                <w:szCs w:val="20"/>
                <w:rPrChange w:id="158" w:author="Sugahara, Hikaru/菅原 光" w:date="2022-06-25T19:10:00Z">
                  <w:rPr>
                    <w:ins w:id="159" w:author="Nakamura, Taiki/中村 泰貴" w:date="2021-09-06T13:37:00Z"/>
                    <w:rFonts w:ascii="Meiryo UI" w:eastAsia="Meiryo UI" w:hAnsi="Meiryo UI" w:cs="Meiryo UI"/>
                    <w:color w:val="FF0000"/>
                    <w:szCs w:val="20"/>
                  </w:rPr>
                </w:rPrChange>
              </w:rPr>
            </w:pPr>
            <w:ins w:id="160" w:author="Nakamura, Taiki/中村 泰貴" w:date="2021-09-06T13:37:00Z">
              <w:r w:rsidRPr="00C532B3">
                <w:rPr>
                  <w:szCs w:val="20"/>
                  <w:lang w:val="en"/>
                  <w:rPrChange w:id="161" w:author="Sugahara, Hikaru/菅原 光" w:date="2022-06-25T19:10:00Z">
                    <w:rPr>
                      <w:rFonts w:ascii="Meiryo UI" w:eastAsia="Meiryo UI" w:hAnsi="Meiryo UI" w:cs="Meiryo UI"/>
                      <w:color w:val="FF0000"/>
                      <w:szCs w:val="20"/>
                    </w:rPr>
                  </w:rPrChange>
                </w:rPr>
                <w:t>2.00</w:t>
              </w:r>
            </w:ins>
          </w:p>
        </w:tc>
        <w:tc>
          <w:tcPr>
            <w:tcW w:w="3824" w:type="dxa"/>
            <w:vAlign w:val="center"/>
          </w:tcPr>
          <w:p w14:paraId="73C21811" w14:textId="322B8CA0" w:rsidR="00C532B3" w:rsidRPr="00C532B3" w:rsidRDefault="00C532B3" w:rsidP="007D6FDC">
            <w:pPr>
              <w:spacing w:line="0" w:lineRule="atLeast"/>
              <w:jc w:val="left"/>
              <w:rPr>
                <w:ins w:id="162" w:author="Sugahara, Hikaru/菅原 光" w:date="2022-06-25T19:09:00Z"/>
                <w:szCs w:val="20"/>
                <w:lang w:val="en"/>
              </w:rPr>
            </w:pPr>
            <w:ins w:id="163" w:author="Sugahara, Hikaru/菅原 光" w:date="2022-06-25T19:09:00Z">
              <w:r w:rsidRPr="00C532B3">
                <w:rPr>
                  <w:rFonts w:hint="eastAsia"/>
                  <w:szCs w:val="20"/>
                  <w:lang w:val="en"/>
                </w:rPr>
                <w:t>新規作成</w:t>
              </w:r>
            </w:ins>
          </w:p>
          <w:p w14:paraId="732214F9" w14:textId="05178E7E" w:rsidR="00256699" w:rsidRPr="00C532B3" w:rsidRDefault="00256699" w:rsidP="007D6FDC">
            <w:pPr>
              <w:spacing w:line="0" w:lineRule="atLeast"/>
              <w:jc w:val="left"/>
              <w:rPr>
                <w:ins w:id="164" w:author="Nakamura, Taiki/中村 泰貴" w:date="2021-09-06T13:37:00Z"/>
                <w:rFonts w:ascii="Meiryo UI" w:eastAsia="Meiryo UI" w:hAnsi="Meiryo UI" w:cs="Meiryo UI"/>
                <w:szCs w:val="20"/>
                <w:rPrChange w:id="165" w:author="Sugahara, Hikaru/菅原 光" w:date="2022-06-25T19:10:00Z">
                  <w:rPr>
                    <w:ins w:id="166" w:author="Nakamura, Taiki/中村 泰貴" w:date="2021-09-06T13:37:00Z"/>
                    <w:rFonts w:ascii="Meiryo UI" w:eastAsia="Meiryo UI" w:hAnsi="Meiryo UI" w:cs="Meiryo UI"/>
                    <w:color w:val="FF0000"/>
                    <w:szCs w:val="20"/>
                  </w:rPr>
                </w:rPrChange>
              </w:rPr>
            </w:pPr>
            <w:ins w:id="167" w:author="Nakamura, Taiki/中村 泰貴" w:date="2021-09-06T13:37:00Z">
              <w:r w:rsidRPr="00C532B3">
                <w:rPr>
                  <w:szCs w:val="20"/>
                  <w:lang w:val="en"/>
                  <w:rPrChange w:id="168" w:author="Sugahara, Hikaru/菅原 光" w:date="2022-06-25T19:10:00Z">
                    <w:rPr>
                      <w:rFonts w:ascii="Meiryo UI" w:eastAsia="Meiryo UI" w:hAnsi="Meiryo UI" w:cs="Meiryo UI"/>
                      <w:color w:val="FF0000"/>
                      <w:szCs w:val="20"/>
                    </w:rPr>
                  </w:rPrChange>
                </w:rPr>
                <w:t>New</w:t>
              </w:r>
            </w:ins>
          </w:p>
        </w:tc>
        <w:tc>
          <w:tcPr>
            <w:tcW w:w="1547" w:type="dxa"/>
          </w:tcPr>
          <w:p w14:paraId="7D8B7F74" w14:textId="77777777" w:rsidR="00256699" w:rsidRPr="00C532B3" w:rsidRDefault="00256699" w:rsidP="007D6FDC">
            <w:pPr>
              <w:jc w:val="center"/>
              <w:rPr>
                <w:ins w:id="169" w:author="Nakamura, Taiki/中村 泰貴" w:date="2021-09-06T13:37:00Z"/>
                <w:rFonts w:ascii="Meiryo UI" w:eastAsia="Meiryo UI" w:hAnsi="Meiryo UI" w:cs="Meiryo UI"/>
                <w:szCs w:val="20"/>
                <w:rPrChange w:id="170" w:author="Sugahara, Hikaru/菅原 光" w:date="2022-06-25T19:10:00Z">
                  <w:rPr>
                    <w:ins w:id="171" w:author="Nakamura, Taiki/中村 泰貴" w:date="2021-09-06T13:37:00Z"/>
                    <w:rFonts w:ascii="Meiryo UI" w:eastAsia="Meiryo UI" w:hAnsi="Meiryo UI" w:cs="Meiryo UI"/>
                    <w:color w:val="FF0000"/>
                    <w:szCs w:val="20"/>
                  </w:rPr>
                </w:rPrChange>
              </w:rPr>
            </w:pPr>
            <w:ins w:id="172" w:author="Nakamura, Taiki/中村 泰貴" w:date="2021-09-06T13:37:00Z">
              <w:r w:rsidRPr="00C532B3">
                <w:rPr>
                  <w:szCs w:val="20"/>
                  <w:lang w:val="en"/>
                  <w:rPrChange w:id="173" w:author="Sugahara, Hikaru/菅原 光" w:date="2022-06-25T19:10:00Z">
                    <w:rPr>
                      <w:rFonts w:ascii="Meiryo UI" w:eastAsia="Meiryo UI" w:hAnsi="Meiryo UI" w:cs="Meiryo UI"/>
                      <w:color w:val="FF0000"/>
                      <w:szCs w:val="20"/>
                    </w:rPr>
                  </w:rPrChange>
                </w:rPr>
                <w:t>VC</w:t>
              </w:r>
              <w:r w:rsidRPr="00C532B3">
                <w:rPr>
                  <w:szCs w:val="20"/>
                  <w:lang w:val="en"/>
                  <w:rPrChange w:id="174" w:author="Sugahara, Hikaru/菅原 光" w:date="2022-06-25T19:10:00Z">
                    <w:rPr>
                      <w:rFonts w:ascii="Meiryo UI" w:eastAsia="Meiryo UI" w:hAnsi="Meiryo UI" w:cs="Meiryo UI"/>
                      <w:color w:val="FF0000"/>
                      <w:szCs w:val="20"/>
                    </w:rPr>
                  </w:rPrChange>
                </w:rPr>
                <w:t>基</w:t>
              </w:r>
              <w:r w:rsidRPr="00C532B3">
                <w:rPr>
                  <w:szCs w:val="20"/>
                  <w:lang w:val="en"/>
                  <w:rPrChange w:id="175" w:author="Sugahara, Hikaru/菅原 光" w:date="2022-06-25T19:10:00Z">
                    <w:rPr>
                      <w:rFonts w:ascii="Meiryo UI" w:eastAsia="Meiryo UI" w:hAnsi="Meiryo UI" w:cs="Meiryo UI"/>
                      <w:color w:val="FF0000"/>
                      <w:szCs w:val="20"/>
                    </w:rPr>
                  </w:rPrChange>
                </w:rPr>
                <w:t xml:space="preserve"> LBS</w:t>
              </w:r>
            </w:ins>
          </w:p>
        </w:tc>
        <w:tc>
          <w:tcPr>
            <w:tcW w:w="1040" w:type="dxa"/>
          </w:tcPr>
          <w:p w14:paraId="6BA56DAA" w14:textId="77777777" w:rsidR="00256699" w:rsidRPr="00C532B3" w:rsidRDefault="00256699" w:rsidP="007D6FDC">
            <w:pPr>
              <w:jc w:val="center"/>
              <w:rPr>
                <w:ins w:id="176" w:author="Nakamura, Taiki/中村 泰貴" w:date="2021-09-06T13:37:00Z"/>
                <w:rFonts w:ascii="Meiryo UI" w:eastAsia="Meiryo UI" w:hAnsi="Meiryo UI" w:cs="Meiryo UI"/>
                <w:szCs w:val="20"/>
                <w:rPrChange w:id="177" w:author="Sugahara, Hikaru/菅原 光" w:date="2022-06-25T19:10:00Z">
                  <w:rPr>
                    <w:ins w:id="178" w:author="Nakamura, Taiki/中村 泰貴" w:date="2021-09-06T13:37:00Z"/>
                    <w:rFonts w:ascii="Meiryo UI" w:eastAsia="Meiryo UI" w:hAnsi="Meiryo UI" w:cs="Meiryo UI"/>
                    <w:color w:val="FF0000"/>
                    <w:szCs w:val="20"/>
                  </w:rPr>
                </w:rPrChange>
              </w:rPr>
            </w:pPr>
            <w:ins w:id="179" w:author="Nakamura, Taiki/中村 泰貴" w:date="2021-09-06T13:37:00Z">
              <w:r w:rsidRPr="00C532B3">
                <w:rPr>
                  <w:szCs w:val="20"/>
                  <w:lang w:val="en"/>
                  <w:rPrChange w:id="180" w:author="Sugahara, Hikaru/菅原 光" w:date="2022-06-25T19:10:00Z">
                    <w:rPr>
                      <w:rFonts w:ascii="Meiryo UI" w:eastAsia="Meiryo UI" w:hAnsi="Meiryo UI" w:cs="Meiryo UI"/>
                      <w:color w:val="FF0000"/>
                      <w:szCs w:val="20"/>
                    </w:rPr>
                  </w:rPrChange>
                </w:rPr>
                <w:t>2021/09/06</w:t>
              </w:r>
            </w:ins>
          </w:p>
        </w:tc>
        <w:tc>
          <w:tcPr>
            <w:tcW w:w="1083" w:type="dxa"/>
          </w:tcPr>
          <w:p w14:paraId="446CFB95" w14:textId="77777777" w:rsidR="00256699" w:rsidRPr="00C532B3" w:rsidRDefault="006310B3" w:rsidP="007D6FDC">
            <w:pPr>
              <w:jc w:val="center"/>
              <w:rPr>
                <w:ins w:id="181" w:author="Nakamura, Taiki/中村 泰貴" w:date="2021-09-06T13:37:00Z"/>
                <w:rFonts w:ascii="Meiryo UI" w:eastAsia="Meiryo UI" w:hAnsi="Meiryo UI"/>
                <w:szCs w:val="20"/>
                <w:rPrChange w:id="182" w:author="Sugahara, Hikaru/菅原 光" w:date="2022-06-25T19:10:00Z">
                  <w:rPr>
                    <w:ins w:id="183" w:author="Nakamura, Taiki/中村 泰貴" w:date="2021-09-06T13:37:00Z"/>
                    <w:rFonts w:ascii="Meiryo UI" w:eastAsia="Meiryo UI" w:hAnsi="Meiryo UI"/>
                    <w:color w:val="FF0000"/>
                    <w:szCs w:val="20"/>
                  </w:rPr>
                </w:rPrChange>
              </w:rPr>
            </w:pPr>
            <w:ins w:id="184" w:author="Ito Hiroki／伊藤　大貴／AI" w:date="2021-11-15T10:18:00Z">
              <w:r w:rsidRPr="00C532B3">
                <w:rPr>
                  <w:rFonts w:hint="eastAsia"/>
                  <w:szCs w:val="20"/>
                  <w:lang w:val="en"/>
                  <w:rPrChange w:id="185" w:author="Sugahara, Hikaru/菅原 光" w:date="2022-06-25T19:10:00Z">
                    <w:rPr>
                      <w:rFonts w:ascii="ＭＳ ゴシック" w:eastAsia="ＭＳ ゴシック" w:hAnsi="ＭＳ ゴシック" w:hint="eastAsia"/>
                      <w:szCs w:val="20"/>
                    </w:rPr>
                  </w:rPrChange>
                </w:rPr>
                <w:t>―</w:t>
              </w:r>
            </w:ins>
            <w:ins w:id="186" w:author="Tsujiko Masahiro／辻子　純央／AI" w:date="2021-11-11T20:58:00Z">
              <w:del w:id="187" w:author="Ito Hiroki／伊藤　大貴／AI" w:date="2021-11-15T10:18:00Z">
                <w:r w:rsidR="007E3715" w:rsidRPr="00C532B3" w:rsidDel="006310B3">
                  <w:rPr>
                    <w:rFonts w:hint="eastAsia"/>
                    <w:szCs w:val="20"/>
                    <w:lang w:val="en"/>
                    <w:rPrChange w:id="188" w:author="Sugahara, Hikaru/菅原 光" w:date="2022-06-25T19:10:00Z">
                      <w:rPr>
                        <w:rFonts w:ascii="ＭＳ ゴシック" w:eastAsia="ＭＳ ゴシック" w:hAnsi="ＭＳ ゴシック" w:hint="eastAsia"/>
                        <w:szCs w:val="20"/>
                      </w:rPr>
                    </w:rPrChange>
                  </w:rPr>
                  <w:delText>ー</w:delText>
                </w:r>
              </w:del>
            </w:ins>
            <w:ins w:id="189" w:author="Nakamura, Taiki/中村 泰貴" w:date="2021-09-06T13:37:00Z">
              <w:del w:id="190" w:author="Tsujiko Masahiro／辻子　純央／AI" w:date="2021-11-11T20:58:00Z">
                <w:r w:rsidR="00256699" w:rsidRPr="00C532B3" w:rsidDel="007E3715">
                  <w:rPr>
                    <w:rFonts w:hint="eastAsia"/>
                    <w:szCs w:val="20"/>
                    <w:lang w:val="en"/>
                    <w:rPrChange w:id="191" w:author="Sugahara, Hikaru/菅原 光" w:date="2022-06-25T19:10:00Z">
                      <w:rPr>
                        <w:rFonts w:hint="eastAsia"/>
                        <w:color w:val="FF0000"/>
                        <w:szCs w:val="20"/>
                        <w:lang w:val="en"/>
                      </w:rPr>
                    </w:rPrChange>
                  </w:rPr>
                  <w:delText>〇</w:delText>
                </w:r>
              </w:del>
            </w:ins>
          </w:p>
        </w:tc>
      </w:tr>
      <w:tr w:rsidR="00B64871" w:rsidRPr="00705EE2" w14:paraId="7A069CE0" w14:textId="77777777" w:rsidTr="00B64871">
        <w:tblPrEx>
          <w:tblCellMar>
            <w:left w:w="99" w:type="dxa"/>
            <w:right w:w="99" w:type="dxa"/>
          </w:tblCellMar>
          <w:tblLook w:val="0000" w:firstRow="0" w:lastRow="0" w:firstColumn="0" w:lastColumn="0" w:noHBand="0" w:noVBand="0"/>
        </w:tblPrEx>
        <w:trPr>
          <w:wAfter w:w="6" w:type="dxa"/>
          <w:cantSplit/>
          <w:trHeight w:val="87"/>
          <w:ins w:id="192" w:author="Nakamura, Taiki/中村 泰貴" w:date="2021-09-06T13:37:00Z"/>
        </w:trPr>
        <w:tc>
          <w:tcPr>
            <w:tcW w:w="988" w:type="dxa"/>
          </w:tcPr>
          <w:p w14:paraId="2433E002" w14:textId="77777777" w:rsidR="00256699" w:rsidRPr="009279CF" w:rsidRDefault="007E3715" w:rsidP="007D6FDC">
            <w:pPr>
              <w:jc w:val="center"/>
              <w:rPr>
                <w:ins w:id="193" w:author="Nakamura, Taiki/中村 泰貴" w:date="2021-09-06T13:37:00Z"/>
                <w:rFonts w:ascii="Meiryo UI" w:eastAsia="Meiryo UI" w:hAnsi="Meiryo UI" w:cs="Meiryo UI"/>
                <w:szCs w:val="20"/>
              </w:rPr>
            </w:pPr>
            <w:ins w:id="194" w:author="Tsujiko Masahiro／辻子　純央／AI" w:date="2021-11-11T20:58:00Z">
              <w:r w:rsidRPr="00C532B3">
                <w:rPr>
                  <w:szCs w:val="20"/>
                  <w:lang w:val="en"/>
                  <w:rPrChange w:id="195" w:author="Sugahara, Hikaru/菅原 光" w:date="2022-06-25T19:10:00Z">
                    <w:rPr>
                      <w:rFonts w:ascii="ＭＳ ゴシック" w:eastAsia="ＭＳ ゴシック" w:hAnsi="ＭＳ ゴシック"/>
                      <w:color w:val="FF0000"/>
                      <w:szCs w:val="20"/>
                    </w:rPr>
                  </w:rPrChange>
                </w:rPr>
                <w:t>3.00</w:t>
              </w:r>
            </w:ins>
          </w:p>
        </w:tc>
        <w:tc>
          <w:tcPr>
            <w:tcW w:w="3824" w:type="dxa"/>
            <w:vAlign w:val="center"/>
          </w:tcPr>
          <w:p w14:paraId="75257508" w14:textId="7D8502A6" w:rsidR="00494DE7" w:rsidRPr="00C532B3" w:rsidRDefault="00494DE7" w:rsidP="007D6FDC">
            <w:pPr>
              <w:spacing w:line="0" w:lineRule="atLeast"/>
              <w:jc w:val="left"/>
              <w:rPr>
                <w:ins w:id="196" w:author="Tsujiko Masahiro／辻子　純央／AI" w:date="2021-11-19T11:54:00Z"/>
                <w:rFonts w:ascii="Meiryo UI" w:eastAsia="Meiryo UI" w:hAnsi="Meiryo UI" w:cs="Meiryo UI"/>
                <w:szCs w:val="20"/>
                <w:rPrChange w:id="197" w:author="Sugahara, Hikaru/菅原 光" w:date="2022-06-25T19:10:00Z">
                  <w:rPr>
                    <w:ins w:id="198" w:author="Tsujiko Masahiro／辻子　純央／AI" w:date="2021-11-19T11:54:00Z"/>
                    <w:rFonts w:ascii="Meiryo UI" w:eastAsia="Meiryo UI" w:hAnsi="Meiryo UI" w:cs="Meiryo UI"/>
                    <w:color w:val="FF0000"/>
                    <w:szCs w:val="20"/>
                  </w:rPr>
                </w:rPrChange>
              </w:rPr>
            </w:pPr>
            <w:ins w:id="199" w:author="Tsujiko Masahiro／辻子　純央／AI" w:date="2021-11-19T11:54:00Z">
              <w:r w:rsidRPr="00C532B3">
                <w:rPr>
                  <w:szCs w:val="20"/>
                  <w:lang w:val="en"/>
                  <w:rPrChange w:id="200" w:author="Sugahara, Hikaru/菅原 光" w:date="2022-06-25T19:10:00Z">
                    <w:rPr>
                      <w:color w:val="FF0000"/>
                      <w:szCs w:val="20"/>
                      <w:lang w:val="en"/>
                    </w:rPr>
                  </w:rPrChange>
                </w:rPr>
                <w:t>2</w:t>
              </w:r>
              <w:r w:rsidRPr="00C532B3">
                <w:rPr>
                  <w:rFonts w:hint="eastAsia"/>
                  <w:szCs w:val="20"/>
                  <w:lang w:val="en"/>
                  <w:rPrChange w:id="201" w:author="Sugahara, Hikaru/菅原 光" w:date="2022-06-25T19:10:00Z">
                    <w:rPr>
                      <w:rFonts w:hint="eastAsia"/>
                      <w:color w:val="FF0000"/>
                      <w:szCs w:val="20"/>
                      <w:lang w:val="en"/>
                    </w:rPr>
                  </w:rPrChange>
                </w:rPr>
                <w:t>．</w:t>
              </w:r>
              <w:r w:rsidRPr="00C532B3">
                <w:rPr>
                  <w:szCs w:val="20"/>
                  <w:lang w:val="en"/>
                  <w:rPrChange w:id="202" w:author="Sugahara, Hikaru/菅原 光" w:date="2022-06-25T19:10:00Z">
                    <w:rPr>
                      <w:color w:val="FF0000"/>
                      <w:szCs w:val="20"/>
                      <w:lang w:val="en"/>
                    </w:rPr>
                  </w:rPrChange>
                </w:rPr>
                <w:t xml:space="preserve"> </w:t>
              </w:r>
            </w:ins>
            <w:ins w:id="203" w:author="Sugahara, Hikaru/菅原 光" w:date="2022-06-25T19:10:00Z">
              <w:r w:rsidR="00C532B3" w:rsidRPr="00C532B3">
                <w:rPr>
                  <w:rFonts w:hint="eastAsia"/>
                  <w:szCs w:val="20"/>
                  <w:lang w:val="en"/>
                </w:rPr>
                <w:t xml:space="preserve">要求事項　</w:t>
              </w:r>
            </w:ins>
            <w:ins w:id="204" w:author="Tsujiko Masahiro／辻子　純央／AI" w:date="2021-11-19T11:54:00Z">
              <w:r w:rsidRPr="00C532B3">
                <w:rPr>
                  <w:szCs w:val="20"/>
                  <w:lang w:val="en"/>
                  <w:rPrChange w:id="205" w:author="Sugahara, Hikaru/菅原 光" w:date="2022-06-25T19:10:00Z">
                    <w:rPr>
                      <w:color w:val="FF0000"/>
                      <w:szCs w:val="20"/>
                      <w:lang w:val="en"/>
                    </w:rPr>
                  </w:rPrChange>
                </w:rPr>
                <w:t>Requirements</w:t>
              </w:r>
            </w:ins>
          </w:p>
          <w:p w14:paraId="4ED3AAB2" w14:textId="77777777" w:rsidR="00C532B3" w:rsidRPr="00C532B3" w:rsidRDefault="00C532B3" w:rsidP="007D6FDC">
            <w:pPr>
              <w:spacing w:line="0" w:lineRule="atLeast"/>
              <w:jc w:val="left"/>
              <w:rPr>
                <w:ins w:id="206" w:author="Sugahara, Hikaru/菅原 光" w:date="2022-06-25T19:10:00Z"/>
                <w:szCs w:val="20"/>
                <w:lang w:val="en"/>
              </w:rPr>
            </w:pPr>
            <w:ins w:id="207" w:author="Sugahara, Hikaru/菅原 光" w:date="2022-06-25T19:10:00Z">
              <w:r w:rsidRPr="00C532B3">
                <w:rPr>
                  <w:rFonts w:hint="eastAsia"/>
                  <w:szCs w:val="20"/>
                  <w:lang w:val="en"/>
                </w:rPr>
                <w:t>参照仕様名の表記を</w:t>
              </w:r>
              <w:r w:rsidRPr="00C532B3">
                <w:rPr>
                  <w:szCs w:val="20"/>
                  <w:lang w:val="en"/>
                </w:rPr>
                <w:t>Post21MM</w:t>
              </w:r>
              <w:r w:rsidRPr="00C532B3">
                <w:rPr>
                  <w:rFonts w:hint="eastAsia"/>
                  <w:szCs w:val="20"/>
                  <w:lang w:val="en"/>
                </w:rPr>
                <w:t>に修正</w:t>
              </w:r>
            </w:ins>
          </w:p>
          <w:p w14:paraId="3907989C" w14:textId="3704D106" w:rsidR="00256699" w:rsidRPr="009279CF" w:rsidRDefault="00494DE7" w:rsidP="007D6FDC">
            <w:pPr>
              <w:spacing w:line="0" w:lineRule="atLeast"/>
              <w:jc w:val="left"/>
              <w:rPr>
                <w:ins w:id="208" w:author="Nakamura, Taiki/中村 泰貴" w:date="2021-09-06T13:37:00Z"/>
                <w:rFonts w:ascii="Meiryo UI" w:eastAsia="Meiryo UI" w:hAnsi="Meiryo UI" w:cs="Meiryo UI"/>
                <w:szCs w:val="20"/>
              </w:rPr>
            </w:pPr>
            <w:ins w:id="209" w:author="Tsujiko Masahiro／辻子　純央／AI" w:date="2021-11-19T11:53:00Z">
              <w:r w:rsidRPr="00C532B3">
                <w:rPr>
                  <w:szCs w:val="20"/>
                  <w:lang w:val="en"/>
                  <w:rPrChange w:id="210" w:author="Sugahara, Hikaru/菅原 光" w:date="2022-06-25T19:10:00Z">
                    <w:rPr>
                      <w:color w:val="FF0000"/>
                      <w:szCs w:val="20"/>
                      <w:lang w:val="en"/>
                    </w:rPr>
                  </w:rPrChange>
                </w:rPr>
                <w:t xml:space="preserve">Reference specification </w:t>
              </w:r>
            </w:ins>
            <w:ins w:id="211" w:author="Tsujiko Masahiro／辻子　純央／AI" w:date="2021-11-19T12:13:00Z">
              <w:r w:rsidR="00D15F8A" w:rsidRPr="00C532B3">
                <w:rPr>
                  <w:szCs w:val="20"/>
                  <w:lang w:val="en"/>
                  <w:rPrChange w:id="212" w:author="Sugahara, Hikaru/菅原 光" w:date="2022-06-25T19:10:00Z">
                    <w:rPr>
                      <w:color w:val="FF0000"/>
                      <w:szCs w:val="20"/>
                      <w:lang w:val="en"/>
                    </w:rPr>
                  </w:rPrChange>
                </w:rPr>
                <w:t>name notation</w:t>
              </w:r>
            </w:ins>
            <w:r w:rsidRPr="00C532B3">
              <w:rPr>
                <w:lang w:val="en"/>
              </w:rPr>
              <w:t xml:space="preserve"> corrected </w:t>
            </w:r>
            <w:ins w:id="213" w:author="Tsujiko Masahiro／辻子　純央／AI" w:date="2021-11-19T11:53:00Z">
              <w:r w:rsidRPr="00C532B3">
                <w:rPr>
                  <w:szCs w:val="20"/>
                  <w:lang w:val="en"/>
                  <w:rPrChange w:id="214" w:author="Sugahara, Hikaru/菅原 光" w:date="2022-06-25T19:10:00Z">
                    <w:rPr>
                      <w:color w:val="FF0000"/>
                      <w:szCs w:val="20"/>
                      <w:lang w:val="en"/>
                    </w:rPr>
                  </w:rPrChange>
                </w:rPr>
                <w:t>to</w:t>
              </w:r>
            </w:ins>
            <w:r w:rsidRPr="00C532B3">
              <w:rPr>
                <w:lang w:val="en"/>
              </w:rPr>
              <w:t xml:space="preserve"> </w:t>
            </w:r>
            <w:ins w:id="215" w:author="Tsujiko Masahiro／辻子　純央／AI" w:date="2021-11-19T11:54:00Z">
              <w:r w:rsidRPr="00C532B3">
                <w:rPr>
                  <w:szCs w:val="20"/>
                  <w:lang w:val="en"/>
                  <w:rPrChange w:id="216" w:author="Sugahara, Hikaru/菅原 光" w:date="2022-06-25T19:10:00Z">
                    <w:rPr>
                      <w:color w:val="FF0000"/>
                      <w:szCs w:val="20"/>
                      <w:lang w:val="en"/>
                    </w:rPr>
                  </w:rPrChange>
                </w:rPr>
                <w:t>Post21MM</w:t>
              </w:r>
            </w:ins>
          </w:p>
        </w:tc>
        <w:tc>
          <w:tcPr>
            <w:tcW w:w="1547" w:type="dxa"/>
          </w:tcPr>
          <w:p w14:paraId="7376774E" w14:textId="77777777" w:rsidR="00256699" w:rsidRPr="009279CF" w:rsidRDefault="007E3715" w:rsidP="007D6FDC">
            <w:pPr>
              <w:jc w:val="center"/>
              <w:rPr>
                <w:ins w:id="217" w:author="Nakamura, Taiki/中村 泰貴" w:date="2021-09-06T13:37:00Z"/>
                <w:rFonts w:ascii="Meiryo UI" w:eastAsia="Meiryo UI" w:hAnsi="Meiryo UI" w:cs="Meiryo UI"/>
                <w:szCs w:val="20"/>
              </w:rPr>
            </w:pPr>
            <w:ins w:id="218" w:author="Tsujiko Masahiro／辻子　純央／AI" w:date="2021-11-11T20:58:00Z">
              <w:r w:rsidRPr="00C532B3">
                <w:rPr>
                  <w:szCs w:val="20"/>
                  <w:lang w:val="en"/>
                  <w:rPrChange w:id="219" w:author="Sugahara, Hikaru/菅原 光" w:date="2022-06-25T19:10:00Z">
                    <w:rPr>
                      <w:rFonts w:ascii="ＭＳ ゴシック" w:eastAsia="ＭＳ ゴシック" w:hAnsi="ＭＳ ゴシック"/>
                      <w:color w:val="FF0000"/>
                      <w:szCs w:val="20"/>
                    </w:rPr>
                  </w:rPrChange>
                </w:rPr>
                <w:t>VC-based LBS</w:t>
              </w:r>
            </w:ins>
          </w:p>
        </w:tc>
        <w:tc>
          <w:tcPr>
            <w:tcW w:w="1040" w:type="dxa"/>
          </w:tcPr>
          <w:p w14:paraId="22CBD4FD" w14:textId="77777777" w:rsidR="00256699" w:rsidRPr="009279CF" w:rsidRDefault="007E3715" w:rsidP="007D6FDC">
            <w:pPr>
              <w:jc w:val="center"/>
              <w:rPr>
                <w:ins w:id="220" w:author="Nakamura, Taiki/中村 泰貴" w:date="2021-09-06T13:37:00Z"/>
                <w:rFonts w:ascii="Meiryo UI" w:eastAsia="Meiryo UI" w:hAnsi="Meiryo UI" w:cs="Meiryo UI"/>
                <w:szCs w:val="20"/>
              </w:rPr>
            </w:pPr>
            <w:ins w:id="221" w:author="Tsujiko Masahiro／辻子　純央／AI" w:date="2021-11-11T20:58:00Z">
              <w:r w:rsidRPr="00C532B3">
                <w:rPr>
                  <w:szCs w:val="20"/>
                  <w:lang w:val="en"/>
                  <w:rPrChange w:id="222" w:author="Sugahara, Hikaru/菅原 光" w:date="2022-06-25T19:10:00Z">
                    <w:rPr>
                      <w:rFonts w:ascii="ＭＳ ゴシック" w:eastAsia="ＭＳ ゴシック" w:hAnsi="ＭＳ ゴシック"/>
                      <w:color w:val="FF0000"/>
                      <w:szCs w:val="20"/>
                    </w:rPr>
                  </w:rPrChange>
                </w:rPr>
                <w:t>2021/11/19</w:t>
              </w:r>
            </w:ins>
          </w:p>
        </w:tc>
        <w:tc>
          <w:tcPr>
            <w:tcW w:w="1083" w:type="dxa"/>
          </w:tcPr>
          <w:p w14:paraId="00B6A5E3" w14:textId="77777777" w:rsidR="00256699" w:rsidRPr="009279CF" w:rsidRDefault="007E3715" w:rsidP="007D6FDC">
            <w:pPr>
              <w:jc w:val="center"/>
              <w:rPr>
                <w:ins w:id="223" w:author="Nakamura, Taiki/中村 泰貴" w:date="2021-09-06T13:37:00Z"/>
                <w:rFonts w:ascii="Meiryo UI" w:eastAsia="Meiryo UI" w:hAnsi="Meiryo UI" w:cs="Meiryo UI"/>
                <w:szCs w:val="20"/>
              </w:rPr>
            </w:pPr>
            <w:ins w:id="224" w:author="Tsujiko Masahiro／辻子　純央／AI" w:date="2021-11-11T20:58:00Z">
              <w:r w:rsidRPr="00C532B3">
                <w:rPr>
                  <w:rFonts w:hint="eastAsia"/>
                  <w:szCs w:val="20"/>
                  <w:lang w:val="en"/>
                  <w:rPrChange w:id="225" w:author="Sugahara, Hikaru/菅原 光" w:date="2022-06-25T19:10:00Z">
                    <w:rPr>
                      <w:rFonts w:ascii="ＭＳ ゴシック" w:eastAsia="ＭＳ ゴシック" w:hAnsi="ＭＳ ゴシック" w:hint="eastAsia"/>
                      <w:color w:val="FF0000"/>
                      <w:szCs w:val="20"/>
                    </w:rPr>
                  </w:rPrChange>
                </w:rPr>
                <w:t>〇</w:t>
              </w:r>
            </w:ins>
          </w:p>
        </w:tc>
      </w:tr>
      <w:tr w:rsidR="00B64871" w:rsidRPr="00705EE2" w14:paraId="48D4B8E3" w14:textId="77777777" w:rsidTr="00B64871">
        <w:tblPrEx>
          <w:tblCellMar>
            <w:left w:w="99" w:type="dxa"/>
            <w:right w:w="99" w:type="dxa"/>
          </w:tblCellMar>
          <w:tblLook w:val="0000" w:firstRow="0" w:lastRow="0" w:firstColumn="0" w:lastColumn="0" w:noHBand="0" w:noVBand="0"/>
        </w:tblPrEx>
        <w:trPr>
          <w:wAfter w:w="6" w:type="dxa"/>
          <w:cantSplit/>
          <w:trHeight w:val="87"/>
          <w:ins w:id="226" w:author="Nakamura, Taiki/中村 泰貴" w:date="2021-09-06T13:37:00Z"/>
        </w:trPr>
        <w:tc>
          <w:tcPr>
            <w:tcW w:w="988" w:type="dxa"/>
          </w:tcPr>
          <w:p w14:paraId="6ABD2C0B" w14:textId="53158B14" w:rsidR="00266E98" w:rsidRPr="00C532B3" w:rsidRDefault="00266E98" w:rsidP="00266E98">
            <w:pPr>
              <w:jc w:val="center"/>
              <w:rPr>
                <w:ins w:id="227" w:author="Nakamura, Taiki/中村 泰貴" w:date="2021-09-06T13:37:00Z"/>
                <w:rFonts w:ascii="Meiryo UI" w:eastAsia="Meiryo UI" w:hAnsi="Meiryo UI"/>
                <w:szCs w:val="20"/>
              </w:rPr>
            </w:pPr>
            <w:ins w:id="228" w:author="Sugahara, Hikaru/菅原 光" w:date="2022-03-25T13:06:00Z">
              <w:r w:rsidRPr="00C532B3">
                <w:rPr>
                  <w:rFonts w:ascii="Meiryo UI" w:eastAsia="Meiryo UI" w:hAnsi="Meiryo UI"/>
                  <w:szCs w:val="20"/>
                </w:rPr>
                <w:t>1.00</w:t>
              </w:r>
            </w:ins>
          </w:p>
        </w:tc>
        <w:tc>
          <w:tcPr>
            <w:tcW w:w="3824" w:type="dxa"/>
            <w:vAlign w:val="center"/>
          </w:tcPr>
          <w:p w14:paraId="5E3AB744" w14:textId="1CC1B40B" w:rsidR="00C532B3" w:rsidRPr="00C532B3" w:rsidRDefault="00C532B3" w:rsidP="00266E98">
            <w:pPr>
              <w:spacing w:line="0" w:lineRule="atLeast"/>
              <w:jc w:val="left"/>
              <w:rPr>
                <w:ins w:id="229" w:author="Sugahara, Hikaru/菅原 光" w:date="2022-06-25T19:10:00Z"/>
                <w:rFonts w:ascii="Meiryo UI" w:eastAsia="Meiryo UI" w:hAnsi="Meiryo UI"/>
                <w:szCs w:val="20"/>
                <w:rPrChange w:id="230" w:author="Sugahara, Hikaru/菅原 光" w:date="2022-06-25T19:10:00Z">
                  <w:rPr>
                    <w:ins w:id="231" w:author="Sugahara, Hikaru/菅原 光" w:date="2022-06-25T19:10:00Z"/>
                    <w:rFonts w:ascii="Meiryo UI" w:eastAsia="Meiryo UI" w:hAnsi="Meiryo UI"/>
                    <w:color w:val="FF0000"/>
                    <w:szCs w:val="20"/>
                  </w:rPr>
                </w:rPrChange>
              </w:rPr>
            </w:pPr>
            <w:ins w:id="232" w:author="Sugahara, Hikaru/菅原 光" w:date="2022-06-25T19:10:00Z">
              <w:r w:rsidRPr="00C532B3">
                <w:rPr>
                  <w:rFonts w:ascii="Meiryo UI" w:eastAsia="Meiryo UI" w:hAnsi="Meiryo UI" w:hint="eastAsia"/>
                  <w:szCs w:val="20"/>
                  <w:rPrChange w:id="233" w:author="Sugahara, Hikaru/菅原 光" w:date="2022-06-25T19:10:00Z">
                    <w:rPr>
                      <w:rFonts w:ascii="Meiryo UI" w:eastAsia="Meiryo UI" w:hAnsi="Meiryo UI" w:hint="eastAsia"/>
                      <w:color w:val="FF0000"/>
                      <w:szCs w:val="20"/>
                    </w:rPr>
                  </w:rPrChange>
                </w:rPr>
                <w:t>新規作成</w:t>
              </w:r>
            </w:ins>
          </w:p>
          <w:p w14:paraId="764F9250" w14:textId="2B00F16D" w:rsidR="00266E98" w:rsidRPr="00C532B3" w:rsidRDefault="00266E98" w:rsidP="00266E98">
            <w:pPr>
              <w:spacing w:line="0" w:lineRule="atLeast"/>
              <w:jc w:val="left"/>
              <w:rPr>
                <w:ins w:id="234" w:author="Nakamura, Taiki/中村 泰貴" w:date="2021-09-06T13:37:00Z"/>
                <w:rFonts w:ascii="Meiryo UI" w:eastAsia="Meiryo UI" w:hAnsi="Meiryo UI"/>
                <w:szCs w:val="20"/>
              </w:rPr>
            </w:pPr>
            <w:ins w:id="235" w:author="Sugahara, Hikaru/菅原 光" w:date="2022-03-25T13:06:00Z">
              <w:r w:rsidRPr="00C532B3">
                <w:rPr>
                  <w:rFonts w:ascii="Meiryo UI" w:eastAsia="Meiryo UI" w:hAnsi="Meiryo UI"/>
                  <w:szCs w:val="20"/>
                </w:rPr>
                <w:t>New</w:t>
              </w:r>
            </w:ins>
          </w:p>
        </w:tc>
        <w:tc>
          <w:tcPr>
            <w:tcW w:w="1547" w:type="dxa"/>
          </w:tcPr>
          <w:p w14:paraId="65ACEB9D" w14:textId="67E120C0" w:rsidR="00266E98" w:rsidRPr="00C532B3" w:rsidRDefault="00266E98" w:rsidP="00266E98">
            <w:pPr>
              <w:jc w:val="center"/>
              <w:rPr>
                <w:ins w:id="236" w:author="Nakamura, Taiki/中村 泰貴" w:date="2021-09-06T13:37:00Z"/>
                <w:rFonts w:ascii="Meiryo UI" w:eastAsia="Meiryo UI" w:hAnsi="Meiryo UI"/>
                <w:szCs w:val="20"/>
              </w:rPr>
            </w:pPr>
            <w:ins w:id="237" w:author="Sugahara, Hikaru/菅原 光" w:date="2022-03-25T13:06:00Z">
              <w:r w:rsidRPr="00C532B3">
                <w:rPr>
                  <w:szCs w:val="20"/>
                  <w:lang w:val="en"/>
                  <w:rPrChange w:id="238" w:author="Sugahara, Hikaru/菅原 光" w:date="2022-06-25T19:10:00Z">
                    <w:rPr>
                      <w:color w:val="FF0000"/>
                      <w:szCs w:val="20"/>
                      <w:lang w:val="en"/>
                    </w:rPr>
                  </w:rPrChange>
                </w:rPr>
                <w:t>VC-based LBS</w:t>
              </w:r>
            </w:ins>
          </w:p>
        </w:tc>
        <w:tc>
          <w:tcPr>
            <w:tcW w:w="1040" w:type="dxa"/>
          </w:tcPr>
          <w:p w14:paraId="35D7DD3F" w14:textId="5CF73F64" w:rsidR="00266E98" w:rsidRPr="00C532B3" w:rsidRDefault="00266E98" w:rsidP="00C532B3">
            <w:pPr>
              <w:jc w:val="center"/>
              <w:rPr>
                <w:ins w:id="239" w:author="Nakamura, Taiki/中村 泰貴" w:date="2021-09-06T13:37:00Z"/>
                <w:rFonts w:ascii="Meiryo UI" w:eastAsia="Meiryo UI" w:hAnsi="Meiryo UI" w:cs="Arial"/>
                <w:szCs w:val="20"/>
              </w:rPr>
            </w:pPr>
            <w:ins w:id="240" w:author="Sugahara, Hikaru/菅原 光" w:date="2022-03-25T13:06:00Z">
              <w:r w:rsidRPr="00C532B3">
                <w:rPr>
                  <w:szCs w:val="20"/>
                  <w:lang w:val="en"/>
                  <w:rPrChange w:id="241" w:author="Sugahara, Hikaru/菅原 光" w:date="2022-06-25T19:10:00Z">
                    <w:rPr>
                      <w:color w:val="FF0000"/>
                      <w:szCs w:val="20"/>
                      <w:lang w:val="en"/>
                    </w:rPr>
                  </w:rPrChange>
                </w:rPr>
                <w:t>2022/3/31</w:t>
              </w:r>
            </w:ins>
          </w:p>
        </w:tc>
        <w:tc>
          <w:tcPr>
            <w:tcW w:w="1083" w:type="dxa"/>
          </w:tcPr>
          <w:p w14:paraId="354F935A" w14:textId="4F5A6632" w:rsidR="00266E98" w:rsidRPr="00C532B3" w:rsidRDefault="00266E98" w:rsidP="00266E98">
            <w:pPr>
              <w:jc w:val="center"/>
              <w:rPr>
                <w:ins w:id="242" w:author="Nakamura, Taiki/中村 泰貴" w:date="2021-09-06T13:37:00Z"/>
                <w:rFonts w:ascii="Meiryo UI" w:eastAsia="Meiryo UI" w:hAnsi="Meiryo UI"/>
                <w:szCs w:val="20"/>
              </w:rPr>
            </w:pPr>
            <w:ins w:id="243" w:author="Sugahara, Hikaru/菅原 光" w:date="2022-03-25T13:06:00Z">
              <w:r w:rsidRPr="00C532B3">
                <w:rPr>
                  <w:rFonts w:hint="eastAsia"/>
                  <w:szCs w:val="20"/>
                  <w:lang w:val="en"/>
                  <w:rPrChange w:id="244" w:author="Sugahara, Hikaru/菅原 光" w:date="2022-06-25T19:10:00Z">
                    <w:rPr>
                      <w:rFonts w:hint="eastAsia"/>
                      <w:color w:val="FF0000"/>
                      <w:szCs w:val="20"/>
                      <w:lang w:val="en"/>
                    </w:rPr>
                  </w:rPrChange>
                </w:rPr>
                <w:t>〇</w:t>
              </w:r>
            </w:ins>
          </w:p>
        </w:tc>
      </w:tr>
      <w:tr w:rsidR="00B64871" w:rsidRPr="00705EE2" w14:paraId="21033435" w14:textId="77777777" w:rsidTr="00B64871">
        <w:tblPrEx>
          <w:tblW w:w="8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Change w:id="245" w:author="Sugahara, Hikaru/菅原 光" w:date="2022-06-25T19:18:00Z">
            <w:tblPrEx>
              <w:tblW w:w="8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
          </w:tblPrExChange>
        </w:tblPrEx>
        <w:trPr>
          <w:wAfter w:w="6" w:type="dxa"/>
          <w:cantSplit/>
          <w:trHeight w:val="87"/>
          <w:ins w:id="246" w:author="Sugahara, Hikaru/菅原 光" w:date="2022-06-25T19:11:00Z"/>
          <w:trPrChange w:id="247" w:author="Sugahara, Hikaru/菅原 光" w:date="2022-06-25T19:18:00Z">
            <w:trPr>
              <w:cantSplit/>
              <w:trHeight w:val="87"/>
            </w:trPr>
          </w:trPrChange>
        </w:trPr>
        <w:tc>
          <w:tcPr>
            <w:tcW w:w="988" w:type="dxa"/>
            <w:tcPrChange w:id="248" w:author="Sugahara, Hikaru/菅原 光" w:date="2022-06-25T19:18:00Z">
              <w:tcPr>
                <w:tcW w:w="988" w:type="dxa"/>
              </w:tcPr>
            </w:tcPrChange>
          </w:tcPr>
          <w:p w14:paraId="1DB75B27" w14:textId="3C062A3B" w:rsidR="00B64871" w:rsidRPr="00C532B3" w:rsidRDefault="00B64871" w:rsidP="00B64871">
            <w:pPr>
              <w:jc w:val="center"/>
              <w:rPr>
                <w:ins w:id="249" w:author="Sugahara, Hikaru/菅原 光" w:date="2022-06-25T19:11:00Z"/>
                <w:rFonts w:ascii="Meiryo UI" w:eastAsia="Meiryo UI" w:hAnsi="Meiryo UI"/>
                <w:szCs w:val="20"/>
              </w:rPr>
            </w:pPr>
            <w:ins w:id="250" w:author="Sugahara, Hikaru/菅原 光" w:date="2022-06-25T19:18:00Z">
              <w:r>
                <w:rPr>
                  <w:rFonts w:hint="eastAsia"/>
                  <w:color w:val="FF0000"/>
                  <w:szCs w:val="20"/>
                  <w:lang w:val="en"/>
                </w:rPr>
                <w:t>1</w:t>
              </w:r>
              <w:r>
                <w:rPr>
                  <w:color w:val="FF0000"/>
                  <w:szCs w:val="20"/>
                  <w:lang w:val="en"/>
                </w:rPr>
                <w:t>.10</w:t>
              </w:r>
            </w:ins>
          </w:p>
        </w:tc>
        <w:tc>
          <w:tcPr>
            <w:tcW w:w="3824" w:type="dxa"/>
            <w:tcPrChange w:id="251" w:author="Sugahara, Hikaru/菅原 光" w:date="2022-06-25T19:18:00Z">
              <w:tcPr>
                <w:tcW w:w="3827" w:type="dxa"/>
                <w:gridSpan w:val="2"/>
                <w:vAlign w:val="center"/>
              </w:tcPr>
            </w:tcPrChange>
          </w:tcPr>
          <w:p w14:paraId="538EEBC7" w14:textId="77777777" w:rsidR="00B64871" w:rsidRDefault="00B64871" w:rsidP="00B64871">
            <w:pPr>
              <w:jc w:val="left"/>
              <w:rPr>
                <w:ins w:id="252" w:author="Sugahara, Hikaru/菅原 光" w:date="2022-06-25T19:18:00Z"/>
                <w:color w:val="FF0000"/>
                <w:szCs w:val="20"/>
                <w:lang w:val="en"/>
              </w:rPr>
            </w:pPr>
            <w:ins w:id="253" w:author="Sugahara, Hikaru/菅原 光" w:date="2022-06-25T19:18:00Z">
              <w:r>
                <w:rPr>
                  <w:rFonts w:hint="eastAsia"/>
                  <w:color w:val="FF0000"/>
                  <w:szCs w:val="20"/>
                  <w:lang w:val="en"/>
                </w:rPr>
                <w:t>和英併記</w:t>
              </w:r>
            </w:ins>
          </w:p>
          <w:p w14:paraId="1E30A9A2" w14:textId="2CF82309" w:rsidR="00B64871" w:rsidRPr="00C532B3" w:rsidRDefault="00B64871" w:rsidP="00B64871">
            <w:pPr>
              <w:spacing w:line="0" w:lineRule="atLeast"/>
              <w:jc w:val="left"/>
              <w:rPr>
                <w:ins w:id="254" w:author="Sugahara, Hikaru/菅原 光" w:date="2022-06-25T19:11:00Z"/>
                <w:rFonts w:ascii="Meiryo UI" w:eastAsia="Meiryo UI" w:hAnsi="Meiryo UI"/>
                <w:szCs w:val="20"/>
              </w:rPr>
            </w:pPr>
            <w:ins w:id="255" w:author="Sugahara, Hikaru/菅原 光" w:date="2022-06-25T19:18:00Z">
              <w:r w:rsidRPr="009C1BE0">
                <w:rPr>
                  <w:color w:val="FF0000"/>
                  <w:szCs w:val="20"/>
                  <w:lang w:val="en"/>
                </w:rPr>
                <w:t>Also in Japanese</w:t>
              </w:r>
            </w:ins>
          </w:p>
        </w:tc>
        <w:tc>
          <w:tcPr>
            <w:tcW w:w="1547" w:type="dxa"/>
            <w:tcPrChange w:id="256" w:author="Sugahara, Hikaru/菅原 光" w:date="2022-06-25T19:18:00Z">
              <w:tcPr>
                <w:tcW w:w="1548" w:type="dxa"/>
                <w:gridSpan w:val="2"/>
              </w:tcPr>
            </w:tcPrChange>
          </w:tcPr>
          <w:p w14:paraId="4664DFC5" w14:textId="77777777" w:rsidR="00B64871" w:rsidRDefault="00B64871" w:rsidP="00B64871">
            <w:pPr>
              <w:jc w:val="center"/>
              <w:rPr>
                <w:ins w:id="257" w:author="Sugahara, Hikaru/菅原 光" w:date="2022-06-25T19:18:00Z"/>
                <w:color w:val="FF0000"/>
                <w:szCs w:val="20"/>
                <w:lang w:val="en"/>
              </w:rPr>
            </w:pPr>
            <w:ins w:id="258" w:author="Sugahara, Hikaru/菅原 光" w:date="2022-06-25T19:18:00Z">
              <w:r w:rsidRPr="009C1BE0">
                <w:rPr>
                  <w:color w:val="FF0000"/>
                  <w:szCs w:val="20"/>
                  <w:lang w:val="en"/>
                </w:rPr>
                <w:t>VC LBS</w:t>
              </w:r>
            </w:ins>
          </w:p>
          <w:p w14:paraId="26E957B1" w14:textId="77777777" w:rsidR="00B64871" w:rsidRDefault="00B64871" w:rsidP="00B64871">
            <w:pPr>
              <w:jc w:val="center"/>
              <w:rPr>
                <w:ins w:id="259" w:author="Sugahara, Hikaru/菅原 光" w:date="2022-06-25T19:18:00Z"/>
                <w:color w:val="FF0000"/>
                <w:szCs w:val="20"/>
                <w:lang w:val="en"/>
              </w:rPr>
            </w:pPr>
            <w:ins w:id="260" w:author="Sugahara, Hikaru/菅原 光" w:date="2022-06-25T19:18:00Z">
              <w:r>
                <w:rPr>
                  <w:rFonts w:hint="eastAsia"/>
                  <w:color w:val="FF0000"/>
                  <w:szCs w:val="20"/>
                  <w:lang w:val="en"/>
                </w:rPr>
                <w:t>H</w:t>
              </w:r>
              <w:r>
                <w:rPr>
                  <w:color w:val="FF0000"/>
                  <w:szCs w:val="20"/>
                  <w:lang w:val="en"/>
                </w:rPr>
                <w:t>ikaru</w:t>
              </w:r>
            </w:ins>
          </w:p>
          <w:p w14:paraId="4BE863BF" w14:textId="60D5F3F2" w:rsidR="00B64871" w:rsidRPr="00C532B3" w:rsidRDefault="00B64871" w:rsidP="00B64871">
            <w:pPr>
              <w:jc w:val="center"/>
              <w:rPr>
                <w:ins w:id="261" w:author="Sugahara, Hikaru/菅原 光" w:date="2022-06-25T19:11:00Z"/>
                <w:szCs w:val="20"/>
                <w:lang w:val="en"/>
              </w:rPr>
            </w:pPr>
            <w:ins w:id="262" w:author="Sugahara, Hikaru/菅原 光" w:date="2022-06-25T19:18:00Z">
              <w:r>
                <w:rPr>
                  <w:color w:val="FF0000"/>
                  <w:szCs w:val="20"/>
                  <w:lang w:val="en"/>
                </w:rPr>
                <w:t>Sugahara</w:t>
              </w:r>
            </w:ins>
          </w:p>
        </w:tc>
        <w:tc>
          <w:tcPr>
            <w:tcW w:w="1040" w:type="dxa"/>
            <w:tcPrChange w:id="263" w:author="Sugahara, Hikaru/菅原 光" w:date="2022-06-25T19:18:00Z">
              <w:tcPr>
                <w:tcW w:w="1041" w:type="dxa"/>
                <w:gridSpan w:val="2"/>
              </w:tcPr>
            </w:tcPrChange>
          </w:tcPr>
          <w:p w14:paraId="2D47838F" w14:textId="0AFC722B" w:rsidR="00B64871" w:rsidRPr="00C532B3" w:rsidRDefault="00B64871" w:rsidP="00B64871">
            <w:pPr>
              <w:jc w:val="center"/>
              <w:rPr>
                <w:ins w:id="264" w:author="Sugahara, Hikaru/菅原 光" w:date="2022-06-25T19:11:00Z"/>
                <w:szCs w:val="20"/>
                <w:lang w:val="en"/>
              </w:rPr>
            </w:pPr>
            <w:ins w:id="265" w:author="Sugahara, Hikaru/菅原 光" w:date="2022-06-25T19:18:00Z">
              <w:r w:rsidRPr="009C1BE0">
                <w:rPr>
                  <w:color w:val="FF0000"/>
                  <w:szCs w:val="20"/>
                  <w:lang w:val="en"/>
                </w:rPr>
                <w:t>2022/7/21</w:t>
              </w:r>
            </w:ins>
          </w:p>
        </w:tc>
        <w:tc>
          <w:tcPr>
            <w:tcW w:w="1083" w:type="dxa"/>
            <w:tcPrChange w:id="266" w:author="Sugahara, Hikaru/菅原 光" w:date="2022-06-25T19:18:00Z">
              <w:tcPr>
                <w:tcW w:w="1084" w:type="dxa"/>
                <w:gridSpan w:val="2"/>
              </w:tcPr>
            </w:tcPrChange>
          </w:tcPr>
          <w:p w14:paraId="2B8ED161" w14:textId="11B49AA4" w:rsidR="00B64871" w:rsidRPr="00C532B3" w:rsidRDefault="00B64871" w:rsidP="00B64871">
            <w:pPr>
              <w:jc w:val="center"/>
              <w:rPr>
                <w:ins w:id="267" w:author="Sugahara, Hikaru/菅原 光" w:date="2022-06-25T19:11:00Z"/>
                <w:szCs w:val="20"/>
                <w:lang w:val="en"/>
              </w:rPr>
            </w:pPr>
            <w:ins w:id="268" w:author="Sugahara, Hikaru/菅原 光" w:date="2022-06-25T19:18:00Z">
              <w:r>
                <w:rPr>
                  <w:rFonts w:hint="eastAsia"/>
                  <w:color w:val="FF0000"/>
                  <w:szCs w:val="20"/>
                  <w:lang w:val="en"/>
                </w:rPr>
                <w:t>○</w:t>
              </w:r>
            </w:ins>
          </w:p>
        </w:tc>
      </w:tr>
    </w:tbl>
    <w:p w14:paraId="23C5CA76" w14:textId="77777777" w:rsidR="00C778EC" w:rsidRPr="00310FA8" w:rsidRDefault="00C778EC">
      <w:pPr>
        <w:rPr>
          <w:rFonts w:ascii="Meiryo UI" w:eastAsia="Meiryo UI" w:hAnsi="Meiryo UI"/>
          <w:rPrChange w:id="269" w:author="Tamura Takashi／田村　孝／AI" w:date="2021-08-27T15:52:00Z">
            <w:rPr>
              <w:rFonts w:ascii="ＭＳ ゴシック" w:eastAsia="ＭＳ ゴシック" w:hAnsi="ＭＳ ゴシック"/>
            </w:rPr>
          </w:rPrChange>
        </w:rPr>
      </w:pPr>
    </w:p>
    <w:p w14:paraId="75F4DD37" w14:textId="6DF96397" w:rsidR="00C778EC" w:rsidRPr="00310FA8" w:rsidRDefault="00C778EC">
      <w:pPr>
        <w:jc w:val="center"/>
        <w:rPr>
          <w:rFonts w:ascii="Meiryo UI" w:eastAsia="Meiryo UI" w:hAnsi="Meiryo UI"/>
          <w:b/>
          <w:bCs/>
          <w:rPrChange w:id="270" w:author="Tamura Takashi／田村　孝／AI" w:date="2021-08-27T15:52:00Z">
            <w:rPr>
              <w:rFonts w:ascii="ＭＳ ゴシック" w:eastAsia="ＭＳ ゴシック" w:hAnsi="ＭＳ ゴシック"/>
              <w:b/>
              <w:bCs/>
            </w:rPr>
          </w:rPrChange>
        </w:rPr>
      </w:pPr>
      <w:r w:rsidRPr="00310FA8">
        <w:rPr>
          <w:lang w:val="en"/>
          <w:rPrChange w:id="271" w:author="Tamura Takashi／田村　孝／AI" w:date="2021-08-27T15:52:00Z">
            <w:rPr>
              <w:rFonts w:ascii="ＭＳ ゴシック" w:eastAsia="ＭＳ ゴシック" w:hAnsi="ＭＳ ゴシック"/>
            </w:rPr>
          </w:rPrChange>
        </w:rPr>
        <w:br w:type="page"/>
      </w:r>
      <w:ins w:id="272" w:author="Sugahara, Hikaru/菅原 光" w:date="2022-06-25T19:18:00Z">
        <w:r w:rsidR="00B64871" w:rsidRPr="00962550">
          <w:rPr>
            <w:rFonts w:ascii="Meiryo UI" w:eastAsia="Meiryo UI" w:hAnsi="Meiryo UI" w:hint="eastAsia"/>
            <w:b/>
            <w:bCs/>
            <w:sz w:val="28"/>
          </w:rPr>
          <w:lastRenderedPageBreak/>
          <w:t>目次</w:t>
        </w:r>
        <w:r w:rsidR="00B64871">
          <w:rPr>
            <w:rFonts w:ascii="Meiryo UI" w:eastAsia="Meiryo UI" w:hAnsi="Meiryo UI" w:hint="eastAsia"/>
            <w:b/>
            <w:bCs/>
            <w:sz w:val="28"/>
          </w:rPr>
          <w:t xml:space="preserve">　</w:t>
        </w:r>
      </w:ins>
      <w:r w:rsidRPr="00310FA8">
        <w:rPr>
          <w:b/>
          <w:bCs/>
          <w:sz w:val="28"/>
          <w:lang w:val="en"/>
          <w:rPrChange w:id="273" w:author="Tamura Takashi／田村　孝／AI" w:date="2021-08-27T15:52:00Z">
            <w:rPr>
              <w:rFonts w:ascii="ＭＳ ゴシック" w:eastAsia="ＭＳ ゴシック" w:hAnsi="ＭＳ ゴシック"/>
              <w:b/>
              <w:bCs/>
              <w:sz w:val="28"/>
            </w:rPr>
          </w:rPrChange>
        </w:rPr>
        <w:t>table of contents</w:t>
      </w:r>
    </w:p>
    <w:p w14:paraId="64DB648E" w14:textId="0762069F" w:rsidR="00350704" w:rsidRDefault="00C778EC">
      <w:pPr>
        <w:pStyle w:val="10"/>
        <w:tabs>
          <w:tab w:val="right" w:leader="dot" w:pos="8494"/>
        </w:tabs>
        <w:rPr>
          <w:ins w:id="274" w:author="Sugahara, Hikaru/菅原 光" w:date="2022-06-25T19:51:00Z"/>
          <w:rFonts w:asciiTheme="minorHAnsi" w:eastAsiaTheme="minorEastAsia" w:hAnsiTheme="minorHAnsi" w:cstheme="minorBidi"/>
          <w:b w:val="0"/>
          <w:bCs w:val="0"/>
          <w:i w:val="0"/>
          <w:iCs w:val="0"/>
          <w:noProof/>
          <w:sz w:val="21"/>
          <w:szCs w:val="22"/>
        </w:rPr>
      </w:pPr>
      <w:r w:rsidRPr="00310FA8">
        <w:rPr>
          <w:b w:val="0"/>
          <w:bCs w:val="0"/>
          <w:i w:val="0"/>
          <w:iCs w:val="0"/>
          <w:lang w:val="en"/>
          <w:rPrChange w:id="275" w:author="Tamura Takashi／田村　孝／AI" w:date="2021-08-27T15:52:00Z">
            <w:rPr>
              <w:rFonts w:ascii="ＭＳ Ｐゴシック" w:hAnsi="ＭＳ Ｐゴシック"/>
              <w:b w:val="0"/>
              <w:bCs w:val="0"/>
              <w:i w:val="0"/>
              <w:iCs w:val="0"/>
            </w:rPr>
          </w:rPrChange>
        </w:rPr>
        <w:fldChar w:fldCharType="begin"/>
      </w:r>
      <w:r w:rsidRPr="00310FA8">
        <w:rPr>
          <w:b w:val="0"/>
          <w:bCs w:val="0"/>
          <w:i w:val="0"/>
          <w:iCs w:val="0"/>
          <w:lang w:val="en"/>
          <w:rPrChange w:id="276" w:author="Tamura Takashi／田村　孝／AI" w:date="2021-08-27T15:52:00Z">
            <w:rPr>
              <w:rFonts w:ascii="ＭＳ Ｐゴシック" w:hAnsi="ＭＳ Ｐゴシック"/>
              <w:b w:val="0"/>
              <w:bCs w:val="0"/>
              <w:i w:val="0"/>
              <w:iCs w:val="0"/>
            </w:rPr>
          </w:rPrChange>
        </w:rPr>
        <w:instrText xml:space="preserve"> TOC \o "1-3" \h \z </w:instrText>
      </w:r>
      <w:r w:rsidRPr="00310FA8">
        <w:rPr>
          <w:b w:val="0"/>
          <w:bCs w:val="0"/>
          <w:i w:val="0"/>
          <w:iCs w:val="0"/>
          <w:lang w:val="en"/>
          <w:rPrChange w:id="277" w:author="Tamura Takashi／田村　孝／AI" w:date="2021-08-27T15:52:00Z">
            <w:rPr>
              <w:rFonts w:ascii="ＭＳ Ｐゴシック" w:hAnsi="ＭＳ Ｐゴシック"/>
              <w:i w:val="0"/>
            </w:rPr>
          </w:rPrChange>
        </w:rPr>
        <w:fldChar w:fldCharType="separate"/>
      </w:r>
      <w:ins w:id="278" w:author="Sugahara, Hikaru/菅原 光" w:date="2022-06-25T19:51:00Z">
        <w:r w:rsidR="00350704" w:rsidRPr="00916019">
          <w:rPr>
            <w:rStyle w:val="a4"/>
            <w:noProof/>
          </w:rPr>
          <w:fldChar w:fldCharType="begin"/>
        </w:r>
        <w:r w:rsidR="00350704" w:rsidRPr="00916019">
          <w:rPr>
            <w:rStyle w:val="a4"/>
            <w:noProof/>
          </w:rPr>
          <w:instrText xml:space="preserve"> </w:instrText>
        </w:r>
        <w:r w:rsidR="00350704">
          <w:rPr>
            <w:noProof/>
          </w:rPr>
          <w:instrText>HYPERLINK \l "_Toc107079087"</w:instrText>
        </w:r>
        <w:r w:rsidR="00350704" w:rsidRPr="00916019">
          <w:rPr>
            <w:rStyle w:val="a4"/>
            <w:noProof/>
          </w:rPr>
          <w:instrText xml:space="preserve"> </w:instrText>
        </w:r>
        <w:r w:rsidR="00350704" w:rsidRPr="00916019">
          <w:rPr>
            <w:rStyle w:val="a4"/>
            <w:noProof/>
          </w:rPr>
        </w:r>
        <w:r w:rsidR="00350704" w:rsidRPr="00916019">
          <w:rPr>
            <w:rStyle w:val="a4"/>
            <w:noProof/>
          </w:rPr>
          <w:fldChar w:fldCharType="separate"/>
        </w:r>
        <w:r w:rsidR="00350704" w:rsidRPr="00916019">
          <w:rPr>
            <w:rStyle w:val="a4"/>
            <w:noProof/>
            <w:lang w:val="en"/>
          </w:rPr>
          <w:t>0-1.</w:t>
        </w:r>
        <w:r w:rsidR="00350704" w:rsidRPr="00916019">
          <w:rPr>
            <w:rStyle w:val="a4"/>
            <w:rFonts w:ascii="Meiryo UI" w:eastAsia="Meiryo UI" w:hAnsi="Meiryo UI"/>
            <w:noProof/>
          </w:rPr>
          <w:t xml:space="preserve"> 変更履歴　</w:t>
        </w:r>
        <w:r w:rsidR="00350704" w:rsidRPr="00916019">
          <w:rPr>
            <w:rStyle w:val="a4"/>
            <w:noProof/>
            <w:lang w:val="en"/>
          </w:rPr>
          <w:t>Change History</w:t>
        </w:r>
        <w:r w:rsidR="00350704">
          <w:rPr>
            <w:noProof/>
            <w:webHidden/>
          </w:rPr>
          <w:tab/>
        </w:r>
        <w:r w:rsidR="00350704">
          <w:rPr>
            <w:noProof/>
            <w:webHidden/>
          </w:rPr>
          <w:fldChar w:fldCharType="begin"/>
        </w:r>
        <w:r w:rsidR="00350704">
          <w:rPr>
            <w:noProof/>
            <w:webHidden/>
          </w:rPr>
          <w:instrText xml:space="preserve"> PAGEREF _Toc107079087 \h </w:instrText>
        </w:r>
      </w:ins>
      <w:r w:rsidR="00350704">
        <w:rPr>
          <w:noProof/>
          <w:webHidden/>
        </w:rPr>
      </w:r>
      <w:r w:rsidR="00350704">
        <w:rPr>
          <w:noProof/>
          <w:webHidden/>
        </w:rPr>
        <w:fldChar w:fldCharType="separate"/>
      </w:r>
      <w:ins w:id="279" w:author="Sugahara, Hikaru/菅原 光" w:date="2022-06-25T19:51:00Z">
        <w:r w:rsidR="00350704">
          <w:rPr>
            <w:noProof/>
            <w:webHidden/>
          </w:rPr>
          <w:t>1</w:t>
        </w:r>
        <w:r w:rsidR="00350704">
          <w:rPr>
            <w:noProof/>
            <w:webHidden/>
          </w:rPr>
          <w:fldChar w:fldCharType="end"/>
        </w:r>
        <w:r w:rsidR="00350704" w:rsidRPr="00916019">
          <w:rPr>
            <w:rStyle w:val="a4"/>
            <w:noProof/>
          </w:rPr>
          <w:fldChar w:fldCharType="end"/>
        </w:r>
      </w:ins>
    </w:p>
    <w:p w14:paraId="4FAD9199" w14:textId="25971111" w:rsidR="00350704" w:rsidRDefault="00350704">
      <w:pPr>
        <w:pStyle w:val="10"/>
        <w:tabs>
          <w:tab w:val="right" w:leader="dot" w:pos="8494"/>
        </w:tabs>
        <w:rPr>
          <w:ins w:id="280" w:author="Sugahara, Hikaru/菅原 光" w:date="2022-06-25T19:51:00Z"/>
          <w:rFonts w:asciiTheme="minorHAnsi" w:eastAsiaTheme="minorEastAsia" w:hAnsiTheme="minorHAnsi" w:cstheme="minorBidi"/>
          <w:b w:val="0"/>
          <w:bCs w:val="0"/>
          <w:i w:val="0"/>
          <w:iCs w:val="0"/>
          <w:noProof/>
          <w:sz w:val="21"/>
          <w:szCs w:val="22"/>
        </w:rPr>
      </w:pPr>
      <w:ins w:id="281" w:author="Sugahara, Hikaru/菅原 光" w:date="2022-06-25T19:51:00Z">
        <w:r w:rsidRPr="00916019">
          <w:rPr>
            <w:rStyle w:val="a4"/>
            <w:noProof/>
          </w:rPr>
          <w:fldChar w:fldCharType="begin"/>
        </w:r>
        <w:r w:rsidRPr="00916019">
          <w:rPr>
            <w:rStyle w:val="a4"/>
            <w:noProof/>
          </w:rPr>
          <w:instrText xml:space="preserve"> </w:instrText>
        </w:r>
        <w:r>
          <w:rPr>
            <w:noProof/>
          </w:rPr>
          <w:instrText>HYPERLINK \l "_Toc107079088"</w:instrText>
        </w:r>
        <w:r w:rsidRPr="00916019">
          <w:rPr>
            <w:rStyle w:val="a4"/>
            <w:noProof/>
          </w:rPr>
          <w:instrText xml:space="preserve"> </w:instrText>
        </w:r>
        <w:r w:rsidRPr="00916019">
          <w:rPr>
            <w:rStyle w:val="a4"/>
            <w:noProof/>
          </w:rPr>
        </w:r>
        <w:r w:rsidRPr="00916019">
          <w:rPr>
            <w:rStyle w:val="a4"/>
            <w:noProof/>
          </w:rPr>
          <w:fldChar w:fldCharType="separate"/>
        </w:r>
        <w:r w:rsidRPr="00916019">
          <w:rPr>
            <w:rStyle w:val="a4"/>
            <w:noProof/>
            <w:lang w:val="en"/>
          </w:rPr>
          <w:t>1</w:t>
        </w:r>
        <w:r w:rsidRPr="00916019">
          <w:rPr>
            <w:rStyle w:val="a4"/>
            <w:noProof/>
            <w:lang w:val="en"/>
          </w:rPr>
          <w:t>．</w:t>
        </w:r>
        <w:r w:rsidRPr="00916019">
          <w:rPr>
            <w:rStyle w:val="a4"/>
            <w:noProof/>
            <w:lang w:val="en"/>
          </w:rPr>
          <w:t xml:space="preserve"> </w:t>
        </w:r>
        <w:r w:rsidRPr="00916019">
          <w:rPr>
            <w:rStyle w:val="a4"/>
            <w:noProof/>
            <w:lang w:val="en"/>
          </w:rPr>
          <w:t xml:space="preserve">本仕様書の狙い　</w:t>
        </w:r>
        <w:r w:rsidRPr="00916019">
          <w:rPr>
            <w:rStyle w:val="a4"/>
            <w:noProof/>
            <w:lang w:val="en"/>
          </w:rPr>
          <w:t>Aim of this specification</w:t>
        </w:r>
        <w:r>
          <w:rPr>
            <w:noProof/>
            <w:webHidden/>
          </w:rPr>
          <w:tab/>
        </w:r>
        <w:r>
          <w:rPr>
            <w:noProof/>
            <w:webHidden/>
          </w:rPr>
          <w:fldChar w:fldCharType="begin"/>
        </w:r>
        <w:r>
          <w:rPr>
            <w:noProof/>
            <w:webHidden/>
          </w:rPr>
          <w:instrText xml:space="preserve"> PAGEREF _Toc107079088 \h </w:instrText>
        </w:r>
      </w:ins>
      <w:r>
        <w:rPr>
          <w:noProof/>
          <w:webHidden/>
        </w:rPr>
      </w:r>
      <w:r>
        <w:rPr>
          <w:noProof/>
          <w:webHidden/>
        </w:rPr>
        <w:fldChar w:fldCharType="separate"/>
      </w:r>
      <w:ins w:id="282" w:author="Sugahara, Hikaru/菅原 光" w:date="2022-06-25T19:51:00Z">
        <w:r>
          <w:rPr>
            <w:noProof/>
            <w:webHidden/>
          </w:rPr>
          <w:t>3</w:t>
        </w:r>
        <w:r>
          <w:rPr>
            <w:noProof/>
            <w:webHidden/>
          </w:rPr>
          <w:fldChar w:fldCharType="end"/>
        </w:r>
        <w:r w:rsidRPr="00916019">
          <w:rPr>
            <w:rStyle w:val="a4"/>
            <w:noProof/>
          </w:rPr>
          <w:fldChar w:fldCharType="end"/>
        </w:r>
      </w:ins>
    </w:p>
    <w:p w14:paraId="50B777A4" w14:textId="78CC10BB" w:rsidR="00350704" w:rsidRDefault="00350704">
      <w:pPr>
        <w:pStyle w:val="10"/>
        <w:tabs>
          <w:tab w:val="right" w:leader="dot" w:pos="8494"/>
        </w:tabs>
        <w:rPr>
          <w:ins w:id="283" w:author="Sugahara, Hikaru/菅原 光" w:date="2022-06-25T19:51:00Z"/>
          <w:rFonts w:asciiTheme="minorHAnsi" w:eastAsiaTheme="minorEastAsia" w:hAnsiTheme="minorHAnsi" w:cstheme="minorBidi"/>
          <w:b w:val="0"/>
          <w:bCs w:val="0"/>
          <w:i w:val="0"/>
          <w:iCs w:val="0"/>
          <w:noProof/>
          <w:sz w:val="21"/>
          <w:szCs w:val="22"/>
        </w:rPr>
      </w:pPr>
      <w:ins w:id="284" w:author="Sugahara, Hikaru/菅原 光" w:date="2022-06-25T19:51:00Z">
        <w:r w:rsidRPr="00916019">
          <w:rPr>
            <w:rStyle w:val="a4"/>
            <w:noProof/>
          </w:rPr>
          <w:fldChar w:fldCharType="begin"/>
        </w:r>
        <w:r w:rsidRPr="00916019">
          <w:rPr>
            <w:rStyle w:val="a4"/>
            <w:noProof/>
          </w:rPr>
          <w:instrText xml:space="preserve"> </w:instrText>
        </w:r>
        <w:r>
          <w:rPr>
            <w:noProof/>
          </w:rPr>
          <w:instrText>HYPERLINK \l "_Toc107079089"</w:instrText>
        </w:r>
        <w:r w:rsidRPr="00916019">
          <w:rPr>
            <w:rStyle w:val="a4"/>
            <w:noProof/>
          </w:rPr>
          <w:instrText xml:space="preserve"> </w:instrText>
        </w:r>
        <w:r w:rsidRPr="00916019">
          <w:rPr>
            <w:rStyle w:val="a4"/>
            <w:noProof/>
          </w:rPr>
        </w:r>
        <w:r w:rsidRPr="00916019">
          <w:rPr>
            <w:rStyle w:val="a4"/>
            <w:noProof/>
          </w:rPr>
          <w:fldChar w:fldCharType="separate"/>
        </w:r>
        <w:r w:rsidRPr="00916019">
          <w:rPr>
            <w:rStyle w:val="a4"/>
            <w:noProof/>
            <w:lang w:val="en"/>
          </w:rPr>
          <w:t>２．</w:t>
        </w:r>
        <w:r w:rsidRPr="00916019">
          <w:rPr>
            <w:rStyle w:val="a4"/>
            <w:noProof/>
            <w:lang w:val="en"/>
          </w:rPr>
          <w:t xml:space="preserve"> </w:t>
        </w:r>
        <w:r w:rsidRPr="00916019">
          <w:rPr>
            <w:rStyle w:val="a4"/>
            <w:noProof/>
            <w:lang w:val="en"/>
          </w:rPr>
          <w:t xml:space="preserve">要求事項　</w:t>
        </w:r>
        <w:r w:rsidRPr="00916019">
          <w:rPr>
            <w:rStyle w:val="a4"/>
            <w:noProof/>
            <w:lang w:val="en"/>
          </w:rPr>
          <w:t>Requirements</w:t>
        </w:r>
        <w:r>
          <w:rPr>
            <w:noProof/>
            <w:webHidden/>
          </w:rPr>
          <w:tab/>
        </w:r>
        <w:r>
          <w:rPr>
            <w:noProof/>
            <w:webHidden/>
          </w:rPr>
          <w:fldChar w:fldCharType="begin"/>
        </w:r>
        <w:r>
          <w:rPr>
            <w:noProof/>
            <w:webHidden/>
          </w:rPr>
          <w:instrText xml:space="preserve"> PAGEREF _Toc107079089 \h </w:instrText>
        </w:r>
      </w:ins>
      <w:r>
        <w:rPr>
          <w:noProof/>
          <w:webHidden/>
        </w:rPr>
      </w:r>
      <w:r>
        <w:rPr>
          <w:noProof/>
          <w:webHidden/>
        </w:rPr>
        <w:fldChar w:fldCharType="separate"/>
      </w:r>
      <w:ins w:id="285" w:author="Sugahara, Hikaru/菅原 光" w:date="2022-06-25T19:51:00Z">
        <w:r>
          <w:rPr>
            <w:noProof/>
            <w:webHidden/>
          </w:rPr>
          <w:t>3</w:t>
        </w:r>
        <w:r>
          <w:rPr>
            <w:noProof/>
            <w:webHidden/>
          </w:rPr>
          <w:fldChar w:fldCharType="end"/>
        </w:r>
        <w:r w:rsidRPr="00916019">
          <w:rPr>
            <w:rStyle w:val="a4"/>
            <w:noProof/>
          </w:rPr>
          <w:fldChar w:fldCharType="end"/>
        </w:r>
      </w:ins>
    </w:p>
    <w:p w14:paraId="2975BF59" w14:textId="68F86FE7" w:rsidR="00350704" w:rsidRDefault="00350704">
      <w:pPr>
        <w:pStyle w:val="10"/>
        <w:tabs>
          <w:tab w:val="right" w:leader="dot" w:pos="8494"/>
        </w:tabs>
        <w:rPr>
          <w:ins w:id="286" w:author="Sugahara, Hikaru/菅原 光" w:date="2022-06-25T19:51:00Z"/>
          <w:rFonts w:asciiTheme="minorHAnsi" w:eastAsiaTheme="minorEastAsia" w:hAnsiTheme="minorHAnsi" w:cstheme="minorBidi"/>
          <w:b w:val="0"/>
          <w:bCs w:val="0"/>
          <w:i w:val="0"/>
          <w:iCs w:val="0"/>
          <w:noProof/>
          <w:sz w:val="21"/>
          <w:szCs w:val="22"/>
        </w:rPr>
      </w:pPr>
      <w:ins w:id="287" w:author="Sugahara, Hikaru/菅原 光" w:date="2022-06-25T19:51:00Z">
        <w:r w:rsidRPr="00916019">
          <w:rPr>
            <w:rStyle w:val="a4"/>
            <w:noProof/>
          </w:rPr>
          <w:fldChar w:fldCharType="begin"/>
        </w:r>
        <w:r w:rsidRPr="00916019">
          <w:rPr>
            <w:rStyle w:val="a4"/>
            <w:noProof/>
          </w:rPr>
          <w:instrText xml:space="preserve"> </w:instrText>
        </w:r>
        <w:r>
          <w:rPr>
            <w:noProof/>
          </w:rPr>
          <w:instrText>HYPERLINK \l "_Toc107079090"</w:instrText>
        </w:r>
        <w:r w:rsidRPr="00916019">
          <w:rPr>
            <w:rStyle w:val="a4"/>
            <w:noProof/>
          </w:rPr>
          <w:instrText xml:space="preserve"> </w:instrText>
        </w:r>
        <w:r w:rsidRPr="00916019">
          <w:rPr>
            <w:rStyle w:val="a4"/>
            <w:noProof/>
          </w:rPr>
        </w:r>
        <w:r w:rsidRPr="00916019">
          <w:rPr>
            <w:rStyle w:val="a4"/>
            <w:noProof/>
          </w:rPr>
          <w:fldChar w:fldCharType="separate"/>
        </w:r>
        <w:r w:rsidRPr="00916019">
          <w:rPr>
            <w:rStyle w:val="a4"/>
            <w:noProof/>
            <w:lang w:val="en"/>
          </w:rPr>
          <w:t>3</w:t>
        </w:r>
        <w:r w:rsidRPr="00916019">
          <w:rPr>
            <w:rStyle w:val="a4"/>
            <w:noProof/>
            <w:lang w:val="en"/>
          </w:rPr>
          <w:t>．</w:t>
        </w:r>
        <w:r w:rsidRPr="00916019">
          <w:rPr>
            <w:rStyle w:val="a4"/>
            <w:noProof/>
            <w:lang w:val="en"/>
          </w:rPr>
          <w:t xml:space="preserve"> </w:t>
        </w:r>
        <w:r w:rsidRPr="00916019">
          <w:rPr>
            <w:rStyle w:val="a4"/>
            <w:noProof/>
            <w:lang w:val="en"/>
          </w:rPr>
          <w:t xml:space="preserve">特記事項　</w:t>
        </w:r>
        <w:r w:rsidRPr="00916019">
          <w:rPr>
            <w:rStyle w:val="a4"/>
            <w:noProof/>
            <w:lang w:val="en"/>
          </w:rPr>
          <w:t>Special Notes</w:t>
        </w:r>
        <w:r>
          <w:rPr>
            <w:noProof/>
            <w:webHidden/>
          </w:rPr>
          <w:tab/>
        </w:r>
        <w:r>
          <w:rPr>
            <w:noProof/>
            <w:webHidden/>
          </w:rPr>
          <w:fldChar w:fldCharType="begin"/>
        </w:r>
        <w:r>
          <w:rPr>
            <w:noProof/>
            <w:webHidden/>
          </w:rPr>
          <w:instrText xml:space="preserve"> PAGEREF _Toc107079090 \h </w:instrText>
        </w:r>
      </w:ins>
      <w:r>
        <w:rPr>
          <w:noProof/>
          <w:webHidden/>
        </w:rPr>
      </w:r>
      <w:r>
        <w:rPr>
          <w:noProof/>
          <w:webHidden/>
        </w:rPr>
        <w:fldChar w:fldCharType="separate"/>
      </w:r>
      <w:ins w:id="288" w:author="Sugahara, Hikaru/菅原 光" w:date="2022-06-25T19:51:00Z">
        <w:r>
          <w:rPr>
            <w:noProof/>
            <w:webHidden/>
          </w:rPr>
          <w:t>3</w:t>
        </w:r>
        <w:r>
          <w:rPr>
            <w:noProof/>
            <w:webHidden/>
          </w:rPr>
          <w:fldChar w:fldCharType="end"/>
        </w:r>
        <w:r w:rsidRPr="00916019">
          <w:rPr>
            <w:rStyle w:val="a4"/>
            <w:noProof/>
          </w:rPr>
          <w:fldChar w:fldCharType="end"/>
        </w:r>
      </w:ins>
    </w:p>
    <w:p w14:paraId="4DD78AB4" w14:textId="4EB730E3" w:rsidR="00DD5985" w:rsidRPr="00310FA8" w:rsidDel="00350704" w:rsidRDefault="00DD5985">
      <w:pPr>
        <w:pStyle w:val="10"/>
        <w:tabs>
          <w:tab w:val="right" w:leader="dot" w:pos="8494"/>
        </w:tabs>
        <w:rPr>
          <w:del w:id="289" w:author="Sugahara, Hikaru/菅原 光" w:date="2022-06-25T19:51:00Z"/>
          <w:rFonts w:ascii="Meiryo UI" w:eastAsia="Meiryo UI" w:hAnsi="Meiryo UI"/>
          <w:b w:val="0"/>
          <w:bCs w:val="0"/>
          <w:i w:val="0"/>
          <w:iCs w:val="0"/>
          <w:noProof/>
          <w:sz w:val="21"/>
          <w:szCs w:val="22"/>
          <w:rPrChange w:id="290" w:author="Tamura Takashi／田村　孝／AI" w:date="2021-08-27T15:52:00Z">
            <w:rPr>
              <w:del w:id="291" w:author="Sugahara, Hikaru/菅原 光" w:date="2022-06-25T19:51:00Z"/>
              <w:rFonts w:eastAsia="ＭＳ 明朝"/>
              <w:b w:val="0"/>
              <w:bCs w:val="0"/>
              <w:i w:val="0"/>
              <w:iCs w:val="0"/>
              <w:noProof/>
              <w:sz w:val="21"/>
              <w:szCs w:val="22"/>
            </w:rPr>
          </w:rPrChange>
        </w:rPr>
      </w:pPr>
      <w:del w:id="292" w:author="Sugahara, Hikaru/菅原 光" w:date="2022-06-25T19:51:00Z">
        <w:r w:rsidRPr="00350704" w:rsidDel="00350704">
          <w:rPr>
            <w:rStyle w:val="a4"/>
            <w:b w:val="0"/>
            <w:bCs w:val="0"/>
            <w:i w:val="0"/>
            <w:iCs w:val="0"/>
            <w:noProof/>
            <w:lang w:val="en"/>
            <w:rPrChange w:id="293" w:author="Sugahara, Hikaru/菅原 光" w:date="2022-06-25T19:51:00Z">
              <w:rPr>
                <w:rStyle w:val="a4"/>
                <w:rFonts w:ascii="ＭＳ ゴシック" w:eastAsia="ＭＳ ゴシック" w:hAnsi="ＭＳ ゴシック"/>
                <w:b w:val="0"/>
                <w:bCs w:val="0"/>
                <w:i w:val="0"/>
                <w:iCs w:val="0"/>
                <w:noProof/>
              </w:rPr>
            </w:rPrChange>
          </w:rPr>
          <w:delText>0</w:delText>
        </w:r>
        <w:r w:rsidRPr="00350704" w:rsidDel="00350704">
          <w:rPr>
            <w:rStyle w:val="a4"/>
            <w:rFonts w:hint="eastAsia"/>
            <w:b w:val="0"/>
            <w:bCs w:val="0"/>
            <w:i w:val="0"/>
            <w:iCs w:val="0"/>
            <w:noProof/>
            <w:lang w:val="en"/>
            <w:rPrChange w:id="294" w:author="Sugahara, Hikaru/菅原 光" w:date="2022-06-25T19:51:00Z">
              <w:rPr>
                <w:rStyle w:val="a4"/>
                <w:rFonts w:ascii="ＭＳ ゴシック" w:eastAsia="ＭＳ ゴシック" w:hAnsi="ＭＳ ゴシック" w:hint="eastAsia"/>
                <w:b w:val="0"/>
                <w:bCs w:val="0"/>
                <w:i w:val="0"/>
                <w:iCs w:val="0"/>
                <w:noProof/>
              </w:rPr>
            </w:rPrChange>
          </w:rPr>
          <w:delText>－</w:delText>
        </w:r>
        <w:r w:rsidRPr="00350704" w:rsidDel="00350704">
          <w:rPr>
            <w:rStyle w:val="a4"/>
            <w:b w:val="0"/>
            <w:bCs w:val="0"/>
            <w:i w:val="0"/>
            <w:iCs w:val="0"/>
            <w:noProof/>
            <w:lang w:val="en"/>
            <w:rPrChange w:id="295" w:author="Sugahara, Hikaru/菅原 光" w:date="2022-06-25T19:51:00Z">
              <w:rPr>
                <w:rStyle w:val="a4"/>
                <w:rFonts w:ascii="ＭＳ ゴシック" w:eastAsia="ＭＳ ゴシック" w:hAnsi="ＭＳ ゴシック"/>
                <w:b w:val="0"/>
                <w:bCs w:val="0"/>
                <w:i w:val="0"/>
                <w:iCs w:val="0"/>
                <w:noProof/>
              </w:rPr>
            </w:rPrChange>
          </w:rPr>
          <w:delText>1.</w:delText>
        </w:r>
        <w:r w:rsidR="00C778EC" w:rsidDel="00350704">
          <w:rPr>
            <w:noProof/>
            <w:lang w:val="en"/>
          </w:rPr>
          <w:delText xml:space="preserve"> </w:delText>
        </w:r>
        <w:r w:rsidRPr="00350704" w:rsidDel="00350704">
          <w:rPr>
            <w:rStyle w:val="a4"/>
            <w:b w:val="0"/>
            <w:bCs w:val="0"/>
            <w:i w:val="0"/>
            <w:iCs w:val="0"/>
            <w:noProof/>
            <w:lang w:val="en"/>
            <w:rPrChange w:id="296" w:author="Sugahara, Hikaru/菅原 光" w:date="2022-06-25T19:51:00Z">
              <w:rPr>
                <w:rStyle w:val="a4"/>
                <w:rFonts w:ascii="ＭＳ ゴシック" w:eastAsia="ＭＳ ゴシック" w:hAnsi="ＭＳ ゴシック"/>
                <w:b w:val="0"/>
                <w:bCs w:val="0"/>
                <w:i w:val="0"/>
                <w:iCs w:val="0"/>
                <w:noProof/>
              </w:rPr>
            </w:rPrChange>
          </w:rPr>
          <w:delText>Change history</w:delText>
        </w:r>
        <w:r w:rsidR="00C778EC" w:rsidDel="00350704">
          <w:rPr>
            <w:noProof/>
            <w:lang w:val="en"/>
          </w:rPr>
          <w:delText xml:space="preserve"> </w:delText>
        </w:r>
        <w:r w:rsidRPr="00310FA8" w:rsidDel="00350704">
          <w:rPr>
            <w:b w:val="0"/>
            <w:bCs w:val="0"/>
            <w:i w:val="0"/>
            <w:iCs w:val="0"/>
            <w:noProof/>
            <w:webHidden/>
            <w:lang w:val="en"/>
            <w:rPrChange w:id="297" w:author="Tamura Takashi／田村　孝／AI" w:date="2021-08-27T15:52:00Z">
              <w:rPr>
                <w:b w:val="0"/>
                <w:bCs w:val="0"/>
                <w:i w:val="0"/>
                <w:iCs w:val="0"/>
                <w:noProof/>
                <w:webHidden/>
              </w:rPr>
            </w:rPrChange>
          </w:rPr>
          <w:tab/>
        </w:r>
        <w:r w:rsidR="00EF2390" w:rsidRPr="00310FA8" w:rsidDel="00350704">
          <w:rPr>
            <w:b w:val="0"/>
            <w:bCs w:val="0"/>
            <w:i w:val="0"/>
            <w:iCs w:val="0"/>
            <w:noProof/>
            <w:webHidden/>
            <w:lang w:val="en"/>
            <w:rPrChange w:id="298" w:author="Tamura Takashi／田村　孝／AI" w:date="2021-08-27T15:52:00Z">
              <w:rPr>
                <w:b w:val="0"/>
                <w:bCs w:val="0"/>
                <w:i w:val="0"/>
                <w:iCs w:val="0"/>
                <w:noProof/>
                <w:webHidden/>
              </w:rPr>
            </w:rPrChange>
          </w:rPr>
          <w:delText>1</w:delText>
        </w:r>
      </w:del>
    </w:p>
    <w:p w14:paraId="60F101D1" w14:textId="4B029A9F" w:rsidR="00DD5985" w:rsidRPr="00310FA8" w:rsidDel="00350704" w:rsidRDefault="00DD5985">
      <w:pPr>
        <w:pStyle w:val="10"/>
        <w:tabs>
          <w:tab w:val="right" w:leader="dot" w:pos="8494"/>
        </w:tabs>
        <w:rPr>
          <w:del w:id="299" w:author="Sugahara, Hikaru/菅原 光" w:date="2022-06-25T19:51:00Z"/>
          <w:rFonts w:ascii="Meiryo UI" w:eastAsia="Meiryo UI" w:hAnsi="Meiryo UI"/>
          <w:b w:val="0"/>
          <w:bCs w:val="0"/>
          <w:i w:val="0"/>
          <w:iCs w:val="0"/>
          <w:noProof/>
          <w:sz w:val="21"/>
          <w:szCs w:val="22"/>
          <w:rPrChange w:id="300" w:author="Tamura Takashi／田村　孝／AI" w:date="2021-08-27T15:52:00Z">
            <w:rPr>
              <w:del w:id="301" w:author="Sugahara, Hikaru/菅原 光" w:date="2022-06-25T19:51:00Z"/>
              <w:rFonts w:eastAsia="ＭＳ 明朝"/>
              <w:b w:val="0"/>
              <w:bCs w:val="0"/>
              <w:i w:val="0"/>
              <w:iCs w:val="0"/>
              <w:noProof/>
              <w:sz w:val="21"/>
              <w:szCs w:val="22"/>
            </w:rPr>
          </w:rPrChange>
        </w:rPr>
      </w:pPr>
      <w:del w:id="302" w:author="Sugahara, Hikaru/菅原 光" w:date="2022-06-25T19:51:00Z">
        <w:r w:rsidRPr="00350704" w:rsidDel="00350704">
          <w:rPr>
            <w:rStyle w:val="a4"/>
            <w:b w:val="0"/>
            <w:bCs w:val="0"/>
            <w:i w:val="0"/>
            <w:iCs w:val="0"/>
            <w:noProof/>
            <w:lang w:val="en"/>
            <w:rPrChange w:id="303" w:author="Sugahara, Hikaru/菅原 光" w:date="2022-06-25T19:51:00Z">
              <w:rPr>
                <w:rStyle w:val="a4"/>
                <w:rFonts w:ascii="ＭＳ ゴシック" w:eastAsia="ＭＳ ゴシック" w:hAnsi="ＭＳ ゴシック"/>
                <w:b w:val="0"/>
                <w:bCs w:val="0"/>
                <w:i w:val="0"/>
                <w:iCs w:val="0"/>
                <w:noProof/>
              </w:rPr>
            </w:rPrChange>
          </w:rPr>
          <w:delText>1</w:delText>
        </w:r>
        <w:r w:rsidRPr="00350704" w:rsidDel="00350704">
          <w:rPr>
            <w:rStyle w:val="a4"/>
            <w:b w:val="0"/>
            <w:bCs w:val="0"/>
            <w:i w:val="0"/>
            <w:iCs w:val="0"/>
            <w:noProof/>
            <w:lang w:val="en"/>
            <w:rPrChange w:id="304" w:author="Sugahara, Hikaru/菅原 光" w:date="2022-06-25T19:51:00Z">
              <w:rPr>
                <w:rStyle w:val="a4"/>
                <w:rFonts w:ascii="ＭＳ ゴシック" w:eastAsia="ＭＳ ゴシック" w:hAnsi="ＭＳ ゴシック"/>
                <w:b w:val="0"/>
                <w:bCs w:val="0"/>
                <w:i w:val="0"/>
                <w:iCs w:val="0"/>
                <w:noProof/>
              </w:rPr>
            </w:rPrChange>
          </w:rPr>
          <w:delText>．</w:delText>
        </w:r>
        <w:r w:rsidRPr="00350704" w:rsidDel="00350704">
          <w:rPr>
            <w:rStyle w:val="a4"/>
            <w:b w:val="0"/>
            <w:bCs w:val="0"/>
            <w:i w:val="0"/>
            <w:iCs w:val="0"/>
            <w:noProof/>
            <w:lang w:val="en"/>
            <w:rPrChange w:id="305" w:author="Sugahara, Hikaru/菅原 光" w:date="2022-06-25T19:51:00Z">
              <w:rPr>
                <w:rStyle w:val="a4"/>
                <w:rFonts w:ascii="ＭＳ ゴシック" w:eastAsia="ＭＳ ゴシック" w:hAnsi="ＭＳ ゴシック"/>
                <w:b w:val="0"/>
                <w:bCs w:val="0"/>
                <w:i w:val="0"/>
                <w:iCs w:val="0"/>
                <w:noProof/>
              </w:rPr>
            </w:rPrChange>
          </w:rPr>
          <w:delText xml:space="preserve"> Aim of this specification </w:delText>
        </w:r>
        <w:r w:rsidRPr="00310FA8" w:rsidDel="00350704">
          <w:rPr>
            <w:b w:val="0"/>
            <w:bCs w:val="0"/>
            <w:i w:val="0"/>
            <w:iCs w:val="0"/>
            <w:noProof/>
            <w:webHidden/>
            <w:lang w:val="en"/>
            <w:rPrChange w:id="306" w:author="Tamura Takashi／田村　孝／AI" w:date="2021-08-27T15:52:00Z">
              <w:rPr>
                <w:b w:val="0"/>
                <w:bCs w:val="0"/>
                <w:i w:val="0"/>
                <w:iCs w:val="0"/>
                <w:noProof/>
                <w:webHidden/>
              </w:rPr>
            </w:rPrChange>
          </w:rPr>
          <w:tab/>
        </w:r>
        <w:r w:rsidR="00EF2390" w:rsidRPr="00310FA8" w:rsidDel="00350704">
          <w:rPr>
            <w:b w:val="0"/>
            <w:bCs w:val="0"/>
            <w:i w:val="0"/>
            <w:iCs w:val="0"/>
            <w:noProof/>
            <w:webHidden/>
            <w:lang w:val="en"/>
            <w:rPrChange w:id="307" w:author="Tamura Takashi／田村　孝／AI" w:date="2021-08-27T15:52:00Z">
              <w:rPr>
                <w:b w:val="0"/>
                <w:bCs w:val="0"/>
                <w:i w:val="0"/>
                <w:iCs w:val="0"/>
                <w:noProof/>
                <w:webHidden/>
              </w:rPr>
            </w:rPrChange>
          </w:rPr>
          <w:delText>3</w:delText>
        </w:r>
      </w:del>
    </w:p>
    <w:p w14:paraId="18DF9462" w14:textId="506E1FB0" w:rsidR="00DD5985" w:rsidRPr="00310FA8" w:rsidDel="00350704" w:rsidRDefault="00DD5985">
      <w:pPr>
        <w:pStyle w:val="10"/>
        <w:tabs>
          <w:tab w:val="right" w:leader="dot" w:pos="8494"/>
        </w:tabs>
        <w:rPr>
          <w:del w:id="308" w:author="Sugahara, Hikaru/菅原 光" w:date="2022-06-25T19:51:00Z"/>
          <w:rFonts w:ascii="Meiryo UI" w:eastAsia="Meiryo UI" w:hAnsi="Meiryo UI"/>
          <w:b w:val="0"/>
          <w:bCs w:val="0"/>
          <w:i w:val="0"/>
          <w:iCs w:val="0"/>
          <w:noProof/>
          <w:sz w:val="21"/>
          <w:szCs w:val="22"/>
          <w:rPrChange w:id="309" w:author="Tamura Takashi／田村　孝／AI" w:date="2021-08-27T15:52:00Z">
            <w:rPr>
              <w:del w:id="310" w:author="Sugahara, Hikaru/菅原 光" w:date="2022-06-25T19:51:00Z"/>
              <w:rFonts w:eastAsia="ＭＳ 明朝"/>
              <w:b w:val="0"/>
              <w:bCs w:val="0"/>
              <w:i w:val="0"/>
              <w:iCs w:val="0"/>
              <w:noProof/>
              <w:sz w:val="21"/>
              <w:szCs w:val="22"/>
            </w:rPr>
          </w:rPrChange>
        </w:rPr>
      </w:pPr>
      <w:del w:id="311" w:author="Sugahara, Hikaru/菅原 光" w:date="2022-06-25T19:51:00Z">
        <w:r w:rsidRPr="00350704" w:rsidDel="00350704">
          <w:rPr>
            <w:rStyle w:val="a4"/>
            <w:rFonts w:hint="eastAsia"/>
            <w:b w:val="0"/>
            <w:bCs w:val="0"/>
            <w:i w:val="0"/>
            <w:iCs w:val="0"/>
            <w:noProof/>
            <w:lang w:val="en"/>
            <w:rPrChange w:id="312" w:author="Sugahara, Hikaru/菅原 光" w:date="2022-06-25T19:51:00Z">
              <w:rPr>
                <w:rStyle w:val="a4"/>
                <w:rFonts w:ascii="ＭＳ ゴシック" w:eastAsia="ＭＳ ゴシック" w:hAnsi="ＭＳ ゴシック" w:hint="eastAsia"/>
                <w:b w:val="0"/>
                <w:bCs w:val="0"/>
                <w:i w:val="0"/>
                <w:iCs w:val="0"/>
                <w:noProof/>
              </w:rPr>
            </w:rPrChange>
          </w:rPr>
          <w:delText>２．</w:delText>
        </w:r>
        <w:r w:rsidRPr="00350704" w:rsidDel="00350704">
          <w:rPr>
            <w:rStyle w:val="a4"/>
            <w:b w:val="0"/>
            <w:bCs w:val="0"/>
            <w:i w:val="0"/>
            <w:iCs w:val="0"/>
            <w:noProof/>
            <w:lang w:val="en"/>
            <w:rPrChange w:id="313" w:author="Sugahara, Hikaru/菅原 光" w:date="2022-06-25T19:51:00Z">
              <w:rPr>
                <w:rStyle w:val="a4"/>
                <w:rFonts w:ascii="ＭＳ ゴシック" w:eastAsia="ＭＳ ゴシック" w:hAnsi="ＭＳ ゴシック"/>
                <w:b w:val="0"/>
                <w:bCs w:val="0"/>
                <w:i w:val="0"/>
                <w:iCs w:val="0"/>
                <w:noProof/>
              </w:rPr>
            </w:rPrChange>
          </w:rPr>
          <w:delText xml:space="preserve"> Requirement </w:delText>
        </w:r>
        <w:r w:rsidRPr="00310FA8" w:rsidDel="00350704">
          <w:rPr>
            <w:b w:val="0"/>
            <w:bCs w:val="0"/>
            <w:i w:val="0"/>
            <w:iCs w:val="0"/>
            <w:noProof/>
            <w:webHidden/>
            <w:lang w:val="en"/>
            <w:rPrChange w:id="314" w:author="Tamura Takashi／田村　孝／AI" w:date="2021-08-27T15:52:00Z">
              <w:rPr>
                <w:b w:val="0"/>
                <w:bCs w:val="0"/>
                <w:i w:val="0"/>
                <w:iCs w:val="0"/>
                <w:noProof/>
                <w:webHidden/>
              </w:rPr>
            </w:rPrChange>
          </w:rPr>
          <w:tab/>
        </w:r>
        <w:r w:rsidR="00EF2390" w:rsidRPr="00310FA8" w:rsidDel="00350704">
          <w:rPr>
            <w:b w:val="0"/>
            <w:bCs w:val="0"/>
            <w:i w:val="0"/>
            <w:iCs w:val="0"/>
            <w:noProof/>
            <w:webHidden/>
            <w:lang w:val="en"/>
            <w:rPrChange w:id="315" w:author="Tamura Takashi／田村　孝／AI" w:date="2021-08-27T15:52:00Z">
              <w:rPr>
                <w:b w:val="0"/>
                <w:bCs w:val="0"/>
                <w:i w:val="0"/>
                <w:iCs w:val="0"/>
                <w:noProof/>
                <w:webHidden/>
              </w:rPr>
            </w:rPrChange>
          </w:rPr>
          <w:delText>3</w:delText>
        </w:r>
      </w:del>
    </w:p>
    <w:p w14:paraId="544C24D4" w14:textId="05C7805F" w:rsidR="00DD5985" w:rsidRPr="00310FA8" w:rsidDel="00350704" w:rsidRDefault="00DD5985">
      <w:pPr>
        <w:pStyle w:val="10"/>
        <w:tabs>
          <w:tab w:val="right" w:leader="dot" w:pos="8494"/>
        </w:tabs>
        <w:rPr>
          <w:del w:id="316" w:author="Sugahara, Hikaru/菅原 光" w:date="2022-06-25T19:51:00Z"/>
          <w:rFonts w:ascii="Meiryo UI" w:eastAsia="Meiryo UI" w:hAnsi="Meiryo UI"/>
          <w:b w:val="0"/>
          <w:bCs w:val="0"/>
          <w:i w:val="0"/>
          <w:iCs w:val="0"/>
          <w:noProof/>
          <w:sz w:val="21"/>
          <w:szCs w:val="22"/>
          <w:rPrChange w:id="317" w:author="Tamura Takashi／田村　孝／AI" w:date="2021-08-27T15:52:00Z">
            <w:rPr>
              <w:del w:id="318" w:author="Sugahara, Hikaru/菅原 光" w:date="2022-06-25T19:51:00Z"/>
              <w:rFonts w:eastAsia="ＭＳ 明朝"/>
              <w:b w:val="0"/>
              <w:bCs w:val="0"/>
              <w:i w:val="0"/>
              <w:iCs w:val="0"/>
              <w:noProof/>
              <w:sz w:val="21"/>
              <w:szCs w:val="22"/>
            </w:rPr>
          </w:rPrChange>
        </w:rPr>
      </w:pPr>
      <w:del w:id="319" w:author="Sugahara, Hikaru/菅原 光" w:date="2022-06-25T19:51:00Z">
        <w:r w:rsidRPr="00350704" w:rsidDel="00350704">
          <w:rPr>
            <w:rStyle w:val="a4"/>
            <w:b w:val="0"/>
            <w:bCs w:val="0"/>
            <w:i w:val="0"/>
            <w:iCs w:val="0"/>
            <w:noProof/>
            <w:lang w:val="en"/>
            <w:rPrChange w:id="320" w:author="Sugahara, Hikaru/菅原 光" w:date="2022-06-25T19:51:00Z">
              <w:rPr>
                <w:rStyle w:val="a4"/>
                <w:rFonts w:ascii="ＭＳ ゴシック" w:eastAsia="ＭＳ ゴシック" w:hAnsi="ＭＳ ゴシック"/>
                <w:b w:val="0"/>
                <w:bCs w:val="0"/>
                <w:i w:val="0"/>
                <w:iCs w:val="0"/>
                <w:noProof/>
              </w:rPr>
            </w:rPrChange>
          </w:rPr>
          <w:delText>3</w:delText>
        </w:r>
        <w:r w:rsidRPr="00350704" w:rsidDel="00350704">
          <w:rPr>
            <w:rStyle w:val="a4"/>
            <w:b w:val="0"/>
            <w:bCs w:val="0"/>
            <w:i w:val="0"/>
            <w:iCs w:val="0"/>
            <w:noProof/>
            <w:lang w:val="en"/>
            <w:rPrChange w:id="321" w:author="Sugahara, Hikaru/菅原 光" w:date="2022-06-25T19:51:00Z">
              <w:rPr>
                <w:rStyle w:val="a4"/>
                <w:rFonts w:ascii="ＭＳ ゴシック" w:eastAsia="ＭＳ ゴシック" w:hAnsi="ＭＳ ゴシック"/>
                <w:b w:val="0"/>
                <w:bCs w:val="0"/>
                <w:i w:val="0"/>
                <w:iCs w:val="0"/>
                <w:noProof/>
              </w:rPr>
            </w:rPrChange>
          </w:rPr>
          <w:delText>．</w:delText>
        </w:r>
        <w:r w:rsidRPr="00350704" w:rsidDel="00350704">
          <w:rPr>
            <w:rStyle w:val="a4"/>
            <w:b w:val="0"/>
            <w:bCs w:val="0"/>
            <w:i w:val="0"/>
            <w:iCs w:val="0"/>
            <w:noProof/>
            <w:lang w:val="en"/>
            <w:rPrChange w:id="322" w:author="Sugahara, Hikaru/菅原 光" w:date="2022-06-25T19:51:00Z">
              <w:rPr>
                <w:rStyle w:val="a4"/>
                <w:rFonts w:ascii="ＭＳ ゴシック" w:eastAsia="ＭＳ ゴシック" w:hAnsi="ＭＳ ゴシック"/>
                <w:b w:val="0"/>
                <w:bCs w:val="0"/>
                <w:i w:val="0"/>
                <w:iCs w:val="0"/>
                <w:noProof/>
              </w:rPr>
            </w:rPrChange>
          </w:rPr>
          <w:delText xml:space="preserve"> Special Notes </w:delText>
        </w:r>
        <w:r w:rsidRPr="00310FA8" w:rsidDel="00350704">
          <w:rPr>
            <w:b w:val="0"/>
            <w:bCs w:val="0"/>
            <w:i w:val="0"/>
            <w:iCs w:val="0"/>
            <w:noProof/>
            <w:webHidden/>
            <w:lang w:val="en"/>
            <w:rPrChange w:id="323" w:author="Tamura Takashi／田村　孝／AI" w:date="2021-08-27T15:52:00Z">
              <w:rPr>
                <w:b w:val="0"/>
                <w:bCs w:val="0"/>
                <w:i w:val="0"/>
                <w:iCs w:val="0"/>
                <w:noProof/>
                <w:webHidden/>
              </w:rPr>
            </w:rPrChange>
          </w:rPr>
          <w:tab/>
        </w:r>
        <w:r w:rsidR="00EF2390" w:rsidRPr="00310FA8" w:rsidDel="00350704">
          <w:rPr>
            <w:b w:val="0"/>
            <w:bCs w:val="0"/>
            <w:i w:val="0"/>
            <w:iCs w:val="0"/>
            <w:noProof/>
            <w:webHidden/>
            <w:lang w:val="en"/>
            <w:rPrChange w:id="324" w:author="Tamura Takashi／田村　孝／AI" w:date="2021-08-27T15:52:00Z">
              <w:rPr>
                <w:b w:val="0"/>
                <w:bCs w:val="0"/>
                <w:i w:val="0"/>
                <w:iCs w:val="0"/>
                <w:noProof/>
                <w:webHidden/>
              </w:rPr>
            </w:rPrChange>
          </w:rPr>
          <w:delText>3</w:delText>
        </w:r>
      </w:del>
    </w:p>
    <w:p w14:paraId="082DBFD2" w14:textId="77777777" w:rsidR="00C778EC" w:rsidRPr="00310FA8" w:rsidRDefault="00C778EC">
      <w:pPr>
        <w:rPr>
          <w:rFonts w:ascii="Meiryo UI" w:eastAsia="Meiryo UI" w:hAnsi="Meiryo UI"/>
          <w:rPrChange w:id="325" w:author="Tamura Takashi／田村　孝／AI" w:date="2021-08-27T15:52:00Z">
            <w:rPr>
              <w:rFonts w:ascii="ＭＳ ゴシック" w:eastAsia="ＭＳ ゴシック" w:hAnsi="ＭＳ ゴシック"/>
            </w:rPr>
          </w:rPrChange>
        </w:rPr>
      </w:pPr>
      <w:r w:rsidRPr="00310FA8">
        <w:rPr>
          <w:rFonts w:ascii="Meiryo UI" w:eastAsia="Meiryo UI" w:hAnsi="Meiryo UI"/>
          <w:b/>
          <w:bCs/>
          <w:iCs/>
          <w:szCs w:val="28"/>
          <w:rPrChange w:id="326" w:author="Tamura Takashi／田村　孝／AI" w:date="2021-08-27T15:52:00Z">
            <w:rPr>
              <w:rFonts w:ascii="ＭＳ Ｐゴシック" w:hAnsi="ＭＳ Ｐゴシック"/>
              <w:b/>
              <w:bCs/>
              <w:iCs/>
              <w:szCs w:val="28"/>
            </w:rPr>
          </w:rPrChange>
        </w:rPr>
        <w:fldChar w:fldCharType="end"/>
      </w:r>
      <w:r w:rsidRPr="00310FA8">
        <w:rPr>
          <w:rFonts w:ascii="Meiryo UI" w:eastAsia="Meiryo UI" w:hAnsi="Meiryo UI"/>
          <w:rPrChange w:id="327" w:author="Tamura Takashi／田村　孝／AI" w:date="2021-08-27T15:52:00Z">
            <w:rPr>
              <w:rFonts w:ascii="ＭＳ ゴシック" w:eastAsia="ＭＳ ゴシック" w:hAnsi="ＭＳ ゴシック"/>
            </w:rPr>
          </w:rPrChange>
        </w:rPr>
        <w:br w:type="page"/>
      </w:r>
      <w:bookmarkStart w:id="328" w:name="_Toc258526122"/>
      <w:bookmarkStart w:id="329" w:name="_Toc260502795"/>
      <w:bookmarkStart w:id="330" w:name="_Toc260502963"/>
    </w:p>
    <w:p w14:paraId="5E2496DB" w14:textId="52CF5BA9" w:rsidR="00C778EC" w:rsidRPr="00310FA8" w:rsidRDefault="00C778EC">
      <w:pPr>
        <w:pStyle w:val="1"/>
        <w:rPr>
          <w:rFonts w:ascii="Meiryo UI" w:eastAsia="Meiryo UI" w:hAnsi="Meiryo UI"/>
          <w:rPrChange w:id="331" w:author="Tamura Takashi／田村　孝／AI" w:date="2021-08-27T15:52:00Z">
            <w:rPr>
              <w:rFonts w:ascii="ＭＳ ゴシック" w:eastAsia="ＭＳ ゴシック" w:hAnsi="ＭＳ ゴシック"/>
            </w:rPr>
          </w:rPrChange>
        </w:rPr>
      </w:pPr>
      <w:bookmarkStart w:id="332" w:name="_Toc107079088"/>
      <w:r w:rsidRPr="00310FA8">
        <w:rPr>
          <w:lang w:val="en"/>
          <w:rPrChange w:id="333" w:author="Tamura Takashi／田村　孝／AI" w:date="2021-08-27T15:52:00Z">
            <w:rPr>
              <w:rFonts w:ascii="ＭＳ ゴシック" w:eastAsia="ＭＳ ゴシック" w:hAnsi="ＭＳ ゴシック"/>
            </w:rPr>
          </w:rPrChange>
        </w:rPr>
        <w:lastRenderedPageBreak/>
        <w:t xml:space="preserve">1． </w:t>
      </w:r>
      <w:bookmarkEnd w:id="328"/>
      <w:bookmarkEnd w:id="329"/>
      <w:bookmarkEnd w:id="330"/>
      <w:ins w:id="334" w:author="Sugahara, Hikaru/菅原 光" w:date="2022-06-25T19:19:00Z">
        <w:r w:rsidR="00B64871" w:rsidRPr="00B64871">
          <w:rPr>
            <w:rFonts w:hint="eastAsia"/>
            <w:lang w:val="en"/>
          </w:rPr>
          <w:t>本仕様書の狙い</w:t>
        </w:r>
        <w:r w:rsidR="00B64871">
          <w:rPr>
            <w:rFonts w:hint="eastAsia"/>
            <w:lang w:val="en"/>
          </w:rPr>
          <w:t xml:space="preserve">　</w:t>
        </w:r>
      </w:ins>
      <w:r w:rsidR="00D52499" w:rsidRPr="00310FA8">
        <w:rPr>
          <w:lang w:val="en"/>
          <w:rPrChange w:id="335" w:author="Tamura Takashi／田村　孝／AI" w:date="2021-08-27T15:52:00Z">
            <w:rPr>
              <w:rFonts w:ascii="ＭＳ ゴシック" w:eastAsia="ＭＳ ゴシック" w:hAnsi="ＭＳ ゴシック"/>
            </w:rPr>
          </w:rPrChange>
        </w:rPr>
        <w:t>Aim of</w:t>
      </w:r>
      <w:r>
        <w:rPr>
          <w:lang w:val="en"/>
        </w:rPr>
        <w:t xml:space="preserve"> </w:t>
      </w:r>
      <w:r w:rsidR="00B1028A" w:rsidRPr="00310FA8">
        <w:rPr>
          <w:lang w:val="en"/>
          <w:rPrChange w:id="336" w:author="Tamura Takashi／田村　孝／AI" w:date="2021-08-27T15:52:00Z">
            <w:rPr>
              <w:rFonts w:ascii="ＭＳ ゴシック" w:eastAsia="ＭＳ ゴシック" w:hAnsi="ＭＳ ゴシック"/>
            </w:rPr>
          </w:rPrChange>
        </w:rPr>
        <w:t>this specification</w:t>
      </w:r>
      <w:bookmarkEnd w:id="332"/>
    </w:p>
    <w:p w14:paraId="450F80E8" w14:textId="77777777" w:rsidR="00B64871" w:rsidRPr="00962550" w:rsidRDefault="00B64871" w:rsidP="00B64871">
      <w:pPr>
        <w:pStyle w:val="33"/>
        <w:ind w:firstLineChars="100" w:firstLine="200"/>
        <w:rPr>
          <w:ins w:id="337" w:author="Sugahara, Hikaru/菅原 光" w:date="2022-06-25T19:19:00Z"/>
          <w:rFonts w:ascii="Meiryo UI" w:eastAsia="Meiryo UI" w:hAnsi="Meiryo UI"/>
          <w:color w:val="auto"/>
          <w:szCs w:val="14"/>
          <w:lang w:val="en-US"/>
        </w:rPr>
      </w:pPr>
      <w:ins w:id="338" w:author="Sugahara, Hikaru/菅原 光" w:date="2022-06-25T19:19:00Z">
        <w:r w:rsidRPr="00962550">
          <w:rPr>
            <w:rFonts w:ascii="Meiryo UI" w:eastAsia="Meiryo UI" w:hAnsi="Meiryo UI" w:hint="eastAsia"/>
            <w:color w:val="auto"/>
            <w:szCs w:val="14"/>
            <w:lang w:val="en-US"/>
          </w:rPr>
          <w:t>日本仕向けのナビゲーション機能を動作させるコンテンツを不足なく提供するための要求事項を記載する。</w:t>
        </w:r>
      </w:ins>
    </w:p>
    <w:p w14:paraId="4B081719" w14:textId="77777777" w:rsidR="00B64871" w:rsidRDefault="00B64871" w:rsidP="00B64871">
      <w:pPr>
        <w:pStyle w:val="33"/>
        <w:ind w:firstLineChars="100" w:firstLine="200"/>
        <w:rPr>
          <w:ins w:id="339" w:author="Sugahara, Hikaru/菅原 光" w:date="2022-06-25T19:19:00Z"/>
          <w:rFonts w:ascii="Meiryo UI" w:eastAsia="Meiryo UI" w:hAnsi="Meiryo UI"/>
          <w:color w:val="auto"/>
          <w:szCs w:val="14"/>
          <w:lang w:val="en-US"/>
        </w:rPr>
      </w:pPr>
      <w:ins w:id="340" w:author="Sugahara, Hikaru/菅原 光" w:date="2022-06-25T19:19:00Z">
        <w:r w:rsidRPr="00962550">
          <w:rPr>
            <w:rFonts w:ascii="Meiryo UI" w:eastAsia="Meiryo UI" w:hAnsi="Meiryo UI" w:hint="eastAsia"/>
            <w:color w:val="auto"/>
            <w:szCs w:val="14"/>
            <w:lang w:val="en-US"/>
          </w:rPr>
          <w:t>主な対象：地図メーカ</w:t>
        </w:r>
      </w:ins>
    </w:p>
    <w:p w14:paraId="3CBC38E9" w14:textId="511FC652" w:rsidR="00C778EC" w:rsidRPr="00310FA8" w:rsidRDefault="00B25ED9" w:rsidP="00B64871">
      <w:pPr>
        <w:pStyle w:val="33"/>
        <w:ind w:firstLineChars="100" w:firstLine="200"/>
        <w:rPr>
          <w:rFonts w:ascii="Meiryo UI" w:eastAsia="Meiryo UI" w:hAnsi="Meiryo UI"/>
          <w:color w:val="auto"/>
          <w:szCs w:val="14"/>
          <w:lang w:val="en-US"/>
          <w:rPrChange w:id="341" w:author="Tamura Takashi／田村　孝／AI" w:date="2021-08-27T15:52:00Z">
            <w:rPr>
              <w:rFonts w:ascii="ＭＳ ゴシック" w:eastAsia="ＭＳ ゴシック" w:hAnsi="ＭＳ ゴシック"/>
              <w:color w:val="auto"/>
              <w:szCs w:val="14"/>
              <w:lang w:val="en-US"/>
            </w:rPr>
          </w:rPrChange>
        </w:rPr>
      </w:pPr>
      <w:r w:rsidRPr="00310FA8">
        <w:rPr>
          <w:color w:val="auto"/>
          <w:szCs w:val="14"/>
          <w:lang w:val="en"/>
          <w:rPrChange w:id="342" w:author="Tamura Takashi／田村　孝／AI" w:date="2021-08-27T15:52:00Z">
            <w:rPr>
              <w:rFonts w:ascii="ＭＳ ゴシック" w:eastAsia="ＭＳ ゴシック" w:hAnsi="ＭＳ ゴシック"/>
              <w:color w:val="auto"/>
              <w:szCs w:val="14"/>
              <w:lang w:val="en-US"/>
            </w:rPr>
          </w:rPrChange>
        </w:rPr>
        <w:t xml:space="preserve">The requirements for providing content that operates navigation functions for Japanese purposes without shortages are described. </w:t>
      </w:r>
    </w:p>
    <w:p w14:paraId="1BE004F5" w14:textId="77777777" w:rsidR="00476F62" w:rsidRPr="00310FA8" w:rsidRDefault="00476F62">
      <w:pPr>
        <w:pStyle w:val="33"/>
        <w:rPr>
          <w:rFonts w:ascii="Meiryo UI" w:eastAsia="Meiryo UI" w:hAnsi="Meiryo UI"/>
          <w:color w:val="auto"/>
          <w:szCs w:val="14"/>
          <w:lang w:val="en-US"/>
          <w:rPrChange w:id="343" w:author="Tamura Takashi／田村　孝／AI" w:date="2021-08-27T15:52:00Z">
            <w:rPr>
              <w:rFonts w:ascii="ＭＳ ゴシック" w:eastAsia="ＭＳ ゴシック" w:hAnsi="ＭＳ ゴシック"/>
              <w:color w:val="auto"/>
              <w:szCs w:val="14"/>
              <w:lang w:val="en-US"/>
            </w:rPr>
          </w:rPrChange>
        </w:rPr>
      </w:pPr>
      <w:r w:rsidRPr="00310FA8">
        <w:rPr>
          <w:color w:val="auto"/>
          <w:szCs w:val="14"/>
          <w:lang w:val="en"/>
          <w:rPrChange w:id="344" w:author="Tamura Takashi／田村　孝／AI" w:date="2021-08-27T15:52:00Z">
            <w:rPr>
              <w:rFonts w:ascii="ＭＳ ゴシック" w:eastAsia="ＭＳ ゴシック" w:hAnsi="ＭＳ ゴシック"/>
              <w:color w:val="auto"/>
              <w:szCs w:val="14"/>
              <w:lang w:val="en-US"/>
            </w:rPr>
          </w:rPrChange>
        </w:rPr>
        <w:t>Main target: Map maker</w:t>
      </w:r>
    </w:p>
    <w:p w14:paraId="7C2AFB53" w14:textId="77777777" w:rsidR="00476F62" w:rsidRPr="00310FA8" w:rsidRDefault="00476F62">
      <w:pPr>
        <w:pStyle w:val="33"/>
        <w:rPr>
          <w:rFonts w:ascii="Meiryo UI" w:eastAsia="Meiryo UI" w:hAnsi="Meiryo UI"/>
          <w:color w:val="FF0000"/>
          <w:szCs w:val="14"/>
          <w:lang w:val="en-US"/>
          <w:rPrChange w:id="345" w:author="Tamura Takashi／田村　孝／AI" w:date="2021-08-27T15:52:00Z">
            <w:rPr>
              <w:rFonts w:ascii="ＭＳ ゴシック" w:eastAsia="ＭＳ ゴシック" w:hAnsi="ＭＳ ゴシック"/>
              <w:color w:val="FF0000"/>
              <w:szCs w:val="14"/>
              <w:lang w:val="en-US"/>
            </w:rPr>
          </w:rPrChange>
        </w:rPr>
      </w:pPr>
    </w:p>
    <w:p w14:paraId="17F89491" w14:textId="638D6AC9" w:rsidR="00C778EC" w:rsidRPr="00310FA8" w:rsidRDefault="00C778EC">
      <w:pPr>
        <w:pStyle w:val="1"/>
        <w:rPr>
          <w:rFonts w:ascii="Meiryo UI" w:eastAsia="Meiryo UI" w:hAnsi="Meiryo UI"/>
          <w:b w:val="0"/>
          <w:rPrChange w:id="346" w:author="Tamura Takashi／田村　孝／AI" w:date="2021-08-27T15:52:00Z">
            <w:rPr>
              <w:rFonts w:ascii="ＭＳ ゴシック" w:eastAsia="ＭＳ ゴシック" w:hAnsi="ＭＳ ゴシック"/>
              <w:b w:val="0"/>
            </w:rPr>
          </w:rPrChange>
        </w:rPr>
      </w:pPr>
      <w:bookmarkStart w:id="347" w:name="_Toc260502965"/>
      <w:bookmarkStart w:id="348" w:name="_Toc308554953"/>
      <w:bookmarkStart w:id="349" w:name="_Toc107079089"/>
      <w:r w:rsidRPr="00310FA8">
        <w:rPr>
          <w:rFonts w:hint="eastAsia"/>
          <w:lang w:val="en"/>
          <w:rPrChange w:id="350" w:author="Tamura Takashi／田村　孝／AI" w:date="2021-08-27T15:52:00Z">
            <w:rPr>
              <w:rFonts w:ascii="ＭＳ ゴシック" w:eastAsia="ＭＳ ゴシック" w:hAnsi="ＭＳ ゴシック" w:hint="eastAsia"/>
            </w:rPr>
          </w:rPrChange>
        </w:rPr>
        <w:t>２．</w:t>
      </w:r>
      <w:r w:rsidRPr="00310FA8">
        <w:rPr>
          <w:lang w:val="en"/>
          <w:rPrChange w:id="351" w:author="Tamura Takashi／田村　孝／AI" w:date="2021-08-27T15:52:00Z">
            <w:rPr>
              <w:rFonts w:ascii="ＭＳ ゴシック" w:eastAsia="ＭＳ ゴシック" w:hAnsi="ＭＳ ゴシック"/>
            </w:rPr>
          </w:rPrChange>
        </w:rPr>
        <w:t xml:space="preserve"> </w:t>
      </w:r>
      <w:bookmarkEnd w:id="347"/>
      <w:bookmarkEnd w:id="348"/>
      <w:ins w:id="352" w:author="Sugahara, Hikaru/菅原 光" w:date="2022-06-25T19:19:00Z">
        <w:r w:rsidR="00B64871" w:rsidRPr="00B64871">
          <w:rPr>
            <w:rFonts w:hint="eastAsia"/>
            <w:lang w:val="en"/>
          </w:rPr>
          <w:t>要求事項</w:t>
        </w:r>
        <w:r w:rsidR="00B64871">
          <w:rPr>
            <w:rFonts w:hint="eastAsia"/>
            <w:lang w:val="en"/>
          </w:rPr>
          <w:t xml:space="preserve">　</w:t>
        </w:r>
      </w:ins>
      <w:r w:rsidR="00B1028A" w:rsidRPr="00310FA8">
        <w:rPr>
          <w:lang w:val="en"/>
          <w:rPrChange w:id="353" w:author="Tamura Takashi／田村　孝／AI" w:date="2021-08-27T15:52:00Z">
            <w:rPr>
              <w:rFonts w:ascii="ＭＳ ゴシック" w:eastAsia="ＭＳ ゴシック" w:hAnsi="ＭＳ ゴシック"/>
            </w:rPr>
          </w:rPrChange>
        </w:rPr>
        <w:t>Requirements</w:t>
      </w:r>
      <w:bookmarkEnd w:id="349"/>
    </w:p>
    <w:p w14:paraId="41CDCDEE" w14:textId="77777777" w:rsidR="00B64871" w:rsidRPr="00B64871" w:rsidRDefault="00B64871" w:rsidP="00B64871">
      <w:pPr>
        <w:ind w:firstLineChars="100" w:firstLine="200"/>
        <w:rPr>
          <w:ins w:id="354" w:author="Sugahara, Hikaru/菅原 光" w:date="2022-06-25T19:20:00Z"/>
          <w:rFonts w:ascii="Meiryo UI" w:eastAsia="Meiryo UI" w:hAnsi="Meiryo UI"/>
        </w:rPr>
      </w:pPr>
      <w:ins w:id="355" w:author="Sugahara, Hikaru/菅原 光" w:date="2022-06-25T19:20:00Z">
        <w:r w:rsidRPr="00B64871">
          <w:rPr>
            <w:rFonts w:ascii="Meiryo UI" w:eastAsia="Meiryo UI" w:hAnsi="Meiryo UI" w:hint="eastAsia"/>
          </w:rPr>
          <w:t>「</w:t>
        </w:r>
        <w:r w:rsidRPr="00B64871">
          <w:rPr>
            <w:rFonts w:ascii="Meiryo UI" w:eastAsia="Meiryo UI" w:hAnsi="Meiryo UI"/>
          </w:rPr>
          <w:t>520_</w:t>
        </w:r>
        <w:r w:rsidRPr="00B64871">
          <w:rPr>
            <w:rFonts w:ascii="Meiryo UI" w:eastAsia="Meiryo UI" w:hAnsi="Meiryo UI"/>
            <w:rPrChange w:id="356" w:author="Sugahara, Hikaru/菅原 光" w:date="2022-06-25T19:20:00Z">
              <w:rPr>
                <w:rFonts w:ascii="Meiryo UI" w:eastAsia="Meiryo UI" w:hAnsi="Meiryo UI"/>
                <w:color w:val="FF0000"/>
              </w:rPr>
            </w:rPrChange>
          </w:rPr>
          <w:t>Post</w:t>
        </w:r>
        <w:r w:rsidRPr="00B64871">
          <w:rPr>
            <w:rFonts w:ascii="Meiryo UI" w:eastAsia="Meiryo UI" w:hAnsi="Meiryo UI"/>
          </w:rPr>
          <w:t>21MMナビサービス要求仕様書(日本</w:t>
        </w:r>
        <w:r w:rsidRPr="00B64871">
          <w:rPr>
            <w:rFonts w:ascii="Meiryo UI" w:eastAsia="Meiryo UI" w:hAnsi="Meiryo UI"/>
            <w:sz w:val="21"/>
            <w:szCs w:val="21"/>
          </w:rPr>
          <w:t>)</w:t>
        </w:r>
        <w:r w:rsidRPr="00B64871">
          <w:rPr>
            <w:rFonts w:ascii="Meiryo UI" w:eastAsia="Meiryo UI" w:hAnsi="Meiryo UI" w:hint="eastAsia"/>
          </w:rPr>
          <w:t>」に含まれるサービス要求すべて、及び「</w:t>
        </w:r>
        <w:r w:rsidRPr="00B64871">
          <w:rPr>
            <w:rFonts w:ascii="Meiryo UI" w:eastAsia="Meiryo UI" w:hAnsi="Meiryo UI"/>
          </w:rPr>
          <w:t>522_</w:t>
        </w:r>
        <w:r w:rsidRPr="00B64871">
          <w:rPr>
            <w:rFonts w:ascii="Meiryo UI" w:eastAsia="Meiryo UI" w:hAnsi="Meiryo UI"/>
            <w:rPrChange w:id="357" w:author="Sugahara, Hikaru/菅原 光" w:date="2022-06-25T19:20:00Z">
              <w:rPr>
                <w:rFonts w:ascii="Meiryo UI" w:eastAsia="Meiryo UI" w:hAnsi="Meiryo UI"/>
                <w:color w:val="FF0000"/>
              </w:rPr>
            </w:rPrChange>
          </w:rPr>
          <w:t>Post</w:t>
        </w:r>
        <w:r w:rsidRPr="00B64871">
          <w:rPr>
            <w:rFonts w:ascii="Meiryo UI" w:eastAsia="Meiryo UI" w:hAnsi="Meiryo UI"/>
          </w:rPr>
          <w:t>21MMナビサービス要求仕様書(共通</w:t>
        </w:r>
        <w:r w:rsidRPr="00B64871">
          <w:rPr>
            <w:rFonts w:ascii="Meiryo UI" w:eastAsia="Meiryo UI" w:hAnsi="Meiryo UI"/>
            <w:sz w:val="21"/>
            <w:szCs w:val="21"/>
          </w:rPr>
          <w:t>)</w:t>
        </w:r>
        <w:r w:rsidRPr="00B64871">
          <w:rPr>
            <w:rFonts w:ascii="Meiryo UI" w:eastAsia="Meiryo UI" w:hAnsi="Meiryo UI" w:hint="eastAsia"/>
          </w:rPr>
          <w:t>」のうち日本仕向けが該当するサービス要求を満たすコンテンツを提供すること。</w:t>
        </w:r>
        <w:r w:rsidRPr="00B64871">
          <w:rPr>
            <w:rFonts w:ascii="Meiryo UI" w:eastAsia="Meiryo UI" w:hAnsi="Meiryo UI"/>
            <w:rPrChange w:id="358" w:author="Sugahara, Hikaru/菅原 光" w:date="2022-06-25T19:20:00Z">
              <w:rPr>
                <w:rFonts w:ascii="Meiryo UI" w:eastAsia="Meiryo UI" w:hAnsi="Meiryo UI"/>
                <w:color w:val="FF0000"/>
              </w:rPr>
            </w:rPrChange>
          </w:rPr>
          <w:t>(▲3.00)</w:t>
        </w:r>
      </w:ins>
    </w:p>
    <w:p w14:paraId="36684A6E" w14:textId="20F316C8" w:rsidR="00B1028A" w:rsidRPr="00B64871" w:rsidRDefault="00476F62" w:rsidP="00476F62">
      <w:pPr>
        <w:ind w:firstLineChars="100" w:firstLine="200"/>
        <w:rPr>
          <w:rFonts w:ascii="Meiryo UI" w:eastAsia="Meiryo UI" w:hAnsi="Meiryo UI"/>
          <w:rPrChange w:id="359" w:author="Sugahara, Hikaru/菅原 光" w:date="2022-06-25T19:20:00Z">
            <w:rPr>
              <w:rFonts w:ascii="ＭＳ ゴシック" w:eastAsia="ＭＳ ゴシック" w:hAnsi="ＭＳ ゴシック"/>
              <w:color w:val="808080"/>
            </w:rPr>
          </w:rPrChange>
        </w:rPr>
      </w:pPr>
      <w:del w:id="360" w:author="Tamura Takashi／田村　孝／AI" w:date="2021-08-27T15:57:00Z">
        <w:r w:rsidRPr="00B64871" w:rsidDel="00310FA8">
          <w:rPr>
            <w:lang w:val="en"/>
            <w:rPrChange w:id="361" w:author="Sugahara, Hikaru/菅原 光" w:date="2022-06-25T19:20:00Z">
              <w:rPr>
                <w:rFonts w:ascii="ＭＳ ゴシック" w:eastAsia="ＭＳ ゴシック" w:hAnsi="ＭＳ ゴシック"/>
              </w:rPr>
            </w:rPrChange>
          </w:rPr>
          <w:delText>No.</w:delText>
        </w:r>
      </w:del>
      <w:ins w:id="362" w:author="Tamura Takashi／田村　孝／AI" w:date="2021-08-27T15:57:00Z">
        <w:r w:rsidR="00310FA8" w:rsidRPr="00B64871">
          <w:rPr>
            <w:lang w:val="en"/>
            <w:rPrChange w:id="363" w:author="Sugahara, Hikaru/菅原 光" w:date="2022-06-25T19:20:00Z">
              <w:rPr>
                <w:rFonts w:ascii="Meiryo UI" w:eastAsia="Meiryo UI" w:hAnsi="Meiryo UI"/>
                <w:color w:val="FF0000"/>
              </w:rPr>
            </w:rPrChange>
          </w:rPr>
          <w:t>All service requests included in the "</w:t>
        </w:r>
      </w:ins>
      <w:r w:rsidRPr="00B64871">
        <w:rPr>
          <w:lang w:val="en"/>
          <w:rPrChange w:id="364" w:author="Sugahara, Hikaru/菅原 光" w:date="2022-06-25T19:20:00Z">
            <w:rPr>
              <w:rFonts w:ascii="ＭＳ ゴシック" w:eastAsia="ＭＳ ゴシック" w:hAnsi="ＭＳ ゴシック"/>
            </w:rPr>
          </w:rPrChange>
        </w:rPr>
        <w:t>520</w:t>
      </w:r>
      <w:ins w:id="365" w:author="Tamura Takashi／田村　孝／AI" w:date="2021-08-27T15:57:00Z">
        <w:r w:rsidR="00310FA8" w:rsidRPr="00B64871">
          <w:rPr>
            <w:lang w:val="en"/>
            <w:rPrChange w:id="366" w:author="Sugahara, Hikaru/菅原 光" w:date="2022-06-25T19:20:00Z">
              <w:rPr>
                <w:rFonts w:ascii="Meiryo UI" w:eastAsia="Meiryo UI" w:hAnsi="Meiryo UI"/>
                <w:color w:val="FF0000"/>
              </w:rPr>
            </w:rPrChange>
          </w:rPr>
          <w:t>_</w:t>
        </w:r>
      </w:ins>
      <w:ins w:id="367" w:author="Tsujiko Masahiro／辻子　純央／AI" w:date="2021-11-19T11:21:00Z">
        <w:r w:rsidR="00520710" w:rsidRPr="00B64871">
          <w:rPr>
            <w:lang w:val="en"/>
            <w:rPrChange w:id="368" w:author="Sugahara, Hikaru/菅原 光" w:date="2022-06-25T19:20:00Z">
              <w:rPr>
                <w:rFonts w:ascii="Meiryo UI" w:eastAsia="Meiryo UI" w:hAnsi="Meiryo UI"/>
              </w:rPr>
            </w:rPrChange>
          </w:rPr>
          <w:t>Post21MM</w:t>
        </w:r>
      </w:ins>
      <w:del w:id="369" w:author="Tamura Takashi／田村　孝／AI" w:date="2021-08-27T15:57:00Z">
        <w:r w:rsidRPr="00B64871" w:rsidDel="00310FA8">
          <w:rPr>
            <w:rFonts w:hint="eastAsia"/>
            <w:lang w:val="en"/>
            <w:rPrChange w:id="370" w:author="Sugahara, Hikaru/菅原 光" w:date="2022-06-25T19:20:00Z">
              <w:rPr>
                <w:rFonts w:ascii="ＭＳ ゴシック" w:eastAsia="ＭＳ ゴシック" w:hAnsi="ＭＳ ゴシック" w:hint="eastAsia"/>
              </w:rPr>
            </w:rPrChange>
          </w:rPr>
          <w:delText>「</w:delText>
        </w:r>
      </w:del>
      <w:r w:rsidRPr="00B64871">
        <w:rPr>
          <w:lang w:val="en"/>
        </w:rPr>
        <w:t xml:space="preserve"> </w:t>
      </w:r>
      <w:del w:id="371" w:author="Tamura Takashi／田村　孝／AI" w:date="2021-08-27T15:55:00Z">
        <w:r w:rsidR="00B1028A" w:rsidRPr="00B64871" w:rsidDel="00310FA8">
          <w:rPr>
            <w:rFonts w:hint="eastAsia"/>
            <w:lang w:val="en"/>
            <w:rPrChange w:id="372" w:author="Sugahara, Hikaru/菅原 光" w:date="2022-06-25T19:20:00Z">
              <w:rPr>
                <w:rFonts w:ascii="ＭＳ ゴシック" w:eastAsia="ＭＳ ゴシック" w:hAnsi="ＭＳ ゴシック" w:hint="eastAsia"/>
              </w:rPr>
            </w:rPrChange>
          </w:rPr>
          <w:delText>【共通】</w:delText>
        </w:r>
        <w:r w:rsidR="00B1028A" w:rsidRPr="00B64871" w:rsidDel="00310FA8">
          <w:rPr>
            <w:lang w:val="en"/>
            <w:rPrChange w:id="373" w:author="Sugahara, Hikaru/菅原 光" w:date="2022-06-25T19:20:00Z">
              <w:rPr>
                <w:rFonts w:ascii="ＭＳ ゴシック" w:eastAsia="ＭＳ ゴシック" w:hAnsi="ＭＳ ゴシック"/>
              </w:rPr>
            </w:rPrChange>
          </w:rPr>
          <w:delText>Post17</w:delText>
        </w:r>
      </w:del>
      <w:r w:rsidR="00B1028A" w:rsidRPr="00B64871">
        <w:rPr>
          <w:lang w:val="en"/>
          <w:rPrChange w:id="374" w:author="Sugahara, Hikaru/菅原 光" w:date="2022-06-25T19:20:00Z">
            <w:rPr>
              <w:rFonts w:ascii="ＭＳ ゴシック" w:eastAsia="ＭＳ ゴシック" w:hAnsi="ＭＳ ゴシック"/>
            </w:rPr>
          </w:rPrChange>
        </w:rPr>
        <w:t>Navi Service Requirements Specification</w:t>
      </w:r>
      <w:r w:rsidRPr="00B64871">
        <w:rPr>
          <w:lang w:val="en"/>
        </w:rPr>
        <w:t xml:space="preserve"> </w:t>
      </w:r>
      <w:ins w:id="375" w:author="Tamura Takashi／田村　孝／AI" w:date="2021-08-27T15:55:00Z">
        <w:r w:rsidR="00310FA8" w:rsidRPr="00B64871">
          <w:rPr>
            <w:lang w:val="en"/>
            <w:rPrChange w:id="376" w:author="Sugahara, Hikaru/菅原 光" w:date="2022-06-25T19:20:00Z">
              <w:rPr>
                <w:rFonts w:ascii="Meiryo UI" w:eastAsia="Meiryo UI" w:hAnsi="Meiryo UI"/>
                <w:color w:val="FF0000"/>
              </w:rPr>
            </w:rPrChange>
          </w:rPr>
          <w:t>(</w:t>
        </w:r>
      </w:ins>
      <w:del w:id="377" w:author="Tamura Takashi／田村　孝／AI" w:date="2021-08-27T15:55:00Z">
        <w:r w:rsidR="00B1028A" w:rsidRPr="00B64871" w:rsidDel="00310FA8">
          <w:rPr>
            <w:rFonts w:hint="eastAsia"/>
            <w:lang w:val="en"/>
            <w:rPrChange w:id="378" w:author="Sugahara, Hikaru/菅原 光" w:date="2022-06-25T19:20:00Z">
              <w:rPr>
                <w:rFonts w:ascii="ＭＳ ゴシック" w:eastAsia="ＭＳ ゴシック" w:hAnsi="ＭＳ ゴシック" w:hint="eastAsia"/>
              </w:rPr>
            </w:rPrChange>
          </w:rPr>
          <w:delText>【</w:delText>
        </w:r>
      </w:del>
      <w:r w:rsidR="00B1028A" w:rsidRPr="00B64871">
        <w:rPr>
          <w:lang w:val="en"/>
          <w:rPrChange w:id="379" w:author="Sugahara, Hikaru/菅原 光" w:date="2022-06-25T19:20:00Z">
            <w:rPr>
              <w:rFonts w:ascii="ＭＳ ゴシック" w:eastAsia="ＭＳ ゴシック" w:hAnsi="ＭＳ ゴシック"/>
            </w:rPr>
          </w:rPrChange>
        </w:rPr>
        <w:t>Japan</w:t>
      </w:r>
      <w:ins w:id="380" w:author="Tamura Takashi／田村　孝／AI" w:date="2021-08-27T15:56:00Z">
        <w:r w:rsidR="00310FA8" w:rsidRPr="00B64871">
          <w:rPr>
            <w:sz w:val="21"/>
            <w:szCs w:val="21"/>
            <w:lang w:val="en"/>
          </w:rPr>
          <w:t>)</w:t>
        </w:r>
      </w:ins>
      <w:del w:id="381" w:author="Tamura Takashi／田村　孝／AI" w:date="2021-08-27T15:55:00Z">
        <w:r w:rsidR="00B1028A" w:rsidRPr="00B64871" w:rsidDel="00310FA8">
          <w:rPr>
            <w:rFonts w:hint="eastAsia"/>
            <w:lang w:val="en"/>
            <w:rPrChange w:id="382" w:author="Sugahara, Hikaru/菅原 光" w:date="2022-06-25T19:20:00Z">
              <w:rPr>
                <w:rFonts w:ascii="ＭＳ ゴシック" w:eastAsia="ＭＳ ゴシック" w:hAnsi="ＭＳ ゴシック" w:hint="eastAsia"/>
              </w:rPr>
            </w:rPrChange>
          </w:rPr>
          <w:delText>】</w:delText>
        </w:r>
      </w:del>
      <w:r w:rsidRPr="00B64871">
        <w:rPr>
          <w:lang w:val="en"/>
          <w:rPrChange w:id="383" w:author="Sugahara, Hikaru/菅原 光" w:date="2022-06-25T19:20:00Z">
            <w:rPr>
              <w:rFonts w:ascii="ＭＳ ゴシック" w:eastAsia="ＭＳ ゴシック" w:hAnsi="ＭＳ ゴシック"/>
            </w:rPr>
          </w:rPrChange>
        </w:rPr>
        <w:t>"</w:t>
      </w:r>
      <w:r w:rsidRPr="00B64871">
        <w:rPr>
          <w:lang w:val="en"/>
        </w:rPr>
        <w:t xml:space="preserve"> </w:t>
      </w:r>
      <w:r w:rsidR="00B1028A" w:rsidRPr="00B64871">
        <w:rPr>
          <w:lang w:val="en"/>
          <w:rPrChange w:id="384" w:author="Sugahara, Hikaru/菅原 光" w:date="2022-06-25T19:20:00Z">
            <w:rPr>
              <w:rFonts w:ascii="ＭＳ ゴシック" w:eastAsia="ＭＳ ゴシック" w:hAnsi="ＭＳ ゴシック"/>
            </w:rPr>
          </w:rPrChange>
        </w:rPr>
        <w:t>and</w:t>
      </w:r>
      <w:del w:id="385" w:author="Tamura Takashi／田村　孝／AI" w:date="2021-08-27T15:57:00Z">
        <w:r w:rsidRPr="00B64871" w:rsidDel="00310FA8">
          <w:rPr>
            <w:lang w:val="en"/>
            <w:rPrChange w:id="386" w:author="Sugahara, Hikaru/菅原 光" w:date="2022-06-25T19:20:00Z">
              <w:rPr>
                <w:rFonts w:ascii="ＭＳ ゴシック" w:eastAsia="ＭＳ ゴシック" w:hAnsi="ＭＳ ゴシック"/>
              </w:rPr>
            </w:rPrChange>
          </w:rPr>
          <w:delText>No.</w:delText>
        </w:r>
      </w:del>
      <w:r w:rsidR="00B1028A" w:rsidRPr="00B64871">
        <w:rPr>
          <w:lang w:val="en"/>
          <w:rPrChange w:id="387" w:author="Sugahara, Hikaru/菅原 光" w:date="2022-06-25T19:20:00Z">
            <w:rPr>
              <w:rFonts w:ascii="ＭＳ ゴシック" w:eastAsia="ＭＳ ゴシック" w:hAnsi="ＭＳ ゴシック"/>
            </w:rPr>
          </w:rPrChange>
        </w:rPr>
        <w:t xml:space="preserve"> 522</w:t>
      </w:r>
      <w:ins w:id="388" w:author="Tamura Takashi／田村　孝／AI" w:date="2021-08-27T15:57:00Z">
        <w:r w:rsidR="00310FA8" w:rsidRPr="00B64871">
          <w:rPr>
            <w:lang w:val="en"/>
          </w:rPr>
          <w:t>_</w:t>
        </w:r>
      </w:ins>
      <w:del w:id="389" w:author="Tamura Takashi／田村　孝／AI" w:date="2021-08-27T15:57:00Z">
        <w:r w:rsidRPr="00B64871" w:rsidDel="00310FA8">
          <w:rPr>
            <w:rFonts w:hint="eastAsia"/>
            <w:lang w:val="en"/>
            <w:rPrChange w:id="390" w:author="Sugahara, Hikaru/菅原 光" w:date="2022-06-25T19:20:00Z">
              <w:rPr>
                <w:rFonts w:ascii="ＭＳ ゴシック" w:eastAsia="ＭＳ ゴシック" w:hAnsi="ＭＳ ゴシック" w:hint="eastAsia"/>
              </w:rPr>
            </w:rPrChange>
          </w:rPr>
          <w:delText>「</w:delText>
        </w:r>
      </w:del>
      <w:ins w:id="391" w:author="Tamura Takashi／田村　孝／AI" w:date="2021-08-27T15:55:00Z">
        <w:r w:rsidR="00310FA8" w:rsidRPr="00B64871">
          <w:rPr>
            <w:lang w:val="en"/>
          </w:rPr>
          <w:t>Post21MM</w:t>
        </w:r>
      </w:ins>
      <w:r w:rsidRPr="00B64871">
        <w:rPr>
          <w:lang w:val="en"/>
        </w:rPr>
        <w:t xml:space="preserve"> </w:t>
      </w:r>
      <w:del w:id="392" w:author="Tamura Takashi／田村　孝／AI" w:date="2021-08-27T15:55:00Z">
        <w:r w:rsidR="00B1028A" w:rsidRPr="00B64871" w:rsidDel="00310FA8">
          <w:rPr>
            <w:rFonts w:hint="eastAsia"/>
            <w:lang w:val="en"/>
            <w:rPrChange w:id="393" w:author="Sugahara, Hikaru/菅原 光" w:date="2022-06-25T19:20:00Z">
              <w:rPr>
                <w:rFonts w:ascii="ＭＳ ゴシック" w:eastAsia="ＭＳ ゴシック" w:hAnsi="ＭＳ ゴシック" w:hint="eastAsia"/>
              </w:rPr>
            </w:rPrChange>
          </w:rPr>
          <w:delText>【共通】</w:delText>
        </w:r>
        <w:r w:rsidR="00B1028A" w:rsidRPr="00B64871" w:rsidDel="00310FA8">
          <w:rPr>
            <w:lang w:val="en"/>
            <w:rPrChange w:id="394" w:author="Sugahara, Hikaru/菅原 光" w:date="2022-06-25T19:20:00Z">
              <w:rPr>
                <w:rFonts w:ascii="ＭＳ ゴシック" w:eastAsia="ＭＳ ゴシック" w:hAnsi="ＭＳ ゴシック"/>
              </w:rPr>
            </w:rPrChange>
          </w:rPr>
          <w:delText>Post17</w:delText>
        </w:r>
      </w:del>
      <w:r w:rsidR="00B1028A" w:rsidRPr="00B64871">
        <w:rPr>
          <w:lang w:val="en"/>
          <w:rPrChange w:id="395" w:author="Sugahara, Hikaru/菅原 光" w:date="2022-06-25T19:20:00Z">
            <w:rPr>
              <w:rFonts w:ascii="ＭＳ ゴシック" w:eastAsia="ＭＳ ゴシック" w:hAnsi="ＭＳ ゴシック"/>
            </w:rPr>
          </w:rPrChange>
        </w:rPr>
        <w:t>Navi Service Request Specification</w:t>
      </w:r>
      <w:r w:rsidRPr="00B64871">
        <w:rPr>
          <w:lang w:val="en"/>
        </w:rPr>
        <w:t xml:space="preserve"> </w:t>
      </w:r>
      <w:ins w:id="396" w:author="Tamura Takashi／田村　孝／AI" w:date="2021-08-27T15:55:00Z">
        <w:r w:rsidR="00310FA8" w:rsidRPr="00B64871">
          <w:rPr>
            <w:lang w:val="en"/>
          </w:rPr>
          <w:t>(</w:t>
        </w:r>
      </w:ins>
      <w:del w:id="397" w:author="Tamura Takashi／田村　孝／AI" w:date="2021-08-27T15:55:00Z">
        <w:r w:rsidR="00B1028A" w:rsidRPr="00B64871" w:rsidDel="00310FA8">
          <w:rPr>
            <w:rFonts w:hint="eastAsia"/>
            <w:lang w:val="en"/>
            <w:rPrChange w:id="398" w:author="Sugahara, Hikaru/菅原 光" w:date="2022-06-25T19:20:00Z">
              <w:rPr>
                <w:rFonts w:ascii="ＭＳ ゴシック" w:eastAsia="ＭＳ ゴシック" w:hAnsi="ＭＳ ゴシック" w:hint="eastAsia"/>
              </w:rPr>
            </w:rPrChange>
          </w:rPr>
          <w:delText>【</w:delText>
        </w:r>
      </w:del>
      <w:r w:rsidR="00B1028A" w:rsidRPr="00B64871">
        <w:rPr>
          <w:lang w:val="en"/>
          <w:rPrChange w:id="399" w:author="Sugahara, Hikaru/菅原 光" w:date="2022-06-25T19:20:00Z">
            <w:rPr>
              <w:rFonts w:ascii="ＭＳ ゴシック" w:eastAsia="ＭＳ ゴシック" w:hAnsi="ＭＳ ゴシック"/>
            </w:rPr>
          </w:rPrChange>
        </w:rPr>
        <w:t>Common</w:t>
      </w:r>
      <w:r w:rsidRPr="00B64871">
        <w:rPr>
          <w:lang w:val="en"/>
        </w:rPr>
        <w:t>)</w:t>
      </w:r>
      <w:del w:id="400" w:author="Tamura Takashi／田村　孝／AI" w:date="2021-08-27T15:55:00Z">
        <w:r w:rsidR="00B1028A" w:rsidRPr="00B64871" w:rsidDel="00310FA8">
          <w:rPr>
            <w:rFonts w:hint="eastAsia"/>
            <w:lang w:val="en"/>
            <w:rPrChange w:id="401" w:author="Sugahara, Hikaru/菅原 光" w:date="2022-06-25T19:20:00Z">
              <w:rPr>
                <w:rFonts w:ascii="ＭＳ ゴシック" w:eastAsia="ＭＳ ゴシック" w:hAnsi="ＭＳ ゴシック" w:hint="eastAsia"/>
              </w:rPr>
            </w:rPrChange>
          </w:rPr>
          <w:delText>】</w:delText>
        </w:r>
      </w:del>
      <w:r w:rsidRPr="00B64871">
        <w:rPr>
          <w:lang w:val="en"/>
          <w:rPrChange w:id="402" w:author="Sugahara, Hikaru/菅原 光" w:date="2022-06-25T19:20:00Z">
            <w:rPr>
              <w:rFonts w:ascii="ＭＳ ゴシック" w:eastAsia="ＭＳ ゴシック" w:hAnsi="ＭＳ ゴシック"/>
            </w:rPr>
          </w:rPrChange>
        </w:rPr>
        <w:t>"</w:t>
      </w:r>
      <w:r w:rsidRPr="00B64871">
        <w:rPr>
          <w:lang w:val="en"/>
        </w:rPr>
        <w:t xml:space="preserve"> </w:t>
      </w:r>
      <w:r w:rsidR="00B1028A" w:rsidRPr="00B64871">
        <w:rPr>
          <w:lang w:val="en"/>
          <w:rPrChange w:id="403" w:author="Sugahara, Hikaru/菅原 光" w:date="2022-06-25T19:20:00Z">
            <w:rPr>
              <w:rFonts w:ascii="ＭＳ ゴシック" w:eastAsia="ＭＳ ゴシック" w:hAnsi="ＭＳ ゴシック"/>
            </w:rPr>
          </w:rPrChange>
        </w:rPr>
        <w:t xml:space="preserve">To provide content that meets the service requirements applicable to Japanese tailoring. </w:t>
      </w:r>
      <w:ins w:id="404" w:author="Tsujiko Masahiro／辻子　純央／AI" w:date="2021-11-19T11:58:00Z">
        <w:r w:rsidR="00494DE7" w:rsidRPr="00B64871">
          <w:rPr>
            <w:lang w:val="en"/>
            <w:rPrChange w:id="405" w:author="Sugahara, Hikaru/菅原 光" w:date="2022-06-25T19:20:00Z">
              <w:rPr>
                <w:rFonts w:ascii="Meiryo UI" w:eastAsia="Meiryo UI" w:hAnsi="Meiryo UI"/>
              </w:rPr>
            </w:rPrChange>
          </w:rPr>
          <w:t>(</w:t>
        </w:r>
        <w:r w:rsidR="00494DE7" w:rsidRPr="00B64871">
          <w:rPr>
            <w:rFonts w:hint="eastAsia"/>
            <w:lang w:val="en"/>
            <w:rPrChange w:id="406" w:author="Sugahara, Hikaru/菅原 光" w:date="2022-06-25T19:20:00Z">
              <w:rPr>
                <w:rFonts w:ascii="Meiryo UI" w:eastAsia="Meiryo UI" w:hAnsi="Meiryo UI" w:hint="eastAsia"/>
              </w:rPr>
            </w:rPrChange>
          </w:rPr>
          <w:t>▲</w:t>
        </w:r>
        <w:r w:rsidR="00494DE7" w:rsidRPr="00B64871">
          <w:rPr>
            <w:lang w:val="en"/>
            <w:rPrChange w:id="407" w:author="Sugahara, Hikaru/菅原 光" w:date="2022-06-25T19:20:00Z">
              <w:rPr>
                <w:rFonts w:ascii="Meiryo UI" w:eastAsia="Meiryo UI" w:hAnsi="Meiryo UI"/>
              </w:rPr>
            </w:rPrChange>
          </w:rPr>
          <w:t>3.00)</w:t>
        </w:r>
      </w:ins>
    </w:p>
    <w:p w14:paraId="59FC29F0" w14:textId="77777777" w:rsidR="00B1028A" w:rsidRPr="00310FA8" w:rsidRDefault="00B1028A">
      <w:pPr>
        <w:rPr>
          <w:rFonts w:ascii="Meiryo UI" w:eastAsia="Meiryo UI" w:hAnsi="Meiryo UI"/>
          <w:color w:val="808080"/>
          <w:rPrChange w:id="408" w:author="Tamura Takashi／田村　孝／AI" w:date="2021-08-27T15:52:00Z">
            <w:rPr>
              <w:rFonts w:ascii="ＭＳ ゴシック" w:eastAsia="ＭＳ ゴシック" w:hAnsi="ＭＳ ゴシック"/>
              <w:color w:val="808080"/>
            </w:rPr>
          </w:rPrChange>
        </w:rPr>
      </w:pPr>
    </w:p>
    <w:p w14:paraId="39E1BD12" w14:textId="14342E70" w:rsidR="00D52499" w:rsidRPr="00310FA8" w:rsidRDefault="00D52499" w:rsidP="00D52499">
      <w:pPr>
        <w:pStyle w:val="1"/>
        <w:rPr>
          <w:rFonts w:ascii="Meiryo UI" w:eastAsia="Meiryo UI" w:hAnsi="Meiryo UI"/>
          <w:b w:val="0"/>
          <w:rPrChange w:id="409" w:author="Tamura Takashi／田村　孝／AI" w:date="2021-08-27T15:52:00Z">
            <w:rPr>
              <w:rFonts w:ascii="ＭＳ ゴシック" w:eastAsia="ＭＳ ゴシック" w:hAnsi="ＭＳ ゴシック"/>
              <w:b w:val="0"/>
            </w:rPr>
          </w:rPrChange>
        </w:rPr>
      </w:pPr>
      <w:bookmarkStart w:id="410" w:name="_Toc107079090"/>
      <w:r w:rsidRPr="00310FA8">
        <w:rPr>
          <w:lang w:val="en"/>
          <w:rPrChange w:id="411" w:author="Tamura Takashi／田村　孝／AI" w:date="2021-08-27T15:52:00Z">
            <w:rPr>
              <w:rFonts w:ascii="ＭＳ ゴシック" w:eastAsia="ＭＳ ゴシック" w:hAnsi="ＭＳ ゴシック"/>
            </w:rPr>
          </w:rPrChange>
        </w:rPr>
        <w:t xml:space="preserve">3． </w:t>
      </w:r>
      <w:ins w:id="412" w:author="Sugahara, Hikaru/菅原 光" w:date="2022-06-25T19:20:00Z">
        <w:r w:rsidR="00B64871" w:rsidRPr="00B64871">
          <w:rPr>
            <w:rFonts w:hint="eastAsia"/>
            <w:lang w:val="en"/>
          </w:rPr>
          <w:t>特記事項</w:t>
        </w:r>
        <w:r w:rsidR="00B64871">
          <w:rPr>
            <w:rFonts w:hint="eastAsia"/>
            <w:lang w:val="en"/>
          </w:rPr>
          <w:t xml:space="preserve">　</w:t>
        </w:r>
      </w:ins>
      <w:r w:rsidR="00B25ED9" w:rsidRPr="00310FA8">
        <w:rPr>
          <w:lang w:val="en"/>
          <w:rPrChange w:id="413" w:author="Tamura Takashi／田村　孝／AI" w:date="2021-08-27T15:52:00Z">
            <w:rPr>
              <w:rFonts w:ascii="ＭＳ ゴシック" w:eastAsia="ＭＳ ゴシック" w:hAnsi="ＭＳ ゴシック"/>
            </w:rPr>
          </w:rPrChange>
        </w:rPr>
        <w:t>Special Notes</w:t>
      </w:r>
      <w:bookmarkEnd w:id="410"/>
    </w:p>
    <w:p w14:paraId="7F9C4B1F" w14:textId="77777777" w:rsidR="00B64871" w:rsidRDefault="00B64871" w:rsidP="00C022E7">
      <w:pPr>
        <w:rPr>
          <w:ins w:id="414" w:author="Sugahara, Hikaru/菅原 光" w:date="2022-06-25T19:20:00Z"/>
          <w:rFonts w:ascii="Meiryo UI" w:eastAsia="Meiryo UI" w:hAnsi="Meiryo UI"/>
          <w:sz w:val="21"/>
          <w:szCs w:val="21"/>
        </w:rPr>
      </w:pPr>
      <w:ins w:id="415" w:author="Sugahara, Hikaru/菅原 光" w:date="2022-06-25T19:20:00Z">
        <w:r w:rsidRPr="00962550">
          <w:rPr>
            <w:rFonts w:ascii="Meiryo UI" w:eastAsia="Meiryo UI" w:hAnsi="Meiryo UI" w:hint="eastAsia"/>
            <w:sz w:val="21"/>
            <w:szCs w:val="21"/>
          </w:rPr>
          <w:t>上記仕様書と重複の可能性があるかもしれないが、以下特に留意すべき内容を記載する。</w:t>
        </w:r>
      </w:ins>
    </w:p>
    <w:p w14:paraId="241F300F" w14:textId="7B40CA42" w:rsidR="00C022E7" w:rsidRPr="00310FA8" w:rsidRDefault="00C022E7" w:rsidP="00C022E7">
      <w:pPr>
        <w:rPr>
          <w:rFonts w:ascii="Meiryo UI" w:eastAsia="Meiryo UI" w:hAnsi="Meiryo UI"/>
          <w:sz w:val="21"/>
          <w:szCs w:val="21"/>
          <w:rPrChange w:id="416" w:author="Tamura Takashi／田村　孝／AI" w:date="2021-08-27T15:52:00Z">
            <w:rPr>
              <w:rFonts w:ascii="ＭＳ ゴシック" w:eastAsia="ＭＳ ゴシック" w:hAnsi="ＭＳ ゴシック"/>
              <w:sz w:val="21"/>
              <w:szCs w:val="21"/>
            </w:rPr>
          </w:rPrChange>
        </w:rPr>
      </w:pPr>
      <w:r w:rsidRPr="00310FA8">
        <w:rPr>
          <w:sz w:val="21"/>
          <w:szCs w:val="21"/>
          <w:lang w:val="en"/>
          <w:rPrChange w:id="417" w:author="Tamura Takashi／田村　孝／AI" w:date="2021-08-27T15:52:00Z">
            <w:rPr>
              <w:rFonts w:ascii="ＭＳ ゴシック" w:eastAsia="ＭＳ ゴシック" w:hAnsi="ＭＳ ゴシック"/>
              <w:sz w:val="21"/>
              <w:szCs w:val="21"/>
            </w:rPr>
          </w:rPrChange>
        </w:rPr>
        <w:t xml:space="preserve">There may be a possibility of duplication with the above specifications, </w:t>
      </w:r>
      <w:r w:rsidR="00CF1A69" w:rsidRPr="00310FA8">
        <w:rPr>
          <w:sz w:val="21"/>
          <w:szCs w:val="21"/>
          <w:lang w:val="en"/>
          <w:rPrChange w:id="418" w:author="Tamura Takashi／田村　孝／AI" w:date="2021-08-27T15:52:00Z">
            <w:rPr>
              <w:rFonts w:ascii="ＭＳ ゴシック" w:eastAsia="ＭＳ ゴシック" w:hAnsi="ＭＳ ゴシック"/>
              <w:sz w:val="21"/>
              <w:szCs w:val="21"/>
            </w:rPr>
          </w:rPrChange>
        </w:rPr>
        <w:t>but the following</w:t>
      </w:r>
      <w:r>
        <w:rPr>
          <w:lang w:val="en"/>
        </w:rPr>
        <w:t xml:space="preserve"> </w:t>
      </w:r>
      <w:r w:rsidRPr="00310FA8">
        <w:rPr>
          <w:sz w:val="21"/>
          <w:szCs w:val="21"/>
          <w:lang w:val="en"/>
          <w:rPrChange w:id="419" w:author="Tamura Takashi／田村　孝／AI" w:date="2021-08-27T15:52:00Z">
            <w:rPr>
              <w:rFonts w:ascii="ＭＳ ゴシック" w:eastAsia="ＭＳ ゴシック" w:hAnsi="ＭＳ ゴシック"/>
              <w:sz w:val="21"/>
              <w:szCs w:val="21"/>
            </w:rPr>
          </w:rPrChange>
        </w:rPr>
        <w:t xml:space="preserve">are described in particular. </w:t>
      </w:r>
    </w:p>
    <w:p w14:paraId="5B838517" w14:textId="77777777" w:rsidR="00C022E7" w:rsidRPr="00310FA8" w:rsidRDefault="00C022E7" w:rsidP="00B25ED9">
      <w:pPr>
        <w:rPr>
          <w:rFonts w:ascii="Meiryo UI" w:eastAsia="Meiryo UI" w:hAnsi="Meiryo UI"/>
          <w:sz w:val="21"/>
          <w:szCs w:val="21"/>
          <w:rPrChange w:id="420" w:author="Tamura Takashi／田村　孝／AI" w:date="2021-08-27T15:52:00Z">
            <w:rPr>
              <w:rFonts w:ascii="ＭＳ ゴシック" w:eastAsia="ＭＳ ゴシック" w:hAnsi="ＭＳ ゴシック"/>
              <w:sz w:val="21"/>
              <w:szCs w:val="21"/>
            </w:rPr>
          </w:rPrChange>
        </w:rPr>
      </w:pPr>
    </w:p>
    <w:p w14:paraId="1DEB3C7D" w14:textId="77777777" w:rsidR="00B64871" w:rsidRDefault="00B25ED9" w:rsidP="00B25ED9">
      <w:pPr>
        <w:rPr>
          <w:ins w:id="421" w:author="Sugahara, Hikaru/菅原 光" w:date="2022-06-25T19:22:00Z"/>
          <w:sz w:val="21"/>
          <w:szCs w:val="21"/>
          <w:lang w:val="en"/>
        </w:rPr>
      </w:pPr>
      <w:r w:rsidRPr="00310FA8">
        <w:rPr>
          <w:rFonts w:hint="eastAsia"/>
          <w:sz w:val="21"/>
          <w:szCs w:val="21"/>
          <w:lang w:val="en"/>
          <w:rPrChange w:id="422"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423" w:author="Tamura Takashi／田村　孝／AI" w:date="2021-08-27T15:52:00Z">
            <w:rPr>
              <w:rFonts w:ascii="ＭＳ ゴシック" w:eastAsia="ＭＳ ゴシック" w:hAnsi="ＭＳ ゴシック"/>
              <w:sz w:val="21"/>
              <w:szCs w:val="21"/>
            </w:rPr>
          </w:rPrChange>
        </w:rPr>
        <w:t xml:space="preserve"> </w:t>
      </w:r>
      <w:ins w:id="424" w:author="Sugahara, Hikaru/菅原 光" w:date="2022-06-25T19:22:00Z">
        <w:r w:rsidR="00B64871" w:rsidRPr="00B64871">
          <w:rPr>
            <w:rFonts w:hint="eastAsia"/>
            <w:sz w:val="21"/>
            <w:szCs w:val="21"/>
            <w:lang w:val="en"/>
          </w:rPr>
          <w:t>日本のナビサプライヤが最終的にオーサリングするフォーマット仕様</w:t>
        </w:r>
        <w:r w:rsidR="00B64871" w:rsidRPr="00B64871">
          <w:rPr>
            <w:rFonts w:hint="eastAsia"/>
            <w:sz w:val="21"/>
            <w:szCs w:val="21"/>
            <w:lang w:val="en"/>
          </w:rPr>
          <w:t>(</w:t>
        </w:r>
        <w:r w:rsidR="00B64871" w:rsidRPr="00B64871">
          <w:rPr>
            <w:rFonts w:hint="eastAsia"/>
            <w:sz w:val="21"/>
            <w:szCs w:val="21"/>
            <w:lang w:val="en"/>
          </w:rPr>
          <w:t>最新</w:t>
        </w:r>
        <w:r w:rsidR="00B64871" w:rsidRPr="00B64871">
          <w:rPr>
            <w:rFonts w:hint="eastAsia"/>
            <w:sz w:val="21"/>
            <w:szCs w:val="21"/>
            <w:lang w:val="en"/>
          </w:rPr>
          <w:t>Ver)</w:t>
        </w:r>
        <w:r w:rsidR="00B64871" w:rsidRPr="00B64871">
          <w:rPr>
            <w:rFonts w:hint="eastAsia"/>
            <w:sz w:val="21"/>
            <w:szCs w:val="21"/>
            <w:lang w:val="en"/>
          </w:rPr>
          <w:t>に変換可納なコンテンツを提供すること。</w:t>
        </w:r>
      </w:ins>
    </w:p>
    <w:p w14:paraId="5F95B4CC" w14:textId="5E2BE860" w:rsidR="00CF1A69" w:rsidRPr="00310FA8" w:rsidDel="00B64871" w:rsidRDefault="00C022E7">
      <w:pPr>
        <w:ind w:firstLineChars="100" w:firstLine="210"/>
        <w:rPr>
          <w:del w:id="425" w:author="Sugahara, Hikaru/菅原 光" w:date="2022-06-25T19:22:00Z"/>
          <w:rFonts w:ascii="Meiryo UI" w:eastAsia="Meiryo UI" w:hAnsi="Meiryo UI"/>
          <w:sz w:val="21"/>
          <w:szCs w:val="21"/>
          <w:rPrChange w:id="426" w:author="Tamura Takashi／田村　孝／AI" w:date="2021-08-27T15:52:00Z">
            <w:rPr>
              <w:del w:id="427" w:author="Sugahara, Hikaru/菅原 光" w:date="2022-06-25T19:22:00Z"/>
              <w:rFonts w:ascii="ＭＳ ゴシック" w:eastAsia="ＭＳ ゴシック" w:hAnsi="ＭＳ ゴシック"/>
              <w:sz w:val="21"/>
              <w:szCs w:val="21"/>
            </w:rPr>
          </w:rPrChange>
        </w:rPr>
        <w:pPrChange w:id="428" w:author="Sugahara, Hikaru/菅原 光" w:date="2022-06-25T19:22:00Z">
          <w:pPr/>
        </w:pPrChange>
      </w:pPr>
      <w:r w:rsidRPr="00310FA8">
        <w:rPr>
          <w:sz w:val="21"/>
          <w:szCs w:val="21"/>
          <w:lang w:val="en"/>
          <w:rPrChange w:id="429" w:author="Tamura Takashi／田村　孝／AI" w:date="2021-08-27T15:52:00Z">
            <w:rPr>
              <w:rFonts w:ascii="ＭＳ ゴシック" w:eastAsia="ＭＳ ゴシック" w:hAnsi="ＭＳ ゴシック"/>
              <w:sz w:val="21"/>
              <w:szCs w:val="21"/>
            </w:rPr>
          </w:rPrChange>
        </w:rPr>
        <w:t>To the</w:t>
      </w:r>
      <w:r w:rsidR="00B25ED9">
        <w:rPr>
          <w:lang w:val="en"/>
        </w:rPr>
        <w:t xml:space="preserve"> </w:t>
      </w:r>
      <w:r w:rsidR="00B25ED9" w:rsidRPr="00310FA8">
        <w:rPr>
          <w:sz w:val="21"/>
          <w:szCs w:val="21"/>
          <w:lang w:val="en"/>
          <w:rPrChange w:id="430" w:author="Tamura Takashi／田村　孝／AI" w:date="2021-08-27T15:52:00Z">
            <w:rPr>
              <w:rFonts w:ascii="ＭＳ ゴシック" w:eastAsia="ＭＳ ゴシック" w:hAnsi="ＭＳ ゴシック"/>
              <w:sz w:val="21"/>
              <w:szCs w:val="21"/>
            </w:rPr>
          </w:rPrChange>
        </w:rPr>
        <w:t>format specification (latest Ver) that the Japanese navigation supplier will finally author</w:t>
      </w:r>
      <w:ins w:id="431" w:author="Sugahara, Hikaru/菅原 光" w:date="2022-06-25T19:22:00Z">
        <w:r w:rsidR="00B64871">
          <w:rPr>
            <w:rFonts w:hint="eastAsia"/>
            <w:sz w:val="21"/>
            <w:szCs w:val="21"/>
            <w:lang w:val="en"/>
          </w:rPr>
          <w:t xml:space="preserve">　</w:t>
        </w:r>
      </w:ins>
    </w:p>
    <w:p w14:paraId="0D45D01A" w14:textId="77777777" w:rsidR="00B25ED9" w:rsidRPr="00310FA8" w:rsidRDefault="00B25ED9" w:rsidP="00CF1A69">
      <w:pPr>
        <w:ind w:firstLineChars="100" w:firstLine="210"/>
        <w:rPr>
          <w:rFonts w:ascii="Meiryo UI" w:eastAsia="Meiryo UI" w:hAnsi="Meiryo UI"/>
          <w:sz w:val="21"/>
          <w:szCs w:val="21"/>
          <w:rPrChange w:id="432" w:author="Tamura Takashi／田村　孝／AI" w:date="2021-08-27T15:52:00Z">
            <w:rPr>
              <w:rFonts w:ascii="ＭＳ ゴシック" w:eastAsia="ＭＳ ゴシック" w:hAnsi="ＭＳ ゴシック"/>
              <w:sz w:val="21"/>
              <w:szCs w:val="21"/>
            </w:rPr>
          </w:rPrChange>
        </w:rPr>
      </w:pPr>
      <w:r w:rsidRPr="00310FA8">
        <w:rPr>
          <w:sz w:val="21"/>
          <w:szCs w:val="21"/>
          <w:lang w:val="en"/>
          <w:rPrChange w:id="433" w:author="Tamura Takashi／田村　孝／AI" w:date="2021-08-27T15:52:00Z">
            <w:rPr>
              <w:rFonts w:ascii="ＭＳ ゴシック" w:eastAsia="ＭＳ ゴシック" w:hAnsi="ＭＳ ゴシック"/>
              <w:sz w:val="21"/>
              <w:szCs w:val="21"/>
            </w:rPr>
          </w:rPrChange>
        </w:rPr>
        <w:t>Provide</w:t>
      </w:r>
      <w:r>
        <w:rPr>
          <w:lang w:val="en"/>
        </w:rPr>
        <w:t xml:space="preserve"> </w:t>
      </w:r>
      <w:r w:rsidRPr="00310FA8">
        <w:rPr>
          <w:sz w:val="21"/>
          <w:szCs w:val="21"/>
          <w:lang w:val="en"/>
          <w:rPrChange w:id="434" w:author="Tamura Takashi／田村　孝／AI" w:date="2021-08-27T15:52:00Z">
            <w:rPr>
              <w:rFonts w:ascii="ＭＳ ゴシック" w:eastAsia="ＭＳ ゴシック" w:hAnsi="ＭＳ ゴシック"/>
              <w:sz w:val="21"/>
              <w:szCs w:val="21"/>
            </w:rPr>
          </w:rPrChange>
        </w:rPr>
        <w:t>convertible</w:t>
      </w:r>
      <w:r>
        <w:rPr>
          <w:lang w:val="en"/>
        </w:rPr>
        <w:t xml:space="preserve"> </w:t>
      </w:r>
      <w:r w:rsidR="00CF1A69" w:rsidRPr="00310FA8">
        <w:rPr>
          <w:sz w:val="21"/>
          <w:szCs w:val="21"/>
          <w:lang w:val="en"/>
          <w:rPrChange w:id="435" w:author="Tamura Takashi／田村　孝／AI" w:date="2021-08-27T15:52:00Z">
            <w:rPr>
              <w:rFonts w:ascii="ＭＳ ゴシック" w:eastAsia="ＭＳ ゴシック" w:hAnsi="ＭＳ ゴシック"/>
              <w:sz w:val="21"/>
              <w:szCs w:val="21"/>
            </w:rPr>
          </w:rPrChange>
        </w:rPr>
        <w:t>content</w:t>
      </w:r>
      <w:r w:rsidR="00C022E7" w:rsidRPr="00310FA8">
        <w:rPr>
          <w:sz w:val="21"/>
          <w:szCs w:val="21"/>
          <w:lang w:val="en"/>
          <w:rPrChange w:id="436" w:author="Tamura Takashi／田村　孝／AI" w:date="2021-08-27T15:52:00Z">
            <w:rPr>
              <w:rFonts w:ascii="ＭＳ ゴシック" w:eastAsia="ＭＳ ゴシック" w:hAnsi="ＭＳ ゴシック"/>
              <w:sz w:val="21"/>
              <w:szCs w:val="21"/>
            </w:rPr>
          </w:rPrChange>
        </w:rPr>
        <w:t xml:space="preserve">. </w:t>
      </w:r>
    </w:p>
    <w:p w14:paraId="2B2B3D41" w14:textId="77777777" w:rsidR="00B64871" w:rsidRDefault="00B25ED9" w:rsidP="00B25ED9">
      <w:pPr>
        <w:rPr>
          <w:ins w:id="437" w:author="Sugahara, Hikaru/菅原 光" w:date="2022-06-25T19:22:00Z"/>
          <w:sz w:val="21"/>
          <w:szCs w:val="21"/>
          <w:lang w:val="en"/>
        </w:rPr>
      </w:pPr>
      <w:r w:rsidRPr="00310FA8">
        <w:rPr>
          <w:rFonts w:hint="eastAsia"/>
          <w:sz w:val="21"/>
          <w:szCs w:val="21"/>
          <w:lang w:val="en"/>
          <w:rPrChange w:id="438"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439" w:author="Tamura Takashi／田村　孝／AI" w:date="2021-08-27T15:52:00Z">
            <w:rPr>
              <w:rFonts w:ascii="ＭＳ ゴシック" w:eastAsia="ＭＳ ゴシック" w:hAnsi="ＭＳ ゴシック"/>
              <w:sz w:val="21"/>
              <w:szCs w:val="21"/>
            </w:rPr>
          </w:rPrChange>
        </w:rPr>
        <w:t xml:space="preserve"> </w:t>
      </w:r>
      <w:ins w:id="440" w:author="Sugahara, Hikaru/菅原 光" w:date="2022-06-25T19:22:00Z">
        <w:r w:rsidR="00B64871" w:rsidRPr="00B64871">
          <w:rPr>
            <w:rFonts w:hint="eastAsia"/>
            <w:sz w:val="21"/>
            <w:szCs w:val="21"/>
            <w:lang w:val="en"/>
          </w:rPr>
          <w:t>21MM</w:t>
        </w:r>
        <w:r w:rsidR="00B64871" w:rsidRPr="00B64871">
          <w:rPr>
            <w:rFonts w:hint="eastAsia"/>
            <w:sz w:val="21"/>
            <w:szCs w:val="21"/>
            <w:lang w:val="en"/>
          </w:rPr>
          <w:t>でレクサス・トヨタナビが採用している各コンテンツ</w:t>
        </w:r>
        <w:r w:rsidR="00B64871" w:rsidRPr="00B64871">
          <w:rPr>
            <w:rFonts w:hint="eastAsia"/>
            <w:sz w:val="21"/>
            <w:szCs w:val="21"/>
            <w:lang w:val="en"/>
          </w:rPr>
          <w:t>(</w:t>
        </w:r>
        <w:r w:rsidR="00B64871" w:rsidRPr="00B64871">
          <w:rPr>
            <w:rFonts w:hint="eastAsia"/>
            <w:sz w:val="21"/>
            <w:szCs w:val="21"/>
            <w:lang w:val="en"/>
          </w:rPr>
          <w:t>小分類※含め</w:t>
        </w:r>
        <w:r w:rsidR="00B64871" w:rsidRPr="00B64871">
          <w:rPr>
            <w:rFonts w:hint="eastAsia"/>
            <w:sz w:val="21"/>
            <w:szCs w:val="21"/>
            <w:lang w:val="en"/>
          </w:rPr>
          <w:t xml:space="preserve">) </w:t>
        </w:r>
        <w:r w:rsidR="00B64871" w:rsidRPr="00B64871">
          <w:rPr>
            <w:rFonts w:hint="eastAsia"/>
            <w:sz w:val="21"/>
            <w:szCs w:val="21"/>
            <w:lang w:val="en"/>
          </w:rPr>
          <w:t>毎に同等以上の件数が格納されていること。</w:t>
        </w:r>
      </w:ins>
    </w:p>
    <w:p w14:paraId="4A4D2EB1" w14:textId="497DDC0A" w:rsidR="00CF1A69" w:rsidRPr="00310FA8" w:rsidDel="00863592" w:rsidRDefault="00B25ED9">
      <w:pPr>
        <w:ind w:firstLineChars="100" w:firstLine="210"/>
        <w:rPr>
          <w:del w:id="441" w:author="Sugahara, Hikaru/菅原 光" w:date="2022-06-25T19:34:00Z"/>
          <w:rFonts w:ascii="Meiryo UI" w:eastAsia="Meiryo UI" w:hAnsi="Meiryo UI"/>
          <w:sz w:val="21"/>
          <w:szCs w:val="21"/>
          <w:rPrChange w:id="442" w:author="Tamura Takashi／田村　孝／AI" w:date="2021-08-27T15:52:00Z">
            <w:rPr>
              <w:del w:id="443" w:author="Sugahara, Hikaru/菅原 光" w:date="2022-06-25T19:34:00Z"/>
              <w:rFonts w:ascii="ＭＳ ゴシック" w:eastAsia="ＭＳ ゴシック" w:hAnsi="ＭＳ ゴシック"/>
              <w:sz w:val="21"/>
              <w:szCs w:val="21"/>
            </w:rPr>
          </w:rPrChange>
        </w:rPr>
        <w:pPrChange w:id="444" w:author="Sugahara, Hikaru/菅原 光" w:date="2022-06-25T19:22:00Z">
          <w:pPr/>
        </w:pPrChange>
      </w:pPr>
      <w:r w:rsidRPr="00310FA8">
        <w:rPr>
          <w:sz w:val="21"/>
          <w:szCs w:val="21"/>
          <w:lang w:val="en"/>
          <w:rPrChange w:id="445" w:author="Tamura Takashi／田村　孝／AI" w:date="2021-08-27T15:52:00Z">
            <w:rPr>
              <w:rFonts w:ascii="ＭＳ ゴシック" w:eastAsia="ＭＳ ゴシック" w:hAnsi="ＭＳ ゴシック"/>
              <w:sz w:val="21"/>
              <w:szCs w:val="21"/>
            </w:rPr>
          </w:rPrChange>
        </w:rPr>
        <w:t>For each content (including small classification * adopted by Lexus and Toyota Navi in</w:t>
      </w:r>
      <w:del w:id="446" w:author="Tamura Takashi／田村　孝／AI" w:date="2021-08-27T15:54:00Z">
        <w:r w:rsidRPr="00310FA8" w:rsidDel="00310FA8">
          <w:rPr>
            <w:sz w:val="21"/>
            <w:szCs w:val="21"/>
            <w:lang w:val="en"/>
            <w:rPrChange w:id="447" w:author="Tamura Takashi／田村　孝／AI" w:date="2021-08-27T15:52:00Z">
              <w:rPr>
                <w:rFonts w:ascii="ＭＳ ゴシック" w:eastAsia="ＭＳ ゴシック" w:hAnsi="ＭＳ ゴシック"/>
                <w:sz w:val="21"/>
                <w:szCs w:val="21"/>
              </w:rPr>
            </w:rPrChange>
          </w:rPr>
          <w:delText>17CY</w:delText>
        </w:r>
      </w:del>
      <w:r>
        <w:rPr>
          <w:lang w:val="en"/>
        </w:rPr>
        <w:t xml:space="preserve"> </w:t>
      </w:r>
      <w:ins w:id="448" w:author="Tamura Takashi／田村　孝／AI" w:date="2021-08-27T15:54:00Z">
        <w:r w:rsidR="00310FA8" w:rsidRPr="00520710">
          <w:rPr>
            <w:sz w:val="21"/>
            <w:szCs w:val="21"/>
            <w:lang w:val="en"/>
          </w:rPr>
          <w:t>21MM</w:t>
        </w:r>
      </w:ins>
      <w:r w:rsidRPr="00310FA8">
        <w:rPr>
          <w:sz w:val="21"/>
          <w:szCs w:val="21"/>
          <w:lang w:val="en"/>
          <w:rPrChange w:id="449" w:author="Tamura Takashi／田村　孝／AI" w:date="2021-08-27T15:52:00Z">
            <w:rPr>
              <w:rFonts w:ascii="ＭＳ ゴシック" w:eastAsia="ＭＳ ゴシック" w:hAnsi="ＭＳ ゴシック"/>
              <w:sz w:val="21"/>
              <w:szCs w:val="21"/>
            </w:rPr>
          </w:rPrChange>
        </w:rPr>
        <w:t xml:space="preserve">) </w:t>
      </w:r>
      <w:ins w:id="450" w:author="Sugahara, Hikaru/菅原 光" w:date="2022-06-25T19:34:00Z">
        <w:r w:rsidR="00863592">
          <w:rPr>
            <w:sz w:val="21"/>
            <w:szCs w:val="21"/>
            <w:lang w:val="en"/>
          </w:rPr>
          <w:t xml:space="preserve"> </w:t>
        </w:r>
      </w:ins>
    </w:p>
    <w:p w14:paraId="0E050D74" w14:textId="77777777" w:rsidR="00B25ED9" w:rsidRPr="00310FA8" w:rsidRDefault="00B25ED9" w:rsidP="00CF1A69">
      <w:pPr>
        <w:ind w:firstLineChars="100" w:firstLine="210"/>
        <w:rPr>
          <w:rFonts w:ascii="Meiryo UI" w:eastAsia="Meiryo UI" w:hAnsi="Meiryo UI"/>
          <w:sz w:val="21"/>
          <w:szCs w:val="21"/>
          <w:rPrChange w:id="451" w:author="Tamura Takashi／田村　孝／AI" w:date="2021-08-27T15:52:00Z">
            <w:rPr>
              <w:rFonts w:ascii="ＭＳ ゴシック" w:eastAsia="ＭＳ ゴシック" w:hAnsi="ＭＳ ゴシック"/>
              <w:sz w:val="21"/>
              <w:szCs w:val="21"/>
            </w:rPr>
          </w:rPrChange>
        </w:rPr>
      </w:pPr>
      <w:r w:rsidRPr="00310FA8">
        <w:rPr>
          <w:sz w:val="21"/>
          <w:szCs w:val="21"/>
          <w:lang w:val="en"/>
          <w:rPrChange w:id="452" w:author="Tamura Takashi／田村　孝／AI" w:date="2021-08-27T15:52:00Z">
            <w:rPr>
              <w:rFonts w:ascii="ＭＳ ゴシック" w:eastAsia="ＭＳ ゴシック" w:hAnsi="ＭＳ ゴシック"/>
              <w:sz w:val="21"/>
              <w:szCs w:val="21"/>
            </w:rPr>
          </w:rPrChange>
        </w:rPr>
        <w:t xml:space="preserve">The number of equal or greater is </w:t>
      </w:r>
      <w:r w:rsidR="00C022E7" w:rsidRPr="00310FA8">
        <w:rPr>
          <w:sz w:val="21"/>
          <w:szCs w:val="21"/>
          <w:lang w:val="en"/>
          <w:rPrChange w:id="453" w:author="Tamura Takashi／田村　孝／AI" w:date="2021-08-27T15:52:00Z">
            <w:rPr>
              <w:rFonts w:ascii="ＭＳ ゴシック" w:eastAsia="ＭＳ ゴシック" w:hAnsi="ＭＳ ゴシック"/>
              <w:sz w:val="21"/>
              <w:szCs w:val="21"/>
            </w:rPr>
          </w:rPrChange>
        </w:rPr>
        <w:t xml:space="preserve">stored. </w:t>
      </w:r>
    </w:p>
    <w:p w14:paraId="03FB0608" w14:textId="1885AB9E" w:rsidR="00863592" w:rsidRPr="00863592" w:rsidRDefault="00863592" w:rsidP="00CF1A69">
      <w:pPr>
        <w:ind w:firstLineChars="100" w:firstLine="210"/>
        <w:rPr>
          <w:ins w:id="454" w:author="Sugahara, Hikaru/菅原 光" w:date="2022-06-25T19:34:00Z"/>
          <w:sz w:val="21"/>
          <w:szCs w:val="21"/>
          <w:rPrChange w:id="455" w:author="Sugahara, Hikaru/菅原 光" w:date="2022-06-25T19:34:00Z">
            <w:rPr>
              <w:ins w:id="456" w:author="Sugahara, Hikaru/菅原 光" w:date="2022-06-25T19:34:00Z"/>
              <w:sz w:val="21"/>
              <w:szCs w:val="21"/>
              <w:lang w:val="en"/>
            </w:rPr>
          </w:rPrChange>
        </w:rPr>
      </w:pPr>
      <w:ins w:id="457" w:author="Sugahara, Hikaru/菅原 光" w:date="2022-06-25T19:34:00Z">
        <w:r w:rsidRPr="00863592">
          <w:rPr>
            <w:rFonts w:hint="eastAsia"/>
            <w:sz w:val="21"/>
            <w:szCs w:val="21"/>
            <w:lang w:val="en"/>
          </w:rPr>
          <w:t>※小分類の例</w:t>
        </w:r>
        <w:r w:rsidRPr="00863592">
          <w:rPr>
            <w:rFonts w:hint="eastAsia"/>
            <w:sz w:val="21"/>
            <w:szCs w:val="21"/>
            <w:lang w:val="en"/>
          </w:rPr>
          <w:t>(POI</w:t>
        </w:r>
        <w:r w:rsidRPr="00863592">
          <w:rPr>
            <w:rFonts w:hint="eastAsia"/>
            <w:sz w:val="21"/>
            <w:szCs w:val="21"/>
            <w:lang w:val="en"/>
          </w:rPr>
          <w:t>の場合</w:t>
        </w:r>
        <w:r w:rsidRPr="00863592">
          <w:rPr>
            <w:rFonts w:hint="eastAsia"/>
            <w:sz w:val="21"/>
            <w:szCs w:val="21"/>
            <w:lang w:val="en"/>
          </w:rPr>
          <w:t>)</w:t>
        </w:r>
        <w:r w:rsidRPr="00863592">
          <w:rPr>
            <w:rFonts w:hint="eastAsia"/>
            <w:sz w:val="21"/>
            <w:szCs w:val="21"/>
            <w:lang w:val="en"/>
          </w:rPr>
          <w:t>…大分類：宿泊、中分類：ホテル、小分類：三交イン</w:t>
        </w:r>
      </w:ins>
    </w:p>
    <w:p w14:paraId="72E1C3C0" w14:textId="6B324E84" w:rsidR="00B25ED9" w:rsidRPr="00310FA8" w:rsidRDefault="00B25ED9" w:rsidP="00CF1A69">
      <w:pPr>
        <w:ind w:firstLineChars="100" w:firstLine="210"/>
        <w:rPr>
          <w:rFonts w:ascii="Meiryo UI" w:eastAsia="Meiryo UI" w:hAnsi="Meiryo UI"/>
          <w:sz w:val="21"/>
          <w:szCs w:val="21"/>
          <w:rPrChange w:id="458" w:author="Tamura Takashi／田村　孝／AI" w:date="2021-08-27T15:52:00Z">
            <w:rPr>
              <w:rFonts w:ascii="ＭＳ ゴシック" w:eastAsia="ＭＳ ゴシック" w:hAnsi="ＭＳ ゴシック"/>
              <w:sz w:val="21"/>
              <w:szCs w:val="21"/>
            </w:rPr>
          </w:rPrChange>
        </w:rPr>
      </w:pPr>
      <w:r w:rsidRPr="00310FA8">
        <w:rPr>
          <w:rFonts w:hint="eastAsia"/>
          <w:sz w:val="21"/>
          <w:szCs w:val="21"/>
          <w:lang w:val="en"/>
          <w:rPrChange w:id="459"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460" w:author="Tamura Takashi／田村　孝／AI" w:date="2021-08-27T15:52:00Z">
            <w:rPr>
              <w:rFonts w:ascii="ＭＳ ゴシック" w:eastAsia="ＭＳ ゴシック" w:hAnsi="ＭＳ ゴシック"/>
              <w:sz w:val="21"/>
              <w:szCs w:val="21"/>
            </w:rPr>
          </w:rPrChange>
        </w:rPr>
        <w:t xml:space="preserve"> </w:t>
      </w:r>
      <w:r w:rsidR="00476F62" w:rsidRPr="00310FA8">
        <w:rPr>
          <w:sz w:val="21"/>
          <w:szCs w:val="21"/>
          <w:lang w:val="en"/>
          <w:rPrChange w:id="461" w:author="Tamura Takashi／田村　孝／AI" w:date="2021-08-27T15:52:00Z">
            <w:rPr>
              <w:rFonts w:ascii="ＭＳ ゴシック" w:eastAsia="ＭＳ ゴシック" w:hAnsi="ＭＳ ゴシック"/>
              <w:sz w:val="21"/>
              <w:szCs w:val="21"/>
            </w:rPr>
          </w:rPrChange>
        </w:rPr>
        <w:t>Example of</w:t>
      </w:r>
      <w:r>
        <w:rPr>
          <w:lang w:val="en"/>
        </w:rPr>
        <w:t xml:space="preserve"> small classification </w:t>
      </w:r>
      <w:r w:rsidRPr="00310FA8">
        <w:rPr>
          <w:sz w:val="21"/>
          <w:szCs w:val="21"/>
          <w:lang w:val="en"/>
          <w:rPrChange w:id="462" w:author="Tamura Takashi／田村　孝／AI" w:date="2021-08-27T15:52:00Z">
            <w:rPr>
              <w:rFonts w:ascii="ＭＳ ゴシック" w:eastAsia="ＭＳ ゴシック" w:hAnsi="ＭＳ ゴシック"/>
              <w:sz w:val="21"/>
              <w:szCs w:val="21"/>
            </w:rPr>
          </w:rPrChange>
        </w:rPr>
        <w:t xml:space="preserve">(in the case of POI)... Large classification: accommodation, middle classification: hotels, small classification: </w:t>
      </w:r>
      <w:proofErr w:type="spellStart"/>
      <w:r w:rsidRPr="00310FA8">
        <w:rPr>
          <w:sz w:val="21"/>
          <w:szCs w:val="21"/>
          <w:lang w:val="en"/>
          <w:rPrChange w:id="463" w:author="Tamura Takashi／田村　孝／AI" w:date="2021-08-27T15:52:00Z">
            <w:rPr>
              <w:rFonts w:ascii="ＭＳ ゴシック" w:eastAsia="ＭＳ ゴシック" w:hAnsi="ＭＳ ゴシック"/>
              <w:sz w:val="21"/>
              <w:szCs w:val="21"/>
            </w:rPr>
          </w:rPrChange>
        </w:rPr>
        <w:t>sanko</w:t>
      </w:r>
      <w:proofErr w:type="spellEnd"/>
      <w:r w:rsidRPr="00310FA8">
        <w:rPr>
          <w:sz w:val="21"/>
          <w:szCs w:val="21"/>
          <w:lang w:val="en"/>
          <w:rPrChange w:id="464" w:author="Tamura Takashi／田村　孝／AI" w:date="2021-08-27T15:52:00Z">
            <w:rPr>
              <w:rFonts w:ascii="ＭＳ ゴシック" w:eastAsia="ＭＳ ゴシック" w:hAnsi="ＭＳ ゴシック"/>
              <w:sz w:val="21"/>
              <w:szCs w:val="21"/>
            </w:rPr>
          </w:rPrChange>
        </w:rPr>
        <w:t xml:space="preserve"> inn</w:t>
      </w:r>
    </w:p>
    <w:p w14:paraId="4E8CF2B5" w14:textId="77777777" w:rsidR="00863592" w:rsidRDefault="00863592" w:rsidP="00CF1A69">
      <w:pPr>
        <w:ind w:firstLineChars="100" w:firstLine="210"/>
        <w:rPr>
          <w:ins w:id="465" w:author="Sugahara, Hikaru/菅原 光" w:date="2022-06-25T19:34:00Z"/>
          <w:sz w:val="21"/>
          <w:szCs w:val="21"/>
          <w:lang w:val="en"/>
        </w:rPr>
      </w:pPr>
      <w:ins w:id="466" w:author="Sugahara, Hikaru/菅原 光" w:date="2022-06-25T19:34:00Z">
        <w:r w:rsidRPr="00863592">
          <w:rPr>
            <w:rFonts w:hint="eastAsia"/>
            <w:sz w:val="21"/>
            <w:szCs w:val="21"/>
            <w:lang w:val="en"/>
          </w:rPr>
          <w:lastRenderedPageBreak/>
          <w:t>ただし、すでに閉店、廃止している物件は少なくてもよい。</w:t>
        </w:r>
      </w:ins>
    </w:p>
    <w:p w14:paraId="5A1F87D2" w14:textId="21A4E90A" w:rsidR="00476F62" w:rsidRPr="00310FA8" w:rsidRDefault="00476F62" w:rsidP="00CF1A69">
      <w:pPr>
        <w:ind w:firstLineChars="100" w:firstLine="210"/>
        <w:rPr>
          <w:rFonts w:ascii="Meiryo UI" w:eastAsia="Meiryo UI" w:hAnsi="Meiryo UI"/>
          <w:sz w:val="21"/>
          <w:szCs w:val="21"/>
          <w:rPrChange w:id="467" w:author="Tamura Takashi／田村　孝／AI" w:date="2021-08-27T15:52:00Z">
            <w:rPr>
              <w:rFonts w:ascii="ＭＳ ゴシック" w:eastAsia="ＭＳ ゴシック" w:hAnsi="ＭＳ ゴシック"/>
              <w:sz w:val="21"/>
              <w:szCs w:val="21"/>
            </w:rPr>
          </w:rPrChange>
        </w:rPr>
      </w:pPr>
      <w:r w:rsidRPr="00310FA8">
        <w:rPr>
          <w:sz w:val="21"/>
          <w:szCs w:val="21"/>
          <w:lang w:val="en"/>
          <w:rPrChange w:id="468" w:author="Tamura Takashi／田村　孝／AI" w:date="2021-08-27T15:52:00Z">
            <w:rPr>
              <w:rFonts w:ascii="ＭＳ ゴシック" w:eastAsia="ＭＳ ゴシック" w:hAnsi="ＭＳ ゴシック"/>
              <w:sz w:val="21"/>
              <w:szCs w:val="21"/>
            </w:rPr>
          </w:rPrChange>
        </w:rPr>
        <w:t>However, there may be few properties that have already closed or abolished.</w:t>
      </w:r>
    </w:p>
    <w:p w14:paraId="007E6DED" w14:textId="77777777" w:rsidR="00863592" w:rsidRDefault="00476F62" w:rsidP="00CF1A69">
      <w:pPr>
        <w:rPr>
          <w:ins w:id="469" w:author="Sugahara, Hikaru/菅原 光" w:date="2022-06-25T19:34:00Z"/>
          <w:sz w:val="21"/>
          <w:szCs w:val="21"/>
          <w:lang w:val="en"/>
        </w:rPr>
      </w:pPr>
      <w:r w:rsidRPr="00310FA8">
        <w:rPr>
          <w:rFonts w:hint="eastAsia"/>
          <w:sz w:val="21"/>
          <w:szCs w:val="21"/>
          <w:lang w:val="en"/>
          <w:rPrChange w:id="470"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471" w:author="Tamura Takashi／田村　孝／AI" w:date="2021-08-27T15:52:00Z">
            <w:rPr>
              <w:rFonts w:ascii="ＭＳ ゴシック" w:eastAsia="ＭＳ ゴシック" w:hAnsi="ＭＳ ゴシック"/>
              <w:sz w:val="21"/>
              <w:szCs w:val="21"/>
            </w:rPr>
          </w:rPrChange>
        </w:rPr>
        <w:t xml:space="preserve"> </w:t>
      </w:r>
      <w:ins w:id="472" w:author="Sugahara, Hikaru/菅原 光" w:date="2022-06-25T19:34:00Z">
        <w:r w:rsidR="00863592" w:rsidRPr="00863592">
          <w:rPr>
            <w:rFonts w:hint="eastAsia"/>
            <w:sz w:val="21"/>
            <w:szCs w:val="21"/>
            <w:lang w:val="en"/>
          </w:rPr>
          <w:t>音声案内に使用する音声は、録音編集方式</w:t>
        </w:r>
        <w:r w:rsidR="00863592" w:rsidRPr="00863592">
          <w:rPr>
            <w:rFonts w:hint="eastAsia"/>
            <w:sz w:val="21"/>
            <w:szCs w:val="21"/>
            <w:lang w:val="en"/>
          </w:rPr>
          <w:t>(</w:t>
        </w:r>
        <w:r w:rsidR="00863592" w:rsidRPr="00863592">
          <w:rPr>
            <w:rFonts w:hint="eastAsia"/>
            <w:sz w:val="21"/>
            <w:szCs w:val="21"/>
            <w:lang w:val="en"/>
          </w:rPr>
          <w:t>女性の声</w:t>
        </w:r>
        <w:r w:rsidR="00863592" w:rsidRPr="00863592">
          <w:rPr>
            <w:rFonts w:hint="eastAsia"/>
            <w:sz w:val="21"/>
            <w:szCs w:val="21"/>
            <w:lang w:val="en"/>
          </w:rPr>
          <w:t>)</w:t>
        </w:r>
        <w:r w:rsidR="00863592" w:rsidRPr="00863592">
          <w:rPr>
            <w:rFonts w:hint="eastAsia"/>
            <w:sz w:val="21"/>
            <w:szCs w:val="21"/>
            <w:lang w:val="en"/>
          </w:rPr>
          <w:t>であること。</w:t>
        </w:r>
      </w:ins>
    </w:p>
    <w:p w14:paraId="06AA72DC" w14:textId="7BC99C4F" w:rsidR="00CF1A69" w:rsidRPr="00310FA8" w:rsidRDefault="00476F62">
      <w:pPr>
        <w:ind w:firstLineChars="100" w:firstLine="210"/>
        <w:rPr>
          <w:rFonts w:ascii="Meiryo UI" w:eastAsia="Meiryo UI" w:hAnsi="Meiryo UI"/>
          <w:sz w:val="21"/>
          <w:szCs w:val="21"/>
          <w:rPrChange w:id="473" w:author="Tamura Takashi／田村　孝／AI" w:date="2021-08-27T15:52:00Z">
            <w:rPr>
              <w:rFonts w:ascii="ＭＳ ゴシック" w:eastAsia="ＭＳ ゴシック" w:hAnsi="ＭＳ ゴシック"/>
              <w:sz w:val="21"/>
              <w:szCs w:val="21"/>
            </w:rPr>
          </w:rPrChange>
        </w:rPr>
        <w:pPrChange w:id="474" w:author="Sugahara, Hikaru/菅原 光" w:date="2022-06-25T19:34:00Z">
          <w:pPr/>
        </w:pPrChange>
      </w:pPr>
      <w:r w:rsidRPr="00310FA8">
        <w:rPr>
          <w:sz w:val="21"/>
          <w:szCs w:val="21"/>
          <w:lang w:val="en"/>
          <w:rPrChange w:id="475" w:author="Tamura Takashi／田村　孝／AI" w:date="2021-08-27T15:52:00Z">
            <w:rPr>
              <w:rFonts w:ascii="ＭＳ ゴシック" w:eastAsia="ＭＳ ゴシック" w:hAnsi="ＭＳ ゴシック"/>
              <w:sz w:val="21"/>
              <w:szCs w:val="21"/>
            </w:rPr>
          </w:rPrChange>
        </w:rPr>
        <w:t>The audio used for voice guidance must be a recording and editing method (female voice).</w:t>
      </w:r>
    </w:p>
    <w:p w14:paraId="696BFA19" w14:textId="77777777" w:rsidR="00863592" w:rsidRDefault="00863592" w:rsidP="00CF1A69">
      <w:pPr>
        <w:ind w:firstLineChars="100" w:firstLine="210"/>
        <w:rPr>
          <w:ins w:id="476" w:author="Sugahara, Hikaru/菅原 光" w:date="2022-06-25T19:35:00Z"/>
          <w:sz w:val="21"/>
          <w:szCs w:val="21"/>
          <w:lang w:val="en"/>
        </w:rPr>
      </w:pPr>
      <w:ins w:id="477" w:author="Sugahara, Hikaru/菅原 光" w:date="2022-06-25T19:35:00Z">
        <w:r w:rsidRPr="00863592">
          <w:rPr>
            <w:rFonts w:hint="eastAsia"/>
            <w:sz w:val="21"/>
            <w:szCs w:val="21"/>
            <w:lang w:val="en"/>
          </w:rPr>
          <w:t>(</w:t>
        </w:r>
        <w:r w:rsidRPr="00863592">
          <w:rPr>
            <w:rFonts w:hint="eastAsia"/>
            <w:sz w:val="21"/>
            <w:szCs w:val="21"/>
            <w:lang w:val="en"/>
          </w:rPr>
          <w:t>音声合成</w:t>
        </w:r>
        <w:r w:rsidRPr="00863592">
          <w:rPr>
            <w:rFonts w:hint="eastAsia"/>
            <w:sz w:val="21"/>
            <w:szCs w:val="21"/>
            <w:lang w:val="en"/>
          </w:rPr>
          <w:t>(TTS)</w:t>
        </w:r>
        <w:r w:rsidRPr="00863592">
          <w:rPr>
            <w:rFonts w:hint="eastAsia"/>
            <w:sz w:val="21"/>
            <w:szCs w:val="21"/>
            <w:lang w:val="en"/>
          </w:rPr>
          <w:t>は</w:t>
        </w:r>
        <w:r w:rsidRPr="00863592">
          <w:rPr>
            <w:rFonts w:hint="eastAsia"/>
            <w:sz w:val="21"/>
            <w:szCs w:val="21"/>
            <w:lang w:val="en"/>
          </w:rPr>
          <w:t>NG)</w:t>
        </w:r>
        <w:r w:rsidRPr="00863592">
          <w:rPr>
            <w:sz w:val="21"/>
            <w:szCs w:val="21"/>
            <w:lang w:val="en"/>
          </w:rPr>
          <w:t xml:space="preserve"> </w:t>
        </w:r>
      </w:ins>
    </w:p>
    <w:p w14:paraId="54052728" w14:textId="5B305CFB" w:rsidR="00476F62" w:rsidRPr="00310FA8" w:rsidRDefault="00476F62" w:rsidP="00CF1A69">
      <w:pPr>
        <w:ind w:firstLineChars="100" w:firstLine="210"/>
        <w:rPr>
          <w:rFonts w:ascii="Meiryo UI" w:eastAsia="Meiryo UI" w:hAnsi="Meiryo UI"/>
          <w:sz w:val="21"/>
          <w:szCs w:val="21"/>
          <w:rPrChange w:id="478" w:author="Tamura Takashi／田村　孝／AI" w:date="2021-08-27T15:52:00Z">
            <w:rPr>
              <w:rFonts w:ascii="ＭＳ ゴシック" w:eastAsia="ＭＳ ゴシック" w:hAnsi="ＭＳ ゴシック"/>
              <w:sz w:val="21"/>
              <w:szCs w:val="21"/>
            </w:rPr>
          </w:rPrChange>
        </w:rPr>
      </w:pPr>
      <w:r w:rsidRPr="00310FA8">
        <w:rPr>
          <w:sz w:val="21"/>
          <w:szCs w:val="21"/>
          <w:lang w:val="en"/>
          <w:rPrChange w:id="479" w:author="Tamura Takashi／田村　孝／AI" w:date="2021-08-27T15:52:00Z">
            <w:rPr>
              <w:rFonts w:ascii="ＭＳ ゴシック" w:eastAsia="ＭＳ ゴシック" w:hAnsi="ＭＳ ゴシック"/>
              <w:sz w:val="21"/>
              <w:szCs w:val="21"/>
            </w:rPr>
          </w:rPrChange>
        </w:rPr>
        <w:t>(Speech synthesis (TTS) is NG)</w:t>
      </w:r>
    </w:p>
    <w:p w14:paraId="600B789D" w14:textId="77777777" w:rsidR="00863592" w:rsidRDefault="00476F62" w:rsidP="00B25ED9">
      <w:pPr>
        <w:rPr>
          <w:ins w:id="480" w:author="Sugahara, Hikaru/菅原 光" w:date="2022-06-25T19:35:00Z"/>
          <w:sz w:val="21"/>
          <w:szCs w:val="21"/>
          <w:lang w:val="en"/>
        </w:rPr>
      </w:pPr>
      <w:r w:rsidRPr="00310FA8">
        <w:rPr>
          <w:rFonts w:hint="eastAsia"/>
          <w:sz w:val="21"/>
          <w:szCs w:val="21"/>
          <w:lang w:val="en"/>
          <w:rPrChange w:id="481"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482" w:author="Tamura Takashi／田村　孝／AI" w:date="2021-08-27T15:52:00Z">
            <w:rPr>
              <w:rFonts w:ascii="ＭＳ ゴシック" w:eastAsia="ＭＳ ゴシック" w:hAnsi="ＭＳ ゴシック"/>
              <w:sz w:val="21"/>
              <w:szCs w:val="21"/>
            </w:rPr>
          </w:rPrChange>
        </w:rPr>
        <w:t xml:space="preserve"> </w:t>
      </w:r>
      <w:ins w:id="483" w:author="Sugahara, Hikaru/菅原 光" w:date="2022-06-25T19:35:00Z">
        <w:r w:rsidR="00863592" w:rsidRPr="00863592">
          <w:rPr>
            <w:rFonts w:hint="eastAsia"/>
            <w:sz w:val="21"/>
            <w:szCs w:val="21"/>
            <w:lang w:val="en"/>
          </w:rPr>
          <w:t>高速･有料道路の新設、延伸は平均</w:t>
        </w:r>
        <w:r w:rsidR="00863592" w:rsidRPr="00863592">
          <w:rPr>
            <w:rFonts w:hint="eastAsia"/>
            <w:sz w:val="21"/>
            <w:szCs w:val="21"/>
            <w:lang w:val="en"/>
          </w:rPr>
          <w:t>10</w:t>
        </w:r>
        <w:r w:rsidR="00863592" w:rsidRPr="00863592">
          <w:rPr>
            <w:rFonts w:hint="eastAsia"/>
            <w:sz w:val="21"/>
            <w:szCs w:val="21"/>
            <w:lang w:val="en"/>
          </w:rPr>
          <w:t>日で配信すること</w:t>
        </w:r>
      </w:ins>
    </w:p>
    <w:p w14:paraId="64BBFD13" w14:textId="1E7094DC" w:rsidR="00B25ED9" w:rsidRPr="00310FA8" w:rsidRDefault="00B25ED9">
      <w:pPr>
        <w:ind w:firstLineChars="100" w:firstLine="210"/>
        <w:rPr>
          <w:rFonts w:ascii="Meiryo UI" w:eastAsia="Meiryo UI" w:hAnsi="Meiryo UI"/>
          <w:sz w:val="21"/>
          <w:szCs w:val="21"/>
          <w:rPrChange w:id="484" w:author="Tamura Takashi／田村　孝／AI" w:date="2021-08-27T15:52:00Z">
            <w:rPr>
              <w:rFonts w:ascii="ＭＳ ゴシック" w:eastAsia="ＭＳ ゴシック" w:hAnsi="ＭＳ ゴシック"/>
              <w:sz w:val="21"/>
              <w:szCs w:val="21"/>
            </w:rPr>
          </w:rPrChange>
        </w:rPr>
        <w:pPrChange w:id="485" w:author="Sugahara, Hikaru/菅原 光" w:date="2022-06-25T19:35:00Z">
          <w:pPr/>
        </w:pPrChange>
      </w:pPr>
      <w:r w:rsidRPr="00310FA8">
        <w:rPr>
          <w:sz w:val="21"/>
          <w:szCs w:val="21"/>
          <w:lang w:val="en"/>
          <w:rPrChange w:id="486" w:author="Tamura Takashi／田村　孝／AI" w:date="2021-08-27T15:52:00Z">
            <w:rPr>
              <w:rFonts w:ascii="ＭＳ ゴシック" w:eastAsia="ＭＳ ゴシック" w:hAnsi="ＭＳ ゴシック"/>
              <w:sz w:val="21"/>
              <w:szCs w:val="21"/>
            </w:rPr>
          </w:rPrChange>
        </w:rPr>
        <w:t>New high-speed and toll roads should be built and extended in an average of 10 days</w:t>
      </w:r>
      <w:r w:rsidR="00476F62" w:rsidRPr="00310FA8">
        <w:rPr>
          <w:sz w:val="21"/>
          <w:szCs w:val="21"/>
          <w:lang w:val="en"/>
          <w:rPrChange w:id="487" w:author="Tamura Takashi／田村　孝／AI" w:date="2021-08-27T15:52:00Z">
            <w:rPr>
              <w:rFonts w:ascii="ＭＳ ゴシック" w:eastAsia="ＭＳ ゴシック" w:hAnsi="ＭＳ ゴシック"/>
              <w:sz w:val="21"/>
              <w:szCs w:val="21"/>
            </w:rPr>
          </w:rPrChange>
        </w:rPr>
        <w:t xml:space="preserve">. </w:t>
      </w:r>
    </w:p>
    <w:p w14:paraId="18732EB2" w14:textId="77777777" w:rsidR="00863592" w:rsidRDefault="00863592" w:rsidP="00476F62">
      <w:pPr>
        <w:ind w:firstLineChars="100" w:firstLine="210"/>
        <w:rPr>
          <w:ins w:id="488" w:author="Sugahara, Hikaru/菅原 光" w:date="2022-06-25T19:35:00Z"/>
          <w:sz w:val="21"/>
          <w:szCs w:val="21"/>
          <w:lang w:val="en"/>
        </w:rPr>
      </w:pPr>
      <w:ins w:id="489" w:author="Sugahara, Hikaru/菅原 光" w:date="2022-06-25T19:35:00Z">
        <w:r w:rsidRPr="00863592">
          <w:rPr>
            <w:rFonts w:hint="eastAsia"/>
            <w:sz w:val="21"/>
            <w:szCs w:val="21"/>
            <w:lang w:val="en"/>
          </w:rPr>
          <w:t>なお、影響の大きい路線は即日即時</w:t>
        </w:r>
        <w:r w:rsidRPr="00863592">
          <w:rPr>
            <w:rFonts w:hint="eastAsia"/>
            <w:sz w:val="21"/>
            <w:szCs w:val="21"/>
            <w:lang w:val="en"/>
          </w:rPr>
          <w:t>(</w:t>
        </w:r>
        <w:r w:rsidRPr="00863592">
          <w:rPr>
            <w:rFonts w:hint="eastAsia"/>
            <w:sz w:val="21"/>
            <w:szCs w:val="21"/>
            <w:lang w:val="en"/>
          </w:rPr>
          <w:t>開通時間</w:t>
        </w:r>
        <w:r w:rsidRPr="00863592">
          <w:rPr>
            <w:rFonts w:hint="eastAsia"/>
            <w:sz w:val="21"/>
            <w:szCs w:val="21"/>
            <w:lang w:val="en"/>
          </w:rPr>
          <w:t>)</w:t>
        </w:r>
        <w:r w:rsidRPr="00863592">
          <w:rPr>
            <w:rFonts w:hint="eastAsia"/>
            <w:sz w:val="21"/>
            <w:szCs w:val="21"/>
            <w:lang w:val="en"/>
          </w:rPr>
          <w:t>配信できること。</w:t>
        </w:r>
      </w:ins>
    </w:p>
    <w:p w14:paraId="1AE8B00D" w14:textId="73EAF984" w:rsidR="00B25ED9" w:rsidRPr="00310FA8" w:rsidRDefault="00B25ED9" w:rsidP="00476F62">
      <w:pPr>
        <w:ind w:firstLineChars="100" w:firstLine="210"/>
        <w:rPr>
          <w:rFonts w:ascii="Meiryo UI" w:eastAsia="Meiryo UI" w:hAnsi="Meiryo UI"/>
          <w:sz w:val="21"/>
          <w:szCs w:val="21"/>
          <w:rPrChange w:id="490" w:author="Tamura Takashi／田村　孝／AI" w:date="2021-08-27T15:52:00Z">
            <w:rPr>
              <w:rFonts w:ascii="ＭＳ ゴシック" w:eastAsia="ＭＳ ゴシック" w:hAnsi="ＭＳ ゴシック"/>
              <w:sz w:val="21"/>
              <w:szCs w:val="21"/>
            </w:rPr>
          </w:rPrChange>
        </w:rPr>
      </w:pPr>
      <w:r w:rsidRPr="00310FA8">
        <w:rPr>
          <w:sz w:val="21"/>
          <w:szCs w:val="21"/>
          <w:lang w:val="en"/>
          <w:rPrChange w:id="491" w:author="Tamura Takashi／田村　孝／AI" w:date="2021-08-27T15:52:00Z">
            <w:rPr>
              <w:rFonts w:ascii="ＭＳ ゴシック" w:eastAsia="ＭＳ ゴシック" w:hAnsi="ＭＳ ゴシック"/>
              <w:sz w:val="21"/>
              <w:szCs w:val="21"/>
            </w:rPr>
          </w:rPrChange>
        </w:rPr>
        <w:t>In addition, routes with a large impact can be delivered</w:t>
      </w:r>
      <w:r>
        <w:rPr>
          <w:lang w:val="en"/>
        </w:rPr>
        <w:t xml:space="preserve"> immediately </w:t>
      </w:r>
      <w:r w:rsidR="00476F62" w:rsidRPr="00310FA8">
        <w:rPr>
          <w:sz w:val="21"/>
          <w:szCs w:val="21"/>
          <w:lang w:val="en"/>
          <w:rPrChange w:id="492" w:author="Tamura Takashi／田村　孝／AI" w:date="2021-08-27T15:52:00Z">
            <w:rPr>
              <w:rFonts w:ascii="ＭＳ ゴシック" w:eastAsia="ＭＳ ゴシック" w:hAnsi="ＭＳ ゴシック"/>
              <w:sz w:val="21"/>
              <w:szCs w:val="21"/>
            </w:rPr>
          </w:rPrChange>
        </w:rPr>
        <w:t>on the same day (opening time).</w:t>
      </w:r>
      <w:r w:rsidR="00C022E7" w:rsidRPr="00310FA8">
        <w:rPr>
          <w:sz w:val="21"/>
          <w:szCs w:val="21"/>
          <w:lang w:val="en"/>
          <w:rPrChange w:id="493" w:author="Tamura Takashi／田村　孝／AI" w:date="2021-08-27T15:52:00Z">
            <w:rPr>
              <w:rFonts w:ascii="ＭＳ ゴシック" w:eastAsia="ＭＳ ゴシック" w:hAnsi="ＭＳ ゴシック"/>
              <w:sz w:val="21"/>
              <w:szCs w:val="21"/>
            </w:rPr>
          </w:rPrChange>
        </w:rPr>
        <w:t xml:space="preserve"> </w:t>
      </w:r>
    </w:p>
    <w:p w14:paraId="72D066EA" w14:textId="77777777" w:rsidR="00863592" w:rsidRDefault="00863592" w:rsidP="00476F62">
      <w:pPr>
        <w:ind w:firstLineChars="100" w:firstLine="210"/>
        <w:rPr>
          <w:ins w:id="494" w:author="Sugahara, Hikaru/菅原 光" w:date="2022-06-25T19:35:00Z"/>
          <w:sz w:val="21"/>
          <w:szCs w:val="21"/>
          <w:lang w:val="en"/>
        </w:rPr>
      </w:pPr>
      <w:ins w:id="495" w:author="Sugahara, Hikaru/菅原 光" w:date="2022-06-25T19:35:00Z">
        <w:r w:rsidRPr="00863592">
          <w:rPr>
            <w:rFonts w:hint="eastAsia"/>
            <w:sz w:val="21"/>
            <w:szCs w:val="21"/>
            <w:lang w:val="en"/>
          </w:rPr>
          <w:t>例：</w:t>
        </w:r>
        <w:r w:rsidRPr="00863592">
          <w:rPr>
            <w:rFonts w:hint="eastAsia"/>
            <w:sz w:val="21"/>
            <w:szCs w:val="21"/>
            <w:lang w:val="en"/>
          </w:rPr>
          <w:t>15</w:t>
        </w:r>
        <w:r w:rsidRPr="00863592">
          <w:rPr>
            <w:rFonts w:hint="eastAsia"/>
            <w:sz w:val="21"/>
            <w:szCs w:val="21"/>
            <w:lang w:val="en"/>
          </w:rPr>
          <w:t>時開通の場合、</w:t>
        </w:r>
        <w:r w:rsidRPr="00863592">
          <w:rPr>
            <w:rFonts w:hint="eastAsia"/>
            <w:sz w:val="21"/>
            <w:szCs w:val="21"/>
            <w:lang w:val="en"/>
          </w:rPr>
          <w:t>15</w:t>
        </w:r>
        <w:r w:rsidRPr="00863592">
          <w:rPr>
            <w:rFonts w:hint="eastAsia"/>
            <w:sz w:val="21"/>
            <w:szCs w:val="21"/>
            <w:lang w:val="en"/>
          </w:rPr>
          <w:t>時</w:t>
        </w:r>
        <w:r w:rsidRPr="00863592">
          <w:rPr>
            <w:rFonts w:hint="eastAsia"/>
            <w:sz w:val="21"/>
            <w:szCs w:val="21"/>
            <w:lang w:val="en"/>
          </w:rPr>
          <w:t>5</w:t>
        </w:r>
        <w:r w:rsidRPr="00863592">
          <w:rPr>
            <w:rFonts w:hint="eastAsia"/>
            <w:sz w:val="21"/>
            <w:szCs w:val="21"/>
            <w:lang w:val="en"/>
          </w:rPr>
          <w:t>分に配信できること。</w:t>
        </w:r>
      </w:ins>
    </w:p>
    <w:p w14:paraId="6BB696A5" w14:textId="469F92D2" w:rsidR="00B25ED9" w:rsidRPr="00310FA8" w:rsidRDefault="00476F62" w:rsidP="00476F62">
      <w:pPr>
        <w:ind w:firstLineChars="100" w:firstLine="210"/>
        <w:rPr>
          <w:rFonts w:ascii="Meiryo UI" w:eastAsia="Meiryo UI" w:hAnsi="Meiryo UI"/>
          <w:sz w:val="21"/>
          <w:szCs w:val="21"/>
          <w:rPrChange w:id="496" w:author="Tamura Takashi／田村　孝／AI" w:date="2021-08-27T15:52:00Z">
            <w:rPr>
              <w:rFonts w:ascii="ＭＳ ゴシック" w:eastAsia="ＭＳ ゴシック" w:hAnsi="ＭＳ ゴシック"/>
              <w:sz w:val="21"/>
              <w:szCs w:val="21"/>
            </w:rPr>
          </w:rPrChange>
        </w:rPr>
      </w:pPr>
      <w:r w:rsidRPr="00310FA8">
        <w:rPr>
          <w:sz w:val="21"/>
          <w:szCs w:val="21"/>
          <w:lang w:val="en"/>
          <w:rPrChange w:id="497" w:author="Tamura Takashi／田村　孝／AI" w:date="2021-08-27T15:52:00Z">
            <w:rPr>
              <w:rFonts w:ascii="ＭＳ ゴシック" w:eastAsia="ＭＳ ゴシック" w:hAnsi="ＭＳ ゴシック"/>
              <w:sz w:val="21"/>
              <w:szCs w:val="21"/>
            </w:rPr>
          </w:rPrChange>
        </w:rPr>
        <w:t xml:space="preserve">Example: </w:t>
      </w:r>
      <w:r w:rsidR="00B25ED9" w:rsidRPr="00310FA8">
        <w:rPr>
          <w:sz w:val="21"/>
          <w:szCs w:val="21"/>
          <w:lang w:val="en"/>
          <w:rPrChange w:id="498" w:author="Tamura Takashi／田村　孝／AI" w:date="2021-08-27T15:52:00Z">
            <w:rPr>
              <w:rFonts w:ascii="ＭＳ ゴシック" w:eastAsia="ＭＳ ゴシック" w:hAnsi="ＭＳ ゴシック"/>
              <w:sz w:val="21"/>
              <w:szCs w:val="21"/>
            </w:rPr>
          </w:rPrChange>
        </w:rPr>
        <w:t>If it opens at 3:00 p.m., it can be delivered at 3:05 p.m</w:t>
      </w:r>
      <w:r w:rsidR="00C022E7" w:rsidRPr="00310FA8">
        <w:rPr>
          <w:sz w:val="21"/>
          <w:szCs w:val="21"/>
          <w:lang w:val="en"/>
          <w:rPrChange w:id="499" w:author="Tamura Takashi／田村　孝／AI" w:date="2021-08-27T15:52:00Z">
            <w:rPr>
              <w:rFonts w:ascii="ＭＳ ゴシック" w:eastAsia="ＭＳ ゴシック" w:hAnsi="ＭＳ ゴシック"/>
              <w:sz w:val="21"/>
              <w:szCs w:val="21"/>
            </w:rPr>
          </w:rPrChange>
        </w:rPr>
        <w:t xml:space="preserve">. </w:t>
      </w:r>
    </w:p>
    <w:p w14:paraId="16640FC4" w14:textId="77777777" w:rsidR="00863592" w:rsidRDefault="00476F62" w:rsidP="00B25ED9">
      <w:pPr>
        <w:rPr>
          <w:ins w:id="500" w:author="Sugahara, Hikaru/菅原 光" w:date="2022-06-25T19:35:00Z"/>
          <w:sz w:val="21"/>
          <w:szCs w:val="21"/>
          <w:lang w:val="en"/>
        </w:rPr>
      </w:pPr>
      <w:r w:rsidRPr="00310FA8">
        <w:rPr>
          <w:rFonts w:hint="eastAsia"/>
          <w:sz w:val="21"/>
          <w:szCs w:val="21"/>
          <w:lang w:val="en"/>
          <w:rPrChange w:id="501"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502" w:author="Tamura Takashi／田村　孝／AI" w:date="2021-08-27T15:52:00Z">
            <w:rPr>
              <w:rFonts w:ascii="ＭＳ ゴシック" w:eastAsia="ＭＳ ゴシック" w:hAnsi="ＭＳ ゴシック"/>
              <w:sz w:val="21"/>
              <w:szCs w:val="21"/>
            </w:rPr>
          </w:rPrChange>
        </w:rPr>
        <w:t xml:space="preserve"> </w:t>
      </w:r>
      <w:ins w:id="503" w:author="Sugahara, Hikaru/菅原 光" w:date="2022-06-25T19:35:00Z">
        <w:r w:rsidR="00863592" w:rsidRPr="00863592">
          <w:rPr>
            <w:rFonts w:hint="eastAsia"/>
            <w:sz w:val="21"/>
            <w:szCs w:val="21"/>
            <w:lang w:val="en"/>
          </w:rPr>
          <w:t>無駄変更差分が発生しない工程とし、定期的に監視することで無駄差分が排除できていることを確認すること。</w:t>
        </w:r>
      </w:ins>
    </w:p>
    <w:p w14:paraId="56BE336C" w14:textId="1209A0A2" w:rsidR="00B25ED9" w:rsidRPr="00310FA8" w:rsidRDefault="00EF2390">
      <w:pPr>
        <w:ind w:firstLineChars="100" w:firstLine="210"/>
        <w:rPr>
          <w:rFonts w:ascii="Meiryo UI" w:eastAsia="Meiryo UI" w:hAnsi="Meiryo UI"/>
          <w:sz w:val="21"/>
          <w:szCs w:val="21"/>
          <w:rPrChange w:id="504" w:author="Tamura Takashi／田村　孝／AI" w:date="2021-08-27T15:52:00Z">
            <w:rPr>
              <w:rFonts w:ascii="ＭＳ ゴシック" w:eastAsia="ＭＳ ゴシック" w:hAnsi="ＭＳ ゴシック"/>
              <w:sz w:val="21"/>
              <w:szCs w:val="21"/>
            </w:rPr>
          </w:rPrChange>
        </w:rPr>
        <w:pPrChange w:id="505" w:author="Sugahara, Hikaru/菅原 光" w:date="2022-06-25T19:35:00Z">
          <w:pPr/>
        </w:pPrChange>
      </w:pPr>
      <w:r w:rsidRPr="00310FA8">
        <w:rPr>
          <w:sz w:val="21"/>
          <w:szCs w:val="21"/>
          <w:lang w:val="en"/>
          <w:rPrChange w:id="506" w:author="Tamura Takashi／田村　孝／AI" w:date="2021-08-27T15:52:00Z">
            <w:rPr>
              <w:rFonts w:ascii="ＭＳ ゴシック" w:eastAsia="ＭＳ ゴシック" w:hAnsi="ＭＳ ゴシック"/>
              <w:sz w:val="21"/>
              <w:szCs w:val="21"/>
            </w:rPr>
          </w:rPrChange>
        </w:rPr>
        <w:t xml:space="preserve">Make sure that the waste difference is eliminated by regularly monitoring the process without waste change differences. </w:t>
      </w:r>
    </w:p>
    <w:p w14:paraId="2557D969" w14:textId="77777777" w:rsidR="00863592" w:rsidRDefault="00C022E7" w:rsidP="00F87599">
      <w:pPr>
        <w:rPr>
          <w:ins w:id="507" w:author="Sugahara, Hikaru/菅原 光" w:date="2022-06-25T19:35:00Z"/>
          <w:sz w:val="21"/>
          <w:szCs w:val="21"/>
          <w:lang w:val="en"/>
        </w:rPr>
      </w:pPr>
      <w:r w:rsidRPr="00310FA8">
        <w:rPr>
          <w:rFonts w:hint="eastAsia"/>
          <w:sz w:val="21"/>
          <w:szCs w:val="21"/>
          <w:lang w:val="en"/>
          <w:rPrChange w:id="508"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509" w:author="Tamura Takashi／田村　孝／AI" w:date="2021-08-27T15:52:00Z">
            <w:rPr>
              <w:rFonts w:ascii="ＭＳ ゴシック" w:eastAsia="ＭＳ ゴシック" w:hAnsi="ＭＳ ゴシック"/>
              <w:sz w:val="21"/>
              <w:szCs w:val="21"/>
            </w:rPr>
          </w:rPrChange>
        </w:rPr>
        <w:t xml:space="preserve"> </w:t>
      </w:r>
      <w:ins w:id="510" w:author="Sugahara, Hikaru/菅原 光" w:date="2022-06-25T19:35:00Z">
        <w:r w:rsidR="00863592" w:rsidRPr="00863592">
          <w:rPr>
            <w:rFonts w:hint="eastAsia"/>
            <w:sz w:val="21"/>
            <w:szCs w:val="21"/>
            <w:lang w:val="en"/>
          </w:rPr>
          <w:t>2</w:t>
        </w:r>
        <w:r w:rsidR="00863592" w:rsidRPr="00863592">
          <w:rPr>
            <w:rFonts w:hint="eastAsia"/>
            <w:sz w:val="21"/>
            <w:szCs w:val="21"/>
            <w:lang w:val="en"/>
          </w:rPr>
          <w:t>週間に</w:t>
        </w:r>
        <w:r w:rsidR="00863592" w:rsidRPr="00863592">
          <w:rPr>
            <w:rFonts w:hint="eastAsia"/>
            <w:sz w:val="21"/>
            <w:szCs w:val="21"/>
            <w:lang w:val="en"/>
          </w:rPr>
          <w:t>1</w:t>
        </w:r>
        <w:r w:rsidR="00863592" w:rsidRPr="00863592">
          <w:rPr>
            <w:rFonts w:hint="eastAsia"/>
            <w:sz w:val="21"/>
            <w:szCs w:val="21"/>
            <w:lang w:val="en"/>
          </w:rPr>
          <w:t>度のコンテンツ進捗会議を愛知県内で開催すること。常に法令、官報、マスコミなどの変化を監視し、新規地物パターン（例：ラウンドアバウト運営開始等）や、時代変化対応の必要性（例：消費税率変更）に対して協議すること。</w:t>
        </w:r>
      </w:ins>
    </w:p>
    <w:p w14:paraId="59C79D42" w14:textId="589348AC" w:rsidR="00476F62" w:rsidRPr="00310FA8" w:rsidRDefault="00C022E7">
      <w:pPr>
        <w:ind w:firstLineChars="100" w:firstLine="210"/>
        <w:rPr>
          <w:rFonts w:ascii="Meiryo UI" w:eastAsia="Meiryo UI" w:hAnsi="Meiryo UI"/>
          <w:sz w:val="21"/>
          <w:szCs w:val="21"/>
          <w:rPrChange w:id="511" w:author="Tamura Takashi／田村　孝／AI" w:date="2021-08-27T15:52:00Z">
            <w:rPr>
              <w:rFonts w:ascii="ＭＳ ゴシック" w:eastAsia="ＭＳ ゴシック" w:hAnsi="ＭＳ ゴシック"/>
              <w:sz w:val="21"/>
              <w:szCs w:val="21"/>
            </w:rPr>
          </w:rPrChange>
        </w:rPr>
        <w:pPrChange w:id="512" w:author="Sugahara, Hikaru/菅原 光" w:date="2022-06-25T19:35:00Z">
          <w:pPr/>
        </w:pPrChange>
      </w:pPr>
      <w:r w:rsidRPr="00310FA8">
        <w:rPr>
          <w:sz w:val="21"/>
          <w:szCs w:val="21"/>
          <w:lang w:val="en"/>
          <w:rPrChange w:id="513" w:author="Tamura Takashi／田村　孝／AI" w:date="2021-08-27T15:52:00Z">
            <w:rPr>
              <w:rFonts w:ascii="ＭＳ ゴシック" w:eastAsia="ＭＳ ゴシック" w:hAnsi="ＭＳ ゴシック"/>
              <w:sz w:val="21"/>
              <w:szCs w:val="21"/>
            </w:rPr>
          </w:rPrChange>
        </w:rPr>
        <w:t xml:space="preserve">To hold a content progress meeting once every two weeks in Aichi Prefecture. </w:t>
      </w:r>
      <w:r w:rsidR="00EF2390" w:rsidRPr="00310FA8">
        <w:rPr>
          <w:sz w:val="21"/>
          <w:szCs w:val="21"/>
          <w:lang w:val="en"/>
          <w:rPrChange w:id="514" w:author="Tamura Takashi／田村　孝／AI" w:date="2021-08-27T15:52:00Z">
            <w:rPr>
              <w:rFonts w:ascii="ＭＳ ゴシック" w:eastAsia="ＭＳ ゴシック" w:hAnsi="ＭＳ ゴシック"/>
              <w:sz w:val="21"/>
              <w:szCs w:val="21"/>
            </w:rPr>
          </w:rPrChange>
        </w:rPr>
        <w:t xml:space="preserve">Always monitor changes in laws and regulations, official gazettes, media, etc., and discuss new local patterns (e.g., start of roundabout operation) and the necessity of responding to changes in the times (e.g., consumption tax rate change). </w:t>
      </w:r>
    </w:p>
    <w:p w14:paraId="0E810C0B" w14:textId="77777777" w:rsidR="00863592" w:rsidRPr="00863592" w:rsidRDefault="00C022E7" w:rsidP="00863592">
      <w:pPr>
        <w:rPr>
          <w:ins w:id="515" w:author="Sugahara, Hikaru/菅原 光" w:date="2022-06-25T19:36:00Z"/>
          <w:lang w:val="en"/>
        </w:rPr>
      </w:pPr>
      <w:r w:rsidRPr="00310FA8">
        <w:rPr>
          <w:rFonts w:hint="eastAsia"/>
          <w:sz w:val="21"/>
          <w:szCs w:val="21"/>
          <w:lang w:val="en"/>
          <w:rPrChange w:id="516" w:author="Tamura Takashi／田村　孝／AI" w:date="2021-08-27T15:52:00Z">
            <w:rPr>
              <w:rFonts w:ascii="ＭＳ ゴシック" w:eastAsia="ＭＳ ゴシック" w:hAnsi="ＭＳ ゴシック" w:hint="eastAsia"/>
              <w:sz w:val="21"/>
              <w:szCs w:val="21"/>
            </w:rPr>
          </w:rPrChange>
        </w:rPr>
        <w:t>・</w:t>
      </w:r>
      <w:r>
        <w:rPr>
          <w:lang w:val="en"/>
        </w:rPr>
        <w:t xml:space="preserve"> </w:t>
      </w:r>
      <w:ins w:id="517" w:author="Sugahara, Hikaru/菅原 光" w:date="2022-06-25T19:36:00Z">
        <w:r w:rsidR="00863592" w:rsidRPr="00863592">
          <w:rPr>
            <w:rFonts w:hint="eastAsia"/>
            <w:lang w:val="en"/>
          </w:rPr>
          <w:t>トヨタ開催の配信判定会議に配信予定日前日に出席すること。</w:t>
        </w:r>
      </w:ins>
    </w:p>
    <w:p w14:paraId="04AB5BCE" w14:textId="77777777" w:rsidR="00863592" w:rsidRDefault="00863592" w:rsidP="00863592">
      <w:pPr>
        <w:rPr>
          <w:ins w:id="518" w:author="Sugahara, Hikaru/菅原 光" w:date="2022-06-25T19:36:00Z"/>
          <w:lang w:val="en"/>
        </w:rPr>
      </w:pPr>
      <w:ins w:id="519" w:author="Sugahara, Hikaru/菅原 光" w:date="2022-06-25T19:36:00Z">
        <w:r w:rsidRPr="00863592">
          <w:rPr>
            <w:rFonts w:hint="eastAsia"/>
            <w:lang w:val="en"/>
          </w:rPr>
          <w:t xml:space="preserve">　必要に応じ、現時点で判明している配信後のデータと地物差異を説明すること。</w:t>
        </w:r>
      </w:ins>
    </w:p>
    <w:p w14:paraId="59E8E3D0" w14:textId="0D83644B" w:rsidR="00476F62" w:rsidRPr="00310FA8" w:rsidRDefault="00C022E7">
      <w:pPr>
        <w:ind w:firstLineChars="100" w:firstLine="210"/>
        <w:rPr>
          <w:rFonts w:ascii="Meiryo UI" w:eastAsia="Meiryo UI" w:hAnsi="Meiryo UI"/>
          <w:sz w:val="21"/>
          <w:szCs w:val="21"/>
          <w:rPrChange w:id="520" w:author="Tamura Takashi／田村　孝／AI" w:date="2021-08-27T15:52:00Z">
            <w:rPr>
              <w:rFonts w:ascii="ＭＳ ゴシック" w:eastAsia="ＭＳ ゴシック" w:hAnsi="ＭＳ ゴシック"/>
              <w:sz w:val="21"/>
              <w:szCs w:val="21"/>
            </w:rPr>
          </w:rPrChange>
        </w:rPr>
        <w:pPrChange w:id="521" w:author="Sugahara, Hikaru/菅原 光" w:date="2022-06-25T19:36:00Z">
          <w:pPr/>
        </w:pPrChange>
      </w:pPr>
      <w:r w:rsidRPr="00310FA8">
        <w:rPr>
          <w:sz w:val="21"/>
          <w:szCs w:val="21"/>
          <w:lang w:val="en"/>
          <w:rPrChange w:id="522" w:author="Tamura Takashi／田村　孝／AI" w:date="2021-08-27T15:52:00Z">
            <w:rPr>
              <w:rFonts w:ascii="ＭＳ ゴシック" w:eastAsia="ＭＳ ゴシック" w:hAnsi="ＭＳ ゴシック"/>
              <w:sz w:val="21"/>
              <w:szCs w:val="21"/>
            </w:rPr>
          </w:rPrChange>
        </w:rPr>
        <w:t xml:space="preserve">Attend the </w:t>
      </w:r>
      <w:proofErr w:type="spellStart"/>
      <w:r w:rsidRPr="00310FA8">
        <w:rPr>
          <w:sz w:val="21"/>
          <w:szCs w:val="21"/>
          <w:lang w:val="en"/>
          <w:rPrChange w:id="523" w:author="Tamura Takashi／田村　孝／AI" w:date="2021-08-27T15:52:00Z">
            <w:rPr>
              <w:rFonts w:ascii="ＭＳ ゴシック" w:eastAsia="ＭＳ ゴシック" w:hAnsi="ＭＳ ゴシック"/>
              <w:sz w:val="21"/>
              <w:szCs w:val="21"/>
            </w:rPr>
          </w:rPrChange>
        </w:rPr>
        <w:t>toyota</w:t>
      </w:r>
      <w:proofErr w:type="spellEnd"/>
      <w:r w:rsidRPr="00310FA8">
        <w:rPr>
          <w:sz w:val="21"/>
          <w:szCs w:val="21"/>
          <w:lang w:val="en"/>
          <w:rPrChange w:id="524" w:author="Tamura Takashi／田村　孝／AI" w:date="2021-08-27T15:52:00Z">
            <w:rPr>
              <w:rFonts w:ascii="ＭＳ ゴシック" w:eastAsia="ＭＳ ゴシック" w:hAnsi="ＭＳ ゴシック"/>
              <w:sz w:val="21"/>
              <w:szCs w:val="21"/>
            </w:rPr>
          </w:rPrChange>
        </w:rPr>
        <w:t xml:space="preserve"> delivery decision meeting on the day before the scheduled delivery. </w:t>
      </w:r>
    </w:p>
    <w:p w14:paraId="56787F8C" w14:textId="77777777" w:rsidR="00CF1A69" w:rsidRPr="00310FA8" w:rsidRDefault="00CF1A69" w:rsidP="00F87599">
      <w:pPr>
        <w:rPr>
          <w:rFonts w:ascii="Meiryo UI" w:eastAsia="Meiryo UI" w:hAnsi="Meiryo UI"/>
          <w:sz w:val="21"/>
          <w:szCs w:val="21"/>
          <w:rPrChange w:id="525" w:author="Tamura Takashi／田村　孝／AI" w:date="2021-08-27T15:52:00Z">
            <w:rPr>
              <w:rFonts w:ascii="ＭＳ ゴシック" w:eastAsia="ＭＳ ゴシック" w:hAnsi="ＭＳ ゴシック"/>
              <w:sz w:val="21"/>
              <w:szCs w:val="21"/>
            </w:rPr>
          </w:rPrChange>
        </w:rPr>
      </w:pPr>
      <w:r w:rsidRPr="00310FA8">
        <w:rPr>
          <w:sz w:val="21"/>
          <w:szCs w:val="21"/>
          <w:lang w:val="en"/>
          <w:rPrChange w:id="526" w:author="Tamura Takashi／田村　孝／AI" w:date="2021-08-27T15:52:00Z">
            <w:rPr>
              <w:rFonts w:ascii="ＭＳ ゴシック" w:eastAsia="ＭＳ ゴシック" w:hAnsi="ＭＳ ゴシック"/>
              <w:sz w:val="21"/>
              <w:szCs w:val="21"/>
            </w:rPr>
          </w:rPrChange>
        </w:rPr>
        <w:t>If necessary, explain the differences between post-delivery data and property that are currently known.</w:t>
      </w:r>
    </w:p>
    <w:p w14:paraId="6C8F1872" w14:textId="77777777" w:rsidR="00863592" w:rsidRDefault="00C022E7" w:rsidP="00F87599">
      <w:pPr>
        <w:rPr>
          <w:ins w:id="527" w:author="Sugahara, Hikaru/菅原 光" w:date="2022-06-25T19:36:00Z"/>
          <w:sz w:val="21"/>
          <w:szCs w:val="21"/>
          <w:lang w:val="en"/>
        </w:rPr>
      </w:pPr>
      <w:r w:rsidRPr="00310FA8">
        <w:rPr>
          <w:rFonts w:hint="eastAsia"/>
          <w:sz w:val="21"/>
          <w:szCs w:val="21"/>
          <w:lang w:val="en"/>
          <w:rPrChange w:id="528"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529" w:author="Tamura Takashi／田村　孝／AI" w:date="2021-08-27T15:52:00Z">
            <w:rPr>
              <w:rFonts w:ascii="ＭＳ ゴシック" w:eastAsia="ＭＳ ゴシック" w:hAnsi="ＭＳ ゴシック"/>
              <w:sz w:val="21"/>
              <w:szCs w:val="21"/>
            </w:rPr>
          </w:rPrChange>
        </w:rPr>
        <w:t xml:space="preserve"> </w:t>
      </w:r>
      <w:ins w:id="530" w:author="Sugahara, Hikaru/菅原 光" w:date="2022-06-25T19:36:00Z">
        <w:r w:rsidR="00863592" w:rsidRPr="00863592">
          <w:rPr>
            <w:rFonts w:hint="eastAsia"/>
            <w:sz w:val="21"/>
            <w:szCs w:val="21"/>
            <w:lang w:val="en"/>
          </w:rPr>
          <w:t>上記配信判定会議の後に次回配信計画会議で必要なスケジュールをナビサプライヤにあらかじめ渡すこと。必要に応じ、上記会議にて説明すること。</w:t>
        </w:r>
      </w:ins>
    </w:p>
    <w:p w14:paraId="67C207A8" w14:textId="374BA894" w:rsidR="00CF1A69" w:rsidRPr="00310FA8" w:rsidRDefault="00C022E7">
      <w:pPr>
        <w:ind w:firstLineChars="100" w:firstLine="210"/>
        <w:rPr>
          <w:rFonts w:ascii="Meiryo UI" w:eastAsia="Meiryo UI" w:hAnsi="Meiryo UI"/>
          <w:sz w:val="21"/>
          <w:szCs w:val="21"/>
          <w:rPrChange w:id="531" w:author="Tamura Takashi／田村　孝／AI" w:date="2021-08-27T15:52:00Z">
            <w:rPr>
              <w:rFonts w:ascii="ＭＳ ゴシック" w:eastAsia="ＭＳ ゴシック" w:hAnsi="ＭＳ ゴシック"/>
              <w:sz w:val="21"/>
              <w:szCs w:val="21"/>
            </w:rPr>
          </w:rPrChange>
        </w:rPr>
        <w:pPrChange w:id="532" w:author="Sugahara, Hikaru/菅原 光" w:date="2022-06-25T19:36:00Z">
          <w:pPr/>
        </w:pPrChange>
      </w:pPr>
      <w:r w:rsidRPr="00310FA8">
        <w:rPr>
          <w:sz w:val="21"/>
          <w:szCs w:val="21"/>
          <w:lang w:val="en"/>
          <w:rPrChange w:id="533" w:author="Tamura Takashi／田村　孝／AI" w:date="2021-08-27T15:52:00Z">
            <w:rPr>
              <w:rFonts w:ascii="ＭＳ ゴシック" w:eastAsia="ＭＳ ゴシック" w:hAnsi="ＭＳ ゴシック"/>
              <w:sz w:val="21"/>
              <w:szCs w:val="21"/>
            </w:rPr>
          </w:rPrChange>
        </w:rPr>
        <w:t>The schedule required</w:t>
      </w:r>
      <w:r>
        <w:rPr>
          <w:lang w:val="en"/>
        </w:rPr>
        <w:t xml:space="preserve"> for the next delivery planning meeting after </w:t>
      </w:r>
      <w:r w:rsidR="00CF1A69" w:rsidRPr="00310FA8">
        <w:rPr>
          <w:sz w:val="21"/>
          <w:szCs w:val="21"/>
          <w:lang w:val="en"/>
          <w:rPrChange w:id="534" w:author="Tamura Takashi／田村　孝／AI" w:date="2021-08-27T15:52:00Z">
            <w:rPr>
              <w:rFonts w:ascii="ＭＳ ゴシック" w:eastAsia="ＭＳ ゴシック" w:hAnsi="ＭＳ ゴシック"/>
              <w:sz w:val="21"/>
              <w:szCs w:val="21"/>
            </w:rPr>
          </w:rPrChange>
        </w:rPr>
        <w:t>the</w:t>
      </w:r>
      <w:r>
        <w:rPr>
          <w:lang w:val="en"/>
        </w:rPr>
        <w:t xml:space="preserve"> above delivery judgment meeting</w:t>
      </w:r>
    </w:p>
    <w:p w14:paraId="19ACA428" w14:textId="77777777" w:rsidR="00B34145" w:rsidRPr="00310FA8" w:rsidRDefault="00C022E7" w:rsidP="00CF1A69">
      <w:pPr>
        <w:ind w:firstLineChars="100" w:firstLine="210"/>
        <w:rPr>
          <w:rFonts w:ascii="Meiryo UI" w:eastAsia="Meiryo UI" w:hAnsi="Meiryo UI"/>
          <w:sz w:val="21"/>
          <w:szCs w:val="21"/>
          <w:rPrChange w:id="535" w:author="Tamura Takashi／田村　孝／AI" w:date="2021-08-27T15:52:00Z">
            <w:rPr>
              <w:rFonts w:ascii="ＭＳ ゴシック" w:eastAsia="ＭＳ ゴシック" w:hAnsi="ＭＳ ゴシック"/>
              <w:sz w:val="21"/>
              <w:szCs w:val="21"/>
            </w:rPr>
          </w:rPrChange>
        </w:rPr>
      </w:pPr>
      <w:r w:rsidRPr="00310FA8">
        <w:rPr>
          <w:sz w:val="21"/>
          <w:szCs w:val="21"/>
          <w:lang w:val="en"/>
          <w:rPrChange w:id="536" w:author="Tamura Takashi／田村　孝／AI" w:date="2021-08-27T15:52:00Z">
            <w:rPr>
              <w:rFonts w:ascii="ＭＳ ゴシック" w:eastAsia="ＭＳ ゴシック" w:hAnsi="ＭＳ ゴシック"/>
              <w:sz w:val="21"/>
              <w:szCs w:val="21"/>
            </w:rPr>
          </w:rPrChange>
        </w:rPr>
        <w:t xml:space="preserve">in advance to the </w:t>
      </w:r>
      <w:proofErr w:type="spellStart"/>
      <w:r w:rsidRPr="00310FA8">
        <w:rPr>
          <w:sz w:val="21"/>
          <w:szCs w:val="21"/>
          <w:lang w:val="en"/>
          <w:rPrChange w:id="537" w:author="Tamura Takashi／田村　孝／AI" w:date="2021-08-27T15:52:00Z">
            <w:rPr>
              <w:rFonts w:ascii="ＭＳ ゴシック" w:eastAsia="ＭＳ ゴシック" w:hAnsi="ＭＳ ゴシック"/>
              <w:sz w:val="21"/>
              <w:szCs w:val="21"/>
            </w:rPr>
          </w:rPrChange>
        </w:rPr>
        <w:t>navi</w:t>
      </w:r>
      <w:proofErr w:type="spellEnd"/>
      <w:r w:rsidRPr="00310FA8">
        <w:rPr>
          <w:sz w:val="21"/>
          <w:szCs w:val="21"/>
          <w:lang w:val="en"/>
          <w:rPrChange w:id="538" w:author="Tamura Takashi／田村　孝／AI" w:date="2021-08-27T15:52:00Z">
            <w:rPr>
              <w:rFonts w:ascii="ＭＳ ゴシック" w:eastAsia="ＭＳ ゴシック" w:hAnsi="ＭＳ ゴシック"/>
              <w:sz w:val="21"/>
              <w:szCs w:val="21"/>
            </w:rPr>
          </w:rPrChange>
        </w:rPr>
        <w:t xml:space="preserve"> supplier. If necessary, explain</w:t>
      </w:r>
      <w:r>
        <w:rPr>
          <w:lang w:val="en"/>
        </w:rPr>
        <w:t xml:space="preserve"> </w:t>
      </w:r>
      <w:r w:rsidR="00CF1A69" w:rsidRPr="00310FA8">
        <w:rPr>
          <w:sz w:val="21"/>
          <w:szCs w:val="21"/>
          <w:lang w:val="en"/>
          <w:rPrChange w:id="539" w:author="Tamura Takashi／田村　孝／AI" w:date="2021-08-27T15:52:00Z">
            <w:rPr>
              <w:rFonts w:ascii="ＭＳ ゴシック" w:eastAsia="ＭＳ ゴシック" w:hAnsi="ＭＳ ゴシック"/>
              <w:sz w:val="21"/>
              <w:szCs w:val="21"/>
            </w:rPr>
          </w:rPrChange>
        </w:rPr>
        <w:t xml:space="preserve">at the above meeting. </w:t>
      </w:r>
    </w:p>
    <w:p w14:paraId="0F224A22" w14:textId="77777777" w:rsidR="00476F62" w:rsidRPr="00310FA8" w:rsidRDefault="00476F62" w:rsidP="00B34145">
      <w:pPr>
        <w:rPr>
          <w:rFonts w:ascii="Meiryo UI" w:eastAsia="Meiryo UI" w:hAnsi="Meiryo UI"/>
          <w:rPrChange w:id="540" w:author="Tamura Takashi／田村　孝／AI" w:date="2021-08-27T15:52:00Z">
            <w:rPr/>
          </w:rPrChange>
        </w:rPr>
      </w:pPr>
    </w:p>
    <w:p w14:paraId="7F801B94" w14:textId="77777777" w:rsidR="00863592" w:rsidRDefault="00B34145" w:rsidP="00A77F44">
      <w:pPr>
        <w:rPr>
          <w:ins w:id="541" w:author="Sugahara, Hikaru/菅原 光" w:date="2022-06-25T19:36:00Z"/>
          <w:sz w:val="21"/>
          <w:szCs w:val="21"/>
          <w:lang w:val="en"/>
        </w:rPr>
      </w:pPr>
      <w:r w:rsidRPr="00310FA8">
        <w:rPr>
          <w:rFonts w:hint="eastAsia"/>
          <w:sz w:val="21"/>
          <w:szCs w:val="21"/>
          <w:lang w:val="en"/>
          <w:rPrChange w:id="542" w:author="Tamura Takashi／田村　孝／AI" w:date="2021-08-27T15:52:00Z">
            <w:rPr>
              <w:rFonts w:ascii="ＭＳ ゴシック" w:eastAsia="ＭＳ ゴシック" w:hAnsi="ＭＳ ゴシック" w:hint="eastAsia"/>
              <w:sz w:val="21"/>
              <w:szCs w:val="21"/>
            </w:rPr>
          </w:rPrChange>
        </w:rPr>
        <w:lastRenderedPageBreak/>
        <w:t>・</w:t>
      </w:r>
      <w:r w:rsidRPr="00310FA8">
        <w:rPr>
          <w:sz w:val="21"/>
          <w:szCs w:val="21"/>
          <w:lang w:val="en"/>
          <w:rPrChange w:id="543" w:author="Tamura Takashi／田村　孝／AI" w:date="2021-08-27T15:52:00Z">
            <w:rPr>
              <w:rFonts w:ascii="ＭＳ ゴシック" w:eastAsia="ＭＳ ゴシック" w:hAnsi="ＭＳ ゴシック"/>
              <w:sz w:val="21"/>
              <w:szCs w:val="21"/>
            </w:rPr>
          </w:rPrChange>
        </w:rPr>
        <w:t xml:space="preserve"> </w:t>
      </w:r>
      <w:ins w:id="544" w:author="Sugahara, Hikaru/菅原 光" w:date="2022-06-25T19:36:00Z">
        <w:r w:rsidR="00863592" w:rsidRPr="00863592">
          <w:rPr>
            <w:rFonts w:hint="eastAsia"/>
            <w:sz w:val="21"/>
            <w:szCs w:val="21"/>
            <w:lang w:val="en"/>
          </w:rPr>
          <w:t>全国交通情報安全活動推進センターが公開している交通規制情報を使用すること。</w:t>
        </w:r>
      </w:ins>
    </w:p>
    <w:p w14:paraId="3182A549" w14:textId="7FCD3BE7" w:rsidR="00B34145" w:rsidRPr="00310FA8" w:rsidRDefault="00B34145">
      <w:pPr>
        <w:ind w:firstLineChars="100" w:firstLine="210"/>
        <w:rPr>
          <w:rFonts w:ascii="Meiryo UI" w:eastAsia="Meiryo UI" w:hAnsi="Meiryo UI"/>
          <w:sz w:val="21"/>
          <w:szCs w:val="21"/>
          <w:rPrChange w:id="545" w:author="Tamura Takashi／田村　孝／AI" w:date="2021-08-27T15:52:00Z">
            <w:rPr>
              <w:rFonts w:ascii="ＭＳ ゴシック" w:eastAsia="ＭＳ ゴシック" w:hAnsi="ＭＳ ゴシック"/>
              <w:sz w:val="21"/>
              <w:szCs w:val="21"/>
            </w:rPr>
          </w:rPrChange>
        </w:rPr>
        <w:pPrChange w:id="546" w:author="Sugahara, Hikaru/菅原 光" w:date="2022-06-25T19:36:00Z">
          <w:pPr/>
        </w:pPrChange>
      </w:pPr>
      <w:r w:rsidRPr="00310FA8">
        <w:rPr>
          <w:sz w:val="21"/>
          <w:szCs w:val="21"/>
          <w:lang w:val="en"/>
          <w:rPrChange w:id="547" w:author="Tamura Takashi／田村　孝／AI" w:date="2021-08-27T15:52:00Z">
            <w:rPr>
              <w:rFonts w:ascii="ＭＳ ゴシック" w:eastAsia="ＭＳ ゴシック" w:hAnsi="ＭＳ ゴシック"/>
              <w:sz w:val="21"/>
              <w:szCs w:val="21"/>
            </w:rPr>
          </w:rPrChange>
        </w:rPr>
        <w:t>Use traffic restriction information published by the National Traffic Information Safety Activity Promotion Center</w:t>
      </w:r>
      <w:r w:rsidR="00A77F44" w:rsidRPr="00310FA8">
        <w:rPr>
          <w:sz w:val="21"/>
          <w:szCs w:val="21"/>
          <w:lang w:val="en"/>
          <w:rPrChange w:id="548" w:author="Tamura Takashi／田村　孝／AI" w:date="2021-08-27T15:52:00Z">
            <w:rPr>
              <w:rFonts w:ascii="ＭＳ ゴシック" w:eastAsia="ＭＳ ゴシック" w:hAnsi="ＭＳ ゴシック"/>
              <w:sz w:val="21"/>
              <w:szCs w:val="21"/>
            </w:rPr>
          </w:rPrChange>
        </w:rPr>
        <w:t xml:space="preserve">. </w:t>
      </w:r>
    </w:p>
    <w:p w14:paraId="0A2D00A4" w14:textId="77777777" w:rsidR="00863592" w:rsidRDefault="006832AF" w:rsidP="00A77F44">
      <w:pPr>
        <w:rPr>
          <w:ins w:id="549" w:author="Sugahara, Hikaru/菅原 光" w:date="2022-06-25T19:36:00Z"/>
          <w:sz w:val="21"/>
          <w:szCs w:val="21"/>
          <w:lang w:val="en"/>
        </w:rPr>
      </w:pPr>
      <w:r w:rsidRPr="00310FA8">
        <w:rPr>
          <w:rFonts w:hint="eastAsia"/>
          <w:sz w:val="21"/>
          <w:szCs w:val="21"/>
          <w:lang w:val="en"/>
          <w:rPrChange w:id="550"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551" w:author="Tamura Takashi／田村　孝／AI" w:date="2021-08-27T15:52:00Z">
            <w:rPr>
              <w:rFonts w:ascii="ＭＳ ゴシック" w:eastAsia="ＭＳ ゴシック" w:hAnsi="ＭＳ ゴシック"/>
              <w:sz w:val="21"/>
              <w:szCs w:val="21"/>
            </w:rPr>
          </w:rPrChange>
        </w:rPr>
        <w:t xml:space="preserve"> </w:t>
      </w:r>
      <w:ins w:id="552" w:author="Sugahara, Hikaru/菅原 光" w:date="2022-06-25T19:36:00Z">
        <w:r w:rsidR="00863592" w:rsidRPr="00863592">
          <w:rPr>
            <w:rFonts w:hint="eastAsia"/>
            <w:sz w:val="21"/>
            <w:szCs w:val="21"/>
            <w:lang w:val="en"/>
          </w:rPr>
          <w:t>ナビ機能に対するクレームに対応すること。</w:t>
        </w:r>
      </w:ins>
    </w:p>
    <w:p w14:paraId="7C0BBE6D" w14:textId="7BA1D31D" w:rsidR="00A77F44" w:rsidRPr="00310FA8" w:rsidRDefault="006832AF">
      <w:pPr>
        <w:ind w:firstLineChars="100" w:firstLine="210"/>
        <w:rPr>
          <w:rFonts w:ascii="Meiryo UI" w:eastAsia="Meiryo UI" w:hAnsi="Meiryo UI"/>
          <w:sz w:val="21"/>
          <w:szCs w:val="21"/>
          <w:rPrChange w:id="553" w:author="Tamura Takashi／田村　孝／AI" w:date="2021-08-27T15:52:00Z">
            <w:rPr>
              <w:rFonts w:ascii="ＭＳ ゴシック" w:eastAsia="ＭＳ ゴシック" w:hAnsi="ＭＳ ゴシック"/>
              <w:sz w:val="21"/>
              <w:szCs w:val="21"/>
            </w:rPr>
          </w:rPrChange>
        </w:rPr>
        <w:pPrChange w:id="554" w:author="Sugahara, Hikaru/菅原 光" w:date="2022-06-25T19:36:00Z">
          <w:pPr/>
        </w:pPrChange>
      </w:pPr>
      <w:r w:rsidRPr="00310FA8">
        <w:rPr>
          <w:sz w:val="21"/>
          <w:szCs w:val="21"/>
          <w:lang w:val="en"/>
          <w:rPrChange w:id="555" w:author="Tamura Takashi／田村　孝／AI" w:date="2021-08-27T15:52:00Z">
            <w:rPr>
              <w:rFonts w:ascii="ＭＳ ゴシック" w:eastAsia="ＭＳ ゴシック" w:hAnsi="ＭＳ ゴシック"/>
              <w:sz w:val="21"/>
              <w:szCs w:val="21"/>
            </w:rPr>
          </w:rPrChange>
        </w:rPr>
        <w:t>Respond to complaints about navigation functions.</w:t>
      </w:r>
    </w:p>
    <w:p w14:paraId="322E4CB5" w14:textId="77777777" w:rsidR="00863592" w:rsidRDefault="00863592" w:rsidP="00F87599">
      <w:pPr>
        <w:rPr>
          <w:ins w:id="556" w:author="Sugahara, Hikaru/菅原 光" w:date="2022-06-25T19:42:00Z"/>
          <w:sz w:val="21"/>
          <w:szCs w:val="21"/>
          <w:lang w:val="en"/>
        </w:rPr>
      </w:pPr>
      <w:ins w:id="557" w:author="Sugahara, Hikaru/菅原 光" w:date="2022-06-25T19:42:00Z">
        <w:r w:rsidRPr="00863592">
          <w:rPr>
            <w:rFonts w:hint="eastAsia"/>
            <w:sz w:val="21"/>
            <w:szCs w:val="21"/>
            <w:lang w:val="en"/>
          </w:rPr>
          <w:t>ナビサプライヤが切り分けた結果、地図に関する問題は即座に対応すること。</w:t>
        </w:r>
      </w:ins>
    </w:p>
    <w:p w14:paraId="699564CA" w14:textId="414C9649" w:rsidR="00DC15D8" w:rsidRPr="00310FA8" w:rsidRDefault="006832AF" w:rsidP="00F87599">
      <w:pPr>
        <w:rPr>
          <w:rFonts w:ascii="Meiryo UI" w:eastAsia="Meiryo UI" w:hAnsi="Meiryo UI"/>
          <w:sz w:val="21"/>
          <w:szCs w:val="21"/>
          <w:rPrChange w:id="558" w:author="Tamura Takashi／田村　孝／AI" w:date="2021-08-27T15:52:00Z">
            <w:rPr>
              <w:rFonts w:ascii="ＭＳ ゴシック" w:eastAsia="ＭＳ ゴシック" w:hAnsi="ＭＳ ゴシック"/>
              <w:sz w:val="21"/>
              <w:szCs w:val="21"/>
            </w:rPr>
          </w:rPrChange>
        </w:rPr>
      </w:pPr>
      <w:r w:rsidRPr="00310FA8">
        <w:rPr>
          <w:sz w:val="21"/>
          <w:szCs w:val="21"/>
          <w:lang w:val="en"/>
          <w:rPrChange w:id="559" w:author="Tamura Takashi／田村　孝／AI" w:date="2021-08-27T15:52:00Z">
            <w:rPr>
              <w:rFonts w:ascii="ＭＳ ゴシック" w:eastAsia="ＭＳ ゴシック" w:hAnsi="ＭＳ ゴシック"/>
              <w:sz w:val="21"/>
              <w:szCs w:val="21"/>
            </w:rPr>
          </w:rPrChange>
        </w:rPr>
        <w:t xml:space="preserve">As a result of the navigation supplier's </w:t>
      </w:r>
      <w:proofErr w:type="spellStart"/>
      <w:r w:rsidRPr="00310FA8">
        <w:rPr>
          <w:sz w:val="21"/>
          <w:szCs w:val="21"/>
          <w:lang w:val="en"/>
          <w:rPrChange w:id="560" w:author="Tamura Takashi／田村　孝／AI" w:date="2021-08-27T15:52:00Z">
            <w:rPr>
              <w:rFonts w:ascii="ＭＳ ゴシック" w:eastAsia="ＭＳ ゴシック" w:hAnsi="ＭＳ ゴシック"/>
              <w:sz w:val="21"/>
              <w:szCs w:val="21"/>
            </w:rPr>
          </w:rPrChange>
        </w:rPr>
        <w:t>separateing</w:t>
      </w:r>
      <w:proofErr w:type="spellEnd"/>
      <w:r w:rsidRPr="00310FA8">
        <w:rPr>
          <w:sz w:val="21"/>
          <w:szCs w:val="21"/>
          <w:lang w:val="en"/>
          <w:rPrChange w:id="561" w:author="Tamura Takashi／田村　孝／AI" w:date="2021-08-27T15:52:00Z">
            <w:rPr>
              <w:rFonts w:ascii="ＭＳ ゴシック" w:eastAsia="ＭＳ ゴシック" w:hAnsi="ＭＳ ゴシック"/>
              <w:sz w:val="21"/>
              <w:szCs w:val="21"/>
            </w:rPr>
          </w:rPrChange>
        </w:rPr>
        <w:t>, map issues should be dealt with immediately.</w:t>
      </w:r>
    </w:p>
    <w:p w14:paraId="57F7A240" w14:textId="77777777" w:rsidR="00863592" w:rsidRDefault="00863592" w:rsidP="00F87599">
      <w:pPr>
        <w:rPr>
          <w:ins w:id="562" w:author="Sugahara, Hikaru/菅原 光" w:date="2022-06-25T19:42:00Z"/>
          <w:sz w:val="21"/>
          <w:szCs w:val="21"/>
          <w:lang w:val="en"/>
        </w:rPr>
      </w:pPr>
      <w:ins w:id="563" w:author="Sugahara, Hikaru/菅原 光" w:date="2022-06-25T19:42:00Z">
        <w:r w:rsidRPr="00863592">
          <w:rPr>
            <w:rFonts w:hint="eastAsia"/>
            <w:sz w:val="21"/>
            <w:szCs w:val="21"/>
            <w:lang w:val="en"/>
          </w:rPr>
          <w:t>地物との差異を確認した場合は、基本次回メンテ版にて修正すること。</w:t>
        </w:r>
      </w:ins>
    </w:p>
    <w:p w14:paraId="234889B4" w14:textId="1E0F9C9B" w:rsidR="006832AF" w:rsidRPr="00310FA8" w:rsidRDefault="006832AF" w:rsidP="00F87599">
      <w:pPr>
        <w:rPr>
          <w:rFonts w:ascii="Meiryo UI" w:eastAsia="Meiryo UI" w:hAnsi="Meiryo UI"/>
          <w:sz w:val="21"/>
          <w:szCs w:val="21"/>
          <w:rPrChange w:id="564" w:author="Tamura Takashi／田村　孝／AI" w:date="2021-08-27T15:52:00Z">
            <w:rPr>
              <w:rFonts w:ascii="ＭＳ ゴシック" w:eastAsia="ＭＳ ゴシック" w:hAnsi="ＭＳ ゴシック"/>
              <w:sz w:val="21"/>
              <w:szCs w:val="21"/>
            </w:rPr>
          </w:rPrChange>
        </w:rPr>
      </w:pPr>
      <w:r w:rsidRPr="00310FA8">
        <w:rPr>
          <w:sz w:val="21"/>
          <w:szCs w:val="21"/>
          <w:lang w:val="en"/>
          <w:rPrChange w:id="565" w:author="Tamura Takashi／田村　孝／AI" w:date="2021-08-27T15:52:00Z">
            <w:rPr>
              <w:rFonts w:ascii="ＭＳ ゴシック" w:eastAsia="ＭＳ ゴシック" w:hAnsi="ＭＳ ゴシック"/>
              <w:sz w:val="21"/>
              <w:szCs w:val="21"/>
            </w:rPr>
          </w:rPrChange>
        </w:rPr>
        <w:t>If you confirm the difference from the local thing, correct it in the basic next maintain version.</w:t>
      </w:r>
    </w:p>
    <w:p w14:paraId="0A586D32" w14:textId="77777777" w:rsidR="00863592" w:rsidRDefault="00863592" w:rsidP="00F87599">
      <w:pPr>
        <w:rPr>
          <w:ins w:id="566" w:author="Sugahara, Hikaru/菅原 光" w:date="2022-06-25T19:43:00Z"/>
          <w:sz w:val="21"/>
          <w:szCs w:val="21"/>
          <w:lang w:val="en"/>
        </w:rPr>
      </w:pPr>
      <w:ins w:id="567" w:author="Sugahara, Hikaru/菅原 光" w:date="2022-06-25T19:43:00Z">
        <w:r w:rsidRPr="00863592">
          <w:rPr>
            <w:rFonts w:hint="eastAsia"/>
            <w:sz w:val="21"/>
            <w:szCs w:val="21"/>
            <w:lang w:val="en"/>
          </w:rPr>
          <w:t>重大なクレームに対しては、即時対応すること。</w:t>
        </w:r>
      </w:ins>
    </w:p>
    <w:p w14:paraId="30D77C95" w14:textId="3F03A832" w:rsidR="00DC15D8" w:rsidRPr="00310FA8" w:rsidRDefault="006832AF" w:rsidP="00F87599">
      <w:pPr>
        <w:rPr>
          <w:rFonts w:ascii="Meiryo UI" w:eastAsia="Meiryo UI" w:hAnsi="Meiryo UI"/>
          <w:sz w:val="21"/>
          <w:szCs w:val="21"/>
          <w:rPrChange w:id="568" w:author="Tamura Takashi／田村　孝／AI" w:date="2021-08-27T15:52:00Z">
            <w:rPr>
              <w:rFonts w:ascii="ＭＳ ゴシック" w:eastAsia="ＭＳ ゴシック" w:hAnsi="ＭＳ ゴシック"/>
              <w:sz w:val="21"/>
              <w:szCs w:val="21"/>
            </w:rPr>
          </w:rPrChange>
        </w:rPr>
      </w:pPr>
      <w:r w:rsidRPr="00310FA8">
        <w:rPr>
          <w:sz w:val="21"/>
          <w:szCs w:val="21"/>
          <w:lang w:val="en"/>
          <w:rPrChange w:id="569" w:author="Tamura Takashi／田村　孝／AI" w:date="2021-08-27T15:52:00Z">
            <w:rPr>
              <w:rFonts w:ascii="ＭＳ ゴシック" w:eastAsia="ＭＳ ゴシック" w:hAnsi="ＭＳ ゴシック"/>
              <w:sz w:val="21"/>
              <w:szCs w:val="21"/>
            </w:rPr>
          </w:rPrChange>
        </w:rPr>
        <w:t>Respond immediately to serious claims.</w:t>
      </w:r>
    </w:p>
    <w:p w14:paraId="4EC168D2" w14:textId="77777777" w:rsidR="00863592" w:rsidRDefault="007A7AA2" w:rsidP="00F87599">
      <w:pPr>
        <w:rPr>
          <w:ins w:id="570" w:author="Sugahara, Hikaru/菅原 光" w:date="2022-06-25T19:43:00Z"/>
          <w:sz w:val="21"/>
          <w:szCs w:val="21"/>
          <w:lang w:val="en"/>
        </w:rPr>
      </w:pPr>
      <w:r w:rsidRPr="00310FA8">
        <w:rPr>
          <w:rFonts w:hint="eastAsia"/>
          <w:sz w:val="21"/>
          <w:szCs w:val="21"/>
          <w:lang w:val="en"/>
          <w:rPrChange w:id="571"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572" w:author="Tamura Takashi／田村　孝／AI" w:date="2021-08-27T15:52:00Z">
            <w:rPr>
              <w:rFonts w:ascii="ＭＳ ゴシック" w:eastAsia="ＭＳ ゴシック" w:hAnsi="ＭＳ ゴシック"/>
              <w:sz w:val="21"/>
              <w:szCs w:val="21"/>
            </w:rPr>
          </w:rPrChange>
        </w:rPr>
        <w:t xml:space="preserve"> </w:t>
      </w:r>
      <w:ins w:id="573" w:author="Sugahara, Hikaru/菅原 光" w:date="2022-06-25T19:43:00Z">
        <w:r w:rsidR="00863592" w:rsidRPr="00863592">
          <w:rPr>
            <w:rFonts w:hint="eastAsia"/>
            <w:sz w:val="21"/>
            <w:szCs w:val="21"/>
            <w:lang w:val="en"/>
          </w:rPr>
          <w:t>年に</w:t>
        </w:r>
        <w:r w:rsidR="00863592" w:rsidRPr="00863592">
          <w:rPr>
            <w:rFonts w:hint="eastAsia"/>
            <w:sz w:val="21"/>
            <w:szCs w:val="21"/>
            <w:lang w:val="en"/>
          </w:rPr>
          <w:t>1</w:t>
        </w:r>
        <w:r w:rsidR="00863592" w:rsidRPr="00863592">
          <w:rPr>
            <w:rFonts w:hint="eastAsia"/>
            <w:sz w:val="21"/>
            <w:szCs w:val="21"/>
            <w:lang w:val="en"/>
          </w:rPr>
          <w:t>回以上、市場クレームの傾向分析を行い結果を報告すること</w:t>
        </w:r>
      </w:ins>
    </w:p>
    <w:p w14:paraId="55D330D3" w14:textId="59D15547" w:rsidR="007A7AA2" w:rsidRPr="00310FA8" w:rsidRDefault="007A7AA2">
      <w:pPr>
        <w:ind w:firstLineChars="100" w:firstLine="210"/>
        <w:rPr>
          <w:rFonts w:ascii="Meiryo UI" w:eastAsia="Meiryo UI" w:hAnsi="Meiryo UI"/>
          <w:sz w:val="21"/>
          <w:szCs w:val="21"/>
          <w:rPrChange w:id="574" w:author="Tamura Takashi／田村　孝／AI" w:date="2021-08-27T15:52:00Z">
            <w:rPr>
              <w:rFonts w:ascii="ＭＳ ゴシック" w:eastAsia="ＭＳ ゴシック" w:hAnsi="ＭＳ ゴシック"/>
              <w:sz w:val="21"/>
              <w:szCs w:val="21"/>
            </w:rPr>
          </w:rPrChange>
        </w:rPr>
        <w:pPrChange w:id="575" w:author="Sugahara, Hikaru/菅原 光" w:date="2022-06-25T19:43:00Z">
          <w:pPr/>
        </w:pPrChange>
      </w:pPr>
      <w:r w:rsidRPr="00310FA8">
        <w:rPr>
          <w:sz w:val="21"/>
          <w:szCs w:val="21"/>
          <w:lang w:val="en"/>
          <w:rPrChange w:id="576" w:author="Tamura Takashi／田村　孝／AI" w:date="2021-08-27T15:52:00Z">
            <w:rPr>
              <w:rFonts w:ascii="ＭＳ ゴシック" w:eastAsia="ＭＳ ゴシック" w:hAnsi="ＭＳ ゴシック"/>
              <w:sz w:val="21"/>
              <w:szCs w:val="21"/>
            </w:rPr>
          </w:rPrChange>
        </w:rPr>
        <w:t>Analyze trends in market claims at least once a year and report the results</w:t>
      </w:r>
    </w:p>
    <w:p w14:paraId="2E34BE0A" w14:textId="77777777" w:rsidR="00863592" w:rsidRDefault="00EF2390" w:rsidP="00F87599">
      <w:pPr>
        <w:rPr>
          <w:ins w:id="577" w:author="Sugahara, Hikaru/菅原 光" w:date="2022-06-25T19:43:00Z"/>
          <w:sz w:val="21"/>
          <w:szCs w:val="21"/>
          <w:lang w:val="en"/>
        </w:rPr>
      </w:pPr>
      <w:r w:rsidRPr="00310FA8">
        <w:rPr>
          <w:rFonts w:hint="eastAsia"/>
          <w:sz w:val="21"/>
          <w:szCs w:val="21"/>
          <w:lang w:val="en"/>
          <w:rPrChange w:id="578"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579" w:author="Tamura Takashi／田村　孝／AI" w:date="2021-08-27T15:52:00Z">
            <w:rPr>
              <w:rFonts w:ascii="ＭＳ ゴシック" w:eastAsia="ＭＳ ゴシック" w:hAnsi="ＭＳ ゴシック"/>
              <w:sz w:val="21"/>
              <w:szCs w:val="21"/>
            </w:rPr>
          </w:rPrChange>
        </w:rPr>
        <w:t xml:space="preserve"> </w:t>
      </w:r>
      <w:ins w:id="580" w:author="Sugahara, Hikaru/菅原 光" w:date="2022-06-25T19:43:00Z">
        <w:r w:rsidR="00863592" w:rsidRPr="00863592">
          <w:rPr>
            <w:rFonts w:hint="eastAsia"/>
            <w:sz w:val="21"/>
            <w:szCs w:val="21"/>
            <w:lang w:val="en"/>
          </w:rPr>
          <w:t>再発防止内容を不具合発覚後</w:t>
        </w:r>
        <w:r w:rsidR="00863592" w:rsidRPr="00863592">
          <w:rPr>
            <w:rFonts w:hint="eastAsia"/>
            <w:sz w:val="21"/>
            <w:szCs w:val="21"/>
            <w:lang w:val="en"/>
          </w:rPr>
          <w:t>1</w:t>
        </w:r>
        <w:r w:rsidR="00863592" w:rsidRPr="00863592">
          <w:rPr>
            <w:rFonts w:hint="eastAsia"/>
            <w:sz w:val="21"/>
            <w:szCs w:val="21"/>
            <w:lang w:val="en"/>
          </w:rPr>
          <w:t>か月以内に報告すること</w:t>
        </w:r>
      </w:ins>
    </w:p>
    <w:p w14:paraId="2205008C" w14:textId="61FC7C2D" w:rsidR="00EF2390" w:rsidRPr="00310FA8" w:rsidRDefault="00EF2390">
      <w:pPr>
        <w:ind w:firstLineChars="100" w:firstLine="210"/>
        <w:rPr>
          <w:rFonts w:ascii="Meiryo UI" w:eastAsia="Meiryo UI" w:hAnsi="Meiryo UI"/>
          <w:sz w:val="21"/>
          <w:szCs w:val="21"/>
          <w:rPrChange w:id="581" w:author="Tamura Takashi／田村　孝／AI" w:date="2021-08-27T15:52:00Z">
            <w:rPr>
              <w:rFonts w:ascii="ＭＳ ゴシック" w:eastAsia="ＭＳ ゴシック" w:hAnsi="ＭＳ ゴシック"/>
              <w:sz w:val="21"/>
              <w:szCs w:val="21"/>
            </w:rPr>
          </w:rPrChange>
        </w:rPr>
        <w:pPrChange w:id="582" w:author="Sugahara, Hikaru/菅原 光" w:date="2022-06-25T19:43:00Z">
          <w:pPr/>
        </w:pPrChange>
      </w:pPr>
      <w:r w:rsidRPr="00310FA8">
        <w:rPr>
          <w:sz w:val="21"/>
          <w:szCs w:val="21"/>
          <w:lang w:val="en"/>
          <w:rPrChange w:id="583" w:author="Tamura Takashi／田村　孝／AI" w:date="2021-08-27T15:52:00Z">
            <w:rPr>
              <w:rFonts w:ascii="ＭＳ ゴシック" w:eastAsia="ＭＳ ゴシック" w:hAnsi="ＭＳ ゴシック"/>
              <w:sz w:val="21"/>
              <w:szCs w:val="21"/>
            </w:rPr>
          </w:rPrChange>
        </w:rPr>
        <w:t>Report the contents of recurrence prevention within one month after the failure is discovered.</w:t>
      </w:r>
    </w:p>
    <w:p w14:paraId="78826809" w14:textId="77777777" w:rsidR="00863592" w:rsidRDefault="00EF2390" w:rsidP="00F87599">
      <w:pPr>
        <w:rPr>
          <w:ins w:id="584" w:author="Sugahara, Hikaru/菅原 光" w:date="2022-06-25T19:43:00Z"/>
          <w:sz w:val="21"/>
          <w:szCs w:val="21"/>
          <w:lang w:val="en"/>
        </w:rPr>
      </w:pPr>
      <w:r w:rsidRPr="00310FA8">
        <w:rPr>
          <w:rFonts w:hint="eastAsia"/>
          <w:sz w:val="21"/>
          <w:szCs w:val="21"/>
          <w:lang w:val="en"/>
          <w:rPrChange w:id="585"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586" w:author="Tamura Takashi／田村　孝／AI" w:date="2021-08-27T15:52:00Z">
            <w:rPr>
              <w:rFonts w:ascii="ＭＳ ゴシック" w:eastAsia="ＭＳ ゴシック" w:hAnsi="ＭＳ ゴシック"/>
              <w:sz w:val="21"/>
              <w:szCs w:val="21"/>
            </w:rPr>
          </w:rPrChange>
        </w:rPr>
        <w:t xml:space="preserve"> </w:t>
      </w:r>
      <w:ins w:id="587" w:author="Sugahara, Hikaru/菅原 光" w:date="2022-06-25T19:43:00Z">
        <w:r w:rsidR="00863592" w:rsidRPr="00863592">
          <w:rPr>
            <w:rFonts w:hint="eastAsia"/>
            <w:sz w:val="21"/>
            <w:szCs w:val="21"/>
            <w:lang w:val="en"/>
          </w:rPr>
          <w:t>ナビサプライヤでのオーサリング処理でエラーとなるデータを生成しないよう、編集及び検査工程内でナビサプライヤが提示する良品条件（データ監視項目）を満たすこと。この対応によってエラーが発生した場合は、ナビアプリメーカと速やかに対策協議を行うこと。</w:t>
        </w:r>
      </w:ins>
    </w:p>
    <w:p w14:paraId="34F2B1EF" w14:textId="1017B4DE" w:rsidR="00EF2390" w:rsidRPr="00310FA8" w:rsidRDefault="00EF2390">
      <w:pPr>
        <w:ind w:firstLineChars="100" w:firstLine="210"/>
        <w:rPr>
          <w:rFonts w:ascii="Meiryo UI" w:eastAsia="Meiryo UI" w:hAnsi="Meiryo UI"/>
          <w:sz w:val="21"/>
          <w:szCs w:val="21"/>
          <w:rPrChange w:id="588" w:author="Tamura Takashi／田村　孝／AI" w:date="2021-08-27T15:52:00Z">
            <w:rPr>
              <w:rFonts w:ascii="ＭＳ ゴシック" w:eastAsia="ＭＳ ゴシック" w:hAnsi="ＭＳ ゴシック"/>
              <w:sz w:val="21"/>
              <w:szCs w:val="21"/>
            </w:rPr>
          </w:rPrChange>
        </w:rPr>
        <w:pPrChange w:id="589" w:author="Sugahara, Hikaru/菅原 光" w:date="2022-06-25T19:43:00Z">
          <w:pPr/>
        </w:pPrChange>
      </w:pPr>
      <w:r w:rsidRPr="00310FA8">
        <w:rPr>
          <w:sz w:val="21"/>
          <w:szCs w:val="21"/>
          <w:lang w:val="en"/>
          <w:rPrChange w:id="590" w:author="Tamura Takashi／田村　孝／AI" w:date="2021-08-27T15:52:00Z">
            <w:rPr>
              <w:rFonts w:ascii="ＭＳ ゴシック" w:eastAsia="ＭＳ ゴシック" w:hAnsi="ＭＳ ゴシック"/>
              <w:sz w:val="21"/>
              <w:szCs w:val="21"/>
            </w:rPr>
          </w:rPrChange>
        </w:rPr>
        <w:t xml:space="preserve">To meet the good product conditions (data monitoring items) presented by the </w:t>
      </w:r>
      <w:proofErr w:type="spellStart"/>
      <w:r w:rsidRPr="00310FA8">
        <w:rPr>
          <w:sz w:val="21"/>
          <w:szCs w:val="21"/>
          <w:lang w:val="en"/>
          <w:rPrChange w:id="591" w:author="Tamura Takashi／田村　孝／AI" w:date="2021-08-27T15:52:00Z">
            <w:rPr>
              <w:rFonts w:ascii="ＭＳ ゴシック" w:eastAsia="ＭＳ ゴシック" w:hAnsi="ＭＳ ゴシック"/>
              <w:sz w:val="21"/>
              <w:szCs w:val="21"/>
            </w:rPr>
          </w:rPrChange>
        </w:rPr>
        <w:t>navi</w:t>
      </w:r>
      <w:proofErr w:type="spellEnd"/>
      <w:r w:rsidRPr="00310FA8">
        <w:rPr>
          <w:sz w:val="21"/>
          <w:szCs w:val="21"/>
          <w:lang w:val="en"/>
          <w:rPrChange w:id="592" w:author="Tamura Takashi／田村　孝／AI" w:date="2021-08-27T15:52:00Z">
            <w:rPr>
              <w:rFonts w:ascii="ＭＳ ゴシック" w:eastAsia="ＭＳ ゴシック" w:hAnsi="ＭＳ ゴシック"/>
              <w:sz w:val="21"/>
              <w:szCs w:val="21"/>
            </w:rPr>
          </w:rPrChange>
        </w:rPr>
        <w:t xml:space="preserve"> supplier in the editing and inspection process so as not to generate data that causes errors in the authoring process at the </w:t>
      </w:r>
      <w:proofErr w:type="spellStart"/>
      <w:r w:rsidRPr="00310FA8">
        <w:rPr>
          <w:sz w:val="21"/>
          <w:szCs w:val="21"/>
          <w:lang w:val="en"/>
          <w:rPrChange w:id="593" w:author="Tamura Takashi／田村　孝／AI" w:date="2021-08-27T15:52:00Z">
            <w:rPr>
              <w:rFonts w:ascii="ＭＳ ゴシック" w:eastAsia="ＭＳ ゴシック" w:hAnsi="ＭＳ ゴシック"/>
              <w:sz w:val="21"/>
              <w:szCs w:val="21"/>
            </w:rPr>
          </w:rPrChange>
        </w:rPr>
        <w:t>navi</w:t>
      </w:r>
      <w:proofErr w:type="spellEnd"/>
      <w:r w:rsidRPr="00310FA8">
        <w:rPr>
          <w:sz w:val="21"/>
          <w:szCs w:val="21"/>
          <w:lang w:val="en"/>
          <w:rPrChange w:id="594" w:author="Tamura Takashi／田村　孝／AI" w:date="2021-08-27T15:52:00Z">
            <w:rPr>
              <w:rFonts w:ascii="ＭＳ ゴシック" w:eastAsia="ＭＳ ゴシック" w:hAnsi="ＭＳ ゴシック"/>
              <w:sz w:val="21"/>
              <w:szCs w:val="21"/>
            </w:rPr>
          </w:rPrChange>
        </w:rPr>
        <w:t xml:space="preserve"> supplier. If an error occurs due to this response, promptly discuss countermeasures with the </w:t>
      </w:r>
      <w:proofErr w:type="spellStart"/>
      <w:r w:rsidRPr="00310FA8">
        <w:rPr>
          <w:sz w:val="21"/>
          <w:szCs w:val="21"/>
          <w:lang w:val="en"/>
          <w:rPrChange w:id="595" w:author="Tamura Takashi／田村　孝／AI" w:date="2021-08-27T15:52:00Z">
            <w:rPr>
              <w:rFonts w:ascii="ＭＳ ゴシック" w:eastAsia="ＭＳ ゴシック" w:hAnsi="ＭＳ ゴシック"/>
              <w:sz w:val="21"/>
              <w:szCs w:val="21"/>
            </w:rPr>
          </w:rPrChange>
        </w:rPr>
        <w:t>navi</w:t>
      </w:r>
      <w:proofErr w:type="spellEnd"/>
      <w:r w:rsidRPr="00310FA8">
        <w:rPr>
          <w:sz w:val="21"/>
          <w:szCs w:val="21"/>
          <w:lang w:val="en"/>
          <w:rPrChange w:id="596" w:author="Tamura Takashi／田村　孝／AI" w:date="2021-08-27T15:52:00Z">
            <w:rPr>
              <w:rFonts w:ascii="ＭＳ ゴシック" w:eastAsia="ＭＳ ゴシック" w:hAnsi="ＭＳ ゴシック"/>
              <w:sz w:val="21"/>
              <w:szCs w:val="21"/>
            </w:rPr>
          </w:rPrChange>
        </w:rPr>
        <w:t xml:space="preserve"> app manufacturer.</w:t>
      </w:r>
    </w:p>
    <w:p w14:paraId="6A07449F" w14:textId="77777777" w:rsidR="00863592" w:rsidRDefault="00EF2390" w:rsidP="00F87599">
      <w:pPr>
        <w:rPr>
          <w:ins w:id="597" w:author="Sugahara, Hikaru/菅原 光" w:date="2022-06-25T19:43:00Z"/>
          <w:sz w:val="21"/>
          <w:szCs w:val="21"/>
          <w:lang w:val="en"/>
        </w:rPr>
      </w:pPr>
      <w:r w:rsidRPr="00310FA8">
        <w:rPr>
          <w:rFonts w:hint="eastAsia"/>
          <w:sz w:val="21"/>
          <w:szCs w:val="21"/>
          <w:lang w:val="en"/>
          <w:rPrChange w:id="598" w:author="Tamura Takashi／田村　孝／AI" w:date="2021-08-27T15:52:00Z">
            <w:rPr>
              <w:rFonts w:ascii="ＭＳ ゴシック" w:eastAsia="ＭＳ ゴシック" w:hAnsi="ＭＳ ゴシック" w:hint="eastAsia"/>
              <w:sz w:val="21"/>
              <w:szCs w:val="21"/>
            </w:rPr>
          </w:rPrChange>
        </w:rPr>
        <w:t>・</w:t>
      </w:r>
      <w:r w:rsidRPr="00310FA8">
        <w:rPr>
          <w:sz w:val="21"/>
          <w:szCs w:val="21"/>
          <w:lang w:val="en"/>
          <w:rPrChange w:id="599" w:author="Tamura Takashi／田村　孝／AI" w:date="2021-08-27T15:52:00Z">
            <w:rPr>
              <w:rFonts w:ascii="ＭＳ ゴシック" w:eastAsia="ＭＳ ゴシック" w:hAnsi="ＭＳ ゴシック"/>
              <w:sz w:val="21"/>
              <w:szCs w:val="21"/>
            </w:rPr>
          </w:rPrChange>
        </w:rPr>
        <w:t xml:space="preserve"> </w:t>
      </w:r>
      <w:ins w:id="600" w:author="Sugahara, Hikaru/菅原 光" w:date="2022-06-25T19:43:00Z">
        <w:r w:rsidR="00863592" w:rsidRPr="00863592">
          <w:rPr>
            <w:rFonts w:hint="eastAsia"/>
            <w:sz w:val="21"/>
            <w:szCs w:val="21"/>
            <w:lang w:val="en"/>
          </w:rPr>
          <w:t>TMC</w:t>
        </w:r>
        <w:r w:rsidR="00863592" w:rsidRPr="00863592">
          <w:rPr>
            <w:rFonts w:hint="eastAsia"/>
            <w:sz w:val="21"/>
            <w:szCs w:val="21"/>
            <w:lang w:val="en"/>
          </w:rPr>
          <w:t>及びナビサプライヤからの質問問合せには、</w:t>
        </w:r>
        <w:r w:rsidR="00863592" w:rsidRPr="00863592">
          <w:rPr>
            <w:rFonts w:hint="eastAsia"/>
            <w:sz w:val="21"/>
            <w:szCs w:val="21"/>
            <w:lang w:val="en"/>
          </w:rPr>
          <w:t>1</w:t>
        </w:r>
        <w:r w:rsidR="00863592" w:rsidRPr="00863592">
          <w:rPr>
            <w:rFonts w:hint="eastAsia"/>
            <w:sz w:val="21"/>
            <w:szCs w:val="21"/>
            <w:lang w:val="en"/>
          </w:rPr>
          <w:t>週間以内に回答すること。緊急を要する場合はその回答期限を協議し、期限内の回答に努めること。</w:t>
        </w:r>
      </w:ins>
    </w:p>
    <w:p w14:paraId="5DA0E4B4" w14:textId="4C9422C9" w:rsidR="00EF2390" w:rsidRPr="00310FA8" w:rsidRDefault="00EF2390">
      <w:pPr>
        <w:ind w:firstLineChars="100" w:firstLine="210"/>
        <w:rPr>
          <w:rFonts w:ascii="Meiryo UI" w:eastAsia="Meiryo UI" w:hAnsi="Meiryo UI"/>
          <w:sz w:val="21"/>
          <w:szCs w:val="21"/>
          <w:rPrChange w:id="601" w:author="Tamura Takashi／田村　孝／AI" w:date="2021-08-27T15:52:00Z">
            <w:rPr>
              <w:rFonts w:ascii="ＭＳ ゴシック" w:eastAsia="ＭＳ ゴシック" w:hAnsi="ＭＳ ゴシック"/>
              <w:sz w:val="21"/>
              <w:szCs w:val="21"/>
            </w:rPr>
          </w:rPrChange>
        </w:rPr>
        <w:pPrChange w:id="602" w:author="Sugahara, Hikaru/菅原 光" w:date="2022-06-25T19:43:00Z">
          <w:pPr/>
        </w:pPrChange>
      </w:pPr>
      <w:r w:rsidRPr="00310FA8">
        <w:rPr>
          <w:sz w:val="21"/>
          <w:szCs w:val="21"/>
          <w:lang w:val="en"/>
          <w:rPrChange w:id="603" w:author="Tamura Takashi／田村　孝／AI" w:date="2021-08-27T15:52:00Z">
            <w:rPr>
              <w:rFonts w:ascii="ＭＳ ゴシック" w:eastAsia="ＭＳ ゴシック" w:hAnsi="ＭＳ ゴシック"/>
              <w:sz w:val="21"/>
              <w:szCs w:val="21"/>
            </w:rPr>
          </w:rPrChange>
        </w:rPr>
        <w:t xml:space="preserve">Answer questions from TMC and </w:t>
      </w:r>
      <w:proofErr w:type="spellStart"/>
      <w:r w:rsidRPr="00310FA8">
        <w:rPr>
          <w:sz w:val="21"/>
          <w:szCs w:val="21"/>
          <w:lang w:val="en"/>
          <w:rPrChange w:id="604" w:author="Tamura Takashi／田村　孝／AI" w:date="2021-08-27T15:52:00Z">
            <w:rPr>
              <w:rFonts w:ascii="ＭＳ ゴシック" w:eastAsia="ＭＳ ゴシック" w:hAnsi="ＭＳ ゴシック"/>
              <w:sz w:val="21"/>
              <w:szCs w:val="21"/>
            </w:rPr>
          </w:rPrChange>
        </w:rPr>
        <w:t>navi</w:t>
      </w:r>
      <w:proofErr w:type="spellEnd"/>
      <w:r w:rsidRPr="00310FA8">
        <w:rPr>
          <w:sz w:val="21"/>
          <w:szCs w:val="21"/>
          <w:lang w:val="en"/>
          <w:rPrChange w:id="605" w:author="Tamura Takashi／田村　孝／AI" w:date="2021-08-27T15:52:00Z">
            <w:rPr>
              <w:rFonts w:ascii="ＭＳ ゴシック" w:eastAsia="ＭＳ ゴシック" w:hAnsi="ＭＳ ゴシック"/>
              <w:sz w:val="21"/>
              <w:szCs w:val="21"/>
            </w:rPr>
          </w:rPrChange>
        </w:rPr>
        <w:t xml:space="preserve"> suppliers within one week. In case of emergency, discuss the response deadline and endeavor to respond on time.</w:t>
      </w:r>
    </w:p>
    <w:p w14:paraId="0072C727" w14:textId="77777777" w:rsidR="00EF2390" w:rsidRPr="00310FA8" w:rsidRDefault="00EF2390" w:rsidP="00F87599">
      <w:pPr>
        <w:rPr>
          <w:rFonts w:ascii="Meiryo UI" w:eastAsia="Meiryo UI" w:hAnsi="Meiryo UI"/>
          <w:sz w:val="21"/>
          <w:szCs w:val="21"/>
          <w:rPrChange w:id="606" w:author="Tamura Takashi／田村　孝／AI" w:date="2021-08-27T15:52:00Z">
            <w:rPr>
              <w:rFonts w:ascii="ＭＳ ゴシック" w:eastAsia="ＭＳ ゴシック" w:hAnsi="ＭＳ ゴシック"/>
              <w:sz w:val="21"/>
              <w:szCs w:val="21"/>
            </w:rPr>
          </w:rPrChange>
        </w:rPr>
      </w:pPr>
    </w:p>
    <w:p w14:paraId="010489BB" w14:textId="77777777" w:rsidR="00863592" w:rsidRDefault="00863592" w:rsidP="00F87599">
      <w:pPr>
        <w:rPr>
          <w:ins w:id="607" w:author="Sugahara, Hikaru/菅原 光" w:date="2022-06-25T19:44:00Z"/>
          <w:sz w:val="21"/>
          <w:szCs w:val="21"/>
          <w:lang w:val="en"/>
        </w:rPr>
      </w:pPr>
      <w:ins w:id="608" w:author="Sugahara, Hikaru/菅原 光" w:date="2022-06-25T19:44:00Z">
        <w:r w:rsidRPr="00863592">
          <w:rPr>
            <w:rFonts w:hint="eastAsia"/>
            <w:sz w:val="21"/>
            <w:szCs w:val="21"/>
            <w:lang w:val="en"/>
          </w:rPr>
          <w:t>RFQ Q&amp;A</w:t>
        </w:r>
        <w:r w:rsidRPr="00863592">
          <w:rPr>
            <w:rFonts w:hint="eastAsia"/>
            <w:sz w:val="21"/>
            <w:szCs w:val="21"/>
            <w:lang w:val="en"/>
          </w:rPr>
          <w:t>は日本のナビサプライヤとやりとりすること</w:t>
        </w:r>
      </w:ins>
    </w:p>
    <w:p w14:paraId="4E4EDD03" w14:textId="7523FF42" w:rsidR="006832AF" w:rsidRPr="00310FA8" w:rsidRDefault="00EF2390" w:rsidP="00F87599">
      <w:pPr>
        <w:rPr>
          <w:rFonts w:ascii="Meiryo UI" w:eastAsia="Meiryo UI" w:hAnsi="Meiryo UI"/>
          <w:sz w:val="21"/>
          <w:szCs w:val="21"/>
          <w:rPrChange w:id="609" w:author="Tamura Takashi／田村　孝／AI" w:date="2021-08-27T15:52:00Z">
            <w:rPr>
              <w:rFonts w:ascii="ＭＳ ゴシック" w:eastAsia="ＭＳ ゴシック" w:hAnsi="ＭＳ ゴシック"/>
              <w:sz w:val="21"/>
              <w:szCs w:val="21"/>
            </w:rPr>
          </w:rPrChange>
        </w:rPr>
      </w:pPr>
      <w:proofErr w:type="spellStart"/>
      <w:r w:rsidRPr="00310FA8">
        <w:rPr>
          <w:sz w:val="21"/>
          <w:szCs w:val="21"/>
          <w:lang w:val="en"/>
          <w:rPrChange w:id="610" w:author="Tamura Takashi／田村　孝／AI" w:date="2021-08-27T15:52:00Z">
            <w:rPr>
              <w:rFonts w:ascii="ＭＳ ゴシック" w:eastAsia="ＭＳ ゴシック" w:hAnsi="ＭＳ ゴシック"/>
              <w:sz w:val="21"/>
              <w:szCs w:val="21"/>
            </w:rPr>
          </w:rPrChange>
        </w:rPr>
        <w:t>Rfq</w:t>
      </w:r>
      <w:proofErr w:type="spellEnd"/>
      <w:r w:rsidRPr="00310FA8">
        <w:rPr>
          <w:sz w:val="21"/>
          <w:szCs w:val="21"/>
          <w:lang w:val="en"/>
          <w:rPrChange w:id="611" w:author="Tamura Takashi／田村　孝／AI" w:date="2021-08-27T15:52:00Z">
            <w:rPr>
              <w:rFonts w:ascii="ＭＳ ゴシック" w:eastAsia="ＭＳ ゴシック" w:hAnsi="ＭＳ ゴシック"/>
              <w:sz w:val="21"/>
              <w:szCs w:val="21"/>
            </w:rPr>
          </w:rPrChange>
        </w:rPr>
        <w:t xml:space="preserve"> Q&amp;A must interact with Japanese navigation suppliers</w:t>
      </w:r>
    </w:p>
    <w:p w14:paraId="42819E9F" w14:textId="160D5ADF" w:rsidR="006832AF" w:rsidRPr="00310FA8" w:rsidRDefault="006832AF" w:rsidP="00F87599">
      <w:pPr>
        <w:rPr>
          <w:rFonts w:ascii="Meiryo UI" w:eastAsia="Meiryo UI" w:hAnsi="Meiryo UI"/>
          <w:sz w:val="21"/>
          <w:szCs w:val="21"/>
          <w:rPrChange w:id="612" w:author="Tamura Takashi／田村　孝／AI" w:date="2021-08-27T15:52:00Z">
            <w:rPr>
              <w:rFonts w:ascii="ＭＳ ゴシック" w:eastAsia="ＭＳ ゴシック" w:hAnsi="ＭＳ ゴシック"/>
              <w:sz w:val="21"/>
              <w:szCs w:val="21"/>
            </w:rPr>
          </w:rPrChange>
        </w:rPr>
      </w:pPr>
    </w:p>
    <w:sectPr w:rsidR="006832AF" w:rsidRPr="00310FA8">
      <w:headerReference w:type="default" r:id="rId11"/>
      <w:footerReference w:type="even" r:id="rId12"/>
      <w:footerReference w:type="default" r:id="rId13"/>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598F3" w14:textId="77777777" w:rsidR="00CF31A9" w:rsidRDefault="00CF31A9">
      <w:r>
        <w:rPr>
          <w:lang w:val="en"/>
        </w:rPr>
        <w:separator/>
      </w:r>
    </w:p>
  </w:endnote>
  <w:endnote w:type="continuationSeparator" w:id="0">
    <w:p w14:paraId="1A9A0CCC" w14:textId="77777777" w:rsidR="00CF31A9" w:rsidRDefault="00CF31A9">
      <w:r>
        <w:rPr>
          <w:lang w:val="e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ゴシック">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modern"/>
    <w:pitch w:val="variable"/>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BD40E" w14:textId="77777777" w:rsidR="00C778EC" w:rsidRDefault="00C778EC">
    <w:pPr>
      <w:pStyle w:val="a6"/>
      <w:framePr w:wrap="around" w:vAnchor="text" w:hAnchor="margin" w:xAlign="center" w:y="1"/>
      <w:rPr>
        <w:rStyle w:val="a8"/>
      </w:rPr>
    </w:pPr>
    <w:r>
      <w:rPr>
        <w:rStyle w:val="a8"/>
        <w:lang w:val="en"/>
      </w:rPr>
      <w:fldChar w:fldCharType="begin"/>
    </w:r>
    <w:r>
      <w:rPr>
        <w:rStyle w:val="a8"/>
        <w:lang w:val="en"/>
      </w:rPr>
      <w:instrText xml:space="preserve">PAGE  </w:instrText>
    </w:r>
    <w:r>
      <w:rPr>
        <w:rStyle w:val="a8"/>
        <w:lang w:val="en"/>
      </w:rPr>
      <w:fldChar w:fldCharType="end"/>
    </w:r>
  </w:p>
  <w:p w14:paraId="59F2CF23" w14:textId="77777777" w:rsidR="00C778EC" w:rsidRDefault="00C778E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AC203" w14:textId="783A6369" w:rsidR="00C778EC" w:rsidRDefault="00C778EC">
    <w:pPr>
      <w:pStyle w:val="a6"/>
      <w:framePr w:wrap="around" w:vAnchor="text" w:hAnchor="page" w:x="9622" w:y="108"/>
      <w:rPr>
        <w:rStyle w:val="a8"/>
      </w:rPr>
    </w:pPr>
    <w:r>
      <w:rPr>
        <w:rStyle w:val="a8"/>
        <w:lang w:val="en"/>
      </w:rPr>
      <w:fldChar w:fldCharType="begin"/>
    </w:r>
    <w:r>
      <w:rPr>
        <w:rStyle w:val="a8"/>
        <w:lang w:val="en"/>
      </w:rPr>
      <w:instrText xml:space="preserve">PAGE  </w:instrText>
    </w:r>
    <w:r>
      <w:rPr>
        <w:rStyle w:val="a8"/>
        <w:lang w:val="en"/>
      </w:rPr>
      <w:fldChar w:fldCharType="separate"/>
    </w:r>
    <w:r w:rsidR="00350704">
      <w:rPr>
        <w:rStyle w:val="a8"/>
        <w:noProof/>
        <w:lang w:val="en"/>
      </w:rPr>
      <w:t>1</w:t>
    </w:r>
    <w:r>
      <w:rPr>
        <w:rStyle w:val="a8"/>
        <w:lang w:val="en"/>
      </w:rPr>
      <w:fldChar w:fldCharType="end"/>
    </w:r>
    <w:r>
      <w:rPr>
        <w:rStyle w:val="a8"/>
        <w:lang w:val="en"/>
      </w:rPr>
      <w:t>/</w:t>
    </w:r>
    <w:r>
      <w:rPr>
        <w:rStyle w:val="a8"/>
        <w:lang w:val="en"/>
      </w:rPr>
      <w:fldChar w:fldCharType="begin"/>
    </w:r>
    <w:r>
      <w:rPr>
        <w:rStyle w:val="a8"/>
        <w:lang w:val="en"/>
      </w:rPr>
      <w:instrText xml:space="preserve"> NUMPAGES </w:instrText>
    </w:r>
    <w:r>
      <w:rPr>
        <w:rStyle w:val="a8"/>
        <w:lang w:val="en"/>
      </w:rPr>
      <w:fldChar w:fldCharType="separate"/>
    </w:r>
    <w:r w:rsidR="00350704">
      <w:rPr>
        <w:rStyle w:val="a8"/>
        <w:noProof/>
        <w:lang w:val="en"/>
      </w:rPr>
      <w:t>5</w:t>
    </w:r>
    <w:r>
      <w:rPr>
        <w:rStyle w:val="a8"/>
        <w:lang w:val="en"/>
      </w:rPr>
      <w:fldChar w:fldCharType="end"/>
    </w:r>
  </w:p>
  <w:p w14:paraId="32E1DA90" w14:textId="41AB5632" w:rsidR="00E15848" w:rsidRPr="00266E98" w:rsidRDefault="00266E98" w:rsidP="00266E98">
    <w:pPr>
      <w:pStyle w:val="a6"/>
      <w:jc w:val="center"/>
      <w:rPr>
        <w:color w:val="FF0000"/>
        <w:sz w:val="22"/>
        <w:rPrChange w:id="613" w:author="Sugahara, Hikaru/菅原 光" w:date="2022-03-25T13:05:00Z">
          <w:rPr>
            <w:sz w:val="22"/>
          </w:rPr>
        </w:rPrChange>
      </w:rPr>
    </w:pPr>
    <w:ins w:id="614" w:author="Sugahara, Hikaru/菅原 光" w:date="2022-03-25T13:05:00Z">
      <w:r w:rsidRPr="00266E98">
        <w:rPr>
          <w:color w:val="FF0000"/>
          <w:sz w:val="22"/>
          <w:lang w:val="en"/>
          <w:rPrChange w:id="615" w:author="Sugahara, Hikaru/菅原 光" w:date="2022-03-25T13:05:00Z">
            <w:rPr>
              <w:color w:val="000000"/>
              <w:sz w:val="22"/>
              <w:lang w:val="en"/>
            </w:rPr>
          </w:rPrChange>
        </w:rPr>
        <w:t>24</w:t>
      </w:r>
      <w:r w:rsidRPr="00266E98">
        <w:rPr>
          <w:rFonts w:hint="eastAsia"/>
          <w:color w:val="000000"/>
          <w:sz w:val="22"/>
          <w:lang w:val="en"/>
        </w:rPr>
        <w:t>MM(Japan)content(Maps, etc.)Required specifications</w:t>
      </w:r>
      <w:r w:rsidRPr="00266E98">
        <w:rPr>
          <w:rFonts w:hint="eastAsia"/>
          <w:color w:val="000000"/>
          <w:sz w:val="22"/>
          <w:lang w:val="en"/>
        </w:rPr>
        <w:t xml:space="preserve">　</w:t>
      </w:r>
      <w:r w:rsidR="00863592">
        <w:rPr>
          <w:color w:val="FF0000"/>
          <w:sz w:val="22"/>
          <w:lang w:val="en"/>
        </w:rPr>
        <w:t>Ver 1.</w:t>
      </w:r>
    </w:ins>
    <w:ins w:id="616" w:author="Sugahara, Hikaru/菅原 光" w:date="2022-06-25T19:44:00Z">
      <w:r w:rsidR="00863592">
        <w:rPr>
          <w:color w:val="FF0000"/>
          <w:sz w:val="22"/>
          <w:lang w:val="en"/>
        </w:rPr>
        <w:t>1</w:t>
      </w:r>
    </w:ins>
    <w:ins w:id="617" w:author="Sugahara, Hikaru/菅原 光" w:date="2022-03-25T13:05:00Z">
      <w:r w:rsidRPr="00266E98">
        <w:rPr>
          <w:color w:val="FF0000"/>
          <w:sz w:val="22"/>
          <w:lang w:val="en"/>
          <w:rPrChange w:id="618" w:author="Sugahara, Hikaru/菅原 光" w:date="2022-03-25T13:05:00Z">
            <w:rPr>
              <w:color w:val="000000"/>
              <w:sz w:val="22"/>
              <w:lang w:val="en"/>
            </w:rPr>
          </w:rPrChange>
        </w:rPr>
        <w:t>0</w:t>
      </w:r>
    </w:ins>
    <w:del w:id="619" w:author="Sugahara, Hikaru/菅原 光" w:date="2022-03-25T13:05:00Z">
      <w:r w:rsidR="004E0987" w:rsidRPr="00266E98" w:rsidDel="00266E98">
        <w:rPr>
          <w:color w:val="FF0000"/>
          <w:sz w:val="22"/>
          <w:lang w:val="en"/>
          <w:rPrChange w:id="620" w:author="Sugahara, Hikaru/菅原 光" w:date="2022-03-25T13:05:00Z">
            <w:rPr>
              <w:color w:val="FF0000"/>
              <w:sz w:val="22"/>
            </w:rPr>
          </w:rPrChange>
        </w:rPr>
        <w:delText>Post</w:delText>
      </w:r>
      <w:r w:rsidR="001C3FFB" w:rsidRPr="00266E98" w:rsidDel="00266E98">
        <w:rPr>
          <w:color w:val="FF0000"/>
          <w:sz w:val="22"/>
          <w:lang w:val="en"/>
          <w:rPrChange w:id="621" w:author="Sugahara, Hikaru/菅原 光" w:date="2022-03-25T13:05:00Z">
            <w:rPr>
              <w:color w:val="FF0000"/>
              <w:sz w:val="22"/>
            </w:rPr>
          </w:rPrChange>
        </w:rPr>
        <w:delText>21</w:delText>
      </w:r>
      <w:r w:rsidR="004E0987" w:rsidRPr="00266E98" w:rsidDel="00266E98">
        <w:rPr>
          <w:color w:val="FF0000"/>
          <w:sz w:val="22"/>
          <w:lang w:val="en"/>
          <w:rPrChange w:id="622" w:author="Sugahara, Hikaru/菅原 光" w:date="2022-03-25T13:05:00Z">
            <w:rPr>
              <w:color w:val="FF0000"/>
              <w:sz w:val="22"/>
            </w:rPr>
          </w:rPrChange>
        </w:rPr>
        <w:delText>MM</w:delText>
      </w:r>
      <w:r w:rsidR="00B34145" w:rsidRPr="00266E98" w:rsidDel="00266E98">
        <w:rPr>
          <w:color w:val="FF0000"/>
          <w:sz w:val="22"/>
          <w:lang w:val="en"/>
          <w:rPrChange w:id="623" w:author="Sugahara, Hikaru/菅原 光" w:date="2022-03-25T13:05:00Z">
            <w:rPr>
              <w:sz w:val="22"/>
            </w:rPr>
          </w:rPrChange>
        </w:rPr>
        <w:delText>(Japan)content(Maps, etc.)Required specifications</w:delText>
      </w:r>
      <w:r w:rsidR="00AA37A5" w:rsidRPr="00266E98" w:rsidDel="00266E98">
        <w:rPr>
          <w:rFonts w:hint="eastAsia"/>
          <w:color w:val="FF0000"/>
          <w:sz w:val="22"/>
          <w:lang w:val="en"/>
          <w:rPrChange w:id="624" w:author="Sugahara, Hikaru/菅原 光" w:date="2022-03-25T13:05:00Z">
            <w:rPr>
              <w:rFonts w:hint="eastAsia"/>
              <w:sz w:val="22"/>
            </w:rPr>
          </w:rPrChange>
        </w:rPr>
        <w:delText xml:space="preserve">　</w:delText>
      </w:r>
      <w:r w:rsidR="00F253BE" w:rsidRPr="00266E98" w:rsidDel="00266E98">
        <w:rPr>
          <w:color w:val="FF0000"/>
          <w:sz w:val="22"/>
          <w:lang w:val="en"/>
          <w:rPrChange w:id="625" w:author="Sugahara, Hikaru/菅原 光" w:date="2022-03-25T13:05:00Z">
            <w:rPr>
              <w:sz w:val="22"/>
            </w:rPr>
          </w:rPrChange>
        </w:rPr>
        <w:delText>See</w:delText>
      </w:r>
      <w:r w:rsidR="00B34145" w:rsidRPr="00266E98" w:rsidDel="00266E98">
        <w:rPr>
          <w:color w:val="FF0000"/>
          <w:sz w:val="22"/>
          <w:lang w:val="en"/>
          <w:rPrChange w:id="626" w:author="Sugahara, Hikaru/菅原 光" w:date="2022-03-25T13:05:00Z">
            <w:rPr>
              <w:sz w:val="22"/>
            </w:rPr>
          </w:rPrChange>
        </w:rPr>
        <w:delText>.</w:delText>
      </w:r>
    </w:del>
    <w:ins w:id="627" w:author="Nakamura, Taiki/中村 泰貴" w:date="2021-09-06T13:37:00Z">
      <w:del w:id="628" w:author="Sugahara, Hikaru/菅原 光" w:date="2022-03-25T13:05:00Z">
        <w:r w:rsidR="00256699" w:rsidRPr="00266E98" w:rsidDel="00266E98">
          <w:rPr>
            <w:color w:val="FF0000"/>
            <w:sz w:val="22"/>
            <w:lang w:val="en"/>
          </w:rPr>
          <w:delText>2</w:delText>
        </w:r>
      </w:del>
    </w:ins>
    <w:ins w:id="629" w:author="Tsujiko Masahiro／辻子　純央／AI" w:date="2021-11-11T21:01:00Z">
      <w:del w:id="630" w:author="Sugahara, Hikaru/菅原 光" w:date="2022-03-25T13:05:00Z">
        <w:r w:rsidR="007E3715" w:rsidRPr="00266E98" w:rsidDel="00266E98">
          <w:rPr>
            <w:color w:val="FF0000"/>
            <w:sz w:val="22"/>
            <w:lang w:val="en"/>
            <w:rPrChange w:id="631" w:author="Sugahara, Hikaru/菅原 光" w:date="2022-03-25T13:05:00Z">
              <w:rPr>
                <w:color w:val="000000"/>
                <w:sz w:val="22"/>
              </w:rPr>
            </w:rPrChange>
          </w:rPr>
          <w:delText>3</w:delText>
        </w:r>
      </w:del>
    </w:ins>
    <w:ins w:id="632" w:author="Nakamura, Taiki/中村 泰貴" w:date="2021-09-06T13:37:00Z">
      <w:del w:id="633" w:author="Sugahara, Hikaru/菅原 光" w:date="2022-03-25T13:05:00Z">
        <w:r w:rsidR="00256699" w:rsidRPr="00266E98" w:rsidDel="00266E98">
          <w:rPr>
            <w:color w:val="FF0000"/>
            <w:sz w:val="22"/>
            <w:lang w:val="en"/>
            <w:rPrChange w:id="634" w:author="Sugahara, Hikaru/菅原 光" w:date="2022-03-25T13:05:00Z">
              <w:rPr>
                <w:color w:val="FF0000"/>
                <w:sz w:val="22"/>
              </w:rPr>
            </w:rPrChange>
          </w:rPr>
          <w:delText>.00</w:delText>
        </w:r>
      </w:del>
    </w:ins>
    <w:del w:id="635" w:author="Sugahara, Hikaru/菅原 光" w:date="2022-03-25T13:05:00Z">
      <w:r w:rsidR="004E0987" w:rsidRPr="00266E98" w:rsidDel="00266E98">
        <w:rPr>
          <w:color w:val="FF0000"/>
          <w:sz w:val="22"/>
          <w:lang w:val="en"/>
          <w:rPrChange w:id="636" w:author="Sugahara, Hikaru/菅原 光" w:date="2022-03-25T13:05:00Z">
            <w:rPr>
              <w:color w:val="FF0000"/>
              <w:sz w:val="22"/>
            </w:rPr>
          </w:rPrChange>
        </w:rPr>
        <w:delText>0.5</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1D882" w14:textId="77777777" w:rsidR="00CF31A9" w:rsidRDefault="00CF31A9">
      <w:r>
        <w:rPr>
          <w:lang w:val="en"/>
        </w:rPr>
        <w:separator/>
      </w:r>
    </w:p>
  </w:footnote>
  <w:footnote w:type="continuationSeparator" w:id="0">
    <w:p w14:paraId="458649EA" w14:textId="77777777" w:rsidR="00CF31A9" w:rsidRDefault="00CF31A9">
      <w:r>
        <w:rPr>
          <w:lang w:val="e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95625" w14:textId="0301F35C" w:rsidR="00C778EC" w:rsidRDefault="002205DB" w:rsidP="00105313">
    <w:pPr>
      <w:pStyle w:val="a5"/>
      <w:rPr>
        <w:sz w:val="22"/>
      </w:rPr>
    </w:pPr>
    <w:r>
      <w:rPr>
        <w:noProof/>
        <w:sz w:val="22"/>
      </w:rPr>
      <mc:AlternateContent>
        <mc:Choice Requires="wps">
          <w:drawing>
            <wp:anchor distT="0" distB="0" distL="114300" distR="114300" simplePos="0" relativeHeight="251658240" behindDoc="0" locked="0" layoutInCell="0" allowOverlap="1" wp14:anchorId="621166D7" wp14:editId="47EA4FBD">
              <wp:simplePos x="0" y="0"/>
              <wp:positionH relativeFrom="page">
                <wp:posOffset>0</wp:posOffset>
              </wp:positionH>
              <wp:positionV relativeFrom="page">
                <wp:posOffset>190500</wp:posOffset>
              </wp:positionV>
              <wp:extent cx="7560310" cy="273685"/>
              <wp:effectExtent l="0" t="0" r="2540" b="2540"/>
              <wp:wrapNone/>
              <wp:docPr id="2" name="MSIPCMc744465fa692aca87694c8eb" descr="{&quot;HashCode&quot;:-207661815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7D2C6" w14:textId="03CAC0B0" w:rsidR="002205DB" w:rsidRPr="002205DB" w:rsidRDefault="00ED2DE8" w:rsidP="002205DB">
                          <w:pPr>
                            <w:jc w:val="left"/>
                            <w:rPr>
                              <w:rFonts w:ascii="Calibri" w:hAnsi="Calibri" w:cs="Calibri"/>
                              <w:color w:val="000000"/>
                            </w:rPr>
                          </w:pPr>
                          <w:r>
                            <w:rPr>
                              <w:rFonts w:hint="eastAsia"/>
                              <w:color w:val="000000"/>
                              <w:lang w:val="en"/>
                            </w:rPr>
                            <w:t>••</w:t>
                          </w:r>
                          <w:r>
                            <w:rPr>
                              <w:rFonts w:hint="eastAsia"/>
                              <w:color w:val="000000"/>
                              <w:lang w:val="en"/>
                            </w:rPr>
                            <w:t xml:space="preserve"> PROTECTED </w:t>
                          </w:r>
                          <w:r>
                            <w:rPr>
                              <w:rFonts w:hint="eastAsia"/>
                              <w:color w:val="000000"/>
                              <w:lang w:val="en"/>
                            </w:rPr>
                            <w:t>関係者外秘</w:t>
                          </w:r>
                        </w:p>
                      </w:txbxContent>
                    </wps:txbx>
                    <wps:bodyPr rot="0" vert="horz" wrap="square" lIns="254000" tIns="0" rIns="74295"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1166D7" id="_x0000_t202" coordsize="21600,21600" o:spt="202" path="m,l,21600r21600,l21600,xe">
              <v:stroke joinstyle="miter"/>
              <v:path gradientshapeok="t" o:connecttype="rect"/>
            </v:shapetype>
            <v:shape id="MSIPCMc744465fa692aca87694c8eb" o:spid="_x0000_s1026" type="#_x0000_t202" alt="{&quot;HashCode&quot;:-2076618159,&quot;Height&quot;:841.0,&quot;Width&quot;:595.0,&quot;Placement&quot;:&quot;Header&quot;,&quot;Index&quot;:&quot;Primary&quot;,&quot;Section&quot;:1,&quot;Top&quot;:0.0,&quot;Left&quot;:0.0}" style="position:absolute;left:0;text-align:left;margin-left:0;margin-top:15pt;width:595.3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" o:allowincell="f" filled="f" stroked="f">
              <v:textbox inset="20pt,0,5.85pt,0">
                <w:txbxContent>
                  <w:p w14:paraId="1B77D2C6" w14:textId="03CAC0B0" w:rsidR="002205DB" w:rsidRPr="002205DB" w:rsidRDefault="00ED2DE8" w:rsidP="002205DB">
                    <w:pPr>
                      <w:jc w:val="left"/>
                      <w:rPr>
                        <w:rFonts w:ascii="Calibri" w:hAnsi="Calibri" w:cs="Calibri"/>
                        <w:color w:val="000000"/>
                      </w:rPr>
                    </w:pPr>
                    <w:r>
                      <w:rPr>
                        <w:rFonts w:hint="eastAsia"/>
                        <w:color w:val="000000"/>
                        <w:lang w:val="en"/>
                      </w:rPr>
                      <w:t>••</w:t>
                    </w:r>
                    <w:r>
                      <w:rPr>
                        <w:rFonts w:hint="eastAsia"/>
                        <w:color w:val="000000"/>
                        <w:lang w:val="en"/>
                      </w:rPr>
                      <w:t xml:space="preserve"> PROTECTED </w:t>
                    </w:r>
                    <w:r>
                      <w:rPr>
                        <w:rFonts w:hint="eastAsia"/>
                        <w:color w:val="000000"/>
                        <w:lang w:val="en"/>
                      </w:rPr>
                      <w:t>関係者外秘</w:t>
                    </w:r>
                  </w:p>
                </w:txbxContent>
              </v:textbox>
              <w10:wrap anchorx="page" anchory="page"/>
            </v:shape>
          </w:pict>
        </mc:Fallback>
      </mc:AlternateContent>
    </w:r>
    <w:r w:rsidRPr="00105313">
      <w:rPr>
        <w:noProof/>
        <w:sz w:val="22"/>
      </w:rPr>
      <w:drawing>
        <wp:inline distT="0" distB="0" distL="0" distR="0" wp14:anchorId="09853833" wp14:editId="76631B60">
          <wp:extent cx="1207770" cy="750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7770" cy="7505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4EF8"/>
    <w:multiLevelType w:val="hybridMultilevel"/>
    <w:tmpl w:val="7AE0794C"/>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C7F0470"/>
    <w:multiLevelType w:val="hybridMultilevel"/>
    <w:tmpl w:val="DB947DD2"/>
    <w:lvl w:ilvl="0" w:tplc="EFDE9D1C">
      <w:start w:val="5"/>
      <w:numFmt w:val="bullet"/>
      <w:lvlText w:val="・"/>
      <w:lvlJc w:val="left"/>
      <w:pPr>
        <w:ind w:left="63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1110" w:hanging="420"/>
      </w:pPr>
      <w:rPr>
        <w:rFonts w:ascii="Wingdings" w:hAnsi="Wingdings" w:hint="default"/>
      </w:rPr>
    </w:lvl>
    <w:lvl w:ilvl="2" w:tplc="0409000D" w:tentative="1">
      <w:start w:val="1"/>
      <w:numFmt w:val="bullet"/>
      <w:lvlText w:val=""/>
      <w:lvlJc w:val="left"/>
      <w:pPr>
        <w:ind w:left="1530" w:hanging="420"/>
      </w:pPr>
      <w:rPr>
        <w:rFonts w:ascii="Wingdings" w:hAnsi="Wingdings" w:hint="default"/>
      </w:rPr>
    </w:lvl>
    <w:lvl w:ilvl="3" w:tplc="04090001" w:tentative="1">
      <w:start w:val="1"/>
      <w:numFmt w:val="bullet"/>
      <w:lvlText w:val=""/>
      <w:lvlJc w:val="left"/>
      <w:pPr>
        <w:ind w:left="1950" w:hanging="420"/>
      </w:pPr>
      <w:rPr>
        <w:rFonts w:ascii="Wingdings" w:hAnsi="Wingdings" w:hint="default"/>
      </w:rPr>
    </w:lvl>
    <w:lvl w:ilvl="4" w:tplc="0409000B" w:tentative="1">
      <w:start w:val="1"/>
      <w:numFmt w:val="bullet"/>
      <w:lvlText w:val=""/>
      <w:lvlJc w:val="left"/>
      <w:pPr>
        <w:ind w:left="2370" w:hanging="420"/>
      </w:pPr>
      <w:rPr>
        <w:rFonts w:ascii="Wingdings" w:hAnsi="Wingdings" w:hint="default"/>
      </w:rPr>
    </w:lvl>
    <w:lvl w:ilvl="5" w:tplc="0409000D" w:tentative="1">
      <w:start w:val="1"/>
      <w:numFmt w:val="bullet"/>
      <w:lvlText w:val=""/>
      <w:lvlJc w:val="left"/>
      <w:pPr>
        <w:ind w:left="2790" w:hanging="420"/>
      </w:pPr>
      <w:rPr>
        <w:rFonts w:ascii="Wingdings" w:hAnsi="Wingdings" w:hint="default"/>
      </w:rPr>
    </w:lvl>
    <w:lvl w:ilvl="6" w:tplc="04090001" w:tentative="1">
      <w:start w:val="1"/>
      <w:numFmt w:val="bullet"/>
      <w:lvlText w:val=""/>
      <w:lvlJc w:val="left"/>
      <w:pPr>
        <w:ind w:left="3210" w:hanging="420"/>
      </w:pPr>
      <w:rPr>
        <w:rFonts w:ascii="Wingdings" w:hAnsi="Wingdings" w:hint="default"/>
      </w:rPr>
    </w:lvl>
    <w:lvl w:ilvl="7" w:tplc="0409000B" w:tentative="1">
      <w:start w:val="1"/>
      <w:numFmt w:val="bullet"/>
      <w:lvlText w:val=""/>
      <w:lvlJc w:val="left"/>
      <w:pPr>
        <w:ind w:left="3630" w:hanging="420"/>
      </w:pPr>
      <w:rPr>
        <w:rFonts w:ascii="Wingdings" w:hAnsi="Wingdings" w:hint="default"/>
      </w:rPr>
    </w:lvl>
    <w:lvl w:ilvl="8" w:tplc="0409000D" w:tentative="1">
      <w:start w:val="1"/>
      <w:numFmt w:val="bullet"/>
      <w:lvlText w:val=""/>
      <w:lvlJc w:val="left"/>
      <w:pPr>
        <w:ind w:left="4050" w:hanging="420"/>
      </w:pPr>
      <w:rPr>
        <w:rFonts w:ascii="Wingdings" w:hAnsi="Wingdings" w:hint="default"/>
      </w:rPr>
    </w:lvl>
  </w:abstractNum>
  <w:abstractNum w:abstractNumId="2" w15:restartNumberingAfterBreak="0">
    <w:nsid w:val="0CDB5CC4"/>
    <w:multiLevelType w:val="hybridMultilevel"/>
    <w:tmpl w:val="3806A8B4"/>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10220A69"/>
    <w:multiLevelType w:val="hybridMultilevel"/>
    <w:tmpl w:val="FFB688E6"/>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14180759"/>
    <w:multiLevelType w:val="hybridMultilevel"/>
    <w:tmpl w:val="45C63EB0"/>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18924FE1"/>
    <w:multiLevelType w:val="hybridMultilevel"/>
    <w:tmpl w:val="413861AC"/>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1C7C0279"/>
    <w:multiLevelType w:val="hybridMultilevel"/>
    <w:tmpl w:val="FEA4876A"/>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1F6E035A"/>
    <w:multiLevelType w:val="hybridMultilevel"/>
    <w:tmpl w:val="6FF235AC"/>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1F7C0241"/>
    <w:multiLevelType w:val="hybridMultilevel"/>
    <w:tmpl w:val="54B6518A"/>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23DC5927"/>
    <w:multiLevelType w:val="hybridMultilevel"/>
    <w:tmpl w:val="0BA63BA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24464C31"/>
    <w:multiLevelType w:val="hybridMultilevel"/>
    <w:tmpl w:val="93B03306"/>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26A951F5"/>
    <w:multiLevelType w:val="hybridMultilevel"/>
    <w:tmpl w:val="E7C61DF0"/>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32CF71F7"/>
    <w:multiLevelType w:val="hybridMultilevel"/>
    <w:tmpl w:val="E47CEFA2"/>
    <w:lvl w:ilvl="0" w:tplc="FB28C98C">
      <w:numFmt w:val="bullet"/>
      <w:lvlText w:val="・"/>
      <w:lvlJc w:val="left"/>
      <w:pPr>
        <w:tabs>
          <w:tab w:val="num" w:pos="900"/>
        </w:tabs>
        <w:ind w:left="900" w:hanging="360"/>
      </w:pPr>
      <w:rPr>
        <w:rFonts w:ascii="ＭＳ Ｐゴシック" w:eastAsia="ＭＳ Ｐゴシック" w:hAnsi="ＭＳ Ｐゴシック" w:cs="Times New Roman" w:hint="eastAsia"/>
      </w:rPr>
    </w:lvl>
    <w:lvl w:ilvl="1" w:tplc="30F49192">
      <w:start w:val="1"/>
      <w:numFmt w:val="bullet"/>
      <w:lvlText w:val=""/>
      <w:lvlJc w:val="left"/>
      <w:pPr>
        <w:tabs>
          <w:tab w:val="num" w:pos="1380"/>
        </w:tabs>
        <w:ind w:left="1380" w:hanging="420"/>
      </w:pPr>
      <w:rPr>
        <w:rFonts w:ascii="Wingdings" w:hAnsi="Wingdings" w:hint="default"/>
        <w:lang w:eastAsia="ja-JP"/>
      </w:rPr>
    </w:lvl>
    <w:lvl w:ilvl="2" w:tplc="BD201A3A">
      <w:numFmt w:val="bullet"/>
      <w:lvlText w:val="※"/>
      <w:lvlJc w:val="left"/>
      <w:pPr>
        <w:tabs>
          <w:tab w:val="num" w:pos="1740"/>
        </w:tabs>
        <w:ind w:left="1740" w:hanging="360"/>
      </w:pPr>
      <w:rPr>
        <w:rFonts w:ascii="ＭＳ Ｐゴシック" w:eastAsia="ＭＳ Ｐゴシック" w:hAnsi="ＭＳ Ｐゴシック" w:cs="Times New Roman" w:hint="eastAsia"/>
      </w:rPr>
    </w:lvl>
    <w:lvl w:ilvl="3" w:tplc="04090001" w:tentative="1">
      <w:start w:val="1"/>
      <w:numFmt w:val="bullet"/>
      <w:lvlText w:val=""/>
      <w:lvlJc w:val="left"/>
      <w:pPr>
        <w:tabs>
          <w:tab w:val="num" w:pos="2220"/>
        </w:tabs>
        <w:ind w:left="2220" w:hanging="420"/>
      </w:pPr>
      <w:rPr>
        <w:rFonts w:ascii="Wingdings" w:hAnsi="Wingdings" w:hint="default"/>
      </w:rPr>
    </w:lvl>
    <w:lvl w:ilvl="4" w:tplc="0409000B" w:tentative="1">
      <w:start w:val="1"/>
      <w:numFmt w:val="bullet"/>
      <w:lvlText w:val=""/>
      <w:lvlJc w:val="left"/>
      <w:pPr>
        <w:tabs>
          <w:tab w:val="num" w:pos="2640"/>
        </w:tabs>
        <w:ind w:left="2640" w:hanging="420"/>
      </w:pPr>
      <w:rPr>
        <w:rFonts w:ascii="Wingdings" w:hAnsi="Wingdings" w:hint="default"/>
      </w:rPr>
    </w:lvl>
    <w:lvl w:ilvl="5" w:tplc="0409000D"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B" w:tentative="1">
      <w:start w:val="1"/>
      <w:numFmt w:val="bullet"/>
      <w:lvlText w:val=""/>
      <w:lvlJc w:val="left"/>
      <w:pPr>
        <w:tabs>
          <w:tab w:val="num" w:pos="3900"/>
        </w:tabs>
        <w:ind w:left="3900" w:hanging="420"/>
      </w:pPr>
      <w:rPr>
        <w:rFonts w:ascii="Wingdings" w:hAnsi="Wingdings" w:hint="default"/>
      </w:rPr>
    </w:lvl>
    <w:lvl w:ilvl="8" w:tplc="0409000D" w:tentative="1">
      <w:start w:val="1"/>
      <w:numFmt w:val="bullet"/>
      <w:lvlText w:val=""/>
      <w:lvlJc w:val="left"/>
      <w:pPr>
        <w:tabs>
          <w:tab w:val="num" w:pos="4320"/>
        </w:tabs>
        <w:ind w:left="4320" w:hanging="420"/>
      </w:pPr>
      <w:rPr>
        <w:rFonts w:ascii="Wingdings" w:hAnsi="Wingdings" w:hint="default"/>
      </w:rPr>
    </w:lvl>
  </w:abstractNum>
  <w:abstractNum w:abstractNumId="13" w15:restartNumberingAfterBreak="0">
    <w:nsid w:val="33F458D8"/>
    <w:multiLevelType w:val="hybridMultilevel"/>
    <w:tmpl w:val="3A9E2CD8"/>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3D01204D"/>
    <w:multiLevelType w:val="hybridMultilevel"/>
    <w:tmpl w:val="E5B0503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9B48C104">
      <w:start w:val="1"/>
      <w:numFmt w:val="bullet"/>
      <w:lvlText w:val=""/>
      <w:lvlJc w:val="left"/>
      <w:pPr>
        <w:tabs>
          <w:tab w:val="num" w:pos="840"/>
        </w:tabs>
        <w:ind w:left="840" w:hanging="420"/>
      </w:pPr>
      <w:rPr>
        <w:rFonts w:ascii="Wingdings" w:hAnsi="Wingdings" w:hint="default"/>
      </w:rPr>
    </w:lvl>
    <w:lvl w:ilvl="2" w:tplc="11E00162">
      <w:numFmt w:val="bullet"/>
      <w:lvlText w:val="※"/>
      <w:lvlJc w:val="left"/>
      <w:pPr>
        <w:tabs>
          <w:tab w:val="num" w:pos="1200"/>
        </w:tabs>
        <w:ind w:left="1200" w:hanging="360"/>
      </w:pPr>
      <w:rPr>
        <w:rFonts w:ascii="ＭＳ Ｐゴシック" w:eastAsia="ＭＳ Ｐゴシック" w:hAnsi="ＭＳ Ｐゴシック" w:cs="Times New Roman"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437C24AF"/>
    <w:multiLevelType w:val="hybridMultilevel"/>
    <w:tmpl w:val="2FB6D620"/>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43861FBD"/>
    <w:multiLevelType w:val="hybridMultilevel"/>
    <w:tmpl w:val="BDC26B7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4F7209C1"/>
    <w:multiLevelType w:val="hybridMultilevel"/>
    <w:tmpl w:val="C4022D96"/>
    <w:lvl w:ilvl="0" w:tplc="32AEB28A">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53A648F5"/>
    <w:multiLevelType w:val="hybridMultilevel"/>
    <w:tmpl w:val="4F24B05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540C1758"/>
    <w:multiLevelType w:val="hybridMultilevel"/>
    <w:tmpl w:val="5B74CD58"/>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57CD0CCB"/>
    <w:multiLevelType w:val="hybridMultilevel"/>
    <w:tmpl w:val="E11C6D0E"/>
    <w:lvl w:ilvl="0" w:tplc="B90A480A">
      <w:start w:val="9"/>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762E451C">
      <w:start w:val="4"/>
      <w:numFmt w:val="bullet"/>
      <w:lvlText w:val="◆"/>
      <w:lvlJc w:val="left"/>
      <w:pPr>
        <w:tabs>
          <w:tab w:val="num" w:pos="2040"/>
        </w:tabs>
        <w:ind w:left="2040" w:hanging="360"/>
      </w:pPr>
      <w:rPr>
        <w:rFonts w:ascii="Times New Roman" w:eastAsia="ＭＳ ゴシック" w:hAnsi="Times New Roman" w:cs="Times New Roman" w:hint="default"/>
      </w:rPr>
    </w:lvl>
    <w:lvl w:ilvl="5" w:tplc="0409000D">
      <w:start w:val="1"/>
      <w:numFmt w:val="bullet"/>
      <w:lvlText w:val=""/>
      <w:lvlJc w:val="left"/>
      <w:pPr>
        <w:tabs>
          <w:tab w:val="num" w:pos="2520"/>
        </w:tabs>
        <w:ind w:left="2520" w:hanging="420"/>
      </w:pPr>
      <w:rPr>
        <w:rFonts w:ascii="Wingdings" w:hAnsi="Wingdings" w:hint="default"/>
      </w:rPr>
    </w:lvl>
    <w:lvl w:ilvl="6" w:tplc="04090001">
      <w:start w:val="1"/>
      <w:numFmt w:val="bullet"/>
      <w:lvlText w:val=""/>
      <w:lvlJc w:val="left"/>
      <w:pPr>
        <w:tabs>
          <w:tab w:val="num" w:pos="2940"/>
        </w:tabs>
        <w:ind w:left="2940" w:hanging="420"/>
      </w:pPr>
      <w:rPr>
        <w:rFonts w:ascii="Wingdings" w:hAnsi="Wingdings" w:hint="default"/>
      </w:rPr>
    </w:lvl>
    <w:lvl w:ilvl="7" w:tplc="0409000B">
      <w:start w:val="1"/>
      <w:numFmt w:val="bullet"/>
      <w:lvlText w:val=""/>
      <w:lvlJc w:val="left"/>
      <w:pPr>
        <w:tabs>
          <w:tab w:val="num" w:pos="3360"/>
        </w:tabs>
        <w:ind w:left="3360" w:hanging="420"/>
      </w:pPr>
      <w:rPr>
        <w:rFonts w:ascii="Wingdings" w:hAnsi="Wingdings" w:hint="default"/>
      </w:rPr>
    </w:lvl>
    <w:lvl w:ilvl="8" w:tplc="4DD0A7F0">
      <w:start w:val="2"/>
      <w:numFmt w:val="bullet"/>
      <w:lvlText w:val="※"/>
      <w:lvlJc w:val="left"/>
      <w:pPr>
        <w:tabs>
          <w:tab w:val="num" w:pos="3720"/>
        </w:tabs>
        <w:ind w:left="3720" w:hanging="360"/>
      </w:pPr>
      <w:rPr>
        <w:rFonts w:ascii="ＭＳ 明朝" w:eastAsia="ＭＳ 明朝" w:hAnsi="ＭＳ 明朝" w:cs="Times New Roman" w:hint="eastAsia"/>
      </w:rPr>
    </w:lvl>
  </w:abstractNum>
  <w:abstractNum w:abstractNumId="21" w15:restartNumberingAfterBreak="0">
    <w:nsid w:val="58A86458"/>
    <w:multiLevelType w:val="hybridMultilevel"/>
    <w:tmpl w:val="82B27548"/>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5CB97037"/>
    <w:multiLevelType w:val="hybridMultilevel"/>
    <w:tmpl w:val="637E343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D1E7177"/>
    <w:multiLevelType w:val="hybridMultilevel"/>
    <w:tmpl w:val="520ADB18"/>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705F4831"/>
    <w:multiLevelType w:val="hybridMultilevel"/>
    <w:tmpl w:val="65FAA59E"/>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14C3968"/>
    <w:multiLevelType w:val="hybridMultilevel"/>
    <w:tmpl w:val="1A4080A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458EC372">
      <w:numFmt w:val="bullet"/>
      <w:lvlText w:val="※"/>
      <w:lvlJc w:val="left"/>
      <w:pPr>
        <w:tabs>
          <w:tab w:val="num" w:pos="1180"/>
        </w:tabs>
        <w:ind w:left="1180" w:hanging="360"/>
      </w:pPr>
      <w:rPr>
        <w:rFonts w:ascii="Times New Roman" w:eastAsia="ＭＳ Ｐゴシック" w:hAnsi="Times New Roman" w:cs="Times New Roman" w:hint="default"/>
      </w:rPr>
    </w:lvl>
    <w:lvl w:ilvl="2" w:tplc="0409000D">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B" w:tentative="1">
      <w:start w:val="1"/>
      <w:numFmt w:val="bullet"/>
      <w:lvlText w:val=""/>
      <w:lvlJc w:val="left"/>
      <w:pPr>
        <w:tabs>
          <w:tab w:val="num" w:pos="2500"/>
        </w:tabs>
        <w:ind w:left="2500" w:hanging="420"/>
      </w:pPr>
      <w:rPr>
        <w:rFonts w:ascii="Wingdings" w:hAnsi="Wingdings" w:hint="default"/>
      </w:rPr>
    </w:lvl>
    <w:lvl w:ilvl="5" w:tplc="0409000D"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B" w:tentative="1">
      <w:start w:val="1"/>
      <w:numFmt w:val="bullet"/>
      <w:lvlText w:val=""/>
      <w:lvlJc w:val="left"/>
      <w:pPr>
        <w:tabs>
          <w:tab w:val="num" w:pos="3760"/>
        </w:tabs>
        <w:ind w:left="3760" w:hanging="420"/>
      </w:pPr>
      <w:rPr>
        <w:rFonts w:ascii="Wingdings" w:hAnsi="Wingdings" w:hint="default"/>
      </w:rPr>
    </w:lvl>
    <w:lvl w:ilvl="8" w:tplc="0409000D" w:tentative="1">
      <w:start w:val="1"/>
      <w:numFmt w:val="bullet"/>
      <w:lvlText w:val=""/>
      <w:lvlJc w:val="left"/>
      <w:pPr>
        <w:tabs>
          <w:tab w:val="num" w:pos="4180"/>
        </w:tabs>
        <w:ind w:left="4180" w:hanging="420"/>
      </w:pPr>
      <w:rPr>
        <w:rFonts w:ascii="Wingdings" w:hAnsi="Wingdings" w:hint="default"/>
      </w:rPr>
    </w:lvl>
  </w:abstractNum>
  <w:abstractNum w:abstractNumId="26" w15:restartNumberingAfterBreak="0">
    <w:nsid w:val="763A67F8"/>
    <w:multiLevelType w:val="hybridMultilevel"/>
    <w:tmpl w:val="AD5C3DDA"/>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764A3B87"/>
    <w:multiLevelType w:val="hybridMultilevel"/>
    <w:tmpl w:val="CA3E4776"/>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799B72C6"/>
    <w:multiLevelType w:val="hybridMultilevel"/>
    <w:tmpl w:val="2F648D02"/>
    <w:lvl w:ilvl="0" w:tplc="E9AE3E0C">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04090011">
      <w:start w:val="1"/>
      <w:numFmt w:val="decimalEnclosedCircle"/>
      <w:lvlText w:val="%2"/>
      <w:lvlJc w:val="left"/>
      <w:pPr>
        <w:tabs>
          <w:tab w:val="num" w:pos="840"/>
        </w:tabs>
        <w:ind w:left="840" w:hanging="420"/>
      </w:pPr>
    </w:lvl>
    <w:lvl w:ilvl="2" w:tplc="499C5CF8">
      <w:start w:val="3"/>
      <w:numFmt w:val="bullet"/>
      <w:lvlText w:val="※"/>
      <w:lvlJc w:val="left"/>
      <w:pPr>
        <w:tabs>
          <w:tab w:val="num" w:pos="1200"/>
        </w:tabs>
        <w:ind w:left="1200" w:hanging="360"/>
      </w:pPr>
      <w:rPr>
        <w:rFonts w:ascii="Times New Roman" w:eastAsia="ＭＳ Ｐゴシック" w:hAnsi="Times New Roman" w:cs="Times New Roman" w:hint="default"/>
      </w:rPr>
    </w:lvl>
    <w:lvl w:ilvl="3" w:tplc="F37225A0">
      <w:start w:val="1"/>
      <w:numFmt w:val="bullet"/>
      <w:lvlText w:val="◆"/>
      <w:lvlJc w:val="left"/>
      <w:pPr>
        <w:tabs>
          <w:tab w:val="num" w:pos="1620"/>
        </w:tabs>
        <w:ind w:left="1620" w:hanging="360"/>
      </w:pPr>
      <w:rPr>
        <w:rFonts w:ascii="ＭＳ Ｐゴシック" w:eastAsia="ＭＳ Ｐゴシック" w:hAnsi="ＭＳ Ｐゴシック" w:cs="Times New Roman" w:hint="eastAsia"/>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7ABD6842"/>
    <w:multiLevelType w:val="hybridMultilevel"/>
    <w:tmpl w:val="09F2F824"/>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593079585">
    <w:abstractNumId w:val="25"/>
  </w:num>
  <w:num w:numId="2" w16cid:durableId="518011460">
    <w:abstractNumId w:val="28"/>
  </w:num>
  <w:num w:numId="3" w16cid:durableId="521824148">
    <w:abstractNumId w:val="10"/>
  </w:num>
  <w:num w:numId="4" w16cid:durableId="539708089">
    <w:abstractNumId w:val="9"/>
  </w:num>
  <w:num w:numId="5" w16cid:durableId="765737012">
    <w:abstractNumId w:val="7"/>
  </w:num>
  <w:num w:numId="6" w16cid:durableId="857348080">
    <w:abstractNumId w:val="16"/>
  </w:num>
  <w:num w:numId="7" w16cid:durableId="669603920">
    <w:abstractNumId w:val="22"/>
  </w:num>
  <w:num w:numId="8" w16cid:durableId="1177769592">
    <w:abstractNumId w:val="27"/>
  </w:num>
  <w:num w:numId="9" w16cid:durableId="168258946">
    <w:abstractNumId w:val="13"/>
  </w:num>
  <w:num w:numId="10" w16cid:durableId="1658606491">
    <w:abstractNumId w:val="23"/>
  </w:num>
  <w:num w:numId="11" w16cid:durableId="1264604395">
    <w:abstractNumId w:val="21"/>
  </w:num>
  <w:num w:numId="12" w16cid:durableId="1862160205">
    <w:abstractNumId w:val="0"/>
  </w:num>
  <w:num w:numId="13" w16cid:durableId="1305543150">
    <w:abstractNumId w:val="24"/>
  </w:num>
  <w:num w:numId="14" w16cid:durableId="64646303">
    <w:abstractNumId w:val="11"/>
  </w:num>
  <w:num w:numId="15" w16cid:durableId="1273592732">
    <w:abstractNumId w:val="26"/>
  </w:num>
  <w:num w:numId="16" w16cid:durableId="145707831">
    <w:abstractNumId w:val="4"/>
  </w:num>
  <w:num w:numId="17" w16cid:durableId="2010519514">
    <w:abstractNumId w:val="5"/>
  </w:num>
  <w:num w:numId="18" w16cid:durableId="241067363">
    <w:abstractNumId w:val="29"/>
  </w:num>
  <w:num w:numId="19" w16cid:durableId="1092971340">
    <w:abstractNumId w:val="6"/>
  </w:num>
  <w:num w:numId="20" w16cid:durableId="1156722673">
    <w:abstractNumId w:val="14"/>
  </w:num>
  <w:num w:numId="21" w16cid:durableId="458645067">
    <w:abstractNumId w:val="2"/>
  </w:num>
  <w:num w:numId="22" w16cid:durableId="56053272">
    <w:abstractNumId w:val="15"/>
  </w:num>
  <w:num w:numId="23" w16cid:durableId="1894122411">
    <w:abstractNumId w:val="3"/>
  </w:num>
  <w:num w:numId="24" w16cid:durableId="15691565">
    <w:abstractNumId w:val="8"/>
  </w:num>
  <w:num w:numId="25" w16cid:durableId="1510483664">
    <w:abstractNumId w:val="18"/>
  </w:num>
  <w:num w:numId="26" w16cid:durableId="1184590831">
    <w:abstractNumId w:val="19"/>
  </w:num>
  <w:num w:numId="27" w16cid:durableId="736129069">
    <w:abstractNumId w:val="20"/>
  </w:num>
  <w:num w:numId="28" w16cid:durableId="570505419">
    <w:abstractNumId w:val="17"/>
  </w:num>
  <w:num w:numId="29" w16cid:durableId="1670478541">
    <w:abstractNumId w:val="12"/>
  </w:num>
  <w:num w:numId="30" w16cid:durableId="5062130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ugahara, Hikaru/菅原 光">
    <w15:presenceInfo w15:providerId="AD" w15:userId="S-1-5-21-854245398-1844237615-682003330-1014716"/>
  </w15:person>
  <w15:person w15:author="Nakamura, Taiki/中村 泰貴">
    <w15:presenceInfo w15:providerId="AD" w15:userId="S-1-5-21-854245398-1844237615-682003330-4614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activeWritingStyle w:appName="MSWord" w:lang="ja-JP" w:vendorID="64" w:dllVersion="0" w:nlCheck="1" w:checkStyle="1"/>
  <w:activeWritingStyle w:appName="MSWord" w:lang="en-US" w:vendorID="64" w:dllVersion="6" w:nlCheck="1" w:checkStyle="0"/>
  <w:activeWritingStyle w:appName="MSWord" w:lang="ja-JP" w:vendorID="64" w:dllVersion="6" w:nlCheck="1" w:checkStyle="1"/>
  <w:activeWritingStyle w:appName="MSWord" w:lang="en-US" w:vendorID="64" w:dllVersion="0" w:nlCheck="1" w:checkStyle="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0D3"/>
    <w:rsid w:val="000217BA"/>
    <w:rsid w:val="0006532A"/>
    <w:rsid w:val="00091107"/>
    <w:rsid w:val="000C1A5C"/>
    <w:rsid w:val="00105313"/>
    <w:rsid w:val="00114D03"/>
    <w:rsid w:val="0014018E"/>
    <w:rsid w:val="00151ACD"/>
    <w:rsid w:val="00167855"/>
    <w:rsid w:val="00176E37"/>
    <w:rsid w:val="001820F1"/>
    <w:rsid w:val="001C1E79"/>
    <w:rsid w:val="001C3FFB"/>
    <w:rsid w:val="001F5DE6"/>
    <w:rsid w:val="002005A8"/>
    <w:rsid w:val="00200B51"/>
    <w:rsid w:val="0020535E"/>
    <w:rsid w:val="002205DB"/>
    <w:rsid w:val="0025214B"/>
    <w:rsid w:val="00256699"/>
    <w:rsid w:val="0026382E"/>
    <w:rsid w:val="00263B1F"/>
    <w:rsid w:val="00266E98"/>
    <w:rsid w:val="00281656"/>
    <w:rsid w:val="002965B1"/>
    <w:rsid w:val="00296ACB"/>
    <w:rsid w:val="002B1D8E"/>
    <w:rsid w:val="002D1BCE"/>
    <w:rsid w:val="002F47F2"/>
    <w:rsid w:val="00310AF7"/>
    <w:rsid w:val="00310FA8"/>
    <w:rsid w:val="00312A2D"/>
    <w:rsid w:val="00327A3C"/>
    <w:rsid w:val="00347860"/>
    <w:rsid w:val="00350704"/>
    <w:rsid w:val="003908EE"/>
    <w:rsid w:val="00476F62"/>
    <w:rsid w:val="00494D1D"/>
    <w:rsid w:val="00494DE7"/>
    <w:rsid w:val="004A1694"/>
    <w:rsid w:val="004A5CF6"/>
    <w:rsid w:val="004C3DE0"/>
    <w:rsid w:val="004E0987"/>
    <w:rsid w:val="004E6C82"/>
    <w:rsid w:val="004F1C11"/>
    <w:rsid w:val="00517552"/>
    <w:rsid w:val="00520710"/>
    <w:rsid w:val="0055259E"/>
    <w:rsid w:val="005621AA"/>
    <w:rsid w:val="00585DC7"/>
    <w:rsid w:val="005932D4"/>
    <w:rsid w:val="005A0B9B"/>
    <w:rsid w:val="006310B3"/>
    <w:rsid w:val="00637FE7"/>
    <w:rsid w:val="00651CC3"/>
    <w:rsid w:val="00661178"/>
    <w:rsid w:val="00680B02"/>
    <w:rsid w:val="006832AF"/>
    <w:rsid w:val="00686C61"/>
    <w:rsid w:val="00693910"/>
    <w:rsid w:val="006B5C8B"/>
    <w:rsid w:val="006D605D"/>
    <w:rsid w:val="006E1BEC"/>
    <w:rsid w:val="007A7AA2"/>
    <w:rsid w:val="007B1DC2"/>
    <w:rsid w:val="007B3F7F"/>
    <w:rsid w:val="007D6FDC"/>
    <w:rsid w:val="007E3715"/>
    <w:rsid w:val="00807259"/>
    <w:rsid w:val="00832130"/>
    <w:rsid w:val="00855B6C"/>
    <w:rsid w:val="00863592"/>
    <w:rsid w:val="00873F47"/>
    <w:rsid w:val="008C6AAB"/>
    <w:rsid w:val="008D0C59"/>
    <w:rsid w:val="00910229"/>
    <w:rsid w:val="0092085C"/>
    <w:rsid w:val="009228C5"/>
    <w:rsid w:val="009279CF"/>
    <w:rsid w:val="00955EE5"/>
    <w:rsid w:val="00984A22"/>
    <w:rsid w:val="00990D98"/>
    <w:rsid w:val="009A154E"/>
    <w:rsid w:val="009A3E89"/>
    <w:rsid w:val="009C5332"/>
    <w:rsid w:val="009C79F6"/>
    <w:rsid w:val="009D44EF"/>
    <w:rsid w:val="009D7C0F"/>
    <w:rsid w:val="00A05692"/>
    <w:rsid w:val="00A1131A"/>
    <w:rsid w:val="00A77A13"/>
    <w:rsid w:val="00A77F44"/>
    <w:rsid w:val="00A853EC"/>
    <w:rsid w:val="00AA37A5"/>
    <w:rsid w:val="00AB386F"/>
    <w:rsid w:val="00AC06AB"/>
    <w:rsid w:val="00AD4FC0"/>
    <w:rsid w:val="00AE197C"/>
    <w:rsid w:val="00AE3D0A"/>
    <w:rsid w:val="00AE6305"/>
    <w:rsid w:val="00B0478E"/>
    <w:rsid w:val="00B05B75"/>
    <w:rsid w:val="00B1028A"/>
    <w:rsid w:val="00B13F10"/>
    <w:rsid w:val="00B25ED9"/>
    <w:rsid w:val="00B34145"/>
    <w:rsid w:val="00B64871"/>
    <w:rsid w:val="00B744A9"/>
    <w:rsid w:val="00B82205"/>
    <w:rsid w:val="00BC733F"/>
    <w:rsid w:val="00BE373E"/>
    <w:rsid w:val="00C022E7"/>
    <w:rsid w:val="00C13776"/>
    <w:rsid w:val="00C142C5"/>
    <w:rsid w:val="00C24415"/>
    <w:rsid w:val="00C532B3"/>
    <w:rsid w:val="00C66DB7"/>
    <w:rsid w:val="00C72EE2"/>
    <w:rsid w:val="00C778EC"/>
    <w:rsid w:val="00CA4986"/>
    <w:rsid w:val="00CB0A93"/>
    <w:rsid w:val="00CB2CD7"/>
    <w:rsid w:val="00CD102A"/>
    <w:rsid w:val="00CF1A69"/>
    <w:rsid w:val="00CF31A9"/>
    <w:rsid w:val="00D15F8A"/>
    <w:rsid w:val="00D320D3"/>
    <w:rsid w:val="00D466FB"/>
    <w:rsid w:val="00D50A22"/>
    <w:rsid w:val="00D52499"/>
    <w:rsid w:val="00D6389A"/>
    <w:rsid w:val="00D74884"/>
    <w:rsid w:val="00DC15D8"/>
    <w:rsid w:val="00DD298B"/>
    <w:rsid w:val="00DD5985"/>
    <w:rsid w:val="00E15848"/>
    <w:rsid w:val="00E229AB"/>
    <w:rsid w:val="00E258F5"/>
    <w:rsid w:val="00E27641"/>
    <w:rsid w:val="00E64976"/>
    <w:rsid w:val="00E74586"/>
    <w:rsid w:val="00EA0FD0"/>
    <w:rsid w:val="00EA2FFA"/>
    <w:rsid w:val="00ED2DE8"/>
    <w:rsid w:val="00ED53D4"/>
    <w:rsid w:val="00EE160D"/>
    <w:rsid w:val="00EF2390"/>
    <w:rsid w:val="00EF6A67"/>
    <w:rsid w:val="00F00055"/>
    <w:rsid w:val="00F13241"/>
    <w:rsid w:val="00F253BE"/>
    <w:rsid w:val="00F36651"/>
    <w:rsid w:val="00F37699"/>
    <w:rsid w:val="00F63603"/>
    <w:rsid w:val="00F64741"/>
    <w:rsid w:val="00F7687C"/>
    <w:rsid w:val="00F87599"/>
    <w:rsid w:val="00F97CC0"/>
    <w:rsid w:val="00FC4717"/>
    <w:rsid w:val="00FC55D5"/>
    <w:rsid w:val="00FD7F7F"/>
    <w:rsid w:val="00FE4C80"/>
    <w:rsid w:val="47BC15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25A33E1"/>
  <w15:chartTrackingRefBased/>
  <w15:docId w15:val="{0987176B-94D2-4E3A-A335-58C54712A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ＭＳ Ｐゴシック"/>
      <w:kern w:val="2"/>
      <w:szCs w:val="24"/>
    </w:rPr>
  </w:style>
  <w:style w:type="paragraph" w:styleId="1">
    <w:name w:val="heading 1"/>
    <w:basedOn w:val="a"/>
    <w:next w:val="a"/>
    <w:qFormat/>
    <w:pPr>
      <w:keepNext/>
      <w:outlineLvl w:val="0"/>
    </w:pPr>
    <w:rPr>
      <w:rFonts w:ascii="ＭＳ Ｐゴシック" w:hAnsi="ＭＳ Ｐゴシック"/>
      <w:b/>
      <w:sz w:val="28"/>
    </w:rPr>
  </w:style>
  <w:style w:type="paragraph" w:styleId="2">
    <w:name w:val="heading 2"/>
    <w:basedOn w:val="a"/>
    <w:next w:val="a"/>
    <w:qFormat/>
    <w:pPr>
      <w:keepNext/>
      <w:outlineLvl w:val="1"/>
    </w:pPr>
    <w:rPr>
      <w:rFonts w:ascii="Arial" w:eastAsia="ＭＳ ゴシック" w:hAnsi="Arial"/>
      <w:b/>
      <w:sz w:val="24"/>
    </w:rPr>
  </w:style>
  <w:style w:type="paragraph" w:styleId="3">
    <w:name w:val="heading 3"/>
    <w:basedOn w:val="a"/>
    <w:next w:val="a"/>
    <w:qFormat/>
    <w:rsid w:val="00E64976"/>
    <w:pPr>
      <w:keepNext/>
      <w:outlineLvl w:val="2"/>
    </w:pPr>
    <w:rPr>
      <w:rFonts w:ascii="Arial" w:eastAsia="ＭＳ ゴシック" w:hAnsi="Arial"/>
      <w:b/>
      <w:sz w:val="22"/>
    </w:rPr>
  </w:style>
  <w:style w:type="paragraph" w:styleId="4">
    <w:name w:val="heading 4"/>
    <w:basedOn w:val="a"/>
    <w:next w:val="a"/>
    <w:link w:val="40"/>
    <w:unhideWhenUsed/>
    <w:qFormat/>
    <w:rsid w:val="00E64976"/>
    <w:pPr>
      <w:keepNext/>
      <w:outlineLvl w:val="3"/>
    </w:pPr>
    <w:rPr>
      <w:b/>
      <w:bCs/>
      <w:sz w:val="21"/>
    </w:rPr>
  </w:style>
  <w:style w:type="paragraph" w:styleId="6">
    <w:name w:val="heading 6"/>
    <w:basedOn w:val="a"/>
    <w:next w:val="a"/>
    <w:qFormat/>
    <w:pPr>
      <w:keepNext/>
      <w:jc w:val="center"/>
      <w:outlineLvl w:val="5"/>
    </w:pPr>
    <w:rPr>
      <w:rFonts w:ascii="Arial" w:eastAsia="MS UI Gothic" w:hAnsi="Arial"/>
      <w:b/>
      <w:sz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customStyle="1" w:styleId="110pt">
    <w:name w:val="スタイル 見出し 1 + 10 pt"/>
    <w:basedOn w:val="1"/>
    <w:rPr>
      <w:bCs/>
      <w:sz w:val="24"/>
    </w:rPr>
  </w:style>
  <w:style w:type="paragraph" w:styleId="10">
    <w:name w:val="toc 1"/>
    <w:basedOn w:val="a"/>
    <w:next w:val="a"/>
    <w:autoRedefine/>
    <w:uiPriority w:val="39"/>
    <w:pPr>
      <w:spacing w:before="120"/>
      <w:jc w:val="left"/>
    </w:pPr>
    <w:rPr>
      <w:b/>
      <w:bCs/>
      <w:i/>
      <w:iCs/>
      <w:szCs w:val="28"/>
    </w:rPr>
  </w:style>
  <w:style w:type="paragraph" w:styleId="20">
    <w:name w:val="toc 2"/>
    <w:basedOn w:val="a"/>
    <w:next w:val="a"/>
    <w:autoRedefine/>
    <w:uiPriority w:val="39"/>
    <w:pPr>
      <w:spacing w:before="120"/>
      <w:ind w:left="210"/>
      <w:jc w:val="left"/>
    </w:pPr>
    <w:rPr>
      <w:b/>
      <w:bCs/>
      <w:szCs w:val="26"/>
    </w:rPr>
  </w:style>
  <w:style w:type="character" w:styleId="a4">
    <w:name w:val="Hyperlink"/>
    <w:uiPriority w:val="99"/>
    <w:rPr>
      <w:color w:val="0000FF"/>
      <w:u w:val="single"/>
    </w:rPr>
  </w:style>
  <w:style w:type="paragraph" w:styleId="30">
    <w:name w:val="toc 3"/>
    <w:basedOn w:val="a"/>
    <w:next w:val="a"/>
    <w:autoRedefine/>
    <w:uiPriority w:val="39"/>
    <w:pPr>
      <w:ind w:leftChars="200" w:left="420"/>
    </w:pPr>
  </w:style>
  <w:style w:type="paragraph" w:styleId="a5">
    <w:name w:val="header"/>
    <w:basedOn w:val="a"/>
    <w:pPr>
      <w:tabs>
        <w:tab w:val="center" w:pos="4252"/>
        <w:tab w:val="right" w:pos="8504"/>
      </w:tabs>
      <w:snapToGrid w:val="0"/>
    </w:pPr>
  </w:style>
  <w:style w:type="paragraph" w:styleId="a6">
    <w:name w:val="footer"/>
    <w:basedOn w:val="a"/>
    <w:link w:val="a7"/>
    <w:uiPriority w:val="99"/>
    <w:pPr>
      <w:tabs>
        <w:tab w:val="center" w:pos="4252"/>
        <w:tab w:val="right" w:pos="8504"/>
      </w:tabs>
      <w:snapToGrid w:val="0"/>
    </w:pPr>
  </w:style>
  <w:style w:type="character" w:styleId="a8">
    <w:name w:val="page number"/>
    <w:basedOn w:val="a0"/>
  </w:style>
  <w:style w:type="paragraph" w:styleId="a9">
    <w:name w:val="Normal Indent"/>
    <w:basedOn w:val="a"/>
    <w:pPr>
      <w:ind w:left="851"/>
    </w:pPr>
    <w:rPr>
      <w:rFonts w:ascii="ＭＳ 明朝" w:eastAsia="ＭＳ 明朝" w:hAnsi="Times New Roman"/>
      <w:szCs w:val="20"/>
    </w:rPr>
  </w:style>
  <w:style w:type="paragraph" w:styleId="aa">
    <w:name w:val="Balloon Text"/>
    <w:basedOn w:val="a"/>
    <w:semiHidden/>
    <w:rPr>
      <w:rFonts w:ascii="Arial" w:eastAsia="ＭＳ ゴシック" w:hAnsi="Arial"/>
      <w:sz w:val="18"/>
      <w:szCs w:val="18"/>
    </w:rPr>
  </w:style>
  <w:style w:type="paragraph" w:styleId="41">
    <w:name w:val="toc 4"/>
    <w:basedOn w:val="a"/>
    <w:next w:val="a"/>
    <w:autoRedefine/>
    <w:semiHidden/>
    <w:pPr>
      <w:ind w:leftChars="300" w:left="600"/>
    </w:pPr>
  </w:style>
  <w:style w:type="paragraph" w:styleId="5">
    <w:name w:val="toc 5"/>
    <w:basedOn w:val="a"/>
    <w:next w:val="a"/>
    <w:autoRedefine/>
    <w:semiHidden/>
    <w:pPr>
      <w:ind w:leftChars="400" w:left="800"/>
    </w:pPr>
  </w:style>
  <w:style w:type="paragraph" w:styleId="60">
    <w:name w:val="toc 6"/>
    <w:basedOn w:val="a"/>
    <w:next w:val="a"/>
    <w:autoRedefine/>
    <w:semiHidden/>
    <w:pPr>
      <w:ind w:leftChars="500" w:left="1000"/>
    </w:pPr>
  </w:style>
  <w:style w:type="paragraph" w:styleId="7">
    <w:name w:val="toc 7"/>
    <w:basedOn w:val="a"/>
    <w:next w:val="a"/>
    <w:autoRedefine/>
    <w:semiHidden/>
    <w:pPr>
      <w:ind w:leftChars="600" w:left="1200"/>
    </w:pPr>
  </w:style>
  <w:style w:type="paragraph" w:styleId="8">
    <w:name w:val="toc 8"/>
    <w:basedOn w:val="a"/>
    <w:next w:val="a"/>
    <w:autoRedefine/>
    <w:semiHidden/>
    <w:pPr>
      <w:ind w:leftChars="700" w:left="1400"/>
    </w:pPr>
  </w:style>
  <w:style w:type="paragraph" w:styleId="9">
    <w:name w:val="toc 9"/>
    <w:basedOn w:val="a"/>
    <w:next w:val="a"/>
    <w:autoRedefine/>
    <w:semiHidden/>
    <w:pPr>
      <w:ind w:leftChars="800" w:left="1600"/>
    </w:pPr>
  </w:style>
  <w:style w:type="character" w:styleId="ab">
    <w:name w:val="FollowedHyperlink"/>
    <w:rPr>
      <w:color w:val="800080"/>
      <w:u w:val="single"/>
    </w:rPr>
  </w:style>
  <w:style w:type="paragraph" w:styleId="ac">
    <w:name w:val="Body Text Indent"/>
    <w:basedOn w:val="a"/>
    <w:pPr>
      <w:ind w:leftChars="180" w:left="360"/>
    </w:pPr>
  </w:style>
  <w:style w:type="paragraph" w:customStyle="1" w:styleId="34">
    <w:name w:val="スタイル 見出し 3 + 左 :  4 字"/>
    <w:basedOn w:val="3"/>
    <w:rPr>
      <w:b w:val="0"/>
      <w:szCs w:val="20"/>
    </w:rPr>
  </w:style>
  <w:style w:type="paragraph" w:customStyle="1" w:styleId="font5">
    <w:name w:val="font5"/>
    <w:basedOn w:val="a"/>
    <w:pPr>
      <w:widowControl/>
      <w:spacing w:before="100" w:beforeAutospacing="1" w:after="100" w:afterAutospacing="1"/>
      <w:jc w:val="left"/>
    </w:pPr>
    <w:rPr>
      <w:rFonts w:ascii="ＭＳ Ｐゴシック" w:hAnsi="ＭＳ Ｐゴシック" w:cs="Arial Unicode MS" w:hint="eastAsia"/>
      <w:kern w:val="0"/>
      <w:sz w:val="12"/>
      <w:szCs w:val="12"/>
    </w:rPr>
  </w:style>
  <w:style w:type="paragraph" w:customStyle="1" w:styleId="xl24">
    <w:name w:val="xl24"/>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25">
    <w:name w:val="xl25"/>
    <w:basedOn w:val="a"/>
    <w:pPr>
      <w:widowControl/>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26">
    <w:name w:val="xl26"/>
    <w:basedOn w:val="a"/>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27">
    <w:name w:val="xl27"/>
    <w:basedOn w:val="a"/>
    <w:pPr>
      <w:widowControl/>
      <w:pBdr>
        <w:top w:val="single" w:sz="4" w:space="0" w:color="auto"/>
        <w:left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28">
    <w:name w:val="xl28"/>
    <w:basedOn w:val="a"/>
    <w:pPr>
      <w:widowControl/>
      <w:pBdr>
        <w:left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29">
    <w:name w:val="xl29"/>
    <w:basedOn w:val="a"/>
    <w:pPr>
      <w:widowControl/>
      <w:pBdr>
        <w:left w:val="single" w:sz="4" w:space="0" w:color="auto"/>
        <w:bottom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0">
    <w:name w:val="xl30"/>
    <w:basedOn w:val="a"/>
    <w:pPr>
      <w:widowControl/>
      <w:pBdr>
        <w:top w:val="single" w:sz="4" w:space="0" w:color="auto"/>
        <w:lef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1">
    <w:name w:val="xl31"/>
    <w:basedOn w:val="a"/>
    <w:pPr>
      <w:widowControl/>
      <w:pBdr>
        <w:top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2">
    <w:name w:val="xl32"/>
    <w:basedOn w:val="a"/>
    <w:pPr>
      <w:widowControl/>
      <w:pBdr>
        <w:lef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3">
    <w:name w:val="xl33"/>
    <w:basedOn w:val="a"/>
    <w:pPr>
      <w:widowControl/>
      <w:pBdr>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4">
    <w:name w:val="xl34"/>
    <w:basedOn w:val="a"/>
    <w:pPr>
      <w:widowControl/>
      <w:pBdr>
        <w:left w:val="single" w:sz="4" w:space="0" w:color="auto"/>
        <w:bottom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5">
    <w:name w:val="xl35"/>
    <w:basedOn w:val="a"/>
    <w:pPr>
      <w:widowControl/>
      <w:pBdr>
        <w:bottom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6">
    <w:name w:val="xl36"/>
    <w:basedOn w:val="a"/>
    <w:pPr>
      <w:widowControl/>
      <w:pBdr>
        <w:top w:val="single" w:sz="4" w:space="0" w:color="auto"/>
        <w:lef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37">
    <w:name w:val="xl37"/>
    <w:basedOn w:val="a"/>
    <w:pPr>
      <w:widowControl/>
      <w:pBdr>
        <w:top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38">
    <w:name w:val="xl38"/>
    <w:basedOn w:val="a"/>
    <w:pPr>
      <w:widowControl/>
      <w:pBdr>
        <w:left w:val="single" w:sz="4" w:space="0" w:color="auto"/>
        <w:bottom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39">
    <w:name w:val="xl39"/>
    <w:basedOn w:val="a"/>
    <w:pPr>
      <w:widowControl/>
      <w:pBdr>
        <w:bottom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40">
    <w:name w:val="xl40"/>
    <w:basedOn w:val="a"/>
    <w:pPr>
      <w:widowControl/>
      <w:pBdr>
        <w:left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customStyle="1" w:styleId="xl41">
    <w:name w:val="xl41"/>
    <w:basedOn w:val="a"/>
    <w:pPr>
      <w:widowControl/>
      <w:pBdr>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customStyle="1" w:styleId="xl42">
    <w:name w:val="xl4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43">
    <w:name w:val="xl4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44">
    <w:name w:val="xl44"/>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Arial Unicode MS" w:cs="Arial Unicode MS"/>
      <w:kern w:val="0"/>
      <w:sz w:val="21"/>
      <w:szCs w:val="21"/>
    </w:rPr>
  </w:style>
  <w:style w:type="paragraph" w:customStyle="1" w:styleId="xl45">
    <w:name w:val="xl45"/>
    <w:basedOn w:val="a"/>
    <w:pPr>
      <w:widowControl/>
      <w:pBdr>
        <w:top w:val="single" w:sz="4" w:space="0" w:color="auto"/>
        <w:lef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6">
    <w:name w:val="xl46"/>
    <w:basedOn w:val="a"/>
    <w:pPr>
      <w:widowControl/>
      <w:pBdr>
        <w:top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7">
    <w:name w:val="xl47"/>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8">
    <w:name w:val="xl4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9">
    <w:name w:val="xl4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styleId="11">
    <w:name w:val="index 1"/>
    <w:basedOn w:val="a"/>
    <w:next w:val="a"/>
    <w:autoRedefine/>
    <w:semiHidden/>
    <w:pPr>
      <w:ind w:left="200" w:hangingChars="100" w:hanging="200"/>
    </w:pPr>
  </w:style>
  <w:style w:type="paragraph" w:styleId="21">
    <w:name w:val="index 2"/>
    <w:basedOn w:val="a"/>
    <w:next w:val="a"/>
    <w:autoRedefine/>
    <w:semiHidden/>
    <w:pPr>
      <w:ind w:leftChars="100" w:left="100" w:hangingChars="100" w:hanging="200"/>
    </w:pPr>
  </w:style>
  <w:style w:type="paragraph" w:styleId="31">
    <w:name w:val="index 3"/>
    <w:basedOn w:val="a"/>
    <w:next w:val="a"/>
    <w:autoRedefine/>
    <w:semiHidden/>
    <w:pPr>
      <w:ind w:leftChars="200" w:left="200" w:hangingChars="100" w:hanging="200"/>
    </w:pPr>
  </w:style>
  <w:style w:type="paragraph" w:styleId="42">
    <w:name w:val="index 4"/>
    <w:basedOn w:val="a"/>
    <w:next w:val="a"/>
    <w:autoRedefine/>
    <w:semiHidden/>
    <w:pPr>
      <w:ind w:leftChars="300" w:left="300" w:hangingChars="100" w:hanging="200"/>
    </w:pPr>
  </w:style>
  <w:style w:type="paragraph" w:styleId="50">
    <w:name w:val="index 5"/>
    <w:basedOn w:val="a"/>
    <w:next w:val="a"/>
    <w:autoRedefine/>
    <w:semiHidden/>
    <w:pPr>
      <w:ind w:leftChars="400" w:left="400" w:hangingChars="100" w:hanging="200"/>
    </w:pPr>
  </w:style>
  <w:style w:type="paragraph" w:styleId="61">
    <w:name w:val="index 6"/>
    <w:basedOn w:val="a"/>
    <w:next w:val="a"/>
    <w:autoRedefine/>
    <w:semiHidden/>
    <w:pPr>
      <w:ind w:leftChars="500" w:left="500" w:hangingChars="100" w:hanging="200"/>
    </w:pPr>
  </w:style>
  <w:style w:type="paragraph" w:styleId="70">
    <w:name w:val="index 7"/>
    <w:basedOn w:val="a"/>
    <w:next w:val="a"/>
    <w:autoRedefine/>
    <w:semiHidden/>
    <w:pPr>
      <w:ind w:leftChars="600" w:left="600" w:hangingChars="100" w:hanging="200"/>
    </w:pPr>
  </w:style>
  <w:style w:type="paragraph" w:styleId="80">
    <w:name w:val="index 8"/>
    <w:basedOn w:val="a"/>
    <w:next w:val="a"/>
    <w:autoRedefine/>
    <w:semiHidden/>
    <w:pPr>
      <w:ind w:leftChars="700" w:left="700" w:hangingChars="100" w:hanging="200"/>
    </w:pPr>
  </w:style>
  <w:style w:type="paragraph" w:styleId="90">
    <w:name w:val="index 9"/>
    <w:basedOn w:val="a"/>
    <w:next w:val="a"/>
    <w:autoRedefine/>
    <w:semiHidden/>
    <w:pPr>
      <w:ind w:leftChars="800" w:left="800" w:hangingChars="100" w:hanging="200"/>
    </w:pPr>
  </w:style>
  <w:style w:type="paragraph" w:styleId="ad">
    <w:name w:val="index heading"/>
    <w:basedOn w:val="a"/>
    <w:next w:val="11"/>
    <w:semiHidden/>
  </w:style>
  <w:style w:type="paragraph" w:styleId="ae">
    <w:name w:val="Body Text"/>
    <w:basedOn w:val="a"/>
    <w:rPr>
      <w:color w:val="0000FF"/>
    </w:rPr>
  </w:style>
  <w:style w:type="paragraph" w:styleId="22">
    <w:name w:val="Body Text Indent 2"/>
    <w:basedOn w:val="a"/>
    <w:pPr>
      <w:ind w:firstLineChars="100" w:firstLine="200"/>
    </w:pPr>
  </w:style>
  <w:style w:type="paragraph" w:styleId="23">
    <w:name w:val="Body Text 2"/>
    <w:basedOn w:val="a"/>
    <w:rPr>
      <w:color w:val="FF0000"/>
    </w:rPr>
  </w:style>
  <w:style w:type="paragraph" w:styleId="32">
    <w:name w:val="Body Text Indent 3"/>
    <w:basedOn w:val="a"/>
    <w:pPr>
      <w:ind w:leftChars="200" w:left="400" w:firstLineChars="100" w:firstLine="200"/>
    </w:pPr>
  </w:style>
  <w:style w:type="paragraph" w:styleId="33">
    <w:name w:val="Body Text 3"/>
    <w:basedOn w:val="a"/>
    <w:link w:val="35"/>
    <w:pPr>
      <w:autoSpaceDE w:val="0"/>
      <w:autoSpaceDN w:val="0"/>
      <w:adjustRightInd w:val="0"/>
      <w:spacing w:line="287" w:lineRule="auto"/>
      <w:jc w:val="left"/>
    </w:pPr>
    <w:rPr>
      <w:rFonts w:ascii="ＭＳ Ｐゴシック" w:hAnsi="Times New Roman"/>
      <w:color w:val="000000"/>
      <w:kern w:val="0"/>
      <w:lang w:val="ja-JP"/>
    </w:rPr>
  </w:style>
  <w:style w:type="character" w:customStyle="1" w:styleId="40">
    <w:name w:val="見出し 4 (文字)"/>
    <w:link w:val="4"/>
    <w:rsid w:val="00E64976"/>
    <w:rPr>
      <w:rFonts w:eastAsia="ＭＳ Ｐゴシック"/>
      <w:b/>
      <w:bCs/>
      <w:kern w:val="2"/>
      <w:sz w:val="21"/>
      <w:szCs w:val="24"/>
    </w:rPr>
  </w:style>
  <w:style w:type="character" w:styleId="af">
    <w:name w:val="annotation reference"/>
    <w:rsid w:val="004E0987"/>
    <w:rPr>
      <w:sz w:val="18"/>
      <w:szCs w:val="18"/>
    </w:rPr>
  </w:style>
  <w:style w:type="paragraph" w:styleId="af0">
    <w:name w:val="annotation text"/>
    <w:basedOn w:val="a"/>
    <w:link w:val="af1"/>
    <w:rsid w:val="004E0987"/>
    <w:pPr>
      <w:jc w:val="left"/>
    </w:pPr>
  </w:style>
  <w:style w:type="character" w:customStyle="1" w:styleId="af1">
    <w:name w:val="コメント文字列 (文字)"/>
    <w:link w:val="af0"/>
    <w:rsid w:val="004E0987"/>
    <w:rPr>
      <w:rFonts w:eastAsia="ＭＳ Ｐゴシック"/>
      <w:kern w:val="2"/>
      <w:szCs w:val="24"/>
    </w:rPr>
  </w:style>
  <w:style w:type="paragraph" w:styleId="af2">
    <w:name w:val="annotation subject"/>
    <w:basedOn w:val="af0"/>
    <w:next w:val="af0"/>
    <w:link w:val="af3"/>
    <w:rsid w:val="004E0987"/>
    <w:rPr>
      <w:b/>
      <w:bCs/>
    </w:rPr>
  </w:style>
  <w:style w:type="character" w:customStyle="1" w:styleId="af3">
    <w:name w:val="コメント内容 (文字)"/>
    <w:link w:val="af2"/>
    <w:rsid w:val="004E0987"/>
    <w:rPr>
      <w:rFonts w:eastAsia="ＭＳ Ｐゴシック"/>
      <w:b/>
      <w:bCs/>
      <w:kern w:val="2"/>
      <w:szCs w:val="24"/>
    </w:rPr>
  </w:style>
  <w:style w:type="paragraph" w:styleId="af4">
    <w:name w:val="Revision"/>
    <w:hidden/>
    <w:uiPriority w:val="99"/>
    <w:semiHidden/>
    <w:rsid w:val="002205DB"/>
    <w:rPr>
      <w:rFonts w:eastAsia="ＭＳ Ｐゴシック"/>
      <w:kern w:val="2"/>
      <w:szCs w:val="24"/>
    </w:rPr>
  </w:style>
  <w:style w:type="character" w:styleId="af5">
    <w:name w:val="Placeholder Text"/>
    <w:basedOn w:val="a0"/>
    <w:uiPriority w:val="99"/>
    <w:semiHidden/>
    <w:rsid w:val="00ED2DE8"/>
    <w:rPr>
      <w:color w:val="808080"/>
    </w:rPr>
  </w:style>
  <w:style w:type="character" w:customStyle="1" w:styleId="a7">
    <w:name w:val="フッター (文字)"/>
    <w:basedOn w:val="a0"/>
    <w:link w:val="a6"/>
    <w:uiPriority w:val="99"/>
    <w:rsid w:val="00266E98"/>
    <w:rPr>
      <w:rFonts w:eastAsia="ＭＳ Ｐゴシック"/>
      <w:kern w:val="2"/>
      <w:szCs w:val="24"/>
    </w:rPr>
  </w:style>
  <w:style w:type="character" w:customStyle="1" w:styleId="35">
    <w:name w:val="本文 3 (文字)"/>
    <w:basedOn w:val="a0"/>
    <w:link w:val="33"/>
    <w:rsid w:val="00B64871"/>
    <w:rPr>
      <w:rFonts w:ascii="ＭＳ Ｐゴシック" w:eastAsia="ＭＳ Ｐゴシック" w:hAnsi="Times New Roman"/>
      <w:color w:val="000000"/>
      <w:szCs w:val="24"/>
      <w:lang w:val="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62529">
      <w:bodyDiv w:val="1"/>
      <w:marLeft w:val="0"/>
      <w:marRight w:val="0"/>
      <w:marTop w:val="0"/>
      <w:marBottom w:val="0"/>
      <w:divBdr>
        <w:top w:val="none" w:sz="0" w:space="0" w:color="auto"/>
        <w:left w:val="none" w:sz="0" w:space="0" w:color="auto"/>
        <w:bottom w:val="none" w:sz="0" w:space="0" w:color="auto"/>
        <w:right w:val="none" w:sz="0" w:space="0" w:color="auto"/>
      </w:divBdr>
    </w:div>
    <w:div w:id="72456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25F83E827035304DBCB4799EFCB2469A" ma:contentTypeVersion="17" ma:contentTypeDescription="新しいドキュメントを作成します。" ma:contentTypeScope="" ma:versionID="e2ae32e79321dd6fbb4046f37f40fd30">
  <xsd:schema xmlns:xsd="http://www.w3.org/2001/XMLSchema" xmlns:xs="http://www.w3.org/2001/XMLSchema" xmlns:p="http://schemas.microsoft.com/office/2006/metadata/properties" xmlns:ns2="985d08d1-f99f-41ad-a60e-195f059f469e" xmlns:ns3="40e1e17b-6bfd-46c5-af26-560bc65c2ba7" xmlns:ns4="d9dc673b-9e34-4001-b69a-8484e8c1b815" targetNamespace="http://schemas.microsoft.com/office/2006/metadata/properties" ma:root="true" ma:fieldsID="475978e238be914c0df39746698a82fa" ns2:_="" ns3:_="" ns4:_="">
    <xsd:import namespace="985d08d1-f99f-41ad-a60e-195f059f469e"/>
    <xsd:import namespace="40e1e17b-6bfd-46c5-af26-560bc65c2ba7"/>
    <xsd:import namespace="d9dc673b-9e34-4001-b69a-8484e8c1b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d08d1-f99f-41ad-a60e-195f059f4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承認の状態" ma:internalName="_x627f__x8a8d__x306e__x72b6__x614b_">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1e17b-6bfd-46c5-af26-560bc65c2ba7"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dc673b-9e34-4001-b69a-8484e8c1b81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C57E1D5-BFEF-4249-97D6-456EE4830190}" ma:internalName="TaxCatchAll" ma:showField="CatchAllData" ma:web="{40e1e17b-6bfd-46c5-af26-560bc65c2b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5d08d1-f99f-41ad-a60e-195f059f469e">
      <Terms xmlns="http://schemas.microsoft.com/office/infopath/2007/PartnerControls"/>
    </lcf76f155ced4ddcb4097134ff3c332f>
    <SharedWithUsers xmlns="40e1e17b-6bfd-46c5-af26-560bc65c2ba7">
      <UserInfo>
        <DisplayName/>
        <AccountId xsi:nil="true"/>
        <AccountType/>
      </UserInfo>
    </SharedWithUsers>
    <_Flow_SignoffStatus xmlns="985d08d1-f99f-41ad-a60e-195f059f469e" xsi:nil="true"/>
    <TaxCatchAll xmlns="d9dc673b-9e34-4001-b69a-8484e8c1b8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E616D-7988-493D-AD21-1260B5CDF5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d08d1-f99f-41ad-a60e-195f059f469e"/>
    <ds:schemaRef ds:uri="40e1e17b-6bfd-46c5-af26-560bc65c2ba7"/>
    <ds:schemaRef ds:uri="d9dc673b-9e34-4001-b69a-8484e8c1b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A71008-C785-49C8-BF8F-967A8DD5E664}">
  <ds:schemaRefs>
    <ds:schemaRef ds:uri="http://schemas.microsoft.com/office/2006/metadata/properties"/>
    <ds:schemaRef ds:uri="http://schemas.microsoft.com/office/infopath/2007/PartnerControls"/>
    <ds:schemaRef ds:uri="985d08d1-f99f-41ad-a60e-195f059f469e"/>
    <ds:schemaRef ds:uri="40e1e17b-6bfd-46c5-af26-560bc65c2ba7"/>
    <ds:schemaRef ds:uri="d9dc673b-9e34-4001-b69a-8484e8c1b815"/>
  </ds:schemaRefs>
</ds:datastoreItem>
</file>

<file path=customXml/itemProps3.xml><?xml version="1.0" encoding="utf-8"?>
<ds:datastoreItem xmlns:ds="http://schemas.openxmlformats.org/officeDocument/2006/customXml" ds:itemID="{9168D836-9EDF-47E0-B82E-9E68D8D253F3}">
  <ds:schemaRefs>
    <ds:schemaRef ds:uri="http://schemas.microsoft.com/sharepoint/v3/contenttype/forms"/>
  </ds:schemaRefs>
</ds:datastoreItem>
</file>

<file path=customXml/itemProps4.xml><?xml version="1.0" encoding="utf-8"?>
<ds:datastoreItem xmlns:ds="http://schemas.openxmlformats.org/officeDocument/2006/customXml" ds:itemID="{285F378C-5069-4D82-9FEC-6F777C667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862</Words>
  <Characters>4916</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トヨタ自動車</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トヨタ自動車株式会社</dc:creator>
  <cp:keywords/>
  <cp:lastModifiedBy>Nakayama, Takanobu/中山 貴宣</cp:lastModifiedBy>
  <cp:revision>5</cp:revision>
  <cp:lastPrinted>2018-07-12T21:56:00Z</cp:lastPrinted>
  <dcterms:created xsi:type="dcterms:W3CDTF">2022-02-09T19:35:00Z</dcterms:created>
  <dcterms:modified xsi:type="dcterms:W3CDTF">2025-04-24T06:26:00Z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b3c382-541a-4789-80ed-24b21ea5b276_Enabled">
    <vt:lpwstr>true</vt:lpwstr>
  </property>
  <property fmtid="{D5CDD505-2E9C-101B-9397-08002B2CF9AE}" pid="3" name="MSIP_Label_fbb3c382-541a-4789-80ed-24b21ea5b276_SetDate">
    <vt:lpwstr>2022-02-09T19:35:52Z</vt:lpwstr>
  </property>
  <property fmtid="{D5CDD505-2E9C-101B-9397-08002B2CF9AE}" pid="4" name="MSIP_Label_fbb3c382-541a-4789-80ed-24b21ea5b276_Method">
    <vt:lpwstr>Standard</vt:lpwstr>
  </property>
  <property fmtid="{D5CDD505-2E9C-101B-9397-08002B2CF9AE}" pid="5" name="MSIP_Label_fbb3c382-541a-4789-80ed-24b21ea5b276_Name">
    <vt:lpwstr>Protected 関係者外秘</vt:lpwstr>
  </property>
  <property fmtid="{D5CDD505-2E9C-101B-9397-08002B2CF9AE}" pid="6" name="MSIP_Label_fbb3c382-541a-4789-80ed-24b21ea5b276_SiteId">
    <vt:lpwstr>8c642d1d-d709-47b0-ab10-080af10798fb</vt:lpwstr>
  </property>
  <property fmtid="{D5CDD505-2E9C-101B-9397-08002B2CF9AE}" pid="7" name="MSIP_Label_fbb3c382-541a-4789-80ed-24b21ea5b276_ActionId">
    <vt:lpwstr>005fbc64-5646-49de-854f-6afc0f4f5509</vt:lpwstr>
  </property>
  <property fmtid="{D5CDD505-2E9C-101B-9397-08002B2CF9AE}" pid="8" name="MSIP_Label_fbb3c382-541a-4789-80ed-24b21ea5b276_ContentBits">
    <vt:lpwstr>1</vt:lpwstr>
  </property>
  <property fmtid="{D5CDD505-2E9C-101B-9397-08002B2CF9AE}" pid="9" name="ContentTypeId">
    <vt:lpwstr>0x01010025F83E827035304DBCB4799EFCB2469A</vt:lpwstr>
  </property>
  <property fmtid="{D5CDD505-2E9C-101B-9397-08002B2CF9AE}" pid="10" name="Order">
    <vt:r8>8042000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ies>
</file>